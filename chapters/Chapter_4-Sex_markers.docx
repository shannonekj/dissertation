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3273221" w:displacedByCustomXml="next"/>
    <w:bookmarkStart w:id="1" w:name="_Toc113123182" w:displacedByCustomXml="next"/>
    <w:sdt>
      <w:sdtPr>
        <w:rPr>
          <w:rFonts w:asciiTheme="minorHAnsi" w:eastAsiaTheme="minorHAnsi" w:hAnsiTheme="minorHAnsi"/>
          <w:smallCaps w:val="0"/>
          <w:spacing w:val="0"/>
          <w:sz w:val="24"/>
          <w:szCs w:val="24"/>
        </w:rPr>
        <w:id w:val="-977759640"/>
        <w:docPartObj>
          <w:docPartGallery w:val="Table of Contents"/>
          <w:docPartUnique/>
        </w:docPartObj>
      </w:sdtPr>
      <w:sdtEndPr>
        <w:rPr>
          <w:b/>
          <w:bCs/>
          <w:noProof/>
        </w:rPr>
      </w:sdtEndPr>
      <w:sdtContent>
        <w:p w14:paraId="310AEC7B" w14:textId="74A1162D" w:rsidR="00A951B3" w:rsidRDefault="00A951B3">
          <w:pPr>
            <w:pStyle w:val="TOCHeading"/>
          </w:pPr>
          <w:r>
            <w:t>Table of Contents</w:t>
          </w:r>
        </w:p>
        <w:p w14:paraId="64F47B28" w14:textId="138EE6DD" w:rsidR="00683A81" w:rsidRDefault="00A951B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3440558" w:history="1">
            <w:r w:rsidR="00683A81" w:rsidRPr="00C41EFF">
              <w:rPr>
                <w:rStyle w:val="Hyperlink"/>
                <w:noProof/>
              </w:rPr>
              <w:t>Chapter 3 – Investigation in identifying sex-specific markers in delta smelt</w:t>
            </w:r>
            <w:r w:rsidR="00683A81">
              <w:rPr>
                <w:noProof/>
                <w:webHidden/>
              </w:rPr>
              <w:tab/>
            </w:r>
            <w:r w:rsidR="00683A81">
              <w:rPr>
                <w:noProof/>
                <w:webHidden/>
              </w:rPr>
              <w:fldChar w:fldCharType="begin"/>
            </w:r>
            <w:r w:rsidR="00683A81">
              <w:rPr>
                <w:noProof/>
                <w:webHidden/>
              </w:rPr>
              <w:instrText xml:space="preserve"> PAGEREF _Toc113440558 \h </w:instrText>
            </w:r>
            <w:r w:rsidR="00683A81">
              <w:rPr>
                <w:noProof/>
                <w:webHidden/>
              </w:rPr>
            </w:r>
            <w:r w:rsidR="00683A81">
              <w:rPr>
                <w:noProof/>
                <w:webHidden/>
              </w:rPr>
              <w:fldChar w:fldCharType="separate"/>
            </w:r>
            <w:r w:rsidR="00683A81">
              <w:rPr>
                <w:noProof/>
                <w:webHidden/>
              </w:rPr>
              <w:t>1</w:t>
            </w:r>
            <w:r w:rsidR="00683A81">
              <w:rPr>
                <w:noProof/>
                <w:webHidden/>
              </w:rPr>
              <w:fldChar w:fldCharType="end"/>
            </w:r>
          </w:hyperlink>
        </w:p>
        <w:p w14:paraId="1225874C" w14:textId="02A5BD4E" w:rsidR="00683A81" w:rsidRDefault="00E17F08">
          <w:pPr>
            <w:pStyle w:val="TOC2"/>
            <w:tabs>
              <w:tab w:val="right" w:leader="dot" w:pos="9350"/>
            </w:tabs>
            <w:rPr>
              <w:rFonts w:eastAsiaTheme="minorEastAsia" w:cstheme="minorBidi"/>
              <w:b w:val="0"/>
              <w:bCs w:val="0"/>
              <w:noProof/>
              <w:sz w:val="24"/>
              <w:szCs w:val="24"/>
            </w:rPr>
          </w:pPr>
          <w:hyperlink w:anchor="_Toc113440559" w:history="1">
            <w:r w:rsidR="00683A81" w:rsidRPr="00C41EFF">
              <w:rPr>
                <w:rStyle w:val="Hyperlink"/>
                <w:rFonts w:asciiTheme="majorHAnsi" w:hAnsiTheme="majorHAnsi" w:cstheme="majorHAnsi"/>
                <w:noProof/>
              </w:rPr>
              <w:t>Introduction</w:t>
            </w:r>
            <w:r w:rsidR="00683A81">
              <w:rPr>
                <w:noProof/>
                <w:webHidden/>
              </w:rPr>
              <w:tab/>
            </w:r>
            <w:r w:rsidR="00683A81">
              <w:rPr>
                <w:noProof/>
                <w:webHidden/>
              </w:rPr>
              <w:fldChar w:fldCharType="begin"/>
            </w:r>
            <w:r w:rsidR="00683A81">
              <w:rPr>
                <w:noProof/>
                <w:webHidden/>
              </w:rPr>
              <w:instrText xml:space="preserve"> PAGEREF _Toc113440559 \h </w:instrText>
            </w:r>
            <w:r w:rsidR="00683A81">
              <w:rPr>
                <w:noProof/>
                <w:webHidden/>
              </w:rPr>
            </w:r>
            <w:r w:rsidR="00683A81">
              <w:rPr>
                <w:noProof/>
                <w:webHidden/>
              </w:rPr>
              <w:fldChar w:fldCharType="separate"/>
            </w:r>
            <w:r w:rsidR="00683A81">
              <w:rPr>
                <w:noProof/>
                <w:webHidden/>
              </w:rPr>
              <w:t>1</w:t>
            </w:r>
            <w:r w:rsidR="00683A81">
              <w:rPr>
                <w:noProof/>
                <w:webHidden/>
              </w:rPr>
              <w:fldChar w:fldCharType="end"/>
            </w:r>
          </w:hyperlink>
        </w:p>
        <w:p w14:paraId="44C43950" w14:textId="00D645E8" w:rsidR="00683A81" w:rsidRDefault="00E17F08">
          <w:pPr>
            <w:pStyle w:val="TOC2"/>
            <w:tabs>
              <w:tab w:val="right" w:leader="dot" w:pos="9350"/>
            </w:tabs>
            <w:rPr>
              <w:rFonts w:eastAsiaTheme="minorEastAsia" w:cstheme="minorBidi"/>
              <w:b w:val="0"/>
              <w:bCs w:val="0"/>
              <w:noProof/>
              <w:sz w:val="24"/>
              <w:szCs w:val="24"/>
            </w:rPr>
          </w:pPr>
          <w:hyperlink w:anchor="_Toc113440560" w:history="1">
            <w:r w:rsidR="00683A81" w:rsidRPr="00C41EFF">
              <w:rPr>
                <w:rStyle w:val="Hyperlink"/>
                <w:rFonts w:asciiTheme="majorHAnsi" w:hAnsiTheme="majorHAnsi" w:cstheme="majorHAnsi"/>
                <w:noProof/>
              </w:rPr>
              <w:t>Methods</w:t>
            </w:r>
            <w:r w:rsidR="00683A81">
              <w:rPr>
                <w:noProof/>
                <w:webHidden/>
              </w:rPr>
              <w:tab/>
            </w:r>
            <w:r w:rsidR="00683A81">
              <w:rPr>
                <w:noProof/>
                <w:webHidden/>
              </w:rPr>
              <w:fldChar w:fldCharType="begin"/>
            </w:r>
            <w:r w:rsidR="00683A81">
              <w:rPr>
                <w:noProof/>
                <w:webHidden/>
              </w:rPr>
              <w:instrText xml:space="preserve"> PAGEREF _Toc113440560 \h </w:instrText>
            </w:r>
            <w:r w:rsidR="00683A81">
              <w:rPr>
                <w:noProof/>
                <w:webHidden/>
              </w:rPr>
            </w:r>
            <w:r w:rsidR="00683A81">
              <w:rPr>
                <w:noProof/>
                <w:webHidden/>
              </w:rPr>
              <w:fldChar w:fldCharType="separate"/>
            </w:r>
            <w:r w:rsidR="00683A81">
              <w:rPr>
                <w:noProof/>
                <w:webHidden/>
              </w:rPr>
              <w:t>2</w:t>
            </w:r>
            <w:r w:rsidR="00683A81">
              <w:rPr>
                <w:noProof/>
                <w:webHidden/>
              </w:rPr>
              <w:fldChar w:fldCharType="end"/>
            </w:r>
          </w:hyperlink>
        </w:p>
        <w:p w14:paraId="36D78F93" w14:textId="6250EA25" w:rsidR="00683A81" w:rsidRDefault="00E17F08">
          <w:pPr>
            <w:pStyle w:val="TOC3"/>
            <w:tabs>
              <w:tab w:val="right" w:leader="dot" w:pos="9350"/>
            </w:tabs>
            <w:rPr>
              <w:rFonts w:eastAsiaTheme="minorEastAsia" w:cstheme="minorBidi"/>
              <w:noProof/>
              <w:sz w:val="24"/>
              <w:szCs w:val="24"/>
            </w:rPr>
          </w:pPr>
          <w:hyperlink w:anchor="_Toc113440561" w:history="1">
            <w:r w:rsidR="00683A81" w:rsidRPr="00C41EFF">
              <w:rPr>
                <w:rStyle w:val="Hyperlink"/>
                <w:rFonts w:asciiTheme="majorHAnsi" w:hAnsiTheme="majorHAnsi" w:cstheme="majorHAnsi"/>
                <w:noProof/>
              </w:rPr>
              <w:t>Sample collection &amp; DNA extraction</w:t>
            </w:r>
            <w:r w:rsidR="00683A81">
              <w:rPr>
                <w:noProof/>
                <w:webHidden/>
              </w:rPr>
              <w:tab/>
            </w:r>
            <w:r w:rsidR="00683A81">
              <w:rPr>
                <w:noProof/>
                <w:webHidden/>
              </w:rPr>
              <w:fldChar w:fldCharType="begin"/>
            </w:r>
            <w:r w:rsidR="00683A81">
              <w:rPr>
                <w:noProof/>
                <w:webHidden/>
              </w:rPr>
              <w:instrText xml:space="preserve"> PAGEREF _Toc113440561 \h </w:instrText>
            </w:r>
            <w:r w:rsidR="00683A81">
              <w:rPr>
                <w:noProof/>
                <w:webHidden/>
              </w:rPr>
            </w:r>
            <w:r w:rsidR="00683A81">
              <w:rPr>
                <w:noProof/>
                <w:webHidden/>
              </w:rPr>
              <w:fldChar w:fldCharType="separate"/>
            </w:r>
            <w:r w:rsidR="00683A81">
              <w:rPr>
                <w:noProof/>
                <w:webHidden/>
              </w:rPr>
              <w:t>2</w:t>
            </w:r>
            <w:r w:rsidR="00683A81">
              <w:rPr>
                <w:noProof/>
                <w:webHidden/>
              </w:rPr>
              <w:fldChar w:fldCharType="end"/>
            </w:r>
          </w:hyperlink>
        </w:p>
        <w:p w14:paraId="06ABC842" w14:textId="7C97A9EA" w:rsidR="00683A81" w:rsidRDefault="00E17F08">
          <w:pPr>
            <w:pStyle w:val="TOC3"/>
            <w:tabs>
              <w:tab w:val="right" w:leader="dot" w:pos="9350"/>
            </w:tabs>
            <w:rPr>
              <w:rFonts w:eastAsiaTheme="minorEastAsia" w:cstheme="minorBidi"/>
              <w:noProof/>
              <w:sz w:val="24"/>
              <w:szCs w:val="24"/>
            </w:rPr>
          </w:pPr>
          <w:hyperlink w:anchor="_Toc113440562" w:history="1">
            <w:r w:rsidR="00683A81" w:rsidRPr="00C41EFF">
              <w:rPr>
                <w:rStyle w:val="Hyperlink"/>
                <w:rFonts w:asciiTheme="majorHAnsi" w:hAnsiTheme="majorHAnsi" w:cstheme="majorHAnsi"/>
                <w:noProof/>
              </w:rPr>
              <w:t>Genome-wide association study</w:t>
            </w:r>
            <w:r w:rsidR="00683A81">
              <w:rPr>
                <w:noProof/>
                <w:webHidden/>
              </w:rPr>
              <w:tab/>
            </w:r>
            <w:r w:rsidR="00683A81">
              <w:rPr>
                <w:noProof/>
                <w:webHidden/>
              </w:rPr>
              <w:fldChar w:fldCharType="begin"/>
            </w:r>
            <w:r w:rsidR="00683A81">
              <w:rPr>
                <w:noProof/>
                <w:webHidden/>
              </w:rPr>
              <w:instrText xml:space="preserve"> PAGEREF _Toc113440562 \h </w:instrText>
            </w:r>
            <w:r w:rsidR="00683A81">
              <w:rPr>
                <w:noProof/>
                <w:webHidden/>
              </w:rPr>
            </w:r>
            <w:r w:rsidR="00683A81">
              <w:rPr>
                <w:noProof/>
                <w:webHidden/>
              </w:rPr>
              <w:fldChar w:fldCharType="separate"/>
            </w:r>
            <w:r w:rsidR="00683A81">
              <w:rPr>
                <w:noProof/>
                <w:webHidden/>
              </w:rPr>
              <w:t>3</w:t>
            </w:r>
            <w:r w:rsidR="00683A81">
              <w:rPr>
                <w:noProof/>
                <w:webHidden/>
              </w:rPr>
              <w:fldChar w:fldCharType="end"/>
            </w:r>
          </w:hyperlink>
        </w:p>
        <w:p w14:paraId="072E34E4" w14:textId="08F37A3A" w:rsidR="00683A81" w:rsidRDefault="00E17F08">
          <w:pPr>
            <w:pStyle w:val="TOC3"/>
            <w:tabs>
              <w:tab w:val="right" w:leader="dot" w:pos="9350"/>
            </w:tabs>
            <w:rPr>
              <w:rFonts w:eastAsiaTheme="minorEastAsia" w:cstheme="minorBidi"/>
              <w:noProof/>
              <w:sz w:val="24"/>
              <w:szCs w:val="24"/>
            </w:rPr>
          </w:pPr>
          <w:hyperlink w:anchor="_Toc113440563" w:history="1">
            <w:r w:rsidR="00683A81" w:rsidRPr="00C41EFF">
              <w:rPr>
                <w:rStyle w:val="Hyperlink"/>
                <w:rFonts w:asciiTheme="majorHAnsi" w:hAnsiTheme="majorHAnsi" w:cstheme="majorHAnsi"/>
                <w:noProof/>
              </w:rPr>
              <w:t>Genome-wide association study</w:t>
            </w:r>
            <w:r w:rsidR="00683A81">
              <w:rPr>
                <w:noProof/>
                <w:webHidden/>
              </w:rPr>
              <w:tab/>
            </w:r>
            <w:r w:rsidR="00683A81">
              <w:rPr>
                <w:noProof/>
                <w:webHidden/>
              </w:rPr>
              <w:fldChar w:fldCharType="begin"/>
            </w:r>
            <w:r w:rsidR="00683A81">
              <w:rPr>
                <w:noProof/>
                <w:webHidden/>
              </w:rPr>
              <w:instrText xml:space="preserve"> PAGEREF _Toc113440563 \h </w:instrText>
            </w:r>
            <w:r w:rsidR="00683A81">
              <w:rPr>
                <w:noProof/>
                <w:webHidden/>
              </w:rPr>
            </w:r>
            <w:r w:rsidR="00683A81">
              <w:rPr>
                <w:noProof/>
                <w:webHidden/>
              </w:rPr>
              <w:fldChar w:fldCharType="separate"/>
            </w:r>
            <w:r w:rsidR="00683A81">
              <w:rPr>
                <w:noProof/>
                <w:webHidden/>
              </w:rPr>
              <w:t>3</w:t>
            </w:r>
            <w:r w:rsidR="00683A81">
              <w:rPr>
                <w:noProof/>
                <w:webHidden/>
              </w:rPr>
              <w:fldChar w:fldCharType="end"/>
            </w:r>
          </w:hyperlink>
        </w:p>
        <w:p w14:paraId="12AFC90D" w14:textId="7C3FBBBF" w:rsidR="00683A81" w:rsidRDefault="00E17F08">
          <w:pPr>
            <w:pStyle w:val="TOC3"/>
            <w:tabs>
              <w:tab w:val="right" w:leader="dot" w:pos="9350"/>
            </w:tabs>
            <w:rPr>
              <w:rFonts w:eastAsiaTheme="minorEastAsia" w:cstheme="minorBidi"/>
              <w:noProof/>
              <w:sz w:val="24"/>
              <w:szCs w:val="24"/>
            </w:rPr>
          </w:pPr>
          <w:hyperlink w:anchor="_Toc113440564" w:history="1">
            <w:r w:rsidR="00683A81" w:rsidRPr="00C41EFF">
              <w:rPr>
                <w:rStyle w:val="Hyperlink"/>
                <w:rFonts w:asciiTheme="majorHAnsi" w:hAnsiTheme="majorHAnsi" w:cstheme="majorHAnsi"/>
                <w:noProof/>
              </w:rPr>
              <w:t>K-mer analysis</w:t>
            </w:r>
            <w:r w:rsidR="00683A81">
              <w:rPr>
                <w:noProof/>
                <w:webHidden/>
              </w:rPr>
              <w:tab/>
            </w:r>
            <w:r w:rsidR="00683A81">
              <w:rPr>
                <w:noProof/>
                <w:webHidden/>
              </w:rPr>
              <w:fldChar w:fldCharType="begin"/>
            </w:r>
            <w:r w:rsidR="00683A81">
              <w:rPr>
                <w:noProof/>
                <w:webHidden/>
              </w:rPr>
              <w:instrText xml:space="preserve"> PAGEREF _Toc113440564 \h </w:instrText>
            </w:r>
            <w:r w:rsidR="00683A81">
              <w:rPr>
                <w:noProof/>
                <w:webHidden/>
              </w:rPr>
            </w:r>
            <w:r w:rsidR="00683A81">
              <w:rPr>
                <w:noProof/>
                <w:webHidden/>
              </w:rPr>
              <w:fldChar w:fldCharType="separate"/>
            </w:r>
            <w:r w:rsidR="00683A81">
              <w:rPr>
                <w:noProof/>
                <w:webHidden/>
              </w:rPr>
              <w:t>3</w:t>
            </w:r>
            <w:r w:rsidR="00683A81">
              <w:rPr>
                <w:noProof/>
                <w:webHidden/>
              </w:rPr>
              <w:fldChar w:fldCharType="end"/>
            </w:r>
          </w:hyperlink>
        </w:p>
        <w:p w14:paraId="7CC0B05D" w14:textId="6C6B23B9" w:rsidR="00683A81" w:rsidRDefault="00E17F08">
          <w:pPr>
            <w:pStyle w:val="TOC2"/>
            <w:tabs>
              <w:tab w:val="right" w:leader="dot" w:pos="9350"/>
            </w:tabs>
            <w:rPr>
              <w:rFonts w:eastAsiaTheme="minorEastAsia" w:cstheme="minorBidi"/>
              <w:b w:val="0"/>
              <w:bCs w:val="0"/>
              <w:noProof/>
              <w:sz w:val="24"/>
              <w:szCs w:val="24"/>
            </w:rPr>
          </w:pPr>
          <w:hyperlink w:anchor="_Toc113440565" w:history="1">
            <w:r w:rsidR="00683A81" w:rsidRPr="00C41EFF">
              <w:rPr>
                <w:rStyle w:val="Hyperlink"/>
                <w:rFonts w:asciiTheme="majorHAnsi" w:hAnsiTheme="majorHAnsi" w:cstheme="majorHAnsi"/>
                <w:noProof/>
              </w:rPr>
              <w:t>Results</w:t>
            </w:r>
            <w:r w:rsidR="00683A81">
              <w:rPr>
                <w:noProof/>
                <w:webHidden/>
              </w:rPr>
              <w:tab/>
            </w:r>
            <w:r w:rsidR="00683A81">
              <w:rPr>
                <w:noProof/>
                <w:webHidden/>
              </w:rPr>
              <w:fldChar w:fldCharType="begin"/>
            </w:r>
            <w:r w:rsidR="00683A81">
              <w:rPr>
                <w:noProof/>
                <w:webHidden/>
              </w:rPr>
              <w:instrText xml:space="preserve"> PAGEREF _Toc113440565 \h </w:instrText>
            </w:r>
            <w:r w:rsidR="00683A81">
              <w:rPr>
                <w:noProof/>
                <w:webHidden/>
              </w:rPr>
            </w:r>
            <w:r w:rsidR="00683A81">
              <w:rPr>
                <w:noProof/>
                <w:webHidden/>
              </w:rPr>
              <w:fldChar w:fldCharType="separate"/>
            </w:r>
            <w:r w:rsidR="00683A81">
              <w:rPr>
                <w:noProof/>
                <w:webHidden/>
              </w:rPr>
              <w:t>4</w:t>
            </w:r>
            <w:r w:rsidR="00683A81">
              <w:rPr>
                <w:noProof/>
                <w:webHidden/>
              </w:rPr>
              <w:fldChar w:fldCharType="end"/>
            </w:r>
          </w:hyperlink>
        </w:p>
        <w:p w14:paraId="073AEC48" w14:textId="44E8B2AB" w:rsidR="00683A81" w:rsidRDefault="00E17F08">
          <w:pPr>
            <w:pStyle w:val="TOC3"/>
            <w:tabs>
              <w:tab w:val="right" w:leader="dot" w:pos="9350"/>
            </w:tabs>
            <w:rPr>
              <w:rFonts w:eastAsiaTheme="minorEastAsia" w:cstheme="minorBidi"/>
              <w:noProof/>
              <w:sz w:val="24"/>
              <w:szCs w:val="24"/>
            </w:rPr>
          </w:pPr>
          <w:hyperlink w:anchor="_Toc113440566" w:history="1">
            <w:r w:rsidR="00683A81" w:rsidRPr="00C41EFF">
              <w:rPr>
                <w:rStyle w:val="Hyperlink"/>
                <w:rFonts w:asciiTheme="majorHAnsi" w:hAnsiTheme="majorHAnsi" w:cstheme="majorHAnsi"/>
                <w:noProof/>
              </w:rPr>
              <w:t>Sample collection &amp; DNA extraction</w:t>
            </w:r>
            <w:r w:rsidR="00683A81">
              <w:rPr>
                <w:noProof/>
                <w:webHidden/>
              </w:rPr>
              <w:tab/>
            </w:r>
            <w:r w:rsidR="00683A81">
              <w:rPr>
                <w:noProof/>
                <w:webHidden/>
              </w:rPr>
              <w:fldChar w:fldCharType="begin"/>
            </w:r>
            <w:r w:rsidR="00683A81">
              <w:rPr>
                <w:noProof/>
                <w:webHidden/>
              </w:rPr>
              <w:instrText xml:space="preserve"> PAGEREF _Toc113440566 \h </w:instrText>
            </w:r>
            <w:r w:rsidR="00683A81">
              <w:rPr>
                <w:noProof/>
                <w:webHidden/>
              </w:rPr>
            </w:r>
            <w:r w:rsidR="00683A81">
              <w:rPr>
                <w:noProof/>
                <w:webHidden/>
              </w:rPr>
              <w:fldChar w:fldCharType="separate"/>
            </w:r>
            <w:r w:rsidR="00683A81">
              <w:rPr>
                <w:noProof/>
                <w:webHidden/>
              </w:rPr>
              <w:t>4</w:t>
            </w:r>
            <w:r w:rsidR="00683A81">
              <w:rPr>
                <w:noProof/>
                <w:webHidden/>
              </w:rPr>
              <w:fldChar w:fldCharType="end"/>
            </w:r>
          </w:hyperlink>
        </w:p>
        <w:p w14:paraId="7A872972" w14:textId="67A9BCB6" w:rsidR="00683A81" w:rsidRDefault="00E17F08">
          <w:pPr>
            <w:pStyle w:val="TOC3"/>
            <w:tabs>
              <w:tab w:val="right" w:leader="dot" w:pos="9350"/>
            </w:tabs>
            <w:rPr>
              <w:rFonts w:eastAsiaTheme="minorEastAsia" w:cstheme="minorBidi"/>
              <w:noProof/>
              <w:sz w:val="24"/>
              <w:szCs w:val="24"/>
            </w:rPr>
          </w:pPr>
          <w:hyperlink w:anchor="_Toc113440567" w:history="1">
            <w:r w:rsidR="00683A81" w:rsidRPr="00C41EFF">
              <w:rPr>
                <w:rStyle w:val="Hyperlink"/>
                <w:rFonts w:asciiTheme="majorHAnsi" w:hAnsiTheme="majorHAnsi" w:cstheme="majorHAnsi"/>
                <w:noProof/>
              </w:rPr>
              <w:t>Genome-wide association study</w:t>
            </w:r>
            <w:r w:rsidR="00683A81">
              <w:rPr>
                <w:noProof/>
                <w:webHidden/>
              </w:rPr>
              <w:tab/>
            </w:r>
            <w:r w:rsidR="00683A81">
              <w:rPr>
                <w:noProof/>
                <w:webHidden/>
              </w:rPr>
              <w:fldChar w:fldCharType="begin"/>
            </w:r>
            <w:r w:rsidR="00683A81">
              <w:rPr>
                <w:noProof/>
                <w:webHidden/>
              </w:rPr>
              <w:instrText xml:space="preserve"> PAGEREF _Toc113440567 \h </w:instrText>
            </w:r>
            <w:r w:rsidR="00683A81">
              <w:rPr>
                <w:noProof/>
                <w:webHidden/>
              </w:rPr>
            </w:r>
            <w:r w:rsidR="00683A81">
              <w:rPr>
                <w:noProof/>
                <w:webHidden/>
              </w:rPr>
              <w:fldChar w:fldCharType="separate"/>
            </w:r>
            <w:r w:rsidR="00683A81">
              <w:rPr>
                <w:noProof/>
                <w:webHidden/>
              </w:rPr>
              <w:t>4</w:t>
            </w:r>
            <w:r w:rsidR="00683A81">
              <w:rPr>
                <w:noProof/>
                <w:webHidden/>
              </w:rPr>
              <w:fldChar w:fldCharType="end"/>
            </w:r>
          </w:hyperlink>
        </w:p>
        <w:p w14:paraId="2E4DE976" w14:textId="5090EB46" w:rsidR="00683A81" w:rsidRDefault="00E17F08">
          <w:pPr>
            <w:pStyle w:val="TOC3"/>
            <w:tabs>
              <w:tab w:val="right" w:leader="dot" w:pos="9350"/>
            </w:tabs>
            <w:rPr>
              <w:rFonts w:eastAsiaTheme="minorEastAsia" w:cstheme="minorBidi"/>
              <w:noProof/>
              <w:sz w:val="24"/>
              <w:szCs w:val="24"/>
            </w:rPr>
          </w:pPr>
          <w:hyperlink w:anchor="_Toc113440568" w:history="1">
            <w:r w:rsidR="00683A81" w:rsidRPr="00C41EFF">
              <w:rPr>
                <w:rStyle w:val="Hyperlink"/>
                <w:rFonts w:asciiTheme="majorHAnsi" w:hAnsiTheme="majorHAnsi" w:cstheme="majorHAnsi"/>
                <w:noProof/>
              </w:rPr>
              <w:t>Depth analysis</w:t>
            </w:r>
            <w:r w:rsidR="00683A81">
              <w:rPr>
                <w:noProof/>
                <w:webHidden/>
              </w:rPr>
              <w:tab/>
            </w:r>
            <w:r w:rsidR="00683A81">
              <w:rPr>
                <w:noProof/>
                <w:webHidden/>
              </w:rPr>
              <w:fldChar w:fldCharType="begin"/>
            </w:r>
            <w:r w:rsidR="00683A81">
              <w:rPr>
                <w:noProof/>
                <w:webHidden/>
              </w:rPr>
              <w:instrText xml:space="preserve"> PAGEREF _Toc113440568 \h </w:instrText>
            </w:r>
            <w:r w:rsidR="00683A81">
              <w:rPr>
                <w:noProof/>
                <w:webHidden/>
              </w:rPr>
            </w:r>
            <w:r w:rsidR="00683A81">
              <w:rPr>
                <w:noProof/>
                <w:webHidden/>
              </w:rPr>
              <w:fldChar w:fldCharType="separate"/>
            </w:r>
            <w:r w:rsidR="00683A81">
              <w:rPr>
                <w:noProof/>
                <w:webHidden/>
              </w:rPr>
              <w:t>5</w:t>
            </w:r>
            <w:r w:rsidR="00683A81">
              <w:rPr>
                <w:noProof/>
                <w:webHidden/>
              </w:rPr>
              <w:fldChar w:fldCharType="end"/>
            </w:r>
          </w:hyperlink>
        </w:p>
        <w:p w14:paraId="7E020ED5" w14:textId="38F89B3B" w:rsidR="00683A81" w:rsidRDefault="00E17F08">
          <w:pPr>
            <w:pStyle w:val="TOC3"/>
            <w:tabs>
              <w:tab w:val="right" w:leader="dot" w:pos="9350"/>
            </w:tabs>
            <w:rPr>
              <w:rFonts w:eastAsiaTheme="minorEastAsia" w:cstheme="minorBidi"/>
              <w:noProof/>
              <w:sz w:val="24"/>
              <w:szCs w:val="24"/>
            </w:rPr>
          </w:pPr>
          <w:hyperlink w:anchor="_Toc113440569" w:history="1">
            <w:r w:rsidR="00683A81" w:rsidRPr="00C41EFF">
              <w:rPr>
                <w:rStyle w:val="Hyperlink"/>
                <w:rFonts w:asciiTheme="majorHAnsi" w:hAnsiTheme="majorHAnsi" w:cstheme="majorHAnsi"/>
                <w:noProof/>
              </w:rPr>
              <w:t>K-mer analysis</w:t>
            </w:r>
            <w:r w:rsidR="00683A81">
              <w:rPr>
                <w:noProof/>
                <w:webHidden/>
              </w:rPr>
              <w:tab/>
            </w:r>
            <w:r w:rsidR="00683A81">
              <w:rPr>
                <w:noProof/>
                <w:webHidden/>
              </w:rPr>
              <w:fldChar w:fldCharType="begin"/>
            </w:r>
            <w:r w:rsidR="00683A81">
              <w:rPr>
                <w:noProof/>
                <w:webHidden/>
              </w:rPr>
              <w:instrText xml:space="preserve"> PAGEREF _Toc113440569 \h </w:instrText>
            </w:r>
            <w:r w:rsidR="00683A81">
              <w:rPr>
                <w:noProof/>
                <w:webHidden/>
              </w:rPr>
            </w:r>
            <w:r w:rsidR="00683A81">
              <w:rPr>
                <w:noProof/>
                <w:webHidden/>
              </w:rPr>
              <w:fldChar w:fldCharType="separate"/>
            </w:r>
            <w:r w:rsidR="00683A81">
              <w:rPr>
                <w:noProof/>
                <w:webHidden/>
              </w:rPr>
              <w:t>5</w:t>
            </w:r>
            <w:r w:rsidR="00683A81">
              <w:rPr>
                <w:noProof/>
                <w:webHidden/>
              </w:rPr>
              <w:fldChar w:fldCharType="end"/>
            </w:r>
          </w:hyperlink>
        </w:p>
        <w:p w14:paraId="2FFFFFB6" w14:textId="69830245" w:rsidR="00683A81" w:rsidRDefault="00E17F08">
          <w:pPr>
            <w:pStyle w:val="TOC2"/>
            <w:tabs>
              <w:tab w:val="right" w:leader="dot" w:pos="9350"/>
            </w:tabs>
            <w:rPr>
              <w:rFonts w:eastAsiaTheme="minorEastAsia" w:cstheme="minorBidi"/>
              <w:b w:val="0"/>
              <w:bCs w:val="0"/>
              <w:noProof/>
              <w:sz w:val="24"/>
              <w:szCs w:val="24"/>
            </w:rPr>
          </w:pPr>
          <w:hyperlink w:anchor="_Toc113440570" w:history="1">
            <w:r w:rsidR="00683A81" w:rsidRPr="00C41EFF">
              <w:rPr>
                <w:rStyle w:val="Hyperlink"/>
                <w:rFonts w:asciiTheme="majorHAnsi" w:hAnsiTheme="majorHAnsi" w:cstheme="majorHAnsi"/>
                <w:noProof/>
              </w:rPr>
              <w:t>Discussion &amp; Conclusion</w:t>
            </w:r>
            <w:r w:rsidR="00683A81">
              <w:rPr>
                <w:noProof/>
                <w:webHidden/>
              </w:rPr>
              <w:tab/>
            </w:r>
            <w:r w:rsidR="00683A81">
              <w:rPr>
                <w:noProof/>
                <w:webHidden/>
              </w:rPr>
              <w:fldChar w:fldCharType="begin"/>
            </w:r>
            <w:r w:rsidR="00683A81">
              <w:rPr>
                <w:noProof/>
                <w:webHidden/>
              </w:rPr>
              <w:instrText xml:space="preserve"> PAGEREF _Toc113440570 \h </w:instrText>
            </w:r>
            <w:r w:rsidR="00683A81">
              <w:rPr>
                <w:noProof/>
                <w:webHidden/>
              </w:rPr>
            </w:r>
            <w:r w:rsidR="00683A81">
              <w:rPr>
                <w:noProof/>
                <w:webHidden/>
              </w:rPr>
              <w:fldChar w:fldCharType="separate"/>
            </w:r>
            <w:r w:rsidR="00683A81">
              <w:rPr>
                <w:noProof/>
                <w:webHidden/>
              </w:rPr>
              <w:t>5</w:t>
            </w:r>
            <w:r w:rsidR="00683A81">
              <w:rPr>
                <w:noProof/>
                <w:webHidden/>
              </w:rPr>
              <w:fldChar w:fldCharType="end"/>
            </w:r>
          </w:hyperlink>
        </w:p>
        <w:p w14:paraId="0B01A630" w14:textId="4F49ABEA" w:rsidR="00683A81" w:rsidRDefault="00E17F08">
          <w:pPr>
            <w:pStyle w:val="TOC2"/>
            <w:tabs>
              <w:tab w:val="right" w:leader="dot" w:pos="9350"/>
            </w:tabs>
            <w:rPr>
              <w:rFonts w:eastAsiaTheme="minorEastAsia" w:cstheme="minorBidi"/>
              <w:b w:val="0"/>
              <w:bCs w:val="0"/>
              <w:noProof/>
              <w:sz w:val="24"/>
              <w:szCs w:val="24"/>
            </w:rPr>
          </w:pPr>
          <w:hyperlink w:anchor="_Toc113440571" w:history="1">
            <w:r w:rsidR="00683A81" w:rsidRPr="00C41EFF">
              <w:rPr>
                <w:rStyle w:val="Hyperlink"/>
                <w:rFonts w:asciiTheme="majorHAnsi" w:hAnsiTheme="majorHAnsi" w:cstheme="majorHAnsi"/>
                <w:noProof/>
              </w:rPr>
              <w:t>Tables &amp; Figures</w:t>
            </w:r>
            <w:r w:rsidR="00683A81">
              <w:rPr>
                <w:noProof/>
                <w:webHidden/>
              </w:rPr>
              <w:tab/>
            </w:r>
            <w:r w:rsidR="00683A81">
              <w:rPr>
                <w:noProof/>
                <w:webHidden/>
              </w:rPr>
              <w:fldChar w:fldCharType="begin"/>
            </w:r>
            <w:r w:rsidR="00683A81">
              <w:rPr>
                <w:noProof/>
                <w:webHidden/>
              </w:rPr>
              <w:instrText xml:space="preserve"> PAGEREF _Toc113440571 \h </w:instrText>
            </w:r>
            <w:r w:rsidR="00683A81">
              <w:rPr>
                <w:noProof/>
                <w:webHidden/>
              </w:rPr>
            </w:r>
            <w:r w:rsidR="00683A81">
              <w:rPr>
                <w:noProof/>
                <w:webHidden/>
              </w:rPr>
              <w:fldChar w:fldCharType="separate"/>
            </w:r>
            <w:r w:rsidR="00683A81">
              <w:rPr>
                <w:noProof/>
                <w:webHidden/>
              </w:rPr>
              <w:t>7</w:t>
            </w:r>
            <w:r w:rsidR="00683A81">
              <w:rPr>
                <w:noProof/>
                <w:webHidden/>
              </w:rPr>
              <w:fldChar w:fldCharType="end"/>
            </w:r>
          </w:hyperlink>
        </w:p>
        <w:p w14:paraId="0B1EE821" w14:textId="59513456" w:rsidR="00A951B3" w:rsidRDefault="00A951B3">
          <w:r>
            <w:rPr>
              <w:b/>
              <w:bCs/>
              <w:noProof/>
            </w:rPr>
            <w:fldChar w:fldCharType="end"/>
          </w:r>
        </w:p>
      </w:sdtContent>
    </w:sdt>
    <w:p w14:paraId="63B0B10F" w14:textId="77333050" w:rsidR="00120DAA" w:rsidRPr="00011FA5" w:rsidRDefault="00120DAA" w:rsidP="00120DAA">
      <w:pPr>
        <w:pStyle w:val="TOCHeading"/>
        <w:spacing w:line="240" w:lineRule="auto"/>
        <w:outlineLvl w:val="0"/>
      </w:pPr>
      <w:bookmarkStart w:id="2" w:name="_Toc113440558"/>
      <w:r w:rsidRPr="00011FA5">
        <w:t xml:space="preserve">Chapter </w:t>
      </w:r>
      <w:r>
        <w:t>3</w:t>
      </w:r>
      <w:r w:rsidRPr="00011FA5">
        <w:t xml:space="preserve"> – </w:t>
      </w:r>
      <w:r>
        <w:t xml:space="preserve">Investigation in identifying sex-specific markers in </w:t>
      </w:r>
      <w:r w:rsidRPr="00011FA5">
        <w:t>delta smelt</w:t>
      </w:r>
      <w:bookmarkEnd w:id="1"/>
      <w:bookmarkEnd w:id="0"/>
      <w:bookmarkEnd w:id="2"/>
    </w:p>
    <w:p w14:paraId="695AB25E" w14:textId="77777777" w:rsidR="00450E89" w:rsidRDefault="00450E89" w:rsidP="00120DAA">
      <w:pPr>
        <w:pStyle w:val="Header"/>
        <w:outlineLvl w:val="1"/>
        <w:rPr>
          <w:rFonts w:asciiTheme="majorHAnsi" w:hAnsiTheme="majorHAnsi" w:cstheme="majorHAnsi"/>
          <w:szCs w:val="24"/>
        </w:rPr>
      </w:pPr>
      <w:bookmarkStart w:id="3" w:name="_Toc113123183"/>
      <w:bookmarkStart w:id="4" w:name="_Toc113273222"/>
      <w:bookmarkStart w:id="5" w:name="_Toc113440559"/>
    </w:p>
    <w:p w14:paraId="0C857AD2" w14:textId="7829742C" w:rsidR="00120DAA" w:rsidRPr="00FD21E9" w:rsidRDefault="00120DAA" w:rsidP="00120DAA">
      <w:pPr>
        <w:pStyle w:val="Header"/>
        <w:outlineLvl w:val="1"/>
        <w:rPr>
          <w:rFonts w:asciiTheme="majorHAnsi" w:hAnsiTheme="majorHAnsi" w:cstheme="majorHAnsi"/>
          <w:szCs w:val="24"/>
        </w:rPr>
      </w:pPr>
      <w:r w:rsidRPr="00FD21E9">
        <w:rPr>
          <w:rFonts w:asciiTheme="majorHAnsi" w:hAnsiTheme="majorHAnsi" w:cstheme="majorHAnsi"/>
          <w:szCs w:val="24"/>
        </w:rPr>
        <w:t>Introduction</w:t>
      </w:r>
      <w:bookmarkEnd w:id="3"/>
      <w:bookmarkEnd w:id="4"/>
      <w:bookmarkEnd w:id="5"/>
    </w:p>
    <w:p w14:paraId="2E8B703E" w14:textId="10CBB49F" w:rsidR="00120DAA" w:rsidRPr="00120DAA" w:rsidRDefault="00120DAA" w:rsidP="00120DAA">
      <w:pPr>
        <w:rPr>
          <w:rFonts w:asciiTheme="majorHAnsi" w:hAnsiTheme="majorHAnsi" w:cstheme="majorHAnsi"/>
          <w:bCs/>
          <w:iCs/>
          <w:color w:val="00000A"/>
        </w:rPr>
      </w:pPr>
      <w:r w:rsidRPr="00120DAA">
        <w:rPr>
          <w:rFonts w:asciiTheme="majorHAnsi" w:hAnsiTheme="majorHAnsi" w:cstheme="majorHAnsi"/>
          <w:bCs/>
          <w:iCs/>
          <w:color w:val="00000A"/>
        </w:rPr>
        <w:t xml:space="preserve">Sex determination in fish is a highly variable </w:t>
      </w:r>
      <w:r w:rsidR="006958D8">
        <w:rPr>
          <w:rFonts w:asciiTheme="majorHAnsi" w:hAnsiTheme="majorHAnsi" w:cstheme="majorHAnsi"/>
          <w:bCs/>
          <w:iCs/>
          <w:color w:val="00000A"/>
        </w:rPr>
        <w:t xml:space="preserve">and often plastic </w:t>
      </w:r>
      <w:r w:rsidRPr="00120DAA">
        <w:rPr>
          <w:rFonts w:asciiTheme="majorHAnsi" w:hAnsiTheme="majorHAnsi" w:cstheme="majorHAnsi"/>
          <w:bCs/>
          <w:iCs/>
          <w:color w:val="00000A"/>
        </w:rPr>
        <w:t>trait</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E17F08">
        <w:rPr>
          <w:rFonts w:asciiTheme="majorHAnsi" w:hAnsiTheme="majorHAnsi" w:cstheme="majorHAnsi"/>
          <w:bCs/>
          <w:iCs/>
          <w:color w:val="00000A"/>
        </w:rPr>
        <w:instrText xml:space="preserve"> ADDIN ZOTERO_ITEM CSL_CITATION {"citationID":"b0QVqwNu","properties":{"formattedCitation":"(Kobayashi et al., 2013; Nakamura et al., 1998; Volff, 2005)","plainCitation":"(Kobayashi et al., 2013; Nakamura et al., 1998; Volff, 2005)","noteIndex":0},"citationItems":[{"id":615,"uris":["http://zotero.org/users/local/3tku6QP0/items/P9PTRC7I"],"itemData":{"id":615,"type":"article-journal","abstract":"Among vertebrates, fishes show an exceptional range of reproductive strategies regarding the expression of their sexuality. Fish sexualities were categorized into gonochorism, synchronous/sequential hermaphrodite, or unisexual reproduction. In gonochoristic fishes, sex is determined genetically or by environmental factors. After sex determination, the gonads are differentiated into ovary or testis, with the sex remaining fixed for the entire life cycle. In contrast, some sequential hermaphrodite fishes can change their sex from male to female (protandrous), female to male (protogynous), or serially (bi-directional sex change) in their life cycle. In many cases, sex change is cued by social factors such as the disappearance of a male or female from a group. This unique diversity in fishes provides an ideal animal model to investigate sex determination and differentiation in vertebrates. This review first discusses genetic-orientated sex determination mechanisms. Then, we address the gonadal sex differentiation process in a gonochoristic fish, using an example of the Nile tilapia. Finally, we discuss various types of sex change that occur in hermaphrodite fishes.","container-title":"Sexual Development","DOI":"10.1159/000342009","ISSN":"1661-5425, 1661-5433","issue":"1-3","journalAbbreviation":"Sex Dev","language":"en","page":"115-125","source":"DOI.org (Crossref)","title":"Diversity and Plasticity of Sex Determination and Differentiation in Fishes","volume":"7","author":[{"family":"Kobayashi","given":"Y."},{"family":"Nagahama","given":"Y."},{"family":"Nakamura","given":"M."}],"issued":{"date-parts":[["2013"]]}}},{"id":437,"uris":["http://zotero.org/users/local/3tku6QP0/items/ZYLD8CMZ"],"itemData":{"id":437,"type":"article-journal","container-title":"Journal of Experimental Zoology","page":"362-372","title":"Gonadal sex differentiation in teleost fish","volume":"281","author":[{"family":"Nakamura","given":"Masaru"},{"family":"Kobayashi","given":"Tohru"},{"family":"Chang","given":"Xiao-tian"}],"issued":{"date-parts":[["1998"]]}}},{"id":"3X7oTOZn/oI8nR5gc","uris":["http://www.mendeley.com/documents/?uuid=56b7b82a-2bfd-4eaa-ae1f-6d641aa6b290"],"itemData":{"DOI":"10.1038/sj.hdy.6800635","ISSN":"0018067X","abstract":"Teleost fish, which roughly make up half of the extant vertebrate species, exhibit an amazing level of biodiversity affecting their morphology, ecology and behaviour as well as many other aspects of their biology. This huge variability makes fish extremely attractive for the study of many biological questions, particularly of those related to evolution. New insights gained from different teleost species and sequencing projects have recently revealed several peculiar features of fish genomes that might have played a role in fish evolution and speciation. There is now substantial evidence that a round of tetraploidization/rediploidization has taken place during the early evolution of the ray-finned fish lineage, and that hundreds of duplicate pairs generated by this event have been maintained over hundreds of millions of years of evolution. Differential loss or subfunction partitioning of such gene duplicates might have been involved in the generation of fish variability. In contrast to mammalian genomes, teleost genomes also contain multiple families of active transposable elements, which might have played a role in speciation by affecting hybrid sterility and viability. Finally, the amazing diversity of sex determination systems and the plasticity of sex chromosomes observed in teleost might have been involved in both pre- and postmating reproductive isolation. Comparison of data generated by current and future genome projects as well as complementary studies in other species will allow one to approach the molecular and evolutionary mechanisms underlying genome diversity in fish, and will certainly significantly contribute to our understanding of gene evolution and function in humans and other vertebrates.","author":[{"dropping-particle":"","family":"Volff","given":"J. N.","non-dropping-particle":"","parse-names":false,"suffix":""}],"container-title":"Heredity","id":"ITEM-1","issue":"3","issued":{"date-parts":[["2005"]]},"page":"280-294","title":"Genome evolution and biodiversity in teleost fish","type":"article-journal","volume":"94"}}],"schema":"https://github.com/citation-style-language/schema/raw/master/csl-citation.json"} </w:instrText>
      </w:r>
      <w:r w:rsidRPr="00120DAA">
        <w:rPr>
          <w:rFonts w:asciiTheme="majorHAnsi" w:hAnsiTheme="majorHAnsi" w:cstheme="majorHAnsi"/>
          <w:bCs/>
          <w:iCs/>
          <w:color w:val="00000A"/>
        </w:rPr>
        <w:fldChar w:fldCharType="separate"/>
      </w:r>
      <w:r w:rsidR="006958D8">
        <w:rPr>
          <w:rFonts w:asciiTheme="majorHAnsi" w:hAnsiTheme="majorHAnsi" w:cstheme="majorHAnsi"/>
          <w:color w:val="00000A"/>
        </w:rPr>
        <w:t>(Kobayashi et al., 2013; Nakamura et al., 1998; Volff, 2005)</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xml:space="preserve"> and understanding its mechanisms is </w:t>
      </w:r>
      <w:r w:rsidR="00065768">
        <w:rPr>
          <w:rFonts w:asciiTheme="majorHAnsi" w:hAnsiTheme="majorHAnsi" w:cstheme="majorHAnsi"/>
          <w:bCs/>
          <w:iCs/>
          <w:color w:val="00000A"/>
        </w:rPr>
        <w:t>essential</w:t>
      </w:r>
      <w:r w:rsidRPr="00120DAA">
        <w:rPr>
          <w:rFonts w:asciiTheme="majorHAnsi" w:hAnsiTheme="majorHAnsi" w:cstheme="majorHAnsi"/>
          <w:bCs/>
          <w:iCs/>
          <w:color w:val="00000A"/>
        </w:rPr>
        <w:t xml:space="preserve"> for understanding the biology of a species</w:t>
      </w:r>
      <w:r w:rsidR="00065768">
        <w:rPr>
          <w:rFonts w:asciiTheme="majorHAnsi" w:hAnsiTheme="majorHAnsi" w:cstheme="majorHAnsi"/>
          <w:bCs/>
          <w:iCs/>
          <w:color w:val="00000A"/>
        </w:rPr>
        <w:t>,</w:t>
      </w:r>
      <w:r w:rsidRPr="00120DAA">
        <w:rPr>
          <w:rFonts w:asciiTheme="majorHAnsi" w:hAnsiTheme="majorHAnsi" w:cstheme="majorHAnsi"/>
          <w:bCs/>
          <w:iCs/>
          <w:color w:val="00000A"/>
        </w:rPr>
        <w:t xml:space="preserve"> and for gaining insight into the evolution of sex chromosomes and genetic mechanisms underlying sex determination</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E17F08">
        <w:rPr>
          <w:rFonts w:asciiTheme="majorHAnsi" w:hAnsiTheme="majorHAnsi" w:cstheme="majorHAnsi"/>
          <w:bCs/>
          <w:iCs/>
          <w:color w:val="00000A"/>
        </w:rPr>
        <w:instrText xml:space="preserve"> ADDIN ZOTERO_ITEM CSL_CITATION {"citationID":"fw2QppLM","properties":{"formattedCitation":"(Mei &amp; Gui, 2015)","plainCitation":"(Mei &amp; Gui, 2015)","noteIndex":0},"citationItems":[{"id":"3X7oTOZn/8UUIv1cO","uris":["http://www.mendeley.com/documents/?uuid=bf62f766-0bdc-4713-80eb-0c79ca8ca548"],"itemData":{"DOI":"10.1007/s11427-014-4797-9","ISSN":"16747305","abstract":"Aquaculture has made an enormous contribution to the world food production, especially to the sustainable supply of animal proteins. The utility of diverse reproduction strategies in fish, such as the exploiting use of unisexual gynogenesis, has created a typical case of fish genetic breeding. A number of fish species show substantial sexual dimorphism that is closely linked to multiple economic traits including growth rate and body size, and the efficient development of sex-linked genetic markers and sex control biotechnologies has provided significant approaches to increase the production and value for commercial purposes. Along with the rapid development of genomics and molecular genetic techniques, the genetic basis of sexual dimorphism has been gradually deciphered, and great progress has been made in the mechanisms of fish sex determination and identification of sex-determining genes. This review summarizes the progress to provide some directive and objective thinking for further research in this field.","author":[{"dropping-particle":"","family":"Mei","given":"Jie","non-dropping-particle":"","parse-names":false,"suffix":""},{"dropping-particle":"","family":"Gui","given":"Jian Fang","non-dropping-particle":"","parse-names":false,"suffix":""}],"container-title":"Science China Life Sciences","id":"ITEM-1","issue":"2","issued":{"date-parts":[["2015"]]},"page":"124-136","title":"Genetic basis and biotechnological manipulation of sexual dimorphism and sex determination in fish","type":"article-journal","volume":"58"}}],"schema":"https://github.com/citation-style-language/schema/raw/master/csl-citation.json"}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 xml:space="preserve">(Mei &amp; </w:t>
      </w:r>
      <w:proofErr w:type="spellStart"/>
      <w:r w:rsidR="00065768">
        <w:rPr>
          <w:rFonts w:asciiTheme="majorHAnsi" w:hAnsiTheme="majorHAnsi" w:cstheme="majorHAnsi"/>
          <w:color w:val="00000A"/>
        </w:rPr>
        <w:t>Gui</w:t>
      </w:r>
      <w:proofErr w:type="spellEnd"/>
      <w:r w:rsidR="00065768">
        <w:rPr>
          <w:rFonts w:asciiTheme="majorHAnsi" w:hAnsiTheme="majorHAnsi" w:cstheme="majorHAnsi"/>
          <w:color w:val="00000A"/>
        </w:rPr>
        <w:t>, 2015)</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Fish represent the</w:t>
      </w:r>
      <w:r w:rsidR="00201C60">
        <w:rPr>
          <w:rFonts w:asciiTheme="majorHAnsi" w:hAnsiTheme="majorHAnsi" w:cstheme="majorHAnsi"/>
          <w:bCs/>
          <w:iCs/>
          <w:color w:val="00000A"/>
        </w:rPr>
        <w:t xml:space="preserve"> oldest and</w:t>
      </w:r>
      <w:r w:rsidRPr="00120DAA">
        <w:rPr>
          <w:rFonts w:asciiTheme="majorHAnsi" w:hAnsiTheme="majorHAnsi" w:cstheme="majorHAnsi"/>
          <w:bCs/>
          <w:iCs/>
          <w:color w:val="00000A"/>
        </w:rPr>
        <w:t xml:space="preserve"> most diverse group of vertebrates on earth with over 30,000 described species</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E17F08">
        <w:rPr>
          <w:rFonts w:asciiTheme="majorHAnsi" w:hAnsiTheme="majorHAnsi" w:cstheme="majorHAnsi"/>
          <w:bCs/>
          <w:iCs/>
          <w:color w:val="00000A"/>
        </w:rPr>
        <w:instrText xml:space="preserve"> ADDIN ZOTERO_ITEM CSL_CITATION {"citationID":"aQMj26sz","properties":{"formattedCitation":"(Carroll, 1997; Long, 2011; Nelson et al., 2016)","plainCitation":"(Carroll, 1997; Long, 2011; Nelson et al., 2016)","noteIndex":0},"citationItems":[{"id":603,"uris":["http://zotero.org/users/local/3tku6QP0/items/2HFK96Z2"],"itemData":{"id":603,"type":"book","edition":"7","event-place":"New York, NY, USA","ISBN":"978-0-7167-1822-2","publisher":"W.H. Freeman and Company","publisher-place":"New York, NY, USA","title":"Vertebrate Paleontology and Evolution","author":[{"family":"Carroll","given":"Robert L."}],"issued":{"date-parts":[["1997"]]}}},{"id":602,"uris":["http://zotero.org/users/local/3tku6QP0/items/7HLKCG3C"],"itemData":{"id":602,"type":"book","abstract":"This work traces the evolutionary history of fishes over the course of 500 million years, from armoured fishes and monster sharks to fishes with arms that breathe air. It describes the discovery of fossil remains and explains the techniques used in their interpretation.","edition":"2","ISBN":"978-0-8018-4992-3","publisher":"Johns Hopkins University Press","title":"The Rise of Fishes: 500 Million Years of Evolution","author":[{"family":"Long","given":"John A."}],"issued":{"date-parts":[["2011"]]}}},{"id":"3X7oTOZn/dGXx0GCQ","uris":["http://www.mendeley.com/documents/?uuid=15be4d65-07bf-4803-90e6-835556babe79"],"itemData":{"ISBN":"9781118342336","author":[{"dropping-particle":"","family":"Nelson","given":"Joseph S.","non-dropping-particle":"","parse-names":false,"suffix":""},{"dropping-particle":"","family":"Grande","given":"Terry C.","non-dropping-particle":"","parse-names":false,"suffix":""},{"dropping-particle":"","family":"Wilson","given":"Mark V. H.","non-dropping-particle":"","parse-names":false,"suffix":""}],"edition":"5th","id":"ITEM-1","issued":{"date-parts":[["2016"]]},"publisher":"John Wiley &amp; Sons","publisher-place":"Hoboken, New Jersey","title":"Fishes of the World","type":"book"}}],"schema":"https://github.com/citation-style-language/schema/raw/master/csl-citation.json"} </w:instrText>
      </w:r>
      <w:r w:rsidRPr="00120DAA">
        <w:rPr>
          <w:rFonts w:asciiTheme="majorHAnsi" w:hAnsiTheme="majorHAnsi" w:cstheme="majorHAnsi"/>
          <w:bCs/>
          <w:iCs/>
          <w:color w:val="00000A"/>
        </w:rPr>
        <w:fldChar w:fldCharType="separate"/>
      </w:r>
      <w:r w:rsidR="00A55B3B">
        <w:rPr>
          <w:rFonts w:asciiTheme="majorHAnsi" w:hAnsiTheme="majorHAnsi" w:cstheme="majorHAnsi"/>
          <w:color w:val="00000A"/>
        </w:rPr>
        <w:t>(Carroll, 1997; Long, 2011; Nelson et al., 2016)</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With this diversity and constant exposure to variable environments comes a vast array of morphological, physiological, behavioral, developmental and sexual mechanisms</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E17F08">
        <w:rPr>
          <w:rFonts w:asciiTheme="majorHAnsi" w:hAnsiTheme="majorHAnsi" w:cstheme="majorHAnsi"/>
          <w:bCs/>
          <w:iCs/>
          <w:color w:val="00000A"/>
        </w:rPr>
        <w:instrText xml:space="preserve"> ADDIN ZOTERO_ITEM CSL_CITATION {"citationID":"u3JVdqnL","properties":{"formattedCitation":"(Baroiller et al., 1999; Kikuchi &amp; Hamaguchi, 2013; Nagahama, 2005; Nakamura et al., 1998)","plainCitation":"(Baroiller et al., 1999; Kikuchi &amp; Hamaguchi, 2013; Nagahama, 2005; Nakamura et al., 1998)","noteIndex":0},"citationItems":[{"id":"3X7oTOZn/Oo1vFXHj","uris":["http://www.mendeley.com/documents/?uuid=195dc493-418d-4e6d-89aa-e5ebfed03d1f"],"itemData":{"DOI":"10.1007/s10695-006-7590-2","ISBN":"1069500675902","ISSN":"09201742","abstract":"We have used various genetic and molecular approaches to investigate the mechanisms of sex determination and gonadal sex differentiation in fish. DMY was identified as the sex-determining gene of medaka. In tilapia, endogenous estrogens act as natural inducers of ovarian differentiation, while DMRT1 may be important for testicular differentiation. The roles of these regulators in sex determination and gonadal sex differentiation were ascertained using a gene or hormonal blockade strategy.","author":[{"dropping-particle":"","family":"Nagahama","given":"Y.","non-dropping-particle":"","parse-names":false,"suffix":""}],"container-title":"Fish Physiology and Biochemistry","id":"ITEM-1","issued":{"date-parts":[["2005"]]},"page":"105-109","title":"Molecular mechanisms of sex determination and gonadal sex differentiation in fish","type":"article-journal","volume":"31"}},{"id":"3X7oTOZn/rDyrUXY3","uris":["http://www.mendeley.com/documents/?uuid=aa8e43cc-6d00-4ef8-a00c-76b26ae61859"],"itemData":{"DOI":"10.1007/978-3-0348-7781-7_9","abstract":"This paper reviews current knowledge concerning the endocrine and environmental regulation of gonadal sex differentiation in gonochoristic fish. In gonochoristic fish, although potentially active around this period, the hypothalamo-pituitary axis is probably not involved in triggering sex differentiation. Although steroids and steroidogenic enzymes are probably not the initial triggers of sex differentiation, new data, including molecular approaches, have confirmed that they are key physiological steps in the regulation of this process. Environmental factors can strongly influence sex differentiation in gonochoristic fish. The most important environmental determinant of sex would appear to be temperature. Interactions between environmental factors and genotype have been suggested for gonochoristic fish.","author":[{"dropping-particle":"","family":"Baroiller","given":"Jean-François","non-dropping-particle":"","parse-names":false,"suffix":""},{"dropping-particle":"","family":"Guiguen","given":"Yann","non-dropping-particle":"","parse-names":false,"suffix":""},{"dropping-particle":"","family":"Fostier","given":"A","non-dropping-particle":"","parse-names":false,"suffix":""}],"container-title":"Cellular and Molecular Life Sciences","id":"ITEM-2","issued":{"date-parts":[["1999"]]},"page":"910-931","title":"Endocrine and environmental aspects of sex differentiation in fish","type":"article-journal","volume":"55"}},{"id":"3X7oTOZn/a3VK8y4C","uris":["http://www.mendeley.com/documents/?uuid=31f7b719-a731-4e93-8b61-431457911517"],"itemData":{"DOI":"10.1002/dvdy.23927","ISSN":"10588388","abstract":"Although the molecular mechanisms underlying many developmental events are conserved across vertebrate taxa, the lability at the top of the sex-determining (SD) cascade has been evident from the fact that four master SD genes have been identified: mammalian Sry; chicken DMRT1; medaka Dmy; and Xenopus laevis DM-W. This diversity is thought to be associated with the turnover of sex chromosomes, which is likely to be more frequent in fishes and other poikilotherms than in therian mammals and birds. Recently, four novel candidates for vertebrate SD genes were reported, all of them in fishes. These include amhy in the Patagonian pejerrey, Gsdf in Oryzias luzonensis, Amhr2 in fugu and sdY in rainbow trout. These studies provide a good opportunity to infer patterns from the seemingly chaotic picture of sex determination systems. Here, we review recent advances in our understanding of the master SD genes in fishes.","author":[{"dropping-particle":"","family":"Kikuchi","given":"Kiyoshi","non-dropping-particle":"","parse-names":false,"suffix":""},{"dropping-particle":"","family":"Hamaguchi","given":"Satoshi","non-dropping-particle":"","parse-names":false,"suffix":""}],"container-title":"Developmental Dynamics","id":"ITEM-4","issue":"4","issued":{"date-parts":[["2013"]]},"page":"339-353","title":"Novel sex-determining genes in fish and sex chromosome evolution","type":"article-journal","volume":"242"}},{"id":437,"uris":["http://zotero.org/users/local/3tku6QP0/items/ZYLD8CMZ"],"itemData":{"id":437,"type":"article-journal","container-title":"Journal of Experimental Zoology","page":"362-372","title":"Gonadal sex differentiation in teleost fish","volume":"281","author":[{"family":"Nakamura","given":"Masaru"},{"family":"Kobayashi","given":"Tohru"},{"family":"Chang","given":"Xiao-tian"}],"issued":{"date-parts":[["1998"]]}}}],"schema":"https://github.com/citation-style-language/schema/raw/master/csl-citation.json"}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w:t>
      </w:r>
      <w:proofErr w:type="spellStart"/>
      <w:r w:rsidR="00065768">
        <w:rPr>
          <w:rFonts w:asciiTheme="majorHAnsi" w:hAnsiTheme="majorHAnsi" w:cstheme="majorHAnsi"/>
          <w:color w:val="00000A"/>
        </w:rPr>
        <w:t>Baroiller</w:t>
      </w:r>
      <w:proofErr w:type="spellEnd"/>
      <w:r w:rsidR="00065768">
        <w:rPr>
          <w:rFonts w:asciiTheme="majorHAnsi" w:hAnsiTheme="majorHAnsi" w:cstheme="majorHAnsi"/>
          <w:color w:val="00000A"/>
        </w:rPr>
        <w:t xml:space="preserve"> et al., 1999; Kikuchi &amp; Hamaguchi, 2013; Nagahama, 2005; Nakamura et al., 1998)</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In teleost fishes, sex determination can be genetic</w:t>
      </w:r>
      <w:r w:rsidR="00D2058E">
        <w:rPr>
          <w:rFonts w:asciiTheme="majorHAnsi" w:hAnsiTheme="majorHAnsi" w:cstheme="majorHAnsi"/>
          <w:bCs/>
          <w:iCs/>
          <w:color w:val="00000A"/>
        </w:rPr>
        <w:t>,</w:t>
      </w:r>
      <w:r w:rsidRPr="00120DAA">
        <w:rPr>
          <w:rFonts w:asciiTheme="majorHAnsi" w:hAnsiTheme="majorHAnsi" w:cstheme="majorHAnsi"/>
          <w:bCs/>
          <w:iCs/>
          <w:color w:val="00000A"/>
        </w:rPr>
        <w:t xml:space="preserve"> environmental </w:t>
      </w:r>
      <w:r w:rsidR="00D2058E">
        <w:rPr>
          <w:rFonts w:asciiTheme="majorHAnsi" w:hAnsiTheme="majorHAnsi" w:cstheme="majorHAnsi"/>
          <w:bCs/>
          <w:iCs/>
          <w:color w:val="00000A"/>
        </w:rPr>
        <w:t>or both. The determination mechanism</w:t>
      </w:r>
      <w:r w:rsidRPr="00120DAA">
        <w:rPr>
          <w:rFonts w:asciiTheme="majorHAnsi" w:hAnsiTheme="majorHAnsi" w:cstheme="majorHAnsi"/>
          <w:bCs/>
          <w:iCs/>
          <w:color w:val="00000A"/>
        </w:rPr>
        <w:t xml:space="preserve"> varies between closely related species</w:t>
      </w:r>
      <w:r w:rsidR="00065768">
        <w:rPr>
          <w:rFonts w:asciiTheme="majorHAnsi" w:hAnsiTheme="majorHAnsi" w:cstheme="majorHAnsi"/>
          <w:bCs/>
          <w:iCs/>
          <w:color w:val="00000A"/>
        </w:rPr>
        <w:t xml:space="preserve"> </w:t>
      </w:r>
      <w:r w:rsidR="00D2058E">
        <w:rPr>
          <w:rFonts w:asciiTheme="majorHAnsi" w:hAnsiTheme="majorHAnsi" w:cstheme="majorHAnsi"/>
          <w:bCs/>
          <w:iCs/>
          <w:color w:val="00000A"/>
        </w:rPr>
        <w:t xml:space="preserve">so investigation into the causative mechanisms need to happen at a species by species level </w:t>
      </w:r>
      <w:r w:rsidRPr="00120DAA">
        <w:rPr>
          <w:rFonts w:asciiTheme="majorHAnsi" w:hAnsiTheme="majorHAnsi" w:cstheme="majorHAnsi"/>
          <w:color w:val="00000A"/>
        </w:rPr>
        <w:fldChar w:fldCharType="begin"/>
      </w:r>
      <w:r w:rsidR="00E17F08">
        <w:rPr>
          <w:rFonts w:asciiTheme="majorHAnsi" w:hAnsiTheme="majorHAnsi" w:cstheme="majorHAnsi"/>
          <w:bCs/>
          <w:iCs/>
          <w:color w:val="00000A"/>
        </w:rPr>
        <w:instrText xml:space="preserve"> ADDIN ZOTERO_ITEM CSL_CITATION {"citationID":"B7FTBGOW","properties":{"formattedCitation":"(Conover &amp; Kynard, 2013; Devlin &amp; Nagahama, 2002; Mank &amp; Avise, 2009; Volff, 2005)","plainCitation":"(Conover &amp; Kynard, 2013; Devlin &amp; Nagahama, 2002; Mank &amp; Avise, 2009; Volff, 2005)","noteIndex":0},"citationItems":[{"id":"3X7oTOZn/qXrOXoUY","uris":["http://www.mendeley.com/documents/?uuid=8b73779d-f525-48e0-ba64-b1dbd7428d63"],"itemData":{"author":[{"dropping-particle":"","family":"Conover","given":"David O","non-dropping-particle":"","parse-names":false,"suffix":""},{"dropping-particle":"","family":"Kynard","given":"Boyd E","non-dropping-particle":"","parse-names":false,"suffix":""}],"id":"ITEM-1","issue":"4507","issued":{"date-parts":[["2013"]]},"page":"577-579","title":"Environmental Sex Determination : Interaction of Temperature and Genotype in a Fish Environmental Sex Determinaffon : Interaction of Temperature and Genotype in a Fish","type":"article-journal","volume":"213"}},{"id":"3X7oTOZn/7CmG2mU3","uris":["http://www.mendeley.com/documents/?uuid=a30ee487-33a4-4c79-8bfa-367738cec317"],"itemData":{"DOI":"10.1016/S0044-8486(02)00057-1","ISBN":"0044-8486","ISSN":"00448486","abstract":"A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ITEM-2","issue":"3-4","issued":{"date-parts":[["2002"]]},"page":"191-364","title":"Sex determination and sex differentiation in fish: An overview of genetic, physiological, and environmental influences","type":"article-journal","volume":"208"}},{"id":"3X7oTOZn/Bql9SsTz","uris":["http://www.mendeley.com/documents/?uuid=ca7bd1e9-8e27-4fa2-9b33-fd6639fafc12"],"itemData":{"DOI":"10.1159/000223071","ISSN":"16615425","abstract":"Sex determination, due to the obvious association with re- production and Darwinian fitness, has been traditionally as- sumed to be a relatively conserved trait. However, research on teleost fishes has shown that this need not be the case, as these animals display a remarkable diversity in the ways that they determine sex. These different mechanisms, which include constitutive genetic mechanisms on sex chromo- somes, polygenic constitutive mechanisms, environmental influences, hermaphroditism, and unisexuality have each originated numerous independent times in the teleosts. The evolutionary lability of sex determination, and the corre- sponding rapid rate of turn-over among different modes, makes the teleost clade an excellent model with which to test theories regarding the evolution of sex determining ad- aptations. Much of the plasticity in sex determination likely results from the dynamic teleost genome, and recent ad- vances in fish genetics and genomics have revealed the role of gene and genome duplication in fostering emergence and turn-over of sex determining mechanisms.","author":[{"dropping-particle":"","family":"Mank","given":"J. E.","non-dropping-particle":"","parse-names":false,"suffix":""},{"dropping-particle":"","family":"Avise","given":"J. C.","non-dropping-particle":"","parse-names":false,"suffix":""}],"container-title":"Sexual Development","id":"ITEM-3","issue":"2-3","issued":{"date-parts":[["2009"]]},"page":"60-67","title":"Evolutionary diversity and turn-over of sex determination in teleost fishes","type":"article-journal","volume":"3"}},{"id":"3X7oTOZn/oI8nR5gc","uris":["http://www.mendeley.com/documents/?uuid=56b7b82a-2bfd-4eaa-ae1f-6d641aa6b290"],"itemData":{"DOI":"10.1038/sj.hdy.6800635","ISSN":"0018067X","abstract":"Teleost fish, which roughly make up half of the extant vertebrate species, exhibit an amazing level of biodiversity affecting their morphology, ecology and behaviour as well as many other aspects of their biology. This huge variability makes fish extremely attractive for the study of many biological questions, particularly of those related to evolution. New insights gained from different teleost species and sequencing projects have recently revealed several peculiar features of fish genomes that might have played a role in fish evolution and speciation. There is now substantial evidence that a round of tetraploidization/rediploidization has taken place during the early evolution of the ray-finned fish lineage, and that hundreds of duplicate pairs generated by this event have been maintained over hundreds of millions of years of evolution. Differential loss or subfunction partitioning of such gene duplicates might have been involved in the generation of fish variability. In contrast to mammalian genomes, teleost genomes also contain multiple families of active transposable elements, which might have played a role in speciation by affecting hybrid sterility and viability. Finally, the amazing diversity of sex determination systems and the plasticity of sex chromosomes observed in teleost might have been involved in both pre- and postmating reproductive isolation. Comparison of data generated by current and future genome projects as well as complementary studies in other species will allow one to approach the molecular and evolutionary mechanisms underlying genome diversity in fish, and will certainly significantly contribute to our understanding of gene evolution and function in humans and other vertebrates.","author":[{"dropping-particle":"","family":"Volff","given":"J. N.","non-dropping-particle":"","parse-names":false,"suffix":""}],"container-title":"Heredity","id":"ITEM-4","issue":"3","issued":{"date-parts":[["2005"]]},"page":"280-294","title":"Genome evolution and biodiversity in teleost fish","type":"article-journal","volume":"94"}}],"schema":"https://github.com/citation-style-language/schema/raw/master/csl-citation.json"}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(Conover &amp; Kynard, 2013; Devlin &amp; Nagahama, 2002; Mank &amp; Avise, 2009; Volff, 2005)</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xml:space="preserve">. Delta smelt are born the sex they will be throughout their entire life cycle and do not appear to have environmental regulation of sex determination which suggests sex may be determined genetically. </w:t>
      </w:r>
      <w:r w:rsidR="00A55B3B">
        <w:rPr>
          <w:rFonts w:asciiTheme="majorHAnsi" w:hAnsiTheme="majorHAnsi" w:cstheme="majorHAnsi"/>
          <w:bCs/>
          <w:iCs/>
          <w:color w:val="00000A"/>
        </w:rPr>
        <w:t>Within</w:t>
      </w:r>
      <w:r w:rsidRPr="00120DAA">
        <w:rPr>
          <w:rFonts w:asciiTheme="majorHAnsi" w:hAnsiTheme="majorHAnsi" w:cstheme="majorHAnsi"/>
          <w:bCs/>
          <w:iCs/>
          <w:color w:val="00000A"/>
        </w:rPr>
        <w:t xml:space="preserve"> teleost fishes, endogenous genetic sex determination mechanisms can occur at the chromosomal level, where heterogametic males (XY) or females (ZW) exist, or mechanisms can </w:t>
      </w:r>
      <w:r w:rsidR="00A55B3B">
        <w:rPr>
          <w:rFonts w:asciiTheme="majorHAnsi" w:hAnsiTheme="majorHAnsi" w:cstheme="majorHAnsi"/>
          <w:bCs/>
          <w:iCs/>
          <w:color w:val="00000A"/>
        </w:rPr>
        <w:t>occur</w:t>
      </w:r>
      <w:r w:rsidRPr="00120DAA">
        <w:rPr>
          <w:rFonts w:asciiTheme="majorHAnsi" w:hAnsiTheme="majorHAnsi" w:cstheme="majorHAnsi"/>
          <w:bCs/>
          <w:iCs/>
          <w:color w:val="00000A"/>
        </w:rPr>
        <w:t xml:space="preserve"> at the genic level where single or multiple genes</w:t>
      </w:r>
      <w:r w:rsidR="00A55B3B">
        <w:rPr>
          <w:rFonts w:asciiTheme="majorHAnsi" w:hAnsiTheme="majorHAnsi" w:cstheme="majorHAnsi"/>
          <w:bCs/>
          <w:iCs/>
          <w:color w:val="00000A"/>
        </w:rPr>
        <w:t xml:space="preserve"> or regions</w:t>
      </w:r>
      <w:r w:rsidRPr="00120DAA">
        <w:rPr>
          <w:rFonts w:asciiTheme="majorHAnsi" w:hAnsiTheme="majorHAnsi" w:cstheme="majorHAnsi"/>
          <w:bCs/>
          <w:iCs/>
          <w:color w:val="00000A"/>
        </w:rPr>
        <w:t xml:space="preserve"> influence sex determination</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E17F08">
        <w:rPr>
          <w:rFonts w:asciiTheme="majorHAnsi" w:hAnsiTheme="majorHAnsi" w:cstheme="majorHAnsi"/>
          <w:bCs/>
          <w:iCs/>
          <w:color w:val="00000A"/>
        </w:rPr>
        <w:instrText xml:space="preserve"> ADDIN ZOTERO_ITEM CSL_CITATION {"citationID":"ucXRvtVg","properties":{"formattedCitation":"(Devlin &amp; Nagahama, 2002)","plainCitation":"(Devlin &amp; Nagahama, 2002)","noteIndex":0},"citationItems":[{"id":"3X7oTOZn/7CmG2mU3","uris":["http://www.mendeley.com/documents/?uuid=a30ee487-33a4-4c79-8bfa-367738cec317"],"itemData":{"DOI":"10.1016/S0044-8486(02)00057-1","ISBN":"0044-8486","ISSN":"00448486","abstract":"A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ITEM-1","issue":"3-4","issued":{"date-parts":[["2002"]]},"page":"191-364","title":"Sex determination and sex differentiation in fish: An overview of genetic, physiological, and environmental influences","type":"article-journal","volume":"208"}}],"schema":"https://github.com/citation-style-language/schema/raw/master/csl-citation.json"}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 xml:space="preserve">(Devlin &amp; </w:t>
      </w:r>
      <w:proofErr w:type="spellStart"/>
      <w:r w:rsidR="00065768">
        <w:rPr>
          <w:rFonts w:asciiTheme="majorHAnsi" w:hAnsiTheme="majorHAnsi" w:cstheme="majorHAnsi"/>
          <w:color w:val="00000A"/>
        </w:rPr>
        <w:t>Nagahama</w:t>
      </w:r>
      <w:proofErr w:type="spellEnd"/>
      <w:r w:rsidR="00065768">
        <w:rPr>
          <w:rFonts w:asciiTheme="majorHAnsi" w:hAnsiTheme="majorHAnsi" w:cstheme="majorHAnsi"/>
          <w:color w:val="00000A"/>
        </w:rPr>
        <w:t>, 2002)</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xml:space="preserve">. </w:t>
      </w:r>
      <w:r w:rsidR="00DD37E4">
        <w:rPr>
          <w:rFonts w:asciiTheme="majorHAnsi" w:hAnsiTheme="majorHAnsi" w:cstheme="majorHAnsi"/>
          <w:bCs/>
          <w:iCs/>
          <w:color w:val="00000A"/>
        </w:rPr>
        <w:t>Clarifying</w:t>
      </w:r>
      <w:r w:rsidRPr="00120DAA">
        <w:rPr>
          <w:rFonts w:asciiTheme="majorHAnsi" w:hAnsiTheme="majorHAnsi" w:cstheme="majorHAnsi"/>
          <w:bCs/>
          <w:iCs/>
          <w:color w:val="00000A"/>
        </w:rPr>
        <w:t xml:space="preserve"> the mechanism of sex determination in delta smelt will </w:t>
      </w:r>
      <w:r w:rsidR="00A55B3B">
        <w:rPr>
          <w:rFonts w:asciiTheme="majorHAnsi" w:hAnsiTheme="majorHAnsi" w:cstheme="majorHAnsi"/>
          <w:bCs/>
          <w:iCs/>
          <w:color w:val="00000A"/>
        </w:rPr>
        <w:t xml:space="preserve">contribute to the </w:t>
      </w:r>
      <w:r w:rsidR="00DD37E4">
        <w:rPr>
          <w:rFonts w:asciiTheme="majorHAnsi" w:hAnsiTheme="majorHAnsi" w:cstheme="majorHAnsi"/>
          <w:bCs/>
          <w:iCs/>
          <w:color w:val="00000A"/>
        </w:rPr>
        <w:t xml:space="preserve">scientific body of knowledge </w:t>
      </w:r>
      <w:r w:rsidR="00A55B3B">
        <w:rPr>
          <w:rFonts w:asciiTheme="majorHAnsi" w:hAnsiTheme="majorHAnsi" w:cstheme="majorHAnsi"/>
          <w:bCs/>
          <w:iCs/>
          <w:color w:val="00000A"/>
        </w:rPr>
        <w:t>for understanding</w:t>
      </w:r>
      <w:r w:rsidRPr="00120DAA">
        <w:rPr>
          <w:rFonts w:asciiTheme="majorHAnsi" w:hAnsiTheme="majorHAnsi" w:cstheme="majorHAnsi"/>
          <w:bCs/>
          <w:iCs/>
          <w:color w:val="00000A"/>
        </w:rPr>
        <w:t xml:space="preserve"> biological </w:t>
      </w:r>
      <w:r w:rsidR="004A14ED">
        <w:rPr>
          <w:rFonts w:asciiTheme="majorHAnsi" w:hAnsiTheme="majorHAnsi" w:cstheme="majorHAnsi"/>
          <w:bCs/>
          <w:iCs/>
          <w:color w:val="00000A"/>
        </w:rPr>
        <w:t>variation and</w:t>
      </w:r>
      <w:r w:rsidR="00DD37E4">
        <w:rPr>
          <w:rFonts w:asciiTheme="majorHAnsi" w:hAnsiTheme="majorHAnsi" w:cstheme="majorHAnsi"/>
          <w:bCs/>
          <w:iCs/>
          <w:color w:val="00000A"/>
        </w:rPr>
        <w:t xml:space="preserve"> allow</w:t>
      </w:r>
      <w:r w:rsidRPr="00120DAA">
        <w:rPr>
          <w:rFonts w:asciiTheme="majorHAnsi" w:hAnsiTheme="majorHAnsi" w:cstheme="majorHAnsi"/>
          <w:bCs/>
          <w:iCs/>
          <w:color w:val="00000A"/>
        </w:rPr>
        <w:t xml:space="preserve"> </w:t>
      </w:r>
      <w:r w:rsidR="00A55B3B">
        <w:rPr>
          <w:rFonts w:asciiTheme="majorHAnsi" w:hAnsiTheme="majorHAnsi" w:cstheme="majorHAnsi"/>
          <w:bCs/>
          <w:iCs/>
          <w:color w:val="00000A"/>
        </w:rPr>
        <w:t>managers to</w:t>
      </w:r>
      <w:r w:rsidRPr="00120DAA">
        <w:rPr>
          <w:rFonts w:asciiTheme="majorHAnsi" w:hAnsiTheme="majorHAnsi" w:cstheme="majorHAnsi"/>
          <w:bCs/>
          <w:iCs/>
          <w:color w:val="00000A"/>
        </w:rPr>
        <w:t xml:space="preserve"> identify and develop diagnostic </w:t>
      </w:r>
      <w:r w:rsidR="00A55B3B">
        <w:rPr>
          <w:rFonts w:asciiTheme="majorHAnsi" w:hAnsiTheme="majorHAnsi" w:cstheme="majorHAnsi"/>
          <w:bCs/>
          <w:iCs/>
          <w:color w:val="00000A"/>
        </w:rPr>
        <w:t xml:space="preserve">non-lethal </w:t>
      </w:r>
      <w:r w:rsidRPr="00120DAA">
        <w:rPr>
          <w:rFonts w:asciiTheme="majorHAnsi" w:hAnsiTheme="majorHAnsi" w:cstheme="majorHAnsi"/>
          <w:bCs/>
          <w:iCs/>
          <w:color w:val="00000A"/>
        </w:rPr>
        <w:t xml:space="preserve">markers for the practical management of </w:t>
      </w:r>
      <w:r w:rsidR="00DD37E4">
        <w:rPr>
          <w:rFonts w:asciiTheme="majorHAnsi" w:hAnsiTheme="majorHAnsi" w:cstheme="majorHAnsi"/>
          <w:bCs/>
          <w:iCs/>
          <w:color w:val="00000A"/>
        </w:rPr>
        <w:t>an</w:t>
      </w:r>
      <w:r w:rsidRPr="00120DAA">
        <w:rPr>
          <w:rFonts w:asciiTheme="majorHAnsi" w:hAnsiTheme="majorHAnsi" w:cstheme="majorHAnsi"/>
          <w:bCs/>
          <w:iCs/>
          <w:color w:val="00000A"/>
        </w:rPr>
        <w:t xml:space="preserve"> </w:t>
      </w:r>
      <w:r w:rsidR="00A55B3B">
        <w:rPr>
          <w:rFonts w:asciiTheme="majorHAnsi" w:hAnsiTheme="majorHAnsi" w:cstheme="majorHAnsi"/>
          <w:bCs/>
          <w:iCs/>
          <w:color w:val="00000A"/>
        </w:rPr>
        <w:t xml:space="preserve">endangered </w:t>
      </w:r>
      <w:r w:rsidRPr="00120DAA">
        <w:rPr>
          <w:rFonts w:asciiTheme="majorHAnsi" w:hAnsiTheme="majorHAnsi" w:cstheme="majorHAnsi"/>
          <w:bCs/>
          <w:iCs/>
          <w:color w:val="00000A"/>
        </w:rPr>
        <w:t>species</w:t>
      </w:r>
      <w:r w:rsidR="00DD37E4">
        <w:rPr>
          <w:rFonts w:asciiTheme="majorHAnsi" w:hAnsiTheme="majorHAnsi" w:cstheme="majorHAnsi"/>
          <w:bCs/>
          <w:iCs/>
          <w:color w:val="00000A"/>
        </w:rPr>
        <w:t xml:space="preserve"> declining towards extinction</w:t>
      </w:r>
      <w:r w:rsidRPr="00120DAA">
        <w:rPr>
          <w:rFonts w:asciiTheme="majorHAnsi" w:hAnsiTheme="majorHAnsi" w:cstheme="majorHAnsi"/>
          <w:bCs/>
          <w:iCs/>
          <w:color w:val="00000A"/>
        </w:rPr>
        <w:t>.</w:t>
      </w:r>
    </w:p>
    <w:p w14:paraId="75351FB2" w14:textId="670F62D3" w:rsidR="00DD37E4" w:rsidRPr="00120DAA" w:rsidRDefault="00DD37E4" w:rsidP="00120DAA">
      <w:pPr>
        <w:rPr>
          <w:rFonts w:asciiTheme="majorHAnsi" w:hAnsiTheme="majorHAnsi" w:cstheme="majorHAnsi"/>
          <w:bCs/>
          <w:iCs/>
          <w:color w:val="00000A"/>
        </w:rPr>
      </w:pPr>
    </w:p>
    <w:p w14:paraId="3C3DB918" w14:textId="696F202F" w:rsidR="00984091" w:rsidRDefault="00874266" w:rsidP="00120DAA">
      <w:pPr>
        <w:rPr>
          <w:rFonts w:asciiTheme="majorHAnsi" w:hAnsiTheme="majorHAnsi" w:cstheme="majorHAnsi"/>
          <w:bCs/>
          <w:iCs/>
          <w:color w:val="00000A"/>
        </w:rPr>
      </w:pPr>
      <w:r>
        <w:rPr>
          <w:rFonts w:asciiTheme="majorHAnsi" w:hAnsiTheme="majorHAnsi" w:cstheme="majorHAnsi"/>
          <w:bCs/>
          <w:iCs/>
          <w:color w:val="00000A"/>
        </w:rPr>
        <w:t xml:space="preserve">Sex-ratio bias </w:t>
      </w:r>
      <w:r w:rsidR="00A579C8" w:rsidRPr="00C07444">
        <w:rPr>
          <w:rFonts w:asciiTheme="majorHAnsi" w:hAnsiTheme="majorHAnsi" w:cstheme="majorHAnsi"/>
          <w:bCs/>
          <w:iCs/>
        </w:rPr>
        <w:t xml:space="preserve">within populations </w:t>
      </w:r>
      <w:r w:rsidRPr="00C07444">
        <w:rPr>
          <w:rFonts w:asciiTheme="majorHAnsi" w:hAnsiTheme="majorHAnsi" w:cstheme="majorHAnsi"/>
          <w:bCs/>
          <w:iCs/>
        </w:rPr>
        <w:t xml:space="preserve">can occur at </w:t>
      </w:r>
      <w:r w:rsidR="00A967F8" w:rsidRPr="00C07444">
        <w:rPr>
          <w:rFonts w:asciiTheme="majorHAnsi" w:hAnsiTheme="majorHAnsi" w:cstheme="majorHAnsi"/>
          <w:bCs/>
          <w:iCs/>
        </w:rPr>
        <w:t>all</w:t>
      </w:r>
      <w:r w:rsidRPr="00C07444">
        <w:rPr>
          <w:rFonts w:asciiTheme="majorHAnsi" w:hAnsiTheme="majorHAnsi" w:cstheme="majorHAnsi"/>
          <w:bCs/>
          <w:iCs/>
        </w:rPr>
        <w:t xml:space="preserve"> stage</w:t>
      </w:r>
      <w:r w:rsidR="00A967F8" w:rsidRPr="00C07444">
        <w:rPr>
          <w:rFonts w:asciiTheme="majorHAnsi" w:hAnsiTheme="majorHAnsi" w:cstheme="majorHAnsi"/>
          <w:bCs/>
          <w:iCs/>
        </w:rPr>
        <w:t>s</w:t>
      </w:r>
      <w:r w:rsidRPr="00C07444">
        <w:rPr>
          <w:rFonts w:asciiTheme="majorHAnsi" w:hAnsiTheme="majorHAnsi" w:cstheme="majorHAnsi"/>
          <w:bCs/>
          <w:iCs/>
        </w:rPr>
        <w:t xml:space="preserve"> of life for reasons such as </w:t>
      </w:r>
      <w:r w:rsidR="00EF39B1" w:rsidRPr="00C07444">
        <w:rPr>
          <w:rFonts w:asciiTheme="majorHAnsi" w:hAnsiTheme="majorHAnsi" w:cstheme="majorHAnsi"/>
          <w:bCs/>
          <w:iCs/>
        </w:rPr>
        <w:t>environmental</w:t>
      </w:r>
      <w:r w:rsidR="00EE72A9">
        <w:rPr>
          <w:rFonts w:asciiTheme="majorHAnsi" w:hAnsiTheme="majorHAnsi" w:cstheme="majorHAnsi"/>
          <w:bCs/>
          <w:iCs/>
        </w:rPr>
        <w:t xml:space="preserve"> conditions </w:t>
      </w:r>
      <w:r w:rsidR="00984091">
        <w:rPr>
          <w:rFonts w:asciiTheme="majorHAnsi" w:hAnsiTheme="majorHAnsi" w:cstheme="majorHAnsi"/>
          <w:bCs/>
          <w:iCs/>
        </w:rPr>
        <w:fldChar w:fldCharType="begin"/>
      </w:r>
      <w:r w:rsidR="00984091">
        <w:rPr>
          <w:rFonts w:asciiTheme="majorHAnsi" w:hAnsiTheme="majorHAnsi" w:cstheme="majorHAnsi"/>
          <w:bCs/>
          <w:iCs/>
        </w:rPr>
        <w:instrText xml:space="preserve"> ADDIN ZOTERO_ITEM CSL_CITATION {"citationID":"aeJirIHY","properties":{"formattedCitation":"(Korpelainen, 1990)","plainCitation":"(Korpelainen, 1990)","noteIndex":0},"citationItems":[{"id":627,"uris":["http://zotero.org/users/local/3tku6QP0/items/EN3DY5W9"],"itemData":{"id":627,"type":"article-journal","container-title":"Biological Reviews","DOI":"10.1111/j.1469-185X.1990.tb01187.x","ISSN":"1464-7931, 1469-185X","issue":"2","journalAbbreviation":"Biological Reviews","language":"en","page":"147-184","source":"DOI.org (Crossref)","title":"SEX RATIOS AND CONDITIONS REQUIRED FOR ENVIRONMENTAL SEX DETERMINATION IN ANIMALS","volume":"65","author":[{"family":"Korpelainen","given":"Helena"}],"issued":{"date-parts":[["1990",5]]}}}],"schema":"https://github.com/citation-style-language/schema/raw/master/csl-citation.json"} </w:instrText>
      </w:r>
      <w:r w:rsidR="00984091">
        <w:rPr>
          <w:rFonts w:asciiTheme="majorHAnsi" w:hAnsiTheme="majorHAnsi" w:cstheme="majorHAnsi"/>
          <w:bCs/>
          <w:iCs/>
        </w:rPr>
        <w:fldChar w:fldCharType="separate"/>
      </w:r>
      <w:r w:rsidR="00984091">
        <w:rPr>
          <w:rFonts w:asciiTheme="majorHAnsi" w:hAnsiTheme="majorHAnsi" w:cstheme="majorHAnsi"/>
          <w:bCs/>
          <w:iCs/>
          <w:noProof/>
        </w:rPr>
        <w:t>(Korpelainen, 1990)</w:t>
      </w:r>
      <w:r w:rsidR="00984091">
        <w:rPr>
          <w:rFonts w:asciiTheme="majorHAnsi" w:hAnsiTheme="majorHAnsi" w:cstheme="majorHAnsi"/>
          <w:bCs/>
          <w:iCs/>
        </w:rPr>
        <w:fldChar w:fldCharType="end"/>
      </w:r>
      <w:r w:rsidR="00EE72A9">
        <w:rPr>
          <w:rFonts w:asciiTheme="majorHAnsi" w:hAnsiTheme="majorHAnsi" w:cstheme="majorHAnsi"/>
          <w:bCs/>
          <w:iCs/>
        </w:rPr>
        <w:t>,</w:t>
      </w:r>
      <w:r w:rsidR="00EF39B1" w:rsidRPr="00C07444">
        <w:rPr>
          <w:rFonts w:asciiTheme="majorHAnsi" w:hAnsiTheme="majorHAnsi" w:cstheme="majorHAnsi"/>
          <w:bCs/>
          <w:iCs/>
        </w:rPr>
        <w:t xml:space="preserve"> temperature changes </w:t>
      </w:r>
      <w:r w:rsidR="00EF39B1" w:rsidRPr="00C07444">
        <w:rPr>
          <w:rFonts w:asciiTheme="majorHAnsi" w:hAnsiTheme="majorHAnsi" w:cstheme="majorHAnsi"/>
          <w:bCs/>
          <w:iCs/>
        </w:rPr>
        <w:fldChar w:fldCharType="begin"/>
      </w:r>
      <w:r w:rsidR="00C07444" w:rsidRPr="00C07444">
        <w:rPr>
          <w:rFonts w:asciiTheme="majorHAnsi" w:hAnsiTheme="majorHAnsi" w:cstheme="majorHAnsi"/>
          <w:bCs/>
          <w:iCs/>
        </w:rPr>
        <w:instrText xml:space="preserve"> ADDIN ZOTERO_ITEM CSL_CITATION {"citationID":"jYO7lRep","properties":{"formattedCitation":"(Baroiller &amp; D\\uc0\\u8217{}Cotta, 2016; Geffroy &amp; Wedekind, 2020)","plainCitation":"(Baroiller &amp; D’Cotta, 2016; Geffroy &amp; Wedekind, 2020)","noteIndex":0},"citationItems":[{"id":617,"uris":["http://zotero.org/users/local/3tku6QP0/items/LK9TRZGZ"],"itemData":{"id":617,"type":"article-journal","container-title":"Sexual Development","language":"en","page":"242-266","source":"Zotero","title":"The Reversible Sex of Gonochoristic Fish: Insights and Consequences","volume":"10","author":[{"family":"Baroiller","given":"Jean-François"},{"family":"D’Cotta","given":"Helena"}],"issued":{"date-parts":[["2016"]]}}},{"id":613,"uris":["http://zotero.org/users/local/3tku6QP0/items/FEMDWU4Z"],"itemData":{"id":613,"type":"article-journal","abstract":"In fishes, sex is determined by genetics, the environment or an interaction of both. Temperature is among the most important environmental factors that can affect sex determination. As a consequence, changes in temperature at critical developmental stages can induce biases in primary sex ratios in some species. However, early sex ratios can also be biased by sex-specific tolerances to environmental stresses that may, in some cases, be amplified by changes in water temperature. Sex-specific reactions to environmental stress have been observed at early larval stages before gonad formation starts. It is therefore necessary to distinguish between temperature effects on sex determination, generally acting through the stress axis or epigenetic mechanisms, and temperature effects on sex-specific mortality. Both are likely to affect sex ratios and hence population dynamics. Moreover, in cases where temperature effects on sex determination lead to genotype–phenotype mismatches, long-term effects on population dynamics are possible, for example temperature-induced masculinization potentially leading to the loss of Y chromosomes or feminization to male-biased operational sex ratios in future generations. To date, most studies under controlled conditions conclude that if temperature affects sex ratios, elevated temperatures mostly lead to a male bias. The few studies that have been performed on wild populations seem to confirm this general trend. Recent findings suggest that transgenerational plasticity could mitigate the effects of warming on sex ratios in some populations.","container-title":"Journal of Fish Biology","DOI":"10.1111/jfb.14429","ISSN":"0022-1112, 1095-8649","issue":"3","journalAbbreviation":"J Fish Biol","language":"en","page":"596-606","source":"DOI.org (Crossref)","title":"Effects of global warming on sex ratios in fishes","volume":"97","author":[{"family":"Geffroy","given":"Benjamin"},{"family":"Wedekind","given":"Claus"}],"issued":{"date-parts":[["2020",9]]}}}],"schema":"https://github.com/citation-style-language/schema/raw/master/csl-citation.json"} </w:instrText>
      </w:r>
      <w:r w:rsidR="00EF39B1" w:rsidRPr="00C07444">
        <w:rPr>
          <w:rFonts w:asciiTheme="majorHAnsi" w:hAnsiTheme="majorHAnsi" w:cstheme="majorHAnsi"/>
          <w:bCs/>
          <w:iCs/>
        </w:rPr>
        <w:fldChar w:fldCharType="separate"/>
      </w:r>
      <w:r w:rsidR="00C07444" w:rsidRPr="00C07444">
        <w:rPr>
          <w:rFonts w:ascii="Calibri Light" w:hAnsiTheme="majorHAnsi" w:cs="Calibri Light"/>
        </w:rPr>
        <w:t>(Baroiller &amp; D’Cotta, 2016; Geffroy &amp; Wedekind, 2020)</w:t>
      </w:r>
      <w:r w:rsidR="00EF39B1" w:rsidRPr="00C07444">
        <w:rPr>
          <w:rFonts w:asciiTheme="majorHAnsi" w:hAnsiTheme="majorHAnsi" w:cstheme="majorHAnsi"/>
          <w:bCs/>
          <w:iCs/>
        </w:rPr>
        <w:fldChar w:fldCharType="end"/>
      </w:r>
      <w:r w:rsidR="00EF39B1" w:rsidRPr="00C07444">
        <w:rPr>
          <w:rFonts w:asciiTheme="majorHAnsi" w:hAnsiTheme="majorHAnsi" w:cstheme="majorHAnsi"/>
          <w:bCs/>
          <w:iCs/>
        </w:rPr>
        <w:t xml:space="preserve">, </w:t>
      </w:r>
      <w:r w:rsidR="00C07444">
        <w:rPr>
          <w:rFonts w:asciiTheme="majorHAnsi" w:hAnsiTheme="majorHAnsi" w:cstheme="majorHAnsi"/>
          <w:bCs/>
          <w:iCs/>
        </w:rPr>
        <w:t>dispersal patterns</w:t>
      </w:r>
      <w:r w:rsidR="005A5576">
        <w:rPr>
          <w:rFonts w:asciiTheme="majorHAnsi" w:hAnsiTheme="majorHAnsi" w:cstheme="majorHAnsi"/>
          <w:bCs/>
          <w:iCs/>
        </w:rPr>
        <w:t xml:space="preserve"> </w:t>
      </w:r>
      <w:r w:rsidR="00705E6B">
        <w:rPr>
          <w:rFonts w:asciiTheme="majorHAnsi" w:hAnsiTheme="majorHAnsi" w:cstheme="majorHAnsi"/>
          <w:bCs/>
          <w:iCs/>
        </w:rPr>
        <w:fldChar w:fldCharType="begin"/>
      </w:r>
      <w:r w:rsidR="00705E6B">
        <w:rPr>
          <w:rFonts w:asciiTheme="majorHAnsi" w:hAnsiTheme="majorHAnsi" w:cstheme="majorHAnsi"/>
          <w:bCs/>
          <w:iCs/>
        </w:rPr>
        <w:instrText xml:space="preserve"> ADDIN ZOTERO_ITEM CSL_CITATION {"citationID":"xsiYKZt2","properties":{"formattedCitation":"(Hutchings &amp; Gerber, 2002)","plainCitation":"(Hutchings &amp; Gerber, 2002)","noteIndex":0},"citationItems":[{"id":619,"uris":["http://zotero.org/users/local/3tku6QP0/items/34RXDYER"],"itemData":{"id":619,"type":"article-journal","container-title":"Proceedings of the Royal Society B: Biological Sciences","DOI":"10.1098/rspb.2002.2176","language":"en","page":"2487-2493","source":"Zotero","title":"Sex–biased dispersal in a salmonid fish","volume":"269","author":[{"family":"Hutchings","given":"Jeffrey A"},{"family":"Gerber","given":"Leah"}],"issued":{"date-parts":[["2002"]]}}}],"schema":"https://github.com/citation-style-language/schema/raw/master/csl-citation.json"} </w:instrText>
      </w:r>
      <w:r w:rsidR="00705E6B">
        <w:rPr>
          <w:rFonts w:asciiTheme="majorHAnsi" w:hAnsiTheme="majorHAnsi" w:cstheme="majorHAnsi"/>
          <w:bCs/>
          <w:iCs/>
        </w:rPr>
        <w:fldChar w:fldCharType="separate"/>
      </w:r>
      <w:r w:rsidR="00705E6B">
        <w:rPr>
          <w:rFonts w:asciiTheme="majorHAnsi" w:hAnsiTheme="majorHAnsi" w:cstheme="majorHAnsi"/>
          <w:bCs/>
          <w:iCs/>
          <w:noProof/>
        </w:rPr>
        <w:t>(Hutchings &amp; Gerber, 2002)</w:t>
      </w:r>
      <w:r w:rsidR="00705E6B">
        <w:rPr>
          <w:rFonts w:asciiTheme="majorHAnsi" w:hAnsiTheme="majorHAnsi" w:cstheme="majorHAnsi"/>
          <w:bCs/>
          <w:iCs/>
        </w:rPr>
        <w:fldChar w:fldCharType="end"/>
      </w:r>
      <w:r w:rsidRPr="00C07444">
        <w:rPr>
          <w:rFonts w:asciiTheme="majorHAnsi" w:hAnsiTheme="majorHAnsi" w:cstheme="majorHAnsi"/>
          <w:bCs/>
          <w:iCs/>
        </w:rPr>
        <w:t xml:space="preserve">, </w:t>
      </w:r>
      <w:r w:rsidR="005A5576">
        <w:rPr>
          <w:rFonts w:asciiTheme="majorHAnsi" w:hAnsiTheme="majorHAnsi" w:cstheme="majorHAnsi"/>
          <w:bCs/>
          <w:iCs/>
        </w:rPr>
        <w:t>parental condition</w:t>
      </w:r>
      <w:r w:rsidR="00705E6B">
        <w:rPr>
          <w:rFonts w:asciiTheme="majorHAnsi" w:hAnsiTheme="majorHAnsi" w:cstheme="majorHAnsi"/>
          <w:bCs/>
          <w:iCs/>
        </w:rPr>
        <w:t xml:space="preserve"> </w:t>
      </w:r>
      <w:r w:rsidR="00705E6B">
        <w:rPr>
          <w:rFonts w:asciiTheme="majorHAnsi" w:hAnsiTheme="majorHAnsi" w:cstheme="majorHAnsi"/>
          <w:bCs/>
          <w:iCs/>
        </w:rPr>
        <w:fldChar w:fldCharType="begin"/>
      </w:r>
      <w:r w:rsidR="00705E6B">
        <w:rPr>
          <w:rFonts w:asciiTheme="majorHAnsi" w:hAnsiTheme="majorHAnsi" w:cstheme="majorHAnsi"/>
          <w:bCs/>
          <w:iCs/>
        </w:rPr>
        <w:instrText xml:space="preserve"> ADDIN ZOTERO_ITEM CSL_CITATION {"citationID":"ydEqm5lg","properties":{"formattedCitation":"(Trivers &amp; Willard, 1973)","plainCitation":"(Trivers &amp; Willard, 1973)","noteIndex":0},"citationItems":[{"id":622,"uris":["http://zotero.org/users/local/3tku6QP0/items/U4TX9ZEE"],"itemData":{"id":622,"type":"article-journal","abstract":"Theory and data suggest that a male in good condition at the end of the period of parental investment is expected to outreproduce a sister in similar condition, while she is expected to outreproduce him if both are in poor condition. Accordingly, natural selection should favor parental ability to adjust the sex ratio of offspring produced according to parental ability to invest. Data from mammals support the model: As maternal condition declines, the adult female tends to produce a lower ratio of males to females.","container-title":"Science","DOI":"10.1126/science.179.4068.90","issue":"4068","note":"_eprint: https://www.science.org/doi/pdf/10.1126/science.179.4068.90","page":"90-92","title":"Natural Selection of Parental Ability to Vary the Sex Ratio of Offspring","volume":"179","author":[{"family":"Trivers","given":"Robert L."},{"family":"Willard","given":"Dan E."}],"issued":{"date-parts":[["1973"]]}}}],"schema":"https://github.com/citation-style-language/schema/raw/master/csl-citation.json"} </w:instrText>
      </w:r>
      <w:r w:rsidR="00705E6B">
        <w:rPr>
          <w:rFonts w:asciiTheme="majorHAnsi" w:hAnsiTheme="majorHAnsi" w:cstheme="majorHAnsi"/>
          <w:bCs/>
          <w:iCs/>
        </w:rPr>
        <w:fldChar w:fldCharType="separate"/>
      </w:r>
      <w:r w:rsidR="00705E6B">
        <w:rPr>
          <w:rFonts w:asciiTheme="majorHAnsi" w:hAnsiTheme="majorHAnsi" w:cstheme="majorHAnsi"/>
          <w:bCs/>
          <w:iCs/>
          <w:noProof/>
        </w:rPr>
        <w:t>(Trivers &amp; Willard, 1973)</w:t>
      </w:r>
      <w:r w:rsidR="00705E6B">
        <w:rPr>
          <w:rFonts w:asciiTheme="majorHAnsi" w:hAnsiTheme="majorHAnsi" w:cstheme="majorHAnsi"/>
          <w:bCs/>
          <w:iCs/>
        </w:rPr>
        <w:fldChar w:fldCharType="end"/>
      </w:r>
      <w:r w:rsidR="005A5576">
        <w:rPr>
          <w:rFonts w:asciiTheme="majorHAnsi" w:hAnsiTheme="majorHAnsi" w:cstheme="majorHAnsi"/>
          <w:bCs/>
          <w:iCs/>
        </w:rPr>
        <w:t xml:space="preserve">, </w:t>
      </w:r>
      <w:r w:rsidR="00705E6B">
        <w:rPr>
          <w:rFonts w:asciiTheme="majorHAnsi" w:hAnsiTheme="majorHAnsi" w:cstheme="majorHAnsi"/>
          <w:bCs/>
          <w:iCs/>
        </w:rPr>
        <w:t xml:space="preserve">and </w:t>
      </w:r>
      <w:r w:rsidR="00A967F8" w:rsidRPr="00C07444">
        <w:rPr>
          <w:rFonts w:asciiTheme="majorHAnsi" w:hAnsiTheme="majorHAnsi" w:cstheme="majorHAnsi"/>
          <w:bCs/>
          <w:iCs/>
        </w:rPr>
        <w:t>harvesting</w:t>
      </w:r>
      <w:r w:rsidR="00705E6B">
        <w:rPr>
          <w:rFonts w:asciiTheme="majorHAnsi" w:hAnsiTheme="majorHAnsi" w:cstheme="majorHAnsi"/>
          <w:bCs/>
          <w:iCs/>
        </w:rPr>
        <w:t xml:space="preserve"> </w:t>
      </w:r>
      <w:r w:rsidR="00705E6B">
        <w:rPr>
          <w:rFonts w:asciiTheme="majorHAnsi" w:hAnsiTheme="majorHAnsi" w:cstheme="majorHAnsi"/>
          <w:bCs/>
          <w:iCs/>
        </w:rPr>
        <w:fldChar w:fldCharType="begin"/>
      </w:r>
      <w:r w:rsidR="00705E6B">
        <w:rPr>
          <w:rFonts w:asciiTheme="majorHAnsi" w:hAnsiTheme="majorHAnsi" w:cstheme="majorHAnsi"/>
          <w:bCs/>
          <w:iCs/>
        </w:rPr>
        <w:instrText xml:space="preserve"> ADDIN ZOTERO_ITEM CSL_CITATION {"citationID":"3O9g0AgP","properties":{"formattedCitation":"(Robertson et al., 2006)","plainCitation":"(Robertson et al., 2006)","noteIndex":0},"citationItems":[{"id":625,"uris":["http://zotero.org/users/local/3tku6QP0/items/88CRIY73"],"itemData":{"id":625,"type":"article-journal","abstract":"Supplementary feeding is often a key tool in the intensive management of captive and threatened species. Although it can increase such parameters as breeding frequency and individual survival, supplementary feeding may produce undesirable side effects that increase overall extinction risk. Recent attempts to increase breeding frequency and success in the kakapo\n              Strigops habroptilus\n              using supplementary feeding inadvertently resulted in highly male-biased chick sex ratios. Here, we describe how the inclusion of sex allocation theory has remedied this conservation dilemma. Our study is the first to manipulate chick sex ratios in an endangered species by altering maternal condition and highlights the importance of incorporating evolutionary theory into modern conservation practice.","container-title":"Biology Letters","DOI":"10.1098/rsbl.2005.0430","ISSN":"1744-9561, 1744-957X","issue":"2","journalAbbreviation":"Biol. Lett.","language":"en","page":"229-231","source":"DOI.org (Crossref)","title":"Sex allocation theory aids species conservation","volume":"2","author":[{"family":"Robertson","given":"Bruce C"},{"family":"Elliott","given":"Graeme P"},{"family":"Eason","given":"Daryl K"},{"family":"Clout","given":"Mick N"},{"family":"Gemmell","given":"Neil J"}],"issued":{"date-parts":[["2006",6,22]]}}}],"schema":"https://github.com/citation-style-language/schema/raw/master/csl-citation.json"} </w:instrText>
      </w:r>
      <w:r w:rsidR="00705E6B">
        <w:rPr>
          <w:rFonts w:asciiTheme="majorHAnsi" w:hAnsiTheme="majorHAnsi" w:cstheme="majorHAnsi"/>
          <w:bCs/>
          <w:iCs/>
        </w:rPr>
        <w:fldChar w:fldCharType="separate"/>
      </w:r>
      <w:r w:rsidR="00705E6B">
        <w:rPr>
          <w:rFonts w:asciiTheme="majorHAnsi" w:hAnsiTheme="majorHAnsi" w:cstheme="majorHAnsi"/>
          <w:bCs/>
          <w:iCs/>
          <w:noProof/>
        </w:rPr>
        <w:t>(Robertson et al., 2006)</w:t>
      </w:r>
      <w:r w:rsidR="00705E6B">
        <w:rPr>
          <w:rFonts w:asciiTheme="majorHAnsi" w:hAnsiTheme="majorHAnsi" w:cstheme="majorHAnsi"/>
          <w:bCs/>
          <w:iCs/>
        </w:rPr>
        <w:fldChar w:fldCharType="end"/>
      </w:r>
      <w:r w:rsidR="00984091">
        <w:rPr>
          <w:rFonts w:asciiTheme="majorHAnsi" w:hAnsiTheme="majorHAnsi" w:cstheme="majorHAnsi"/>
          <w:bCs/>
          <w:iCs/>
        </w:rPr>
        <w:t xml:space="preserve"> to name a few</w:t>
      </w:r>
      <w:r w:rsidR="00A967F8" w:rsidRPr="00C07444">
        <w:rPr>
          <w:rFonts w:asciiTheme="majorHAnsi" w:hAnsiTheme="majorHAnsi" w:cstheme="majorHAnsi"/>
          <w:bCs/>
          <w:iCs/>
        </w:rPr>
        <w:t>. Additionally</w:t>
      </w:r>
      <w:r w:rsidR="00A967F8">
        <w:rPr>
          <w:rFonts w:asciiTheme="majorHAnsi" w:hAnsiTheme="majorHAnsi" w:cstheme="majorHAnsi"/>
          <w:bCs/>
          <w:iCs/>
          <w:color w:val="00000A"/>
        </w:rPr>
        <w:t xml:space="preserve">, sex-ratio bias within small, isolated populations can arise through demographic stochasticity and contribute to an increased risk of extinction of a species </w:t>
      </w:r>
      <w:r w:rsidR="00A967F8">
        <w:rPr>
          <w:rFonts w:asciiTheme="majorHAnsi" w:hAnsiTheme="majorHAnsi" w:cstheme="majorHAnsi"/>
          <w:bCs/>
          <w:iCs/>
          <w:color w:val="00000A"/>
        </w:rPr>
        <w:fldChar w:fldCharType="begin"/>
      </w:r>
      <w:r w:rsidR="00A967F8">
        <w:rPr>
          <w:rFonts w:asciiTheme="majorHAnsi" w:hAnsiTheme="majorHAnsi" w:cstheme="majorHAnsi"/>
          <w:bCs/>
          <w:iCs/>
          <w:color w:val="00000A"/>
        </w:rPr>
        <w:instrText xml:space="preserve"> ADDIN ZOTERO_ITEM CSL_CITATION {"citationID":"oJqlr6JL","properties":{"formattedCitation":"(Lande, 1993)","plainCitation":"(Lande, 1993)","noteIndex":0},"citationItems":[{"id":605,"uris":["http://zotero.org/users/local/3tku6QP0/items/YTDZSYWW"],"itemData":{"id":605,"type":"article-journal","abstract":"Stochastic factors affecting the demography of a single population are analyzed to determine the relative risks of extinction from demographic stochasticity, environmental stochasticity, and random catastrophes. Relative risks are assessed by comparing asymptotic scaling relationships describing how the average time to extinction, T, increases with the carrying capacity of a population, K, under each stochastic factor alone. Stochastic factors are added to a simple model of exponential growth up to K. A critical parameter affecting the extinction dynamics is $$\\tilde r,$$ the long-run growth rate of a population below K, including stochastic factors. If r̃ is positive, with demographic stochasticity T increases asymptotically as a nearly exponential function of K, and with either environmental stochasticity or random catastrophes T increases asymptotically as a power of K. If r̃ is negative, under any stochastic demographic factor, T increases asymptotically with the logarithm of K. Thus, for sufficiently large populations, the risk of extinction from demographic stochasticity is less important than that from either environmental stochasticity or random catastrophes. The relative risks of extinction from environmental stochasticity and random catastrophes depend on the mean and environmental variance of population growth rate, and the magnitude and frequency of catastrophes. Contrary to previous assertions in the literature, a population of modest size subject to environmental stochasticity or random catastrophes can persist for a long time, if r̃ is substantially positive.","container-title":"The American Naturalist","DOI":"10.1086/285580","issue":"6","note":"_eprint: https://doi.org/10.1086/285580\nPMID: 29519140","page":"911-927","title":"Risks of Population Extinction from Demographic and Environmental Stochasticity and Random Catastrophes","volume":"142","author":[{"family":"Lande","given":"Russell"}],"issued":{"date-parts":[["1993"]]}}}],"schema":"https://github.com/citation-style-language/schema/raw/master/csl-citation.json"} </w:instrText>
      </w:r>
      <w:r w:rsidR="00A967F8">
        <w:rPr>
          <w:rFonts w:asciiTheme="majorHAnsi" w:hAnsiTheme="majorHAnsi" w:cstheme="majorHAnsi"/>
          <w:bCs/>
          <w:iCs/>
          <w:color w:val="00000A"/>
        </w:rPr>
        <w:fldChar w:fldCharType="separate"/>
      </w:r>
      <w:r w:rsidR="00A967F8">
        <w:rPr>
          <w:rFonts w:asciiTheme="majorHAnsi" w:hAnsiTheme="majorHAnsi" w:cstheme="majorHAnsi"/>
          <w:bCs/>
          <w:iCs/>
          <w:noProof/>
          <w:color w:val="00000A"/>
        </w:rPr>
        <w:t>(Lande, 1993)</w:t>
      </w:r>
      <w:r w:rsidR="00A967F8">
        <w:rPr>
          <w:rFonts w:asciiTheme="majorHAnsi" w:hAnsiTheme="majorHAnsi" w:cstheme="majorHAnsi"/>
          <w:bCs/>
          <w:iCs/>
          <w:color w:val="00000A"/>
        </w:rPr>
        <w:fldChar w:fldCharType="end"/>
      </w:r>
      <w:r w:rsidR="00A967F8">
        <w:rPr>
          <w:rFonts w:asciiTheme="majorHAnsi" w:hAnsiTheme="majorHAnsi" w:cstheme="majorHAnsi"/>
          <w:bCs/>
          <w:iCs/>
          <w:color w:val="00000A"/>
        </w:rPr>
        <w:t xml:space="preserve">. </w:t>
      </w:r>
      <w:r w:rsidR="00DB53CB">
        <w:rPr>
          <w:rFonts w:asciiTheme="majorHAnsi" w:hAnsiTheme="majorHAnsi" w:cstheme="majorHAnsi"/>
          <w:bCs/>
          <w:iCs/>
          <w:color w:val="00000A"/>
        </w:rPr>
        <w:t>Once wild sex-ratios are understood</w:t>
      </w:r>
      <w:r w:rsidR="004013F3">
        <w:rPr>
          <w:rFonts w:asciiTheme="majorHAnsi" w:hAnsiTheme="majorHAnsi" w:cstheme="majorHAnsi"/>
          <w:bCs/>
          <w:iCs/>
          <w:color w:val="00000A"/>
        </w:rPr>
        <w:t xml:space="preserve">, breeding programs controlling sex </w:t>
      </w:r>
      <w:r w:rsidR="00DB53CB">
        <w:rPr>
          <w:rFonts w:asciiTheme="majorHAnsi" w:hAnsiTheme="majorHAnsi" w:cstheme="majorHAnsi"/>
          <w:bCs/>
          <w:iCs/>
          <w:color w:val="00000A"/>
        </w:rPr>
        <w:t xml:space="preserve">can reduce </w:t>
      </w:r>
      <w:r w:rsidR="004013F3">
        <w:rPr>
          <w:rFonts w:asciiTheme="majorHAnsi" w:hAnsiTheme="majorHAnsi" w:cstheme="majorHAnsi"/>
          <w:bCs/>
          <w:iCs/>
          <w:color w:val="00000A"/>
        </w:rPr>
        <w:t xml:space="preserve">the loss of genetic diversity within </w:t>
      </w:r>
      <w:r>
        <w:rPr>
          <w:rFonts w:asciiTheme="majorHAnsi" w:hAnsiTheme="majorHAnsi" w:cstheme="majorHAnsi"/>
          <w:bCs/>
          <w:iCs/>
          <w:color w:val="00000A"/>
        </w:rPr>
        <w:t xml:space="preserve">vulnerable </w:t>
      </w:r>
      <w:r w:rsidR="004013F3">
        <w:rPr>
          <w:rFonts w:asciiTheme="majorHAnsi" w:hAnsiTheme="majorHAnsi" w:cstheme="majorHAnsi"/>
          <w:bCs/>
          <w:iCs/>
          <w:color w:val="00000A"/>
        </w:rPr>
        <w:t xml:space="preserve">populations </w:t>
      </w:r>
      <w:r w:rsidR="004013F3">
        <w:rPr>
          <w:rFonts w:asciiTheme="majorHAnsi" w:hAnsiTheme="majorHAnsi" w:cstheme="majorHAnsi"/>
          <w:bCs/>
          <w:iCs/>
          <w:color w:val="00000A"/>
        </w:rPr>
        <w:fldChar w:fldCharType="begin"/>
      </w:r>
      <w:r>
        <w:rPr>
          <w:rFonts w:asciiTheme="majorHAnsi" w:hAnsiTheme="majorHAnsi" w:cstheme="majorHAnsi"/>
          <w:bCs/>
          <w:iCs/>
          <w:color w:val="00000A"/>
        </w:rPr>
        <w:instrText xml:space="preserve"> ADDIN ZOTERO_ITEM CSL_CITATION {"citationID":"nnLK5XyK","properties":{"formattedCitation":"(Wedekind, 2002)","plainCitation":"(Wedekind, 2002)","noteIndex":0},"citationItems":[{"id":611,"uris":["http://zotero.org/users/local/3tku6QP0/items/IG9PZSW6"],"itemData":{"id":611,"type":"article-journal","abstract":"Manipulating family sex ratio is often possible, either through non-invasive methods like changing sex-determining ecological or social factors, or through more invasive methods such as hormone treatment of embryos or sperm sexing prior to using assisted reproductive technologies. If the number of available eggs limits population growth, the production of relatively more daughters than sons may eventually lead to increased population growth in terms of absolute numbers. However, any deviation of the effective sex ratio from equality increases the rate of inbreeding and the loss of genetic variance in the next generation. I show here that there is a range of female biased sex ratios where increased population growth outweighs the effect of an enhanced inbreeding rate during the ﬁrst generation or the ﬁrst few generations after the start of a sex ratio manipulation programme. This is especially so in small and declining populations, where some sex ratio manipulations not only increase the effective population number Ne, but also shift the population quickly into population numbers that are safe against the Allee effect. Consequently, an optimal sex ratio manipulation with respect to the genetic quality of a population means sending an endangered population ﬁrst through a genetic bottleneck to achieve increased Ne, and hence decreased rates of inbreeding, in the long run.","container-title":"Animal Conservation","DOI":"10.1017/S1367943002001026","language":"en","page":"13-20","source":"Zotero","title":"Manipulating sex ratios for conservation: short‐term risks and long‐term benefits","volume":"5","author":[{"family":"Wedekind","given":"C"}],"issued":{"date-parts":[["2002"]]}}}],"schema":"https://github.com/citation-style-language/schema/raw/master/csl-citation.json"} </w:instrText>
      </w:r>
      <w:r w:rsidR="004013F3">
        <w:rPr>
          <w:rFonts w:asciiTheme="majorHAnsi" w:hAnsiTheme="majorHAnsi" w:cstheme="majorHAnsi"/>
          <w:bCs/>
          <w:iCs/>
          <w:color w:val="00000A"/>
        </w:rPr>
        <w:fldChar w:fldCharType="separate"/>
      </w:r>
      <w:r>
        <w:rPr>
          <w:rFonts w:asciiTheme="majorHAnsi" w:hAnsiTheme="majorHAnsi" w:cstheme="majorHAnsi"/>
          <w:bCs/>
          <w:iCs/>
          <w:noProof/>
          <w:color w:val="00000A"/>
        </w:rPr>
        <w:t>(Wedekind, 2002)</w:t>
      </w:r>
      <w:r w:rsidR="004013F3">
        <w:rPr>
          <w:rFonts w:asciiTheme="majorHAnsi" w:hAnsiTheme="majorHAnsi" w:cstheme="majorHAnsi"/>
          <w:bCs/>
          <w:iCs/>
          <w:color w:val="00000A"/>
        </w:rPr>
        <w:fldChar w:fldCharType="end"/>
      </w:r>
      <w:r w:rsidR="004013F3">
        <w:rPr>
          <w:rFonts w:asciiTheme="majorHAnsi" w:hAnsiTheme="majorHAnsi" w:cstheme="majorHAnsi"/>
          <w:bCs/>
          <w:iCs/>
          <w:color w:val="00000A"/>
        </w:rPr>
        <w:t>.</w:t>
      </w:r>
      <w:r w:rsidR="00705E6B">
        <w:rPr>
          <w:rFonts w:asciiTheme="majorHAnsi" w:hAnsiTheme="majorHAnsi" w:cstheme="majorHAnsi"/>
          <w:bCs/>
          <w:iCs/>
          <w:color w:val="00000A"/>
        </w:rPr>
        <w:t xml:space="preserve"> Skewed sex ratios can have discrete consequences within populations</w:t>
      </w:r>
      <w:r w:rsidR="00984091">
        <w:rPr>
          <w:rFonts w:asciiTheme="majorHAnsi" w:hAnsiTheme="majorHAnsi" w:cstheme="majorHAnsi"/>
          <w:bCs/>
          <w:iCs/>
          <w:color w:val="00000A"/>
        </w:rPr>
        <w:t>. Of most concern, male sex-bias within wild populations, especially small populations, can result in lead to positive feedback loops where populations can</w:t>
      </w:r>
      <w:r w:rsidR="007750BC">
        <w:rPr>
          <w:rFonts w:asciiTheme="majorHAnsi" w:hAnsiTheme="majorHAnsi" w:cstheme="majorHAnsi"/>
          <w:bCs/>
          <w:iCs/>
          <w:color w:val="00000A"/>
        </w:rPr>
        <w:t xml:space="preserve"> no longer </w:t>
      </w:r>
      <w:r w:rsidR="00984091">
        <w:rPr>
          <w:rFonts w:asciiTheme="majorHAnsi" w:hAnsiTheme="majorHAnsi" w:cstheme="majorHAnsi"/>
          <w:bCs/>
          <w:iCs/>
          <w:color w:val="00000A"/>
        </w:rPr>
        <w:t xml:space="preserve">meet minimum viability thresholds </w:t>
      </w:r>
      <w:r w:rsidR="007750BC">
        <w:rPr>
          <w:rFonts w:asciiTheme="majorHAnsi" w:hAnsiTheme="majorHAnsi" w:cstheme="majorHAnsi"/>
          <w:bCs/>
          <w:iCs/>
          <w:color w:val="00000A"/>
        </w:rPr>
        <w:t>and</w:t>
      </w:r>
      <w:r w:rsidR="00984091">
        <w:rPr>
          <w:rFonts w:asciiTheme="majorHAnsi" w:hAnsiTheme="majorHAnsi" w:cstheme="majorHAnsi"/>
          <w:bCs/>
          <w:iCs/>
          <w:color w:val="00000A"/>
        </w:rPr>
        <w:t xml:space="preserve"> enter extinction vortexes </w:t>
      </w:r>
      <w:r w:rsidR="00791F7B">
        <w:rPr>
          <w:rFonts w:asciiTheme="majorHAnsi" w:hAnsiTheme="majorHAnsi" w:cstheme="majorHAnsi"/>
          <w:bCs/>
          <w:iCs/>
          <w:color w:val="00000A"/>
        </w:rPr>
        <w:fldChar w:fldCharType="begin"/>
      </w:r>
      <w:r w:rsidR="00BD47C9">
        <w:rPr>
          <w:rFonts w:asciiTheme="majorHAnsi" w:hAnsiTheme="majorHAnsi" w:cstheme="majorHAnsi"/>
          <w:bCs/>
          <w:iCs/>
          <w:color w:val="00000A"/>
        </w:rPr>
        <w:instrText xml:space="preserve"> ADDIN ZOTERO_ITEM CSL_CITATION {"citationID":"tuaOsEcr","properties":{"formattedCitation":"(Gilpin &amp; Soule, 1986; Rankin et al., 2011)","plainCitation":"(Gilpin &amp; Soule, 1986; Rankin et al., 2011)","noteIndex":0},"citationItems":[{"id":629,"uris":["http://zotero.org/users/local/3tku6QP0/items/87HKJZN8"],"itemData":{"id":629,"type":"chapter","container-title":"Minimum viable populations : Processes of species extinction","event-place":"Cambridge, England","ISBN":"978-0-511-62340-0","publisher":"Cambridge University Press","publisher-place":"Cambridge, England","title":"Viable Populations for Conservation","author":[{"family":"Gilpin","given":"Michael E"},{"family":"Soule","given":"Michael E"}],"issued":{"date-parts":[["1986"]]}}},{"id":631,"uris":["http://zotero.org/users/local/3tku6QP0/items/2W8WB4DM"],"itemData":{"id":631,"type":"article-journal","abstract":"It is widely understood that the costs and beneﬁts of mating can affect the fecundity and survival of individuals. Sexual conﬂict may have profound consequences for populations as a result of the negative effects it causes males and females to have on one another’s ﬁtness. Here we present a model describing the evolution of sexual conﬂict, in which males inﬂict a direct cost on female ﬁtness. We show that these costs can drive the entire population to extinction. To males, females are an essential but ﬁnite resource over which they have to compete. Population extinction owing to sexual conﬂict can therefore be seen as an evolutionary tragedy of the commons. Our model shows that a positive feedback between harassment and the operational sex ratio is responsible for the demise of females and, thus, for population extinction. We further show that the evolution of female resistance to counter harassment can prevent a tragedy of the commons. Our ﬁndings not only demonstrate that sexual conﬂict can drive a population to extinction but also highlight how simple mechanisms, such as harassment costs to males and females and the coevolution between harassment and resistance, can help avert a tragedy of the commons caused by sexual conﬂict.","container-title":"The American Naturalist","DOI":"10.1086/659947","ISSN":"0003-0147, 1537-5323","issue":"6","journalAbbreviation":"The American Naturalist","language":"en","page":"780-791","source":"DOI.org (Crossref)","title":"Sexual Conflict and the Tragedy of the Commons","volume":"177","author":[{"family":"Rankin","given":"Daniel J."},{"family":"Dieckmann","given":"Ulf"},{"family":"Kokko","given":"Hanna"}],"issued":{"date-parts":[["2011",6]]}}}],"schema":"https://github.com/citation-style-language/schema/raw/master/csl-citation.json"} </w:instrText>
      </w:r>
      <w:r w:rsidR="00791F7B">
        <w:rPr>
          <w:rFonts w:asciiTheme="majorHAnsi" w:hAnsiTheme="majorHAnsi" w:cstheme="majorHAnsi"/>
          <w:bCs/>
          <w:iCs/>
          <w:color w:val="00000A"/>
        </w:rPr>
        <w:fldChar w:fldCharType="separate"/>
      </w:r>
      <w:r w:rsidR="00BD47C9">
        <w:rPr>
          <w:rFonts w:asciiTheme="majorHAnsi" w:hAnsiTheme="majorHAnsi" w:cstheme="majorHAnsi"/>
          <w:bCs/>
          <w:iCs/>
          <w:noProof/>
          <w:color w:val="00000A"/>
        </w:rPr>
        <w:t>(Gilpin &amp; Soule, 1986; Rankin et al., 2011)</w:t>
      </w:r>
      <w:r w:rsidR="00791F7B">
        <w:rPr>
          <w:rFonts w:asciiTheme="majorHAnsi" w:hAnsiTheme="majorHAnsi" w:cstheme="majorHAnsi"/>
          <w:bCs/>
          <w:iCs/>
          <w:color w:val="00000A"/>
        </w:rPr>
        <w:fldChar w:fldCharType="end"/>
      </w:r>
      <w:r w:rsidR="00984091">
        <w:rPr>
          <w:rFonts w:asciiTheme="majorHAnsi" w:hAnsiTheme="majorHAnsi" w:cstheme="majorHAnsi"/>
          <w:bCs/>
          <w:iCs/>
          <w:color w:val="00000A"/>
        </w:rPr>
        <w:t>.</w:t>
      </w:r>
      <w:r w:rsidR="007750BC">
        <w:rPr>
          <w:rFonts w:asciiTheme="majorHAnsi" w:hAnsiTheme="majorHAnsi" w:cstheme="majorHAnsi"/>
          <w:bCs/>
          <w:iCs/>
          <w:color w:val="00000A"/>
        </w:rPr>
        <w:t xml:space="preserve"> Knowing population demographic information </w:t>
      </w:r>
      <w:r w:rsidR="00DA2B5A">
        <w:rPr>
          <w:rFonts w:asciiTheme="majorHAnsi" w:hAnsiTheme="majorHAnsi" w:cstheme="majorHAnsi"/>
          <w:bCs/>
          <w:iCs/>
          <w:color w:val="00000A"/>
        </w:rPr>
        <w:t>within delta smelt will lead to informed management decisions to best support recovery efforts within the imperiled fish.</w:t>
      </w:r>
    </w:p>
    <w:p w14:paraId="12152922" w14:textId="77777777" w:rsidR="00DB53CB" w:rsidRDefault="00DB53CB" w:rsidP="00120DAA">
      <w:pPr>
        <w:rPr>
          <w:rFonts w:asciiTheme="majorHAnsi" w:hAnsiTheme="majorHAnsi" w:cstheme="majorHAnsi"/>
          <w:bCs/>
          <w:iCs/>
          <w:color w:val="00000A"/>
        </w:rPr>
      </w:pPr>
    </w:p>
    <w:p w14:paraId="48C5842A" w14:textId="1BBA512F" w:rsidR="00120DAA" w:rsidRPr="005A2758" w:rsidRDefault="00120DAA" w:rsidP="00120DAA">
      <w:pPr>
        <w:rPr>
          <w:rFonts w:asciiTheme="majorHAnsi" w:hAnsiTheme="majorHAnsi" w:cstheme="majorHAnsi"/>
          <w:bCs/>
          <w:iCs/>
          <w:color w:val="00000A"/>
        </w:rPr>
      </w:pPr>
      <w:r w:rsidRPr="00120DAA">
        <w:rPr>
          <w:rFonts w:asciiTheme="majorHAnsi" w:hAnsiTheme="majorHAnsi" w:cstheme="majorHAnsi"/>
          <w:bCs/>
          <w:iCs/>
          <w:color w:val="00000A"/>
        </w:rPr>
        <w:t>The ability to</w:t>
      </w:r>
      <w:r w:rsidR="00DA2B5A">
        <w:rPr>
          <w:rFonts w:asciiTheme="majorHAnsi" w:hAnsiTheme="majorHAnsi" w:cstheme="majorHAnsi"/>
          <w:bCs/>
          <w:iCs/>
          <w:color w:val="00000A"/>
        </w:rPr>
        <w:t xml:space="preserve"> determine sex through genetics and</w:t>
      </w:r>
      <w:r w:rsidRPr="00120DAA">
        <w:rPr>
          <w:rFonts w:asciiTheme="majorHAnsi" w:hAnsiTheme="majorHAnsi" w:cstheme="majorHAnsi"/>
          <w:bCs/>
          <w:iCs/>
          <w:color w:val="00000A"/>
        </w:rPr>
        <w:t xml:space="preserve"> non-invasively </w:t>
      </w:r>
      <w:r w:rsidR="00DA2B5A">
        <w:rPr>
          <w:rFonts w:asciiTheme="majorHAnsi" w:hAnsiTheme="majorHAnsi" w:cstheme="majorHAnsi"/>
          <w:bCs/>
          <w:iCs/>
          <w:color w:val="00000A"/>
        </w:rPr>
        <w:t xml:space="preserve">capture population level demographic information </w:t>
      </w:r>
      <w:r w:rsidRPr="00120DAA">
        <w:rPr>
          <w:rFonts w:asciiTheme="majorHAnsi" w:hAnsiTheme="majorHAnsi" w:cstheme="majorHAnsi"/>
          <w:bCs/>
          <w:iCs/>
          <w:color w:val="00000A"/>
        </w:rPr>
        <w:t xml:space="preserve">in delta smelt </w:t>
      </w:r>
      <w:r w:rsidR="000368D6">
        <w:rPr>
          <w:rFonts w:asciiTheme="majorHAnsi" w:hAnsiTheme="majorHAnsi" w:cstheme="majorHAnsi"/>
          <w:bCs/>
          <w:iCs/>
          <w:color w:val="00000A"/>
        </w:rPr>
        <w:t xml:space="preserve">would mark a large step forward in management of the species both in the wild and in captivity. </w:t>
      </w:r>
      <w:r w:rsidR="00317E6F" w:rsidRPr="002F3C85">
        <w:rPr>
          <w:rFonts w:asciiTheme="majorHAnsi" w:hAnsiTheme="majorHAnsi" w:cstheme="majorHAnsi"/>
          <w:bCs/>
          <w:iCs/>
        </w:rPr>
        <w:t xml:space="preserve">Currently, wild fish can only be sexed by the expression of gametes from ripe adult fish or through dissection, both of which sacrifice the life of the fish or gametes. When sex is identified by expression, pressure is put on the abdomen of fish until eggs (in females) or running milt (in males) are excreted </w:t>
      </w:r>
      <w:r w:rsidR="00317E6F" w:rsidRPr="002F3C85">
        <w:rPr>
          <w:rFonts w:asciiTheme="majorHAnsi" w:hAnsiTheme="majorHAnsi" w:cstheme="majorHAnsi"/>
          <w:bCs/>
          <w:iCs/>
        </w:rPr>
        <w:fldChar w:fldCharType="begin"/>
      </w:r>
      <w:r w:rsidR="00317E6F" w:rsidRPr="002F3C85">
        <w:rPr>
          <w:rFonts w:asciiTheme="majorHAnsi" w:hAnsiTheme="majorHAnsi" w:cstheme="majorHAnsi"/>
          <w:bCs/>
          <w:iCs/>
        </w:rPr>
        <w:instrText xml:space="preserve"> ADDIN ZOTERO_ITEM CSL_CITATION {"citationID":"xYk2ePRW","properties":{"formattedCitation":"(Lindberg et al., 2013)","plainCitation":"(Lindberg et al., 2013)","noteIndex":0},"citationItems":[{"id":463,"uris":["http://zotero.org/users/local/3tku6QP0/items/IAFSSLBH"],"itemData":{"id":463,"type":"article-journal","abstract":"In response to Federal listing of the Delta Smelt Hypomesus transpacificus as a threatened species in 1993, intensive fish culture techniques were developed to provide a supply of fish for research activities. The Delta Smelt was listed as endangered by the state of California in 2009, and several agencies worked quickly to develop a captive refuge population under genetic management. Captive 2-year-old wild-origin Delta Smelt served as the founding population in 2008. Each year, 250 genetically selected, single pair crosses are made in vitro, and the resultant full-sibling families are combined to rear in multifamily groups. Typically, eight families are reared together from egg to adult stage, with 80% or more of the initial families represented at the adult stage. Multifamily rearing provides an efficient way of achieving a breeding population of 500 in a smaller facility. Juvenile survival increased from 18% in 2009 to 39% in 2010, as facilities and methodologies improved. Growth rate also increased significantly from 2009 to 2010 (from 0.19 to 0.25mm/d). Subdermal alphanumeric tags identified individuals and allowed spawning of select individuals to preserve genetic diversity in the refuge population. Group marking, by adipose fin clip, provided efficiencies in time and space. Tagging and genetic analyses enabled in vitro spawning of recommended pair crosses each year. At present, we recommend completing the majority of spawning from February to mid-May and continuing to augment the refuge population with wild fish each year. The refuge population provides one type of safeguard against species extinction and provides an example for endangered fish culture. Received March 16, 2012; accepted November 18, 2012","container-title":"North American Journal of Aquaculture","DOI":"10.1080/15222055.2012.751942","issue":"2","page":"186-196","title":"Aquaculture methods for a genetically managed population of endangered delta smelt","volume":"75","author":[{"family":"Lindberg","given":"Joan C."},{"family":"Tigan","given":"Galen"},{"family":"Ellison","given":"Luke"},{"family":"Rettinghouse","given":"Theresa"},{"family":"Nagel","given":"Meredith M."},{"family":"Fisch","given":"Kathleen M."}],"issued":{"date-parts":[["2013"]]}}}],"schema":"https://github.com/citation-style-language/schema/raw/master/csl-citation.json"} </w:instrText>
      </w:r>
      <w:r w:rsidR="00317E6F" w:rsidRPr="002F3C85">
        <w:rPr>
          <w:rFonts w:asciiTheme="majorHAnsi" w:hAnsiTheme="majorHAnsi" w:cstheme="majorHAnsi"/>
          <w:bCs/>
          <w:iCs/>
        </w:rPr>
        <w:fldChar w:fldCharType="separate"/>
      </w:r>
      <w:r w:rsidR="00317E6F" w:rsidRPr="002F3C85">
        <w:rPr>
          <w:rFonts w:asciiTheme="majorHAnsi" w:hAnsiTheme="majorHAnsi" w:cstheme="majorHAnsi"/>
        </w:rPr>
        <w:t>(Lindberg et al., 2013)</w:t>
      </w:r>
      <w:r w:rsidR="00317E6F" w:rsidRPr="002F3C85">
        <w:rPr>
          <w:rFonts w:asciiTheme="majorHAnsi" w:hAnsiTheme="majorHAnsi" w:cstheme="majorHAnsi"/>
        </w:rPr>
        <w:fldChar w:fldCharType="end"/>
      </w:r>
      <w:r w:rsidR="00317E6F" w:rsidRPr="002F3C85">
        <w:rPr>
          <w:rFonts w:asciiTheme="majorHAnsi" w:hAnsiTheme="majorHAnsi" w:cstheme="majorHAnsi"/>
          <w:bCs/>
          <w:iCs/>
        </w:rPr>
        <w:t>. Because sexual identification of wild fish depends on the physiological status of an individual fish, only about two-thirds of wild adult delta smelt sampled can be sexed (Hammock pers. comm.).</w:t>
      </w:r>
      <w:r w:rsidR="00317E6F">
        <w:rPr>
          <w:rFonts w:asciiTheme="majorHAnsi" w:hAnsiTheme="majorHAnsi" w:cstheme="majorHAnsi"/>
          <w:bCs/>
          <w:iCs/>
        </w:rPr>
        <w:t xml:space="preserve"> </w:t>
      </w:r>
      <w:r w:rsidR="000368D6">
        <w:rPr>
          <w:rFonts w:asciiTheme="majorHAnsi" w:hAnsiTheme="majorHAnsi" w:cstheme="majorHAnsi"/>
          <w:bCs/>
          <w:iCs/>
          <w:color w:val="00000A"/>
        </w:rPr>
        <w:t xml:space="preserve">Within the wild population, </w:t>
      </w:r>
      <w:r w:rsidR="00317E6F">
        <w:rPr>
          <w:rFonts w:asciiTheme="majorHAnsi" w:hAnsiTheme="majorHAnsi" w:cstheme="majorHAnsi"/>
          <w:bCs/>
          <w:iCs/>
          <w:color w:val="00000A"/>
        </w:rPr>
        <w:t>the ability to sex fish</w:t>
      </w:r>
      <w:r w:rsidR="000368D6">
        <w:rPr>
          <w:rFonts w:asciiTheme="majorHAnsi" w:hAnsiTheme="majorHAnsi" w:cstheme="majorHAnsi"/>
          <w:bCs/>
          <w:iCs/>
          <w:color w:val="00000A"/>
        </w:rPr>
        <w:t xml:space="preserve"> without culling or relying on gametic expression in fish </w:t>
      </w:r>
      <w:r w:rsidR="00317E6F">
        <w:rPr>
          <w:rFonts w:asciiTheme="majorHAnsi" w:hAnsiTheme="majorHAnsi" w:cstheme="majorHAnsi"/>
          <w:bCs/>
          <w:iCs/>
          <w:color w:val="00000A"/>
        </w:rPr>
        <w:t>will</w:t>
      </w:r>
      <w:r w:rsidR="000368D6">
        <w:rPr>
          <w:rFonts w:asciiTheme="majorHAnsi" w:hAnsiTheme="majorHAnsi" w:cstheme="majorHAnsi"/>
          <w:bCs/>
          <w:iCs/>
          <w:color w:val="00000A"/>
        </w:rPr>
        <w:t xml:space="preserve"> allow ecologists to </w:t>
      </w:r>
      <w:r w:rsidR="00317E6F">
        <w:rPr>
          <w:rFonts w:asciiTheme="majorHAnsi" w:hAnsiTheme="majorHAnsi" w:cstheme="majorHAnsi"/>
          <w:bCs/>
          <w:iCs/>
          <w:color w:val="00000A"/>
        </w:rPr>
        <w:t xml:space="preserve">reliably sex fish at all stages of their lifecycle without take. </w:t>
      </w:r>
      <w:r w:rsidR="00EA7339">
        <w:rPr>
          <w:rFonts w:asciiTheme="majorHAnsi" w:hAnsiTheme="majorHAnsi" w:cstheme="majorHAnsi"/>
          <w:bCs/>
          <w:iCs/>
          <w:color w:val="00000A"/>
        </w:rPr>
        <w:t>Genetic</w:t>
      </w:r>
      <w:r w:rsidR="00E97898">
        <w:rPr>
          <w:rFonts w:asciiTheme="majorHAnsi" w:hAnsiTheme="majorHAnsi" w:cstheme="majorHAnsi"/>
          <w:bCs/>
          <w:iCs/>
          <w:color w:val="00000A"/>
        </w:rPr>
        <w:t xml:space="preserve"> identification of sex in the captive refuge population would all</w:t>
      </w:r>
      <w:r w:rsidR="00EA7339">
        <w:rPr>
          <w:rFonts w:asciiTheme="majorHAnsi" w:hAnsiTheme="majorHAnsi" w:cstheme="majorHAnsi"/>
          <w:bCs/>
          <w:iCs/>
          <w:color w:val="00000A"/>
        </w:rPr>
        <w:t xml:space="preserve">ow for fish to be sexed as juveniles and fewer resources contributing to controlling sex ratios as fish will not have to be reared until adulthood to know the composition of the population. While state and federal agencies conduct </w:t>
      </w:r>
      <w:r w:rsidR="00984759">
        <w:rPr>
          <w:rFonts w:asciiTheme="majorHAnsi" w:hAnsiTheme="majorHAnsi" w:cstheme="majorHAnsi"/>
          <w:bCs/>
          <w:iCs/>
          <w:color w:val="00000A"/>
        </w:rPr>
        <w:t>annual abundance and distribution sampling throughout t</w:t>
      </w:r>
      <w:r w:rsidR="00450E89" w:rsidRPr="00450E89">
        <w:rPr>
          <w:rFonts w:asciiTheme="majorHAnsi" w:hAnsiTheme="majorHAnsi" w:cstheme="majorHAnsi"/>
          <w:bCs/>
          <w:iCs/>
          <w:color w:val="00000A"/>
        </w:rPr>
        <w:t>he San Francisco Estuary (SFE)</w:t>
      </w:r>
      <w:r w:rsidR="00984759">
        <w:rPr>
          <w:rFonts w:asciiTheme="majorHAnsi" w:hAnsiTheme="majorHAnsi" w:cstheme="majorHAnsi"/>
          <w:bCs/>
          <w:iCs/>
          <w:color w:val="00000A"/>
        </w:rPr>
        <w:t xml:space="preserve"> at different stages of delta smelt development, k</w:t>
      </w:r>
      <w:r w:rsidR="00317E6F">
        <w:rPr>
          <w:rFonts w:asciiTheme="majorHAnsi" w:hAnsiTheme="majorHAnsi" w:cstheme="majorHAnsi"/>
          <w:bCs/>
          <w:iCs/>
          <w:color w:val="00000A"/>
        </w:rPr>
        <w:t>nowledge of sex-ratios throughout the</w:t>
      </w:r>
      <w:r w:rsidR="00984759">
        <w:rPr>
          <w:rFonts w:asciiTheme="majorHAnsi" w:hAnsiTheme="majorHAnsi" w:cstheme="majorHAnsi"/>
          <w:bCs/>
          <w:iCs/>
          <w:color w:val="00000A"/>
        </w:rPr>
        <w:t>ir</w:t>
      </w:r>
      <w:r w:rsidR="00317E6F">
        <w:rPr>
          <w:rFonts w:asciiTheme="majorHAnsi" w:hAnsiTheme="majorHAnsi" w:cstheme="majorHAnsi"/>
          <w:bCs/>
          <w:iCs/>
          <w:color w:val="00000A"/>
        </w:rPr>
        <w:t xml:space="preserve"> lifecycle is currently a gap in a basic piece of population demography</w:t>
      </w:r>
      <w:r w:rsidR="00984759">
        <w:rPr>
          <w:rFonts w:asciiTheme="majorHAnsi" w:hAnsiTheme="majorHAnsi" w:cstheme="majorHAnsi"/>
          <w:bCs/>
          <w:iCs/>
          <w:color w:val="00000A"/>
        </w:rPr>
        <w:t>. Since sex-bias has</w:t>
      </w:r>
      <w:r w:rsidR="00317E6F">
        <w:rPr>
          <w:rFonts w:asciiTheme="majorHAnsi" w:hAnsiTheme="majorHAnsi" w:cstheme="majorHAnsi"/>
          <w:bCs/>
          <w:iCs/>
          <w:color w:val="00000A"/>
        </w:rPr>
        <w:t xml:space="preserve"> the potential to significantly alter</w:t>
      </w:r>
      <w:r w:rsidR="00514D8D">
        <w:rPr>
          <w:rFonts w:asciiTheme="majorHAnsi" w:hAnsiTheme="majorHAnsi" w:cstheme="majorHAnsi"/>
          <w:bCs/>
          <w:iCs/>
          <w:color w:val="00000A"/>
        </w:rPr>
        <w:t xml:space="preserve"> the success of the species</w:t>
      </w:r>
      <w:r w:rsidR="00984759">
        <w:rPr>
          <w:rFonts w:asciiTheme="majorHAnsi" w:hAnsiTheme="majorHAnsi" w:cstheme="majorHAnsi"/>
          <w:bCs/>
          <w:iCs/>
          <w:color w:val="00000A"/>
        </w:rPr>
        <w:t xml:space="preserve"> i</w:t>
      </w:r>
      <w:r w:rsidR="00E97898">
        <w:rPr>
          <w:rFonts w:asciiTheme="majorHAnsi" w:hAnsiTheme="majorHAnsi" w:cstheme="majorHAnsi"/>
          <w:bCs/>
          <w:iCs/>
        </w:rPr>
        <w:t>dentifying</w:t>
      </w:r>
      <w:r w:rsidRPr="002F3C85">
        <w:rPr>
          <w:rFonts w:asciiTheme="majorHAnsi" w:hAnsiTheme="majorHAnsi" w:cstheme="majorHAnsi"/>
          <w:bCs/>
          <w:iCs/>
        </w:rPr>
        <w:t xml:space="preserve"> the genetic underpinnings </w:t>
      </w:r>
      <w:r w:rsidR="00E97898">
        <w:rPr>
          <w:rFonts w:asciiTheme="majorHAnsi" w:hAnsiTheme="majorHAnsi" w:cstheme="majorHAnsi"/>
          <w:bCs/>
          <w:iCs/>
        </w:rPr>
        <w:t>of</w:t>
      </w:r>
      <w:r w:rsidRPr="002F3C85">
        <w:rPr>
          <w:rFonts w:asciiTheme="majorHAnsi" w:hAnsiTheme="majorHAnsi" w:cstheme="majorHAnsi"/>
          <w:bCs/>
          <w:iCs/>
        </w:rPr>
        <w:t xml:space="preserve"> sex determination </w:t>
      </w:r>
      <w:r w:rsidR="00E97898">
        <w:rPr>
          <w:rFonts w:asciiTheme="majorHAnsi" w:hAnsiTheme="majorHAnsi" w:cstheme="majorHAnsi"/>
          <w:bCs/>
          <w:iCs/>
        </w:rPr>
        <w:t>within</w:t>
      </w:r>
      <w:r w:rsidRPr="002F3C85">
        <w:rPr>
          <w:rFonts w:asciiTheme="majorHAnsi" w:hAnsiTheme="majorHAnsi" w:cstheme="majorHAnsi"/>
          <w:bCs/>
          <w:iCs/>
        </w:rPr>
        <w:t xml:space="preserve"> </w:t>
      </w:r>
      <w:r w:rsidR="00E97898">
        <w:rPr>
          <w:rFonts w:asciiTheme="majorHAnsi" w:hAnsiTheme="majorHAnsi" w:cstheme="majorHAnsi"/>
          <w:bCs/>
          <w:iCs/>
        </w:rPr>
        <w:t>delta smelt</w:t>
      </w:r>
      <w:r w:rsidRPr="002F3C85">
        <w:rPr>
          <w:rFonts w:asciiTheme="majorHAnsi" w:hAnsiTheme="majorHAnsi" w:cstheme="majorHAnsi"/>
          <w:bCs/>
          <w:iCs/>
        </w:rPr>
        <w:t xml:space="preserve"> is a </w:t>
      </w:r>
      <w:r w:rsidR="005A2758">
        <w:rPr>
          <w:rFonts w:asciiTheme="majorHAnsi" w:hAnsiTheme="majorHAnsi" w:cstheme="majorHAnsi"/>
          <w:bCs/>
          <w:iCs/>
        </w:rPr>
        <w:t>necessary</w:t>
      </w:r>
      <w:r w:rsidRPr="002F3C85">
        <w:rPr>
          <w:rFonts w:asciiTheme="majorHAnsi" w:hAnsiTheme="majorHAnsi" w:cstheme="majorHAnsi"/>
          <w:bCs/>
          <w:iCs/>
        </w:rPr>
        <w:t xml:space="preserve"> asset to </w:t>
      </w:r>
      <w:r w:rsidR="00E97898">
        <w:rPr>
          <w:rFonts w:asciiTheme="majorHAnsi" w:hAnsiTheme="majorHAnsi" w:cstheme="majorHAnsi"/>
          <w:bCs/>
          <w:iCs/>
        </w:rPr>
        <w:t xml:space="preserve">better </w:t>
      </w:r>
      <w:r w:rsidRPr="002F3C85">
        <w:rPr>
          <w:rFonts w:asciiTheme="majorHAnsi" w:hAnsiTheme="majorHAnsi" w:cstheme="majorHAnsi"/>
          <w:bCs/>
          <w:iCs/>
        </w:rPr>
        <w:t xml:space="preserve">management of </w:t>
      </w:r>
      <w:r w:rsidR="00E97898">
        <w:rPr>
          <w:rFonts w:asciiTheme="majorHAnsi" w:hAnsiTheme="majorHAnsi" w:cstheme="majorHAnsi"/>
          <w:bCs/>
          <w:iCs/>
        </w:rPr>
        <w:t>the refuge population</w:t>
      </w:r>
      <w:r w:rsidRPr="002F3C85">
        <w:rPr>
          <w:rFonts w:asciiTheme="majorHAnsi" w:hAnsiTheme="majorHAnsi" w:cstheme="majorHAnsi"/>
          <w:bCs/>
          <w:iCs/>
        </w:rPr>
        <w:t xml:space="preserve">, </w:t>
      </w:r>
      <w:r w:rsidR="00E97898">
        <w:rPr>
          <w:rFonts w:asciiTheme="majorHAnsi" w:hAnsiTheme="majorHAnsi" w:cstheme="majorHAnsi"/>
          <w:bCs/>
          <w:iCs/>
        </w:rPr>
        <w:t xml:space="preserve">acquire </w:t>
      </w:r>
      <w:r w:rsidRPr="002F3C85">
        <w:rPr>
          <w:rFonts w:asciiTheme="majorHAnsi" w:hAnsiTheme="majorHAnsi" w:cstheme="majorHAnsi"/>
          <w:bCs/>
          <w:iCs/>
        </w:rPr>
        <w:t xml:space="preserve">basic knowledge of life history characteristics of the species, </w:t>
      </w:r>
      <w:r w:rsidR="00E97898">
        <w:rPr>
          <w:rFonts w:asciiTheme="majorHAnsi" w:hAnsiTheme="majorHAnsi" w:cstheme="majorHAnsi"/>
          <w:bCs/>
          <w:iCs/>
        </w:rPr>
        <w:t xml:space="preserve">conduct </w:t>
      </w:r>
      <w:r w:rsidRPr="002F3C85">
        <w:rPr>
          <w:rFonts w:asciiTheme="majorHAnsi" w:hAnsiTheme="majorHAnsi" w:cstheme="majorHAnsi"/>
          <w:bCs/>
          <w:iCs/>
        </w:rPr>
        <w:t>ecological surveys</w:t>
      </w:r>
      <w:r w:rsidR="00E97898">
        <w:rPr>
          <w:rFonts w:asciiTheme="majorHAnsi" w:hAnsiTheme="majorHAnsi" w:cstheme="majorHAnsi"/>
          <w:bCs/>
          <w:iCs/>
        </w:rPr>
        <w:t>,</w:t>
      </w:r>
      <w:r w:rsidRPr="002F3C85">
        <w:rPr>
          <w:rFonts w:asciiTheme="majorHAnsi" w:hAnsiTheme="majorHAnsi" w:cstheme="majorHAnsi"/>
          <w:bCs/>
          <w:iCs/>
        </w:rPr>
        <w:t xml:space="preserve"> and </w:t>
      </w:r>
      <w:r w:rsidR="00E97898">
        <w:rPr>
          <w:rFonts w:asciiTheme="majorHAnsi" w:hAnsiTheme="majorHAnsi" w:cstheme="majorHAnsi"/>
          <w:bCs/>
          <w:iCs/>
        </w:rPr>
        <w:t xml:space="preserve">inform </w:t>
      </w:r>
      <w:r w:rsidRPr="002F3C85">
        <w:rPr>
          <w:rFonts w:asciiTheme="majorHAnsi" w:hAnsiTheme="majorHAnsi" w:cstheme="majorHAnsi"/>
          <w:bCs/>
          <w:iCs/>
        </w:rPr>
        <w:t xml:space="preserve">management </w:t>
      </w:r>
      <w:r w:rsidR="00E97898">
        <w:rPr>
          <w:rFonts w:asciiTheme="majorHAnsi" w:hAnsiTheme="majorHAnsi" w:cstheme="majorHAnsi"/>
          <w:bCs/>
          <w:iCs/>
        </w:rPr>
        <w:t>of the wild population through</w:t>
      </w:r>
      <w:r w:rsidRPr="002F3C85">
        <w:rPr>
          <w:rFonts w:asciiTheme="majorHAnsi" w:hAnsiTheme="majorHAnsi" w:cstheme="majorHAnsi"/>
          <w:bCs/>
          <w:iCs/>
        </w:rPr>
        <w:t xml:space="preserve"> population metrics, species modeling, demographic inference, and sex-based survival</w:t>
      </w:r>
      <w:r w:rsidR="002F3C85" w:rsidRPr="002F3C85">
        <w:rPr>
          <w:rFonts w:asciiTheme="majorHAnsi" w:hAnsiTheme="majorHAnsi" w:cstheme="majorHAnsi"/>
          <w:bCs/>
          <w:iCs/>
        </w:rPr>
        <w:t xml:space="preserve"> </w:t>
      </w:r>
      <w:r w:rsidRPr="002F3C85">
        <w:rPr>
          <w:rFonts w:asciiTheme="majorHAnsi" w:hAnsiTheme="majorHAnsi" w:cstheme="majorHAnsi"/>
        </w:rPr>
        <w:fldChar w:fldCharType="begin"/>
      </w:r>
      <w:r w:rsidR="00E17F08">
        <w:rPr>
          <w:rFonts w:asciiTheme="majorHAnsi" w:hAnsiTheme="majorHAnsi" w:cstheme="majorHAnsi"/>
          <w:bCs/>
          <w:iCs/>
        </w:rPr>
        <w:instrText xml:space="preserve"> ADDIN ZOTERO_ITEM CSL_CITATION {"citationID":"hi9xMhX1","properties":{"formattedCitation":"(Mart\\uc0\\u237{}nez et al., 2014)","plainCitation":"(Martínez et al., 2014)","noteIndex":0},"citationItems":[{"id":"3X7oTOZn/WL8LLiFy","uris":["http://www.mendeley.com/documents/?uuid=3af4d83b-2c36-4da1-8342-03a91ca7e55d"],"itemData":{"DOI":"10.3389/fgene.2014.00340","ISSN":"16648021","abstract":"Controlling the sex ratio is essential in finfish farming. A balanced sex ratio is usually good for broodstock management, since it enables to develop appropriate breeding schemes. However, in some species the production of monosex populations is desirable because the existence of sexual dimorphism, primarily in growth or first time of sexual maturation, but also in color or shape, can render one sex more valuable. The knowledge of the genetic architecture of sex determination (SD) is convenient for controlling sex ratio and for the implementation of breeding programs. Unlike mammals and birds, which show highly conserved master genes that control a conserved genetic network responsible for gonad differentiation (GD), a huge diversity of SD mechanisms has been reported in fish. Despite theory predictions, more than one gene is in many cases involved in fish SD and genetic differences have been observed in the GD network. Environmental factors also play a relevant role and epigenetic mechanisms are becoming increasingly recognized for the establishment and maintenance of the GD pathways. Although major genetic factors are frequently involved in fish SD, these observations strongly suggest that SD in this group resembles a complex trait. Accordingly, the application of quantitative genetics combined with genomic tools is desirable to address its study and in fact, when applied, it has frequently demonstrated a multigene trait interacting with environmental factors in model and cultured fish species. This scenario has notable implications for aquaculture and, depending upon the species, from chromosome manipulation or environmental control techniques up to classical selection or marker assisted selection programs, are being applied. In this review, we selected four relevant species or fish groups to illustrate this diversity and hence the technologies that can be used by the industry for the control of sex ratio: turbot and European sea bass, two reference species of the European aquaculture, and salmonids and tilapia, representing the fish for which there are well established breeding programs.","author":[{"dropping-particle":"","family":"Martínez","given":"Paulino","non-dropping-particle":"","parse-names":false,"suffix":""},{"dropping-particle":"","family":"Viñas","given":"Ana M.","non-dropping-particle":"","parse-names":false,"suffix":""},{"dropping-particle":"","family":"Sánchez","given":"Laura","non-dropping-particle":"","parse-names":false,"suffix":""},{"dropping-particle":"","family":"Díaz","given":"Noelia","non-dropping-particle":"","parse-names":false,"suffix":""},{"dropping-particle":"","family":"Ribas","given":"Laia","non-dropping-particle":"","parse-names":false,"suffix":""},{"dropping-particle":"","family":"Piferrer","given":"Francesc","non-dropping-particle":"","parse-names":false,"suffix":""}],"container-title":"Frontiers in Genetics","id":"ITEM-1","issue":"SEP","issued":{"date-parts":[["2014"]]},"page":"1-13","title":"Genetic architecture of sex determination in fish: Applications to sex ratio control in aquaculture","type":"article-journal","volume":"5"}}],"schema":"https://github.com/citation-style-language/schema/raw/master/csl-citation.json"} </w:instrText>
      </w:r>
      <w:r w:rsidRPr="002F3C85">
        <w:rPr>
          <w:rFonts w:asciiTheme="majorHAnsi" w:hAnsiTheme="majorHAnsi" w:cstheme="majorHAnsi"/>
          <w:bCs/>
          <w:iCs/>
        </w:rPr>
        <w:fldChar w:fldCharType="separate"/>
      </w:r>
      <w:r w:rsidR="00065768" w:rsidRPr="002F3C85">
        <w:rPr>
          <w:rFonts w:ascii="Calibri Light" w:hAnsiTheme="majorHAnsi" w:cs="Calibri Light"/>
        </w:rPr>
        <w:t>(Martínez et al., 2014)</w:t>
      </w:r>
      <w:r w:rsidRPr="002F3C85">
        <w:rPr>
          <w:rFonts w:asciiTheme="majorHAnsi" w:hAnsiTheme="majorHAnsi" w:cstheme="majorHAnsi"/>
        </w:rPr>
        <w:fldChar w:fldCharType="end"/>
      </w:r>
      <w:r w:rsidRPr="002F3C85">
        <w:rPr>
          <w:rFonts w:asciiTheme="majorHAnsi" w:hAnsiTheme="majorHAnsi" w:cstheme="majorHAnsi"/>
          <w:bCs/>
          <w:iCs/>
        </w:rPr>
        <w:t>.</w:t>
      </w:r>
    </w:p>
    <w:p w14:paraId="06E14858" w14:textId="77777777" w:rsidR="005A2758" w:rsidRPr="002F3C85" w:rsidRDefault="005A2758" w:rsidP="00120DAA">
      <w:pPr>
        <w:rPr>
          <w:rFonts w:asciiTheme="majorHAnsi" w:hAnsiTheme="majorHAnsi" w:cstheme="majorHAnsi"/>
          <w:bCs/>
          <w:iCs/>
        </w:rPr>
      </w:pPr>
    </w:p>
    <w:p w14:paraId="618FC620" w14:textId="1574D4E7" w:rsidR="00120DAA" w:rsidRDefault="00984759" w:rsidP="00120DAA">
      <w:pPr>
        <w:rPr>
          <w:rFonts w:asciiTheme="majorHAnsi" w:hAnsiTheme="majorHAnsi" w:cstheme="majorHAnsi"/>
        </w:rPr>
      </w:pPr>
      <w:r>
        <w:rPr>
          <w:rFonts w:asciiTheme="majorHAnsi" w:hAnsiTheme="majorHAnsi" w:cstheme="majorHAnsi"/>
        </w:rPr>
        <w:t xml:space="preserve">This chapter focuses on </w:t>
      </w:r>
      <w:r w:rsidR="00450E89">
        <w:rPr>
          <w:rFonts w:asciiTheme="majorHAnsi" w:hAnsiTheme="majorHAnsi" w:cstheme="majorHAnsi"/>
        </w:rPr>
        <w:t>investigating</w:t>
      </w:r>
      <w:r>
        <w:rPr>
          <w:rFonts w:asciiTheme="majorHAnsi" w:hAnsiTheme="majorHAnsi" w:cstheme="majorHAnsi"/>
        </w:rPr>
        <w:t xml:space="preserve"> methods to</w:t>
      </w:r>
      <w:r w:rsidR="00120DAA" w:rsidRPr="002F3C85">
        <w:rPr>
          <w:rFonts w:asciiTheme="majorHAnsi" w:hAnsiTheme="majorHAnsi" w:cstheme="majorHAnsi"/>
        </w:rPr>
        <w:t xml:space="preserve"> non-invasively identify the sex of wild and captive delta smelt</w:t>
      </w:r>
      <w:r>
        <w:rPr>
          <w:rFonts w:asciiTheme="majorHAnsi" w:hAnsiTheme="majorHAnsi" w:cstheme="majorHAnsi"/>
        </w:rPr>
        <w:t xml:space="preserve"> through genetic identification of species. W</w:t>
      </w:r>
      <w:r w:rsidR="00120DAA" w:rsidRPr="002F3C85">
        <w:rPr>
          <w:rFonts w:asciiTheme="majorHAnsi" w:hAnsiTheme="majorHAnsi" w:cstheme="majorHAnsi"/>
        </w:rPr>
        <w:t xml:space="preserve">e sought to identify potential candidate </w:t>
      </w:r>
      <w:r w:rsidR="00450E89">
        <w:rPr>
          <w:rFonts w:asciiTheme="majorHAnsi" w:hAnsiTheme="majorHAnsi" w:cstheme="majorHAnsi"/>
        </w:rPr>
        <w:t>loci</w:t>
      </w:r>
      <w:r w:rsidR="00120DAA" w:rsidRPr="002F3C85">
        <w:rPr>
          <w:rFonts w:asciiTheme="majorHAnsi" w:hAnsiTheme="majorHAnsi" w:cstheme="majorHAnsi"/>
        </w:rPr>
        <w:t xml:space="preserve"> which could be used as genetic diagnostics for classifications of sex</w:t>
      </w:r>
      <w:r w:rsidR="00A826A0">
        <w:rPr>
          <w:rFonts w:asciiTheme="majorHAnsi" w:hAnsiTheme="majorHAnsi" w:cstheme="majorHAnsi"/>
        </w:rPr>
        <w:t xml:space="preserve"> using three different methods: 1) a genome-wide association study, </w:t>
      </w:r>
      <w:r w:rsidR="00956297">
        <w:rPr>
          <w:rFonts w:asciiTheme="majorHAnsi" w:hAnsiTheme="majorHAnsi" w:cstheme="majorHAnsi"/>
        </w:rPr>
        <w:t>2) depth</w:t>
      </w:r>
      <w:r w:rsidR="00423B01">
        <w:rPr>
          <w:rFonts w:asciiTheme="majorHAnsi" w:hAnsiTheme="majorHAnsi" w:cstheme="majorHAnsi"/>
        </w:rPr>
        <w:t xml:space="preserve"> </w:t>
      </w:r>
      <w:r w:rsidR="00956297">
        <w:rPr>
          <w:rFonts w:asciiTheme="majorHAnsi" w:hAnsiTheme="majorHAnsi" w:cstheme="majorHAnsi"/>
        </w:rPr>
        <w:t>analysis, and 3) k-mer analysis.</w:t>
      </w:r>
    </w:p>
    <w:p w14:paraId="3E185E03" w14:textId="77777777" w:rsidR="00BD47C9" w:rsidRPr="002F3C85" w:rsidRDefault="00BD47C9" w:rsidP="00120DAA">
      <w:pPr>
        <w:rPr>
          <w:rFonts w:asciiTheme="majorHAnsi" w:hAnsiTheme="majorHAnsi" w:cstheme="majorHAnsi"/>
        </w:rPr>
      </w:pPr>
    </w:p>
    <w:p w14:paraId="6063B9AE" w14:textId="6CD7341B" w:rsidR="00120DAA" w:rsidRPr="002F3C85" w:rsidRDefault="00120DAA" w:rsidP="00120DAA">
      <w:pPr>
        <w:rPr>
          <w:rFonts w:asciiTheme="majorHAnsi" w:hAnsiTheme="majorHAnsi" w:cstheme="majorHAnsi"/>
        </w:rPr>
      </w:pPr>
    </w:p>
    <w:p w14:paraId="0A6AA81D" w14:textId="77777777" w:rsidR="00120DAA" w:rsidRPr="00FD21E9" w:rsidRDefault="00120DAA" w:rsidP="00120DAA">
      <w:pPr>
        <w:pStyle w:val="Header"/>
        <w:outlineLvl w:val="1"/>
        <w:rPr>
          <w:rFonts w:asciiTheme="majorHAnsi" w:hAnsiTheme="majorHAnsi" w:cstheme="majorHAnsi"/>
          <w:szCs w:val="24"/>
        </w:rPr>
      </w:pPr>
      <w:bookmarkStart w:id="6" w:name="_Toc113123184"/>
      <w:bookmarkStart w:id="7" w:name="_Toc113273223"/>
      <w:bookmarkStart w:id="8" w:name="_Toc113440560"/>
      <w:r w:rsidRPr="00FD21E9">
        <w:rPr>
          <w:rFonts w:asciiTheme="majorHAnsi" w:hAnsiTheme="majorHAnsi" w:cstheme="majorHAnsi"/>
          <w:szCs w:val="24"/>
        </w:rPr>
        <w:t>Methods</w:t>
      </w:r>
      <w:bookmarkEnd w:id="6"/>
      <w:bookmarkEnd w:id="7"/>
      <w:bookmarkEnd w:id="8"/>
    </w:p>
    <w:p w14:paraId="38C008D9" w14:textId="383F1CC2" w:rsidR="00120DAA" w:rsidRPr="00FD21E9" w:rsidRDefault="00E15EA6" w:rsidP="00120DAA">
      <w:pPr>
        <w:pStyle w:val="HTMLAddress"/>
        <w:spacing w:line="240" w:lineRule="auto"/>
        <w:outlineLvl w:val="2"/>
        <w:rPr>
          <w:rFonts w:asciiTheme="majorHAnsi" w:hAnsiTheme="majorHAnsi" w:cstheme="majorHAnsi"/>
          <w:sz w:val="24"/>
          <w:szCs w:val="24"/>
        </w:rPr>
      </w:pPr>
      <w:bookmarkStart w:id="9" w:name="_Toc113123185"/>
      <w:bookmarkStart w:id="10" w:name="_Toc113273224"/>
      <w:bookmarkStart w:id="11" w:name="_Toc113440561"/>
      <w:r>
        <w:rPr>
          <w:rFonts w:asciiTheme="majorHAnsi" w:hAnsiTheme="majorHAnsi" w:cstheme="majorHAnsi"/>
          <w:sz w:val="24"/>
          <w:szCs w:val="24"/>
        </w:rPr>
        <w:lastRenderedPageBreak/>
        <w:t>Sample</w:t>
      </w:r>
      <w:r w:rsidR="00120DAA" w:rsidRPr="00FD21E9">
        <w:rPr>
          <w:rFonts w:asciiTheme="majorHAnsi" w:hAnsiTheme="majorHAnsi" w:cstheme="majorHAnsi"/>
          <w:sz w:val="24"/>
          <w:szCs w:val="24"/>
        </w:rPr>
        <w:t xml:space="preserve"> collection</w:t>
      </w:r>
      <w:r>
        <w:rPr>
          <w:rFonts w:asciiTheme="majorHAnsi" w:hAnsiTheme="majorHAnsi" w:cstheme="majorHAnsi"/>
          <w:sz w:val="24"/>
          <w:szCs w:val="24"/>
        </w:rPr>
        <w:t>,</w:t>
      </w:r>
      <w:r w:rsidR="00120DAA" w:rsidRPr="00FD21E9">
        <w:rPr>
          <w:rFonts w:asciiTheme="majorHAnsi" w:hAnsiTheme="majorHAnsi" w:cstheme="majorHAnsi"/>
          <w:sz w:val="24"/>
          <w:szCs w:val="24"/>
        </w:rPr>
        <w:t xml:space="preserve"> DNA extraction</w:t>
      </w:r>
      <w:bookmarkEnd w:id="9"/>
      <w:bookmarkEnd w:id="10"/>
      <w:bookmarkEnd w:id="11"/>
      <w:r>
        <w:rPr>
          <w:rFonts w:asciiTheme="majorHAnsi" w:hAnsiTheme="majorHAnsi" w:cstheme="majorHAnsi"/>
          <w:sz w:val="24"/>
          <w:szCs w:val="24"/>
        </w:rPr>
        <w:t xml:space="preserve"> &amp; sequencing</w:t>
      </w:r>
      <w:r w:rsidR="00120DAA" w:rsidRPr="00FD21E9">
        <w:rPr>
          <w:rFonts w:asciiTheme="majorHAnsi" w:hAnsiTheme="majorHAnsi" w:cstheme="majorHAnsi"/>
          <w:sz w:val="24"/>
          <w:szCs w:val="24"/>
        </w:rPr>
        <w:t xml:space="preserve"> </w:t>
      </w:r>
    </w:p>
    <w:p w14:paraId="137C584B" w14:textId="4D865F72" w:rsidR="00120DAA" w:rsidRDefault="00450E89" w:rsidP="00120DAA">
      <w:pPr>
        <w:rPr>
          <w:rFonts w:asciiTheme="majorHAnsi" w:hAnsiTheme="majorHAnsi" w:cstheme="majorHAnsi"/>
        </w:rPr>
      </w:pPr>
      <w:r>
        <w:rPr>
          <w:rFonts w:asciiTheme="majorHAnsi" w:hAnsiTheme="majorHAnsi" w:cstheme="majorHAnsi"/>
        </w:rPr>
        <w:t>We</w:t>
      </w:r>
      <w:r w:rsidR="00120DAA" w:rsidRPr="00120DAA">
        <w:rPr>
          <w:rFonts w:asciiTheme="majorHAnsi" w:hAnsiTheme="majorHAnsi" w:cstheme="majorHAnsi"/>
        </w:rPr>
        <w:t xml:space="preserve"> sampled adipose fin clips from captive-bred individuals </w:t>
      </w:r>
      <w:r>
        <w:rPr>
          <w:rFonts w:asciiTheme="majorHAnsi" w:hAnsiTheme="majorHAnsi" w:cstheme="majorHAnsi"/>
        </w:rPr>
        <w:t>reared within the captive colony at</w:t>
      </w:r>
      <w:r w:rsidR="00120DAA" w:rsidRPr="00120DAA">
        <w:rPr>
          <w:rFonts w:asciiTheme="majorHAnsi" w:hAnsiTheme="majorHAnsi" w:cstheme="majorHAnsi"/>
        </w:rPr>
        <w:t xml:space="preserve"> the </w:t>
      </w:r>
      <w:r w:rsidR="00423B01">
        <w:rPr>
          <w:rFonts w:asciiTheme="majorHAnsi" w:hAnsiTheme="majorHAnsi" w:cstheme="majorHAnsi"/>
        </w:rPr>
        <w:t>UC Davis Fish Conservation and Culture Laboratory (</w:t>
      </w:r>
      <w:r w:rsidR="00120DAA" w:rsidRPr="00120DAA">
        <w:rPr>
          <w:rFonts w:asciiTheme="majorHAnsi" w:hAnsiTheme="majorHAnsi" w:cstheme="majorHAnsi"/>
        </w:rPr>
        <w:t>FCCL</w:t>
      </w:r>
      <w:r w:rsidR="00423B01">
        <w:rPr>
          <w:rFonts w:asciiTheme="majorHAnsi" w:hAnsiTheme="majorHAnsi" w:cstheme="majorHAnsi"/>
        </w:rPr>
        <w:t>)</w:t>
      </w:r>
      <w:r>
        <w:rPr>
          <w:rFonts w:asciiTheme="majorHAnsi" w:hAnsiTheme="majorHAnsi" w:cstheme="majorHAnsi"/>
        </w:rPr>
        <w:t>. Each fish</w:t>
      </w:r>
      <w:r w:rsidR="00423B01">
        <w:rPr>
          <w:rFonts w:asciiTheme="majorHAnsi" w:hAnsiTheme="majorHAnsi" w:cstheme="majorHAnsi"/>
        </w:rPr>
        <w:t xml:space="preserve"> was</w:t>
      </w:r>
      <w:r>
        <w:rPr>
          <w:rFonts w:asciiTheme="majorHAnsi" w:hAnsiTheme="majorHAnsi" w:cstheme="majorHAnsi"/>
        </w:rPr>
        <w:t xml:space="preserve"> sex</w:t>
      </w:r>
      <w:r w:rsidR="00423B01">
        <w:rPr>
          <w:rFonts w:asciiTheme="majorHAnsi" w:hAnsiTheme="majorHAnsi" w:cstheme="majorHAnsi"/>
        </w:rPr>
        <w:t>ually</w:t>
      </w:r>
      <w:r>
        <w:rPr>
          <w:rFonts w:asciiTheme="majorHAnsi" w:hAnsiTheme="majorHAnsi" w:cstheme="majorHAnsi"/>
        </w:rPr>
        <w:t xml:space="preserve"> </w:t>
      </w:r>
      <w:r w:rsidR="00120DAA" w:rsidRPr="00120DAA">
        <w:rPr>
          <w:rFonts w:asciiTheme="majorHAnsi" w:hAnsiTheme="majorHAnsi" w:cstheme="majorHAnsi"/>
        </w:rPr>
        <w:t xml:space="preserve">identified through dissection or gametic expression. DNA was extracted using the Qiagen </w:t>
      </w:r>
      <w:proofErr w:type="spellStart"/>
      <w:r w:rsidR="00120DAA" w:rsidRPr="00120DAA">
        <w:rPr>
          <w:rFonts w:asciiTheme="majorHAnsi" w:hAnsiTheme="majorHAnsi" w:cstheme="majorHAnsi"/>
        </w:rPr>
        <w:t>DNEasy</w:t>
      </w:r>
      <w:proofErr w:type="spellEnd"/>
      <w:r w:rsidR="00120DAA" w:rsidRPr="00120DAA">
        <w:rPr>
          <w:rFonts w:asciiTheme="majorHAnsi" w:hAnsiTheme="majorHAnsi" w:cstheme="majorHAnsi"/>
        </w:rPr>
        <w:t xml:space="preserve"> 96 Blood &amp; Tissue Kit with a modification of elution in 100uL of H</w:t>
      </w:r>
      <w:r w:rsidR="00120DAA" w:rsidRPr="00120DAA">
        <w:rPr>
          <w:rFonts w:asciiTheme="majorHAnsi" w:hAnsiTheme="majorHAnsi" w:cstheme="majorHAnsi"/>
          <w:vertAlign w:val="subscript"/>
        </w:rPr>
        <w:t>2</w:t>
      </w:r>
      <w:r w:rsidR="00120DAA" w:rsidRPr="00120DAA">
        <w:rPr>
          <w:rFonts w:asciiTheme="majorHAnsi" w:hAnsiTheme="majorHAnsi" w:cstheme="majorHAnsi"/>
        </w:rPr>
        <w:t xml:space="preserve">O rather than the proprietary AE Buffer included with the kit. </w:t>
      </w:r>
    </w:p>
    <w:p w14:paraId="22774624" w14:textId="77777777" w:rsidR="00A675F4" w:rsidRDefault="00A675F4" w:rsidP="00120DAA">
      <w:pPr>
        <w:rPr>
          <w:rFonts w:asciiTheme="majorHAnsi" w:hAnsiTheme="majorHAnsi" w:cstheme="majorHAnsi"/>
          <w:b/>
          <w:bCs/>
          <w:u w:val="single"/>
        </w:rPr>
      </w:pPr>
    </w:p>
    <w:p w14:paraId="53E5D784" w14:textId="263B673F" w:rsidR="00E15EA6" w:rsidRDefault="00423B01" w:rsidP="00423B01">
      <w:pPr>
        <w:rPr>
          <w:rFonts w:asciiTheme="majorHAnsi" w:hAnsiTheme="majorHAnsi" w:cstheme="majorHAnsi"/>
        </w:rPr>
      </w:pPr>
      <w:r>
        <w:rPr>
          <w:rFonts w:asciiTheme="majorHAnsi" w:hAnsiTheme="majorHAnsi" w:cstheme="majorHAnsi"/>
        </w:rPr>
        <w:t>Be</w:t>
      </w:r>
      <w:r w:rsidR="00ED6E2E">
        <w:rPr>
          <w:rFonts w:asciiTheme="majorHAnsi" w:hAnsiTheme="majorHAnsi" w:cstheme="majorHAnsi"/>
        </w:rPr>
        <w:t>c</w:t>
      </w:r>
      <w:r>
        <w:rPr>
          <w:rFonts w:asciiTheme="majorHAnsi" w:hAnsiTheme="majorHAnsi" w:cstheme="majorHAnsi"/>
        </w:rPr>
        <w:t xml:space="preserve">ause prior analyses attempted to identify sex markers using </w:t>
      </w:r>
      <w:r w:rsidR="009D01E2">
        <w:rPr>
          <w:rFonts w:asciiTheme="majorHAnsi" w:hAnsiTheme="majorHAnsi" w:cstheme="majorHAnsi"/>
        </w:rPr>
        <w:t xml:space="preserve">the </w:t>
      </w:r>
      <w:r>
        <w:rPr>
          <w:rFonts w:asciiTheme="majorHAnsi" w:hAnsiTheme="majorHAnsi" w:cstheme="majorHAnsi"/>
          <w:i/>
          <w:iCs/>
        </w:rPr>
        <w:t>Sbf1</w:t>
      </w:r>
      <w:r>
        <w:rPr>
          <w:rFonts w:asciiTheme="majorHAnsi" w:hAnsiTheme="majorHAnsi" w:cstheme="majorHAnsi"/>
        </w:rPr>
        <w:t xml:space="preserve"> restriction enzyme</w:t>
      </w:r>
      <w:r w:rsidR="00E15EA6">
        <w:rPr>
          <w:rFonts w:asciiTheme="majorHAnsi" w:hAnsiTheme="majorHAnsi" w:cstheme="majorHAnsi"/>
        </w:rPr>
        <w:t xml:space="preserve"> did not produce loci diagnostic of sex</w:t>
      </w:r>
      <w:r>
        <w:rPr>
          <w:rFonts w:asciiTheme="majorHAnsi" w:hAnsiTheme="majorHAnsi" w:cstheme="majorHAnsi"/>
        </w:rPr>
        <w:t xml:space="preserve">, we used the </w:t>
      </w:r>
      <w:r>
        <w:rPr>
          <w:rFonts w:asciiTheme="majorHAnsi" w:hAnsiTheme="majorHAnsi" w:cstheme="majorHAnsi"/>
          <w:i/>
          <w:iCs/>
        </w:rPr>
        <w:t>Pst1</w:t>
      </w:r>
      <w:r>
        <w:rPr>
          <w:rFonts w:asciiTheme="majorHAnsi" w:hAnsiTheme="majorHAnsi" w:cstheme="majorHAnsi"/>
        </w:rPr>
        <w:t xml:space="preserve"> restriction enzyme to increase the breadth of sampled sites.</w:t>
      </w:r>
      <w:r w:rsidR="00120DAA" w:rsidRPr="00120DAA">
        <w:rPr>
          <w:rFonts w:asciiTheme="majorHAnsi" w:hAnsiTheme="majorHAnsi" w:cstheme="majorHAnsi"/>
        </w:rPr>
        <w:t xml:space="preserve"> RAD</w:t>
      </w:r>
      <w:r w:rsidR="00F50195">
        <w:rPr>
          <w:rFonts w:asciiTheme="majorHAnsi" w:hAnsiTheme="majorHAnsi" w:cstheme="majorHAnsi"/>
        </w:rPr>
        <w:t>-</w:t>
      </w:r>
      <w:r w:rsidR="00120DAA" w:rsidRPr="00120DAA">
        <w:rPr>
          <w:rFonts w:asciiTheme="majorHAnsi" w:hAnsiTheme="majorHAnsi" w:cstheme="majorHAnsi"/>
        </w:rPr>
        <w:t xml:space="preserve">sequencing libraries were prepared according to Ali </w:t>
      </w:r>
      <w:r w:rsidR="00120DAA" w:rsidRPr="00120DAA">
        <w:rPr>
          <w:rFonts w:asciiTheme="majorHAnsi" w:hAnsiTheme="majorHAnsi" w:cstheme="majorHAnsi"/>
          <w:i/>
          <w:iCs/>
        </w:rPr>
        <w:t>et al.</w:t>
      </w:r>
      <w:r w:rsidR="00F50195">
        <w:rPr>
          <w:rFonts w:asciiTheme="majorHAnsi" w:hAnsiTheme="majorHAnsi" w:cstheme="majorHAnsi"/>
        </w:rPr>
        <w:t xml:space="preserve"> </w:t>
      </w:r>
      <w:r w:rsidR="00120DAA" w:rsidRPr="00120DAA">
        <w:rPr>
          <w:rFonts w:asciiTheme="majorHAnsi" w:hAnsiTheme="majorHAnsi" w:cstheme="majorHAnsi"/>
        </w:rPr>
        <w:fldChar w:fldCharType="begin"/>
      </w:r>
      <w:r w:rsidR="00E17F08">
        <w:rPr>
          <w:rFonts w:asciiTheme="majorHAnsi" w:hAnsiTheme="majorHAnsi" w:cstheme="majorHAnsi"/>
        </w:rPr>
        <w:instrText xml:space="preserve"> ADDIN ZOTERO_ITEM CSL_CITATION {"citationID":"2SW9t8I5","properties":{"formattedCitation":"(Ali et al., 2016)","plainCitation":"(Ali et al., 2016)","noteIndex":0},"citationItems":[{"id":"3X7oTOZn/5w5QAXOn","uris":["http://www.mendeley.com/documents/?uuid=108c1601-9e2f-4f7b-81a8-b381c49c5d30"],"itemData":{"DOI":"10.1534/genetics.115.183665","ISBN":"8013186628","ISSN":"19432631","PMID":"26715661","abstract":"Massively parallel sequencing has revolutionized many areas of biology, but sequencing large amounts of DNA in many individuals is cost-prohibitive and unnecessary for many studies. Genomic complexity reduction techniques such as sequence capture and restriction enzyme-based methods enable the analysis of many more individuals per unit cost. Despite their utility, current complexity reduction methods have limitations, especially when large numbers of individuals are analyzed. Here we develop a much improved restriction site-associated DNA (RAD) sequencing protocol and a new method called Rapture ( R: AD c APTURE: ). The new RAD protocol improves versatility by separating RAD tag isolation and sequencing library preparation into two distinct steps. This protocol also recovers more unique (nonclonal) RAD fragments, which improves both standard RAD and Rapture analysis. Rapture then uses an in-solution capture of chosen RAD tags to target sequencing reads to desired loci. Rapture combines the benefits of both RAD and sequence capture, i.e., very inexpensive and rapid library preparation for many individuals as well as high specificity in the number and location of genomic loci analyzed. Our results demonstrate that Rapture is a rapid and flexible technology capable of analyzing a very large number of individuals with minimal sequencing and library preparation cost. The methods presented here should improve the efficiency of genetic analysis for many aspects of agricultural, environmental, and biomedical science.","author":[{"dropping-particle":"","family":"Ali","given":"Omar A.","non-dropping-particle":"","parse-names":false,"suffix":""},{"dropping-particle":"","family":"O’Rourke","given":"Sean M.","non-dropping-particle":"","parse-names":false,"suffix":""},{"dropping-particle":"","family":"Amish","given":"Stephen J.","non-dropping-particle":"","parse-names":false,"suffix":""},{"dropping-particle":"","family":"Meek","given":"Mariah H.","non-dropping-particle":"","parse-names":false,"suffix":""},{"dropping-particle":"","family":"Luikart","given":"Gordon","non-dropping-particle":"","parse-names":false,"suffix":""},{"dropping-particle":"","family":"Jeffres","given":"Carson","non-dropping-particle":"","parse-names":false,"suffix":""},{"dropping-particle":"","family":"Miller","given":"Michael R.","non-dropping-particle":"","parse-names":false,"suffix":""}],"container-title":"Genetics","id":"ptErfmMn/jEDgCDZq","issue":"2","issued":{"date-parts":[["2016"]]},"page":"389-400","title":"Rad capture (Rapture): Flexible and efficient sequence-based genotyping","type":"article-journal","volume":"202"}}],"schema":"https://github.com/citation-style-language/schema/raw/master/csl-citation.json"} </w:instrText>
      </w:r>
      <w:r w:rsidR="00120DAA" w:rsidRPr="00120DAA">
        <w:rPr>
          <w:rFonts w:asciiTheme="majorHAnsi" w:hAnsiTheme="majorHAnsi" w:cstheme="majorHAnsi"/>
        </w:rPr>
        <w:fldChar w:fldCharType="separate"/>
      </w:r>
      <w:r w:rsidR="00BD47C9">
        <w:rPr>
          <w:rFonts w:asciiTheme="majorHAnsi" w:hAnsiTheme="majorHAnsi" w:cstheme="majorHAnsi"/>
        </w:rPr>
        <w:t>(Ali et al., 2016)</w:t>
      </w:r>
      <w:r w:rsidR="00120DAA" w:rsidRPr="00120DAA">
        <w:rPr>
          <w:rFonts w:asciiTheme="majorHAnsi" w:hAnsiTheme="majorHAnsi" w:cstheme="majorHAnsi"/>
        </w:rPr>
        <w:fldChar w:fldCharType="end"/>
      </w:r>
      <w:r w:rsidR="00120DAA" w:rsidRPr="00120DAA">
        <w:rPr>
          <w:rFonts w:asciiTheme="majorHAnsi" w:hAnsiTheme="majorHAnsi" w:cstheme="majorHAnsi"/>
        </w:rPr>
        <w:t xml:space="preserve"> and sequenced with 150 bp paired-end reads on an Illumina </w:t>
      </w:r>
      <w:proofErr w:type="spellStart"/>
      <w:r w:rsidR="00120DAA" w:rsidRPr="00120DAA">
        <w:rPr>
          <w:rFonts w:asciiTheme="majorHAnsi" w:hAnsiTheme="majorHAnsi" w:cstheme="majorHAnsi"/>
        </w:rPr>
        <w:t>HiSeq</w:t>
      </w:r>
      <w:proofErr w:type="spellEnd"/>
      <w:r w:rsidR="00120DAA" w:rsidRPr="00120DAA">
        <w:rPr>
          <w:rFonts w:asciiTheme="majorHAnsi" w:hAnsiTheme="majorHAnsi" w:cstheme="majorHAnsi"/>
        </w:rPr>
        <w:t xml:space="preserve"> 4000 sequencer.</w:t>
      </w:r>
    </w:p>
    <w:p w14:paraId="2C1A0B20" w14:textId="77777777" w:rsidR="00267C1E" w:rsidRDefault="00267C1E" w:rsidP="00423B01">
      <w:pPr>
        <w:rPr>
          <w:rFonts w:asciiTheme="majorHAnsi" w:hAnsiTheme="majorHAnsi" w:cstheme="majorHAnsi"/>
        </w:rPr>
      </w:pPr>
    </w:p>
    <w:p w14:paraId="47643AAD" w14:textId="6BC6F331" w:rsidR="00E15EA6" w:rsidRDefault="00E15EA6" w:rsidP="00423B01">
      <w:pPr>
        <w:rPr>
          <w:rFonts w:asciiTheme="majorHAnsi" w:hAnsiTheme="majorHAnsi" w:cstheme="majorHAnsi"/>
        </w:rPr>
      </w:pPr>
      <w:r>
        <w:rPr>
          <w:rFonts w:asciiTheme="majorHAnsi" w:hAnsiTheme="majorHAnsi" w:cstheme="majorHAnsi"/>
        </w:rPr>
        <w:t xml:space="preserve">Female and male linked-read data generated for the </w:t>
      </w:r>
      <w:r>
        <w:rPr>
          <w:rFonts w:asciiTheme="majorHAnsi" w:hAnsiTheme="majorHAnsi" w:cstheme="majorHAnsi"/>
          <w:i/>
          <w:iCs/>
        </w:rPr>
        <w:t xml:space="preserve">de </w:t>
      </w:r>
      <w:r w:rsidRPr="00E15EA6">
        <w:rPr>
          <w:rFonts w:asciiTheme="majorHAnsi" w:hAnsiTheme="majorHAnsi" w:cstheme="majorHAnsi"/>
          <w:i/>
          <w:iCs/>
        </w:rPr>
        <w:t>novo</w:t>
      </w:r>
      <w:r>
        <w:rPr>
          <w:rFonts w:asciiTheme="majorHAnsi" w:hAnsiTheme="majorHAnsi" w:cstheme="majorHAnsi"/>
          <w:i/>
          <w:iCs/>
        </w:rPr>
        <w:t xml:space="preserve"> </w:t>
      </w:r>
      <w:r>
        <w:rPr>
          <w:rFonts w:asciiTheme="majorHAnsi" w:hAnsiTheme="majorHAnsi" w:cstheme="majorHAnsi"/>
        </w:rPr>
        <w:t>genome assembly were used for k-mer analyses below.</w:t>
      </w:r>
    </w:p>
    <w:p w14:paraId="33210976" w14:textId="77777777" w:rsidR="00BD47C9" w:rsidRPr="00120DAA" w:rsidRDefault="00BD47C9" w:rsidP="00423B01">
      <w:pPr>
        <w:rPr>
          <w:rFonts w:asciiTheme="majorHAnsi" w:hAnsiTheme="majorHAnsi" w:cstheme="majorHAnsi"/>
          <w:b/>
          <w:bCs/>
          <w:u w:val="single"/>
        </w:rPr>
      </w:pPr>
    </w:p>
    <w:p w14:paraId="43C75190" w14:textId="6FB52892" w:rsidR="00120DAA" w:rsidRDefault="00120DAA" w:rsidP="00120DAA">
      <w:pPr>
        <w:rPr>
          <w:rFonts w:asciiTheme="majorHAnsi" w:hAnsiTheme="majorHAnsi" w:cstheme="majorHAnsi"/>
        </w:rPr>
      </w:pPr>
    </w:p>
    <w:p w14:paraId="4AE814D7" w14:textId="2F2C1A5C" w:rsidR="00120DAA" w:rsidRPr="00FD21E9" w:rsidRDefault="00120DAA" w:rsidP="00120DAA">
      <w:pPr>
        <w:pStyle w:val="HTMLAddress"/>
        <w:spacing w:line="240" w:lineRule="auto"/>
        <w:outlineLvl w:val="2"/>
        <w:rPr>
          <w:rFonts w:asciiTheme="majorHAnsi" w:hAnsiTheme="majorHAnsi" w:cstheme="majorHAnsi"/>
          <w:sz w:val="24"/>
          <w:szCs w:val="24"/>
        </w:rPr>
      </w:pPr>
      <w:bookmarkStart w:id="12" w:name="_Toc113440562"/>
      <w:r>
        <w:rPr>
          <w:rFonts w:asciiTheme="majorHAnsi" w:hAnsiTheme="majorHAnsi" w:cstheme="majorHAnsi"/>
          <w:sz w:val="24"/>
          <w:szCs w:val="24"/>
        </w:rPr>
        <w:t>Genome-wide association study</w:t>
      </w:r>
      <w:bookmarkEnd w:id="12"/>
    </w:p>
    <w:p w14:paraId="4CBF0184" w14:textId="6958A166" w:rsidR="00120DAA" w:rsidRDefault="00120DAA" w:rsidP="00120DAA">
      <w:pPr>
        <w:rPr>
          <w:rFonts w:asciiTheme="majorHAnsi" w:hAnsiTheme="majorHAnsi" w:cstheme="majorHAnsi"/>
        </w:rPr>
      </w:pPr>
      <w:r w:rsidRPr="00120DAA">
        <w:rPr>
          <w:rFonts w:asciiTheme="majorHAnsi" w:hAnsiTheme="majorHAnsi" w:cstheme="majorHAnsi"/>
        </w:rPr>
        <w:t xml:space="preserve">We performed two </w:t>
      </w:r>
      <w:r w:rsidR="00F50195">
        <w:rPr>
          <w:rFonts w:asciiTheme="majorHAnsi" w:hAnsiTheme="majorHAnsi" w:cstheme="majorHAnsi"/>
        </w:rPr>
        <w:t xml:space="preserve">genome-wide association studies (GWAS) </w:t>
      </w:r>
      <w:r w:rsidRPr="00120DAA">
        <w:rPr>
          <w:rFonts w:asciiTheme="majorHAnsi" w:hAnsiTheme="majorHAnsi" w:cstheme="majorHAnsi"/>
        </w:rPr>
        <w:t>using the</w:t>
      </w:r>
      <w:r w:rsidR="00F50195">
        <w:rPr>
          <w:rFonts w:asciiTheme="majorHAnsi" w:hAnsiTheme="majorHAnsi" w:cstheme="majorHAnsi"/>
        </w:rPr>
        <w:t xml:space="preserve"> either the</w:t>
      </w:r>
      <w:r w:rsidRPr="00120DAA">
        <w:rPr>
          <w:rFonts w:asciiTheme="majorHAnsi" w:hAnsiTheme="majorHAnsi" w:cstheme="majorHAnsi"/>
        </w:rPr>
        <w:t xml:space="preserve"> new male </w:t>
      </w:r>
      <w:r w:rsidR="00F50195">
        <w:rPr>
          <w:rFonts w:asciiTheme="majorHAnsi" w:hAnsiTheme="majorHAnsi" w:cstheme="majorHAnsi"/>
        </w:rPr>
        <w:t>or</w:t>
      </w:r>
      <w:r w:rsidRPr="00120DAA">
        <w:rPr>
          <w:rFonts w:asciiTheme="majorHAnsi" w:hAnsiTheme="majorHAnsi" w:cstheme="majorHAnsi"/>
        </w:rPr>
        <w:t xml:space="preserve"> female </w:t>
      </w:r>
      <w:r w:rsidR="00F50195">
        <w:rPr>
          <w:rFonts w:asciiTheme="majorHAnsi" w:hAnsiTheme="majorHAnsi" w:cstheme="majorHAnsi"/>
        </w:rPr>
        <w:t xml:space="preserve">assemblies as </w:t>
      </w:r>
      <w:r w:rsidRPr="00120DAA">
        <w:rPr>
          <w:rFonts w:asciiTheme="majorHAnsi" w:hAnsiTheme="majorHAnsi" w:cstheme="majorHAnsi"/>
        </w:rPr>
        <w:t>reference genomes. For each GWAS</w:t>
      </w:r>
      <w:r w:rsidR="00F50195">
        <w:rPr>
          <w:rFonts w:asciiTheme="majorHAnsi" w:hAnsiTheme="majorHAnsi" w:cstheme="majorHAnsi"/>
        </w:rPr>
        <w:t>,</w:t>
      </w:r>
      <w:r w:rsidRPr="00120DAA">
        <w:rPr>
          <w:rFonts w:asciiTheme="majorHAnsi" w:hAnsiTheme="majorHAnsi" w:cstheme="majorHAnsi"/>
        </w:rPr>
        <w:t xml:space="preserve"> we aligned raw RAD</w:t>
      </w:r>
      <w:r w:rsidR="00ED6E2E">
        <w:rPr>
          <w:rFonts w:asciiTheme="majorHAnsi" w:hAnsiTheme="majorHAnsi" w:cstheme="majorHAnsi"/>
        </w:rPr>
        <w:t>-</w:t>
      </w:r>
      <w:r w:rsidRPr="00120DAA">
        <w:rPr>
          <w:rFonts w:asciiTheme="majorHAnsi" w:hAnsiTheme="majorHAnsi" w:cstheme="majorHAnsi"/>
        </w:rPr>
        <w:t>sequencing data from 24 male and 24 female sexed fish to the reference genome</w:t>
      </w:r>
      <w:r w:rsidR="00F50195">
        <w:rPr>
          <w:rFonts w:asciiTheme="majorHAnsi" w:hAnsiTheme="majorHAnsi" w:cstheme="majorHAnsi"/>
        </w:rPr>
        <w:t xml:space="preserve"> using bwa v</w:t>
      </w:r>
      <w:r w:rsidR="00B05701" w:rsidRPr="00B05701">
        <w:rPr>
          <w:rFonts w:asciiTheme="majorHAnsi" w:hAnsiTheme="majorHAnsi" w:cstheme="majorHAnsi"/>
        </w:rPr>
        <w:t>0.7.17-r1188</w:t>
      </w:r>
      <w:r w:rsidR="00F50195">
        <w:rPr>
          <w:rFonts w:asciiTheme="majorHAnsi" w:hAnsiTheme="majorHAnsi" w:cstheme="majorHAnsi"/>
        </w:rPr>
        <w:t xml:space="preserve"> </w:t>
      </w:r>
      <w:r w:rsidR="00243B17">
        <w:rPr>
          <w:rFonts w:asciiTheme="majorHAnsi" w:hAnsiTheme="majorHAnsi" w:cstheme="majorHAnsi"/>
        </w:rPr>
        <w:fldChar w:fldCharType="begin"/>
      </w:r>
      <w:r w:rsidR="00243B17">
        <w:rPr>
          <w:rFonts w:asciiTheme="majorHAnsi" w:hAnsiTheme="majorHAnsi" w:cstheme="majorHAnsi"/>
        </w:rPr>
        <w:instrText xml:space="preserve"> ADDIN ZOTERO_ITEM CSL_CITATION {"citationID":"kqib9fyq","properties":{"formattedCitation":"(Li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00243B17">
        <w:rPr>
          <w:rFonts w:asciiTheme="majorHAnsi" w:hAnsiTheme="majorHAnsi" w:cstheme="majorHAnsi"/>
        </w:rPr>
        <w:fldChar w:fldCharType="separate"/>
      </w:r>
      <w:r w:rsidR="00243B17">
        <w:rPr>
          <w:rFonts w:asciiTheme="majorHAnsi" w:hAnsiTheme="majorHAnsi" w:cstheme="majorHAnsi"/>
          <w:noProof/>
        </w:rPr>
        <w:t>(Li &amp; Durbin, 2009)</w:t>
      </w:r>
      <w:r w:rsidR="00243B17">
        <w:rPr>
          <w:rFonts w:asciiTheme="majorHAnsi" w:hAnsiTheme="majorHAnsi" w:cstheme="majorHAnsi"/>
        </w:rPr>
        <w:fldChar w:fldCharType="end"/>
      </w:r>
      <w:r w:rsidR="00C81917">
        <w:rPr>
          <w:rFonts w:asciiTheme="majorHAnsi" w:hAnsiTheme="majorHAnsi" w:cstheme="majorHAnsi"/>
        </w:rPr>
        <w:t xml:space="preserve"> and </w:t>
      </w:r>
      <w:proofErr w:type="spellStart"/>
      <w:r w:rsidR="00C81917">
        <w:rPr>
          <w:rFonts w:asciiTheme="majorHAnsi" w:hAnsiTheme="majorHAnsi" w:cstheme="majorHAnsi"/>
        </w:rPr>
        <w:t>samtools</w:t>
      </w:r>
      <w:proofErr w:type="spellEnd"/>
      <w:r w:rsidR="00C81917">
        <w:rPr>
          <w:rFonts w:asciiTheme="majorHAnsi" w:hAnsiTheme="majorHAnsi" w:cstheme="majorHAnsi"/>
        </w:rPr>
        <w:t xml:space="preserve"> v</w:t>
      </w:r>
      <w:r w:rsidRPr="00120DAA">
        <w:rPr>
          <w:rFonts w:asciiTheme="majorHAnsi" w:hAnsiTheme="majorHAnsi" w:cstheme="majorHAnsi"/>
        </w:rPr>
        <w:t xml:space="preserve">. </w:t>
      </w:r>
      <w:r w:rsidR="00643743">
        <w:rPr>
          <w:rFonts w:asciiTheme="majorHAnsi" w:hAnsiTheme="majorHAnsi" w:cstheme="majorHAnsi"/>
        </w:rPr>
        <w:t xml:space="preserve">Next, we tested for </w:t>
      </w:r>
      <w:r w:rsidR="00D900A4">
        <w:rPr>
          <w:rFonts w:asciiTheme="majorHAnsi" w:hAnsiTheme="majorHAnsi" w:cstheme="majorHAnsi"/>
        </w:rPr>
        <w:t xml:space="preserve">case-control </w:t>
      </w:r>
      <w:r w:rsidR="00643743">
        <w:rPr>
          <w:rFonts w:asciiTheme="majorHAnsi" w:hAnsiTheme="majorHAnsi" w:cstheme="majorHAnsi"/>
        </w:rPr>
        <w:t>differences in allele frequencies</w:t>
      </w:r>
      <w:r w:rsidR="00D900A4">
        <w:rPr>
          <w:rFonts w:asciiTheme="majorHAnsi" w:hAnsiTheme="majorHAnsi" w:cstheme="majorHAnsi"/>
        </w:rPr>
        <w:t xml:space="preserve"> of genotype likelihoods spread throughout</w:t>
      </w:r>
      <w:r w:rsidR="00643743">
        <w:rPr>
          <w:rFonts w:asciiTheme="majorHAnsi" w:hAnsiTheme="majorHAnsi" w:cstheme="majorHAnsi"/>
        </w:rPr>
        <w:t xml:space="preserve">. To do this, we first used </w:t>
      </w:r>
      <w:r w:rsidR="00D900A4">
        <w:rPr>
          <w:rFonts w:asciiTheme="majorHAnsi" w:hAnsiTheme="majorHAnsi" w:cstheme="majorHAnsi"/>
        </w:rPr>
        <w:t>the male and female classifications into</w:t>
      </w:r>
      <w:r w:rsidR="00643743">
        <w:rPr>
          <w:rFonts w:asciiTheme="majorHAnsi" w:hAnsiTheme="majorHAnsi" w:cstheme="majorHAnsi"/>
        </w:rPr>
        <w:t xml:space="preserve"> control (0) or case (1)</w:t>
      </w:r>
      <w:r w:rsidR="00D900A4">
        <w:rPr>
          <w:rFonts w:asciiTheme="majorHAnsi" w:hAnsiTheme="majorHAnsi" w:cstheme="majorHAnsi"/>
        </w:rPr>
        <w:t>, respectively</w:t>
      </w:r>
      <w:r w:rsidR="00643743">
        <w:rPr>
          <w:rFonts w:asciiTheme="majorHAnsi" w:hAnsiTheme="majorHAnsi" w:cstheme="majorHAnsi"/>
        </w:rPr>
        <w:t>.</w:t>
      </w:r>
      <w:r w:rsidR="005608CB">
        <w:rPr>
          <w:rFonts w:asciiTheme="majorHAnsi" w:hAnsiTheme="majorHAnsi" w:cstheme="majorHAnsi"/>
        </w:rPr>
        <w:t xml:space="preserve"> Next, we fed the case control status into</w:t>
      </w:r>
      <w:r w:rsidR="00D4483E">
        <w:rPr>
          <w:rFonts w:asciiTheme="majorHAnsi" w:hAnsiTheme="majorHAnsi" w:cstheme="majorHAnsi"/>
        </w:rPr>
        <w:t xml:space="preserve"> Dominant and Recessive model</w:t>
      </w:r>
      <w:r w:rsidR="005608CB">
        <w:rPr>
          <w:rFonts w:asciiTheme="majorHAnsi" w:hAnsiTheme="majorHAnsi" w:cstheme="majorHAnsi"/>
        </w:rPr>
        <w:t xml:space="preserve"> association analys</w:t>
      </w:r>
      <w:r w:rsidR="00D4483E">
        <w:rPr>
          <w:rFonts w:asciiTheme="majorHAnsi" w:hAnsiTheme="majorHAnsi" w:cstheme="majorHAnsi"/>
        </w:rPr>
        <w:t>e</w:t>
      </w:r>
      <w:r w:rsidR="005608CB">
        <w:rPr>
          <w:rFonts w:asciiTheme="majorHAnsi" w:hAnsiTheme="majorHAnsi" w:cstheme="majorHAnsi"/>
        </w:rPr>
        <w:t>s</w:t>
      </w:r>
      <w:r w:rsidR="00D4483E">
        <w:rPr>
          <w:rFonts w:asciiTheme="majorHAnsi" w:hAnsiTheme="majorHAnsi" w:cstheme="majorHAnsi"/>
        </w:rPr>
        <w:t xml:space="preserve"> </w:t>
      </w:r>
      <w:r w:rsidR="00D4483E" w:rsidRPr="00D4483E">
        <w:rPr>
          <w:rFonts w:ascii="Courier" w:hAnsi="Courier" w:cstheme="majorHAnsi"/>
        </w:rPr>
        <w:t>(-model 2</w:t>
      </w:r>
      <w:r w:rsidR="00D4483E">
        <w:rPr>
          <w:rFonts w:asciiTheme="majorHAnsi" w:hAnsiTheme="majorHAnsi" w:cstheme="majorHAnsi"/>
        </w:rPr>
        <w:t xml:space="preserve"> or </w:t>
      </w:r>
      <w:r w:rsidR="00D4483E" w:rsidRPr="00D4483E">
        <w:rPr>
          <w:rFonts w:ascii="Courier" w:hAnsi="Courier" w:cstheme="majorHAnsi"/>
        </w:rPr>
        <w:t>-model 3</w:t>
      </w:r>
      <w:r w:rsidR="00D4483E">
        <w:rPr>
          <w:rFonts w:asciiTheme="majorHAnsi" w:hAnsiTheme="majorHAnsi" w:cstheme="majorHAnsi"/>
        </w:rPr>
        <w:t>)</w:t>
      </w:r>
      <w:r w:rsidR="005608CB">
        <w:rPr>
          <w:rFonts w:asciiTheme="majorHAnsi" w:hAnsiTheme="majorHAnsi" w:cstheme="majorHAnsi"/>
        </w:rPr>
        <w:t xml:space="preserve"> using ANGSD </w:t>
      </w:r>
      <w:r w:rsidR="00D4483E">
        <w:rPr>
          <w:rFonts w:asciiTheme="majorHAnsi" w:hAnsiTheme="majorHAnsi" w:cstheme="majorHAnsi"/>
        </w:rPr>
        <w:t>v</w:t>
      </w:r>
      <w:r w:rsidR="00D4483E" w:rsidRPr="007468BD">
        <w:rPr>
          <w:rFonts w:asciiTheme="majorHAnsi" w:hAnsiTheme="majorHAnsi" w:cstheme="majorHAnsi"/>
        </w:rPr>
        <w:t>0.921</w:t>
      </w:r>
      <w:r w:rsidR="00D4483E">
        <w:rPr>
          <w:rFonts w:asciiTheme="majorHAnsi" w:hAnsiTheme="majorHAnsi" w:cstheme="majorHAnsi"/>
        </w:rPr>
        <w:t xml:space="preserve"> </w:t>
      </w:r>
      <w:r w:rsidR="00D4483E" w:rsidRPr="00120DAA">
        <w:rPr>
          <w:rFonts w:asciiTheme="majorHAnsi" w:hAnsiTheme="majorHAnsi" w:cstheme="majorHAnsi"/>
        </w:rPr>
        <w:fldChar w:fldCharType="begin"/>
      </w:r>
      <w:r w:rsidR="00E17F08">
        <w:rPr>
          <w:rFonts w:asciiTheme="majorHAnsi" w:hAnsiTheme="majorHAnsi" w:cstheme="majorHAnsi"/>
        </w:rPr>
        <w:instrText xml:space="preserve"> ADDIN ZOTERO_ITEM CSL_CITATION {"citationID":"BASK10z8","properties":{"formattedCitation":"(Korneliussen et al., 2014)","plainCitation":"(Korneliussen et al., 2014)","noteIndex":0},"citationItems":[{"id":"3X7oTOZn/AeULRd6p","uris":["http://www.mendeley.com/documents/?uuid=46f586f0-ecac-4bdd-8896-3541f7bbbfd8"],"itemData":{"DOI":"10.1186/s12859-014-0356-4","ISBN":"9783319072111","ISSN":"14712105","PMID":"25420514","abstract":"BACKGROUND: High-throughput DNA sequencing technologies are generating vast amounts of data. Fast, flexible and memory efficient implementations are needed in order to facilitate analyses of thousands of samples simultaneously. RESULTS: We present a multithreaded program suite called ANGSD. This program can calculate various summary statistics, and perform association mapping and population genetic analyses utilizing the full information in next generation sequencing data by working directly on the raw sequencing data or by using genotype likelihoods. CONCLUSIONS: The open source c/c++ program ANGSD is available at http://www.popgen.dk/angsd . The program is tested and validated on GNU/Linux systems. The program facilitates multiple input formats including BAM and imputed beagle genotype probability files. The program allow the user to choose between combinations of existing methods and can perform analysis that is not implemented elsewhere.","author":[{"dropping-particle":"","family":"Korneliussen","given":"Thorfinn Sand","non-dropping-particle":"","parse-names":false,"suffix":""},{"dropping-particle":"","family":"Albrechtsen","given":"Anders","non-dropping-particle":"","parse-names":false,"suffix":""},{"dropping-particle":"","family":"Nielsen","given":"Rasmus","non-dropping-particle":"","parse-names":false,"suffix":""}],"container-title":"BMC Bioinformatics","id":"ITEM-1","issue":"1","issued":{"date-parts":[["2014"]]},"page":"1-13","title":"ANGSD: Analysis of Next Generation Sequencing Data","type":"article-journal","volume":"15"}}],"schema":"https://github.com/citation-style-language/schema/raw/master/csl-citation.json"} </w:instrText>
      </w:r>
      <w:r w:rsidR="00D4483E" w:rsidRPr="00120DAA">
        <w:rPr>
          <w:rFonts w:asciiTheme="majorHAnsi" w:hAnsiTheme="majorHAnsi" w:cstheme="majorHAnsi"/>
        </w:rPr>
        <w:fldChar w:fldCharType="separate"/>
      </w:r>
      <w:r w:rsidR="00D4483E">
        <w:rPr>
          <w:rFonts w:asciiTheme="majorHAnsi" w:hAnsiTheme="majorHAnsi" w:cstheme="majorHAnsi"/>
        </w:rPr>
        <w:t>(</w:t>
      </w:r>
      <w:proofErr w:type="spellStart"/>
      <w:r w:rsidR="00D4483E">
        <w:rPr>
          <w:rFonts w:asciiTheme="majorHAnsi" w:hAnsiTheme="majorHAnsi" w:cstheme="majorHAnsi"/>
        </w:rPr>
        <w:t>Korneliussen</w:t>
      </w:r>
      <w:proofErr w:type="spellEnd"/>
      <w:r w:rsidR="00D4483E">
        <w:rPr>
          <w:rFonts w:asciiTheme="majorHAnsi" w:hAnsiTheme="majorHAnsi" w:cstheme="majorHAnsi"/>
        </w:rPr>
        <w:t xml:space="preserve"> et al., 2014)</w:t>
      </w:r>
      <w:r w:rsidR="00D4483E" w:rsidRPr="00120DAA">
        <w:rPr>
          <w:rFonts w:asciiTheme="majorHAnsi" w:hAnsiTheme="majorHAnsi" w:cstheme="majorHAnsi"/>
        </w:rPr>
        <w:fldChar w:fldCharType="end"/>
      </w:r>
      <w:r w:rsidR="00D4483E" w:rsidRPr="00120DAA">
        <w:rPr>
          <w:rFonts w:asciiTheme="majorHAnsi" w:hAnsiTheme="majorHAnsi" w:cstheme="majorHAnsi"/>
        </w:rPr>
        <w:t xml:space="preserve"> </w:t>
      </w:r>
      <w:r w:rsidR="005608CB">
        <w:rPr>
          <w:rFonts w:asciiTheme="majorHAnsi" w:hAnsiTheme="majorHAnsi" w:cstheme="majorHAnsi"/>
        </w:rPr>
        <w:t xml:space="preserve">with the following </w:t>
      </w:r>
      <w:r w:rsidR="00D4483E">
        <w:rPr>
          <w:rFonts w:asciiTheme="majorHAnsi" w:hAnsiTheme="majorHAnsi" w:cstheme="majorHAnsi"/>
        </w:rPr>
        <w:t xml:space="preserve">additional </w:t>
      </w:r>
      <w:r w:rsidR="005608CB">
        <w:rPr>
          <w:rFonts w:asciiTheme="majorHAnsi" w:hAnsiTheme="majorHAnsi" w:cstheme="majorHAnsi"/>
        </w:rPr>
        <w:t xml:space="preserve">specifications </w:t>
      </w:r>
      <w:r w:rsidR="005608CB" w:rsidRPr="00D4483E">
        <w:rPr>
          <w:rFonts w:ascii="Courier" w:hAnsi="Courier" w:cstheme="majorHAnsi"/>
        </w:rPr>
        <w:t>-</w:t>
      </w:r>
      <w:proofErr w:type="spellStart"/>
      <w:r w:rsidR="005608CB" w:rsidRPr="00D4483E">
        <w:rPr>
          <w:rFonts w:ascii="Courier" w:hAnsi="Courier" w:cstheme="majorHAnsi"/>
        </w:rPr>
        <w:t>doAsso</w:t>
      </w:r>
      <w:proofErr w:type="spellEnd"/>
      <w:r w:rsidR="005608CB" w:rsidRPr="00D4483E">
        <w:rPr>
          <w:rFonts w:ascii="Courier" w:hAnsi="Courier" w:cstheme="majorHAnsi"/>
        </w:rPr>
        <w:t xml:space="preserve"> 1 -GL 1 -</w:t>
      </w:r>
      <w:proofErr w:type="spellStart"/>
      <w:r w:rsidR="005608CB" w:rsidRPr="00D4483E">
        <w:rPr>
          <w:rFonts w:ascii="Courier" w:hAnsi="Courier" w:cstheme="majorHAnsi"/>
        </w:rPr>
        <w:t>doMajorMinor</w:t>
      </w:r>
      <w:proofErr w:type="spellEnd"/>
      <w:r w:rsidR="005608CB" w:rsidRPr="00D4483E">
        <w:rPr>
          <w:rFonts w:ascii="Courier" w:hAnsi="Courier" w:cstheme="majorHAnsi"/>
        </w:rPr>
        <w:t xml:space="preserve"> 1 -</w:t>
      </w:r>
      <w:proofErr w:type="spellStart"/>
      <w:r w:rsidR="005608CB" w:rsidRPr="00D4483E">
        <w:rPr>
          <w:rFonts w:ascii="Courier" w:hAnsi="Courier" w:cstheme="majorHAnsi"/>
        </w:rPr>
        <w:t>doMaf</w:t>
      </w:r>
      <w:proofErr w:type="spellEnd"/>
      <w:r w:rsidR="005608CB" w:rsidRPr="00D4483E">
        <w:rPr>
          <w:rFonts w:ascii="Courier" w:hAnsi="Courier" w:cstheme="majorHAnsi"/>
        </w:rPr>
        <w:t xml:space="preserve"> 1 -SNP_pval 1e-6</w:t>
      </w:r>
      <w:r w:rsidR="00D4483E">
        <w:rPr>
          <w:rFonts w:asciiTheme="majorHAnsi" w:hAnsiTheme="majorHAnsi" w:cstheme="majorHAnsi"/>
        </w:rPr>
        <w:t xml:space="preserve">. </w:t>
      </w:r>
      <w:r w:rsidR="007468BD">
        <w:rPr>
          <w:rFonts w:asciiTheme="majorHAnsi" w:hAnsiTheme="majorHAnsi" w:cstheme="majorHAnsi"/>
        </w:rPr>
        <w:t>Allelic a</w:t>
      </w:r>
      <w:r w:rsidRPr="00120DAA">
        <w:rPr>
          <w:rFonts w:asciiTheme="majorHAnsi" w:hAnsiTheme="majorHAnsi" w:cstheme="majorHAnsi"/>
        </w:rPr>
        <w:t>ssociation with sex category was reported as a likelihood ratio test (LRT) statistic and is chi</w:t>
      </w:r>
      <w:r w:rsidR="00EC4A5A">
        <w:rPr>
          <w:rFonts w:asciiTheme="majorHAnsi" w:hAnsiTheme="majorHAnsi" w:cstheme="majorHAnsi"/>
        </w:rPr>
        <w:t>-</w:t>
      </w:r>
      <w:r w:rsidRPr="00120DAA">
        <w:rPr>
          <w:rFonts w:asciiTheme="majorHAnsi" w:hAnsiTheme="majorHAnsi" w:cstheme="majorHAnsi"/>
        </w:rPr>
        <w:t xml:space="preserve">square distributed with one degree of freedom. We applied a conservative significance cutoff with a Bonferroni corrected p-value of 0.05 using the formula </w:t>
      </w:r>
      <m:oMath>
        <m:r>
          <w:rPr>
            <w:rFonts w:ascii="Cambria Math" w:hAnsi="Cambria Math" w:cstheme="majorHAnsi"/>
          </w:rPr>
          <m:t>p=</m:t>
        </m:r>
        <m:f>
          <m:fPr>
            <m:ctrlPr>
              <w:rPr>
                <w:rFonts w:ascii="Cambria Math" w:hAnsi="Cambria Math" w:cstheme="majorHAnsi"/>
              </w:rPr>
            </m:ctrlPr>
          </m:fPr>
          <m:num>
            <m:r>
              <w:rPr>
                <w:rFonts w:ascii="Cambria Math" w:hAnsi="Cambria Math" w:cstheme="majorHAnsi"/>
              </w:rPr>
              <m:t>α</m:t>
            </m:r>
          </m:num>
          <m:den>
            <m:r>
              <w:rPr>
                <w:rFonts w:ascii="Cambria Math" w:hAnsi="Cambria Math" w:cstheme="majorHAnsi"/>
              </w:rPr>
              <m:t>n</m:t>
            </m:r>
          </m:den>
        </m:f>
      </m:oMath>
      <w:r w:rsidRPr="00120DAA">
        <w:rPr>
          <w:rFonts w:asciiTheme="majorHAnsi" w:hAnsiTheme="majorHAnsi" w:cstheme="majorHAnsi"/>
        </w:rPr>
        <w:t xml:space="preserve"> where </w:t>
      </w:r>
      <m:oMath>
        <m:r>
          <w:rPr>
            <w:rFonts w:ascii="Cambria Math" w:hAnsi="Cambria Math" w:cstheme="majorHAnsi"/>
          </w:rPr>
          <m:t>n</m:t>
        </m:r>
      </m:oMath>
      <w:r w:rsidRPr="00120DAA">
        <w:rPr>
          <w:rFonts w:asciiTheme="majorHAnsi" w:hAnsiTheme="majorHAnsi" w:cstheme="majorHAnsi"/>
        </w:rPr>
        <w:t xml:space="preserve"> is the number of loci analyzed, </w:t>
      </w:r>
      <m:oMath>
        <m:r>
          <w:rPr>
            <w:rFonts w:ascii="Cambria Math" w:hAnsi="Cambria Math" w:cstheme="majorHAnsi"/>
          </w:rPr>
          <m:t>α</m:t>
        </m:r>
      </m:oMath>
      <w:r w:rsidRPr="00120DAA">
        <w:rPr>
          <w:rFonts w:asciiTheme="majorHAnsi" w:hAnsiTheme="majorHAnsi" w:cstheme="majorHAnsi"/>
        </w:rPr>
        <w:t xml:space="preserve"> is the desired p-value or significance threshold (0.05), and </w:t>
      </w:r>
      <m:oMath>
        <m:r>
          <w:rPr>
            <w:rFonts w:ascii="Cambria Math" w:hAnsi="Cambria Math" w:cstheme="majorHAnsi"/>
          </w:rPr>
          <m:t>p</m:t>
        </m:r>
      </m:oMath>
      <w:r w:rsidRPr="00120DAA">
        <w:rPr>
          <w:rFonts w:asciiTheme="majorHAnsi" w:hAnsiTheme="majorHAnsi" w:cstheme="majorHAnsi"/>
        </w:rPr>
        <w:t xml:space="preserve"> is the adjusted p-value given the number of loci used in the analysis.</w:t>
      </w:r>
    </w:p>
    <w:p w14:paraId="79B776D3" w14:textId="7E298537" w:rsidR="00120DAA" w:rsidRDefault="00120DAA" w:rsidP="00120DAA">
      <w:pPr>
        <w:rPr>
          <w:rFonts w:asciiTheme="majorHAnsi" w:hAnsiTheme="majorHAnsi" w:cstheme="majorHAnsi"/>
        </w:rPr>
      </w:pPr>
    </w:p>
    <w:p w14:paraId="19E890D5" w14:textId="77777777" w:rsidR="00267C1E" w:rsidRDefault="00267C1E" w:rsidP="00120DAA">
      <w:pPr>
        <w:rPr>
          <w:rFonts w:asciiTheme="majorHAnsi" w:hAnsiTheme="majorHAnsi" w:cstheme="majorHAnsi"/>
        </w:rPr>
      </w:pPr>
    </w:p>
    <w:p w14:paraId="57E719B4" w14:textId="0E311FEB" w:rsidR="00120DAA" w:rsidRPr="00FD21E9" w:rsidRDefault="00450E89" w:rsidP="00120DAA">
      <w:pPr>
        <w:pStyle w:val="HTMLAddress"/>
        <w:spacing w:line="240" w:lineRule="auto"/>
        <w:outlineLvl w:val="2"/>
        <w:rPr>
          <w:rFonts w:asciiTheme="majorHAnsi" w:hAnsiTheme="majorHAnsi" w:cstheme="majorHAnsi"/>
          <w:sz w:val="24"/>
          <w:szCs w:val="24"/>
        </w:rPr>
      </w:pPr>
      <w:r>
        <w:rPr>
          <w:rFonts w:asciiTheme="majorHAnsi" w:hAnsiTheme="majorHAnsi" w:cstheme="majorHAnsi"/>
          <w:sz w:val="24"/>
          <w:szCs w:val="24"/>
        </w:rPr>
        <w:t>Depth analysis</w:t>
      </w:r>
    </w:p>
    <w:p w14:paraId="312E4C17" w14:textId="470EFA30" w:rsidR="00A86E61" w:rsidRPr="00A86E61" w:rsidRDefault="002571B8" w:rsidP="00120DAA">
      <w:pPr>
        <w:rPr>
          <w:rFonts w:asciiTheme="majorHAnsi" w:hAnsiTheme="majorHAnsi" w:cstheme="majorHAnsi"/>
        </w:rPr>
      </w:pPr>
      <w:r>
        <w:rPr>
          <w:rFonts w:asciiTheme="majorHAnsi" w:hAnsiTheme="majorHAnsi" w:cstheme="majorHAnsi"/>
        </w:rPr>
        <w:t xml:space="preserve">To test for read depth disparities expected </w:t>
      </w:r>
      <w:r w:rsidR="006C58C6">
        <w:rPr>
          <w:rFonts w:asciiTheme="majorHAnsi" w:hAnsiTheme="majorHAnsi" w:cstheme="majorHAnsi"/>
        </w:rPr>
        <w:t>between sexes in</w:t>
      </w:r>
      <w:r>
        <w:rPr>
          <w:rFonts w:asciiTheme="majorHAnsi" w:hAnsiTheme="majorHAnsi" w:cstheme="majorHAnsi"/>
        </w:rPr>
        <w:t xml:space="preserve"> </w:t>
      </w:r>
      <w:proofErr w:type="spellStart"/>
      <w:r w:rsidR="006C58C6">
        <w:rPr>
          <w:rFonts w:asciiTheme="majorHAnsi" w:hAnsiTheme="majorHAnsi" w:cstheme="majorHAnsi"/>
        </w:rPr>
        <w:t>digametic</w:t>
      </w:r>
      <w:proofErr w:type="spellEnd"/>
      <w:r>
        <w:rPr>
          <w:rFonts w:asciiTheme="majorHAnsi" w:hAnsiTheme="majorHAnsi" w:cstheme="majorHAnsi"/>
        </w:rPr>
        <w:t xml:space="preserve"> species, we </w:t>
      </w:r>
      <w:r w:rsidRPr="00120DAA">
        <w:rPr>
          <w:rFonts w:asciiTheme="majorHAnsi" w:hAnsiTheme="majorHAnsi" w:cstheme="majorHAnsi"/>
        </w:rPr>
        <w:t>look</w:t>
      </w:r>
      <w:r>
        <w:rPr>
          <w:rFonts w:asciiTheme="majorHAnsi" w:hAnsiTheme="majorHAnsi" w:cstheme="majorHAnsi"/>
        </w:rPr>
        <w:t>ed</w:t>
      </w:r>
      <w:r w:rsidRPr="00120DAA">
        <w:rPr>
          <w:rFonts w:asciiTheme="majorHAnsi" w:hAnsiTheme="majorHAnsi" w:cstheme="majorHAnsi"/>
        </w:rPr>
        <w:t xml:space="preserve"> for signs of sex</w:t>
      </w:r>
      <w:r w:rsidR="006C58C6">
        <w:rPr>
          <w:rFonts w:asciiTheme="majorHAnsi" w:hAnsiTheme="majorHAnsi" w:cstheme="majorHAnsi"/>
        </w:rPr>
        <w:t>-</w:t>
      </w:r>
      <w:r w:rsidRPr="00120DAA">
        <w:rPr>
          <w:rFonts w:asciiTheme="majorHAnsi" w:hAnsiTheme="majorHAnsi" w:cstheme="majorHAnsi"/>
        </w:rPr>
        <w:t xml:space="preserve">specific sequencing depth differences </w:t>
      </w:r>
      <w:r>
        <w:rPr>
          <w:rFonts w:asciiTheme="majorHAnsi" w:hAnsiTheme="majorHAnsi" w:cstheme="majorHAnsi"/>
        </w:rPr>
        <w:t>between</w:t>
      </w:r>
      <w:r w:rsidRPr="00120DAA">
        <w:rPr>
          <w:rFonts w:asciiTheme="majorHAnsi" w:hAnsiTheme="majorHAnsi" w:cstheme="majorHAnsi"/>
        </w:rPr>
        <w:t xml:space="preserve"> male and female </w:t>
      </w:r>
      <w:r>
        <w:rPr>
          <w:rFonts w:asciiTheme="majorHAnsi" w:hAnsiTheme="majorHAnsi" w:cstheme="majorHAnsi"/>
        </w:rPr>
        <w:t>RAD-sequencing data.</w:t>
      </w:r>
      <w:r w:rsidRPr="00120DAA">
        <w:rPr>
          <w:rFonts w:asciiTheme="majorHAnsi" w:hAnsiTheme="majorHAnsi" w:cstheme="majorHAnsi"/>
        </w:rPr>
        <w:t xml:space="preserve"> </w:t>
      </w:r>
      <w:r w:rsidR="006C58C6">
        <w:rPr>
          <w:rFonts w:asciiTheme="majorHAnsi" w:hAnsiTheme="majorHAnsi" w:cstheme="majorHAnsi"/>
        </w:rPr>
        <w:t>We</w:t>
      </w:r>
      <w:r w:rsidR="00A10CF6" w:rsidRPr="00120DAA">
        <w:rPr>
          <w:rFonts w:asciiTheme="majorHAnsi" w:hAnsiTheme="majorHAnsi" w:cstheme="majorHAnsi"/>
        </w:rPr>
        <w:t xml:space="preserve"> performed two experiments</w:t>
      </w:r>
      <w:r w:rsidR="00A10CF6">
        <w:rPr>
          <w:rFonts w:asciiTheme="majorHAnsi" w:hAnsiTheme="majorHAnsi" w:cstheme="majorHAnsi"/>
        </w:rPr>
        <w:t xml:space="preserve"> –</w:t>
      </w:r>
      <w:r w:rsidR="00A10CF6" w:rsidRPr="00120DAA">
        <w:rPr>
          <w:rFonts w:asciiTheme="majorHAnsi" w:hAnsiTheme="majorHAnsi" w:cstheme="majorHAnsi"/>
        </w:rPr>
        <w:t xml:space="preserve"> one using the male </w:t>
      </w:r>
      <w:r w:rsidR="006C58C6">
        <w:rPr>
          <w:rFonts w:asciiTheme="majorHAnsi" w:hAnsiTheme="majorHAnsi" w:cstheme="majorHAnsi"/>
        </w:rPr>
        <w:t>assembly</w:t>
      </w:r>
      <w:r w:rsidR="00A10CF6" w:rsidRPr="00120DAA">
        <w:rPr>
          <w:rFonts w:asciiTheme="majorHAnsi" w:hAnsiTheme="majorHAnsi" w:cstheme="majorHAnsi"/>
        </w:rPr>
        <w:t xml:space="preserve"> as a reference</w:t>
      </w:r>
      <w:r w:rsidR="006C58C6">
        <w:rPr>
          <w:rFonts w:asciiTheme="majorHAnsi" w:hAnsiTheme="majorHAnsi" w:cstheme="majorHAnsi"/>
        </w:rPr>
        <w:t xml:space="preserve"> genome</w:t>
      </w:r>
      <w:r w:rsidR="00A10CF6" w:rsidRPr="00120DAA">
        <w:rPr>
          <w:rFonts w:asciiTheme="majorHAnsi" w:hAnsiTheme="majorHAnsi" w:cstheme="majorHAnsi"/>
        </w:rPr>
        <w:t xml:space="preserve"> and </w:t>
      </w:r>
      <w:r w:rsidR="00A10CF6">
        <w:rPr>
          <w:rFonts w:asciiTheme="majorHAnsi" w:hAnsiTheme="majorHAnsi" w:cstheme="majorHAnsi"/>
        </w:rPr>
        <w:t>second</w:t>
      </w:r>
      <w:r w:rsidR="00A10CF6" w:rsidRPr="00120DAA">
        <w:rPr>
          <w:rFonts w:asciiTheme="majorHAnsi" w:hAnsiTheme="majorHAnsi" w:cstheme="majorHAnsi"/>
        </w:rPr>
        <w:t xml:space="preserve"> using the female </w:t>
      </w:r>
      <w:r w:rsidR="006C58C6">
        <w:rPr>
          <w:rFonts w:asciiTheme="majorHAnsi" w:hAnsiTheme="majorHAnsi" w:cstheme="majorHAnsi"/>
        </w:rPr>
        <w:t>assembly</w:t>
      </w:r>
      <w:r w:rsidR="00A10CF6" w:rsidRPr="00120DAA">
        <w:rPr>
          <w:rFonts w:asciiTheme="majorHAnsi" w:hAnsiTheme="majorHAnsi" w:cstheme="majorHAnsi"/>
        </w:rPr>
        <w:t xml:space="preserve"> as a reference</w:t>
      </w:r>
      <w:r w:rsidR="006C58C6">
        <w:rPr>
          <w:rFonts w:asciiTheme="majorHAnsi" w:hAnsiTheme="majorHAnsi" w:cstheme="majorHAnsi"/>
        </w:rPr>
        <w:t xml:space="preserve"> genome</w:t>
      </w:r>
      <w:r w:rsidR="00A10CF6" w:rsidRPr="00120DAA">
        <w:rPr>
          <w:rFonts w:asciiTheme="majorHAnsi" w:hAnsiTheme="majorHAnsi" w:cstheme="majorHAnsi"/>
        </w:rPr>
        <w:t xml:space="preserve">. Each experiment used the 24 male and 24 female alignment files from the </w:t>
      </w:r>
      <w:r w:rsidR="006C58C6">
        <w:rPr>
          <w:rFonts w:asciiTheme="majorHAnsi" w:hAnsiTheme="majorHAnsi" w:cstheme="majorHAnsi"/>
        </w:rPr>
        <w:t xml:space="preserve">prior </w:t>
      </w:r>
      <w:r w:rsidR="00A10CF6" w:rsidRPr="00120DAA">
        <w:rPr>
          <w:rFonts w:asciiTheme="majorHAnsi" w:hAnsiTheme="majorHAnsi" w:cstheme="majorHAnsi"/>
        </w:rPr>
        <w:t xml:space="preserve">GWAS. First, we acquired the depth of aligned reads at </w:t>
      </w:r>
      <w:r w:rsidR="002270FF">
        <w:rPr>
          <w:rFonts w:asciiTheme="majorHAnsi" w:hAnsiTheme="majorHAnsi" w:cstheme="majorHAnsi"/>
        </w:rPr>
        <w:t>every</w:t>
      </w:r>
      <w:r w:rsidR="00A10CF6" w:rsidRPr="00120DAA">
        <w:rPr>
          <w:rFonts w:asciiTheme="majorHAnsi" w:hAnsiTheme="majorHAnsi" w:cstheme="majorHAnsi"/>
        </w:rPr>
        <w:t xml:space="preserve"> </w:t>
      </w:r>
      <w:r w:rsidR="002270FF">
        <w:rPr>
          <w:rFonts w:asciiTheme="majorHAnsi" w:hAnsiTheme="majorHAnsi" w:cstheme="majorHAnsi"/>
        </w:rPr>
        <w:t>nucleotide</w:t>
      </w:r>
      <w:r w:rsidR="00A10CF6" w:rsidRPr="00120DAA">
        <w:rPr>
          <w:rFonts w:asciiTheme="majorHAnsi" w:hAnsiTheme="majorHAnsi" w:cstheme="majorHAnsi"/>
        </w:rPr>
        <w:t xml:space="preserve"> in the reference genome using </w:t>
      </w:r>
      <w:proofErr w:type="spellStart"/>
      <w:r w:rsidR="00A10CF6" w:rsidRPr="00120DAA">
        <w:rPr>
          <w:rFonts w:asciiTheme="majorHAnsi" w:hAnsiTheme="majorHAnsi" w:cstheme="majorHAnsi"/>
        </w:rPr>
        <w:t>samtools</w:t>
      </w:r>
      <w:proofErr w:type="spellEnd"/>
      <w:r w:rsidR="00A10CF6">
        <w:rPr>
          <w:rFonts w:asciiTheme="majorHAnsi" w:hAnsiTheme="majorHAnsi" w:cstheme="majorHAnsi"/>
        </w:rPr>
        <w:t xml:space="preserve"> v1.9 </w:t>
      </w:r>
      <w:r w:rsidR="00A10CF6">
        <w:rPr>
          <w:rFonts w:asciiTheme="majorHAnsi" w:hAnsiTheme="majorHAnsi" w:cstheme="majorHAnsi"/>
        </w:rPr>
        <w:fldChar w:fldCharType="begin"/>
      </w:r>
      <w:r w:rsidR="00A10CF6">
        <w:rPr>
          <w:rFonts w:asciiTheme="majorHAnsi" w:hAnsiTheme="majorHAnsi" w:cstheme="majorHAnsi"/>
        </w:rPr>
        <w:instrText xml:space="preserve"> ADDIN ZOTERO_ITEM CSL_CITATION {"citationID":"WUpsn2hS","properties":{"formattedCitation":"(Li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A10CF6">
        <w:rPr>
          <w:rFonts w:asciiTheme="majorHAnsi" w:hAnsiTheme="majorHAnsi" w:cstheme="majorHAnsi"/>
        </w:rPr>
        <w:fldChar w:fldCharType="separate"/>
      </w:r>
      <w:r w:rsidR="00A10CF6">
        <w:rPr>
          <w:rFonts w:asciiTheme="majorHAnsi" w:hAnsiTheme="majorHAnsi" w:cstheme="majorHAnsi"/>
          <w:noProof/>
        </w:rPr>
        <w:t>(Li et al., 2009)</w:t>
      </w:r>
      <w:r w:rsidR="00A10CF6">
        <w:rPr>
          <w:rFonts w:asciiTheme="majorHAnsi" w:hAnsiTheme="majorHAnsi" w:cstheme="majorHAnsi"/>
        </w:rPr>
        <w:fldChar w:fldCharType="end"/>
      </w:r>
      <w:r w:rsidR="00A10CF6" w:rsidRPr="00120DAA">
        <w:rPr>
          <w:rFonts w:asciiTheme="majorHAnsi" w:hAnsiTheme="majorHAnsi" w:cstheme="majorHAnsi"/>
        </w:rPr>
        <w:t xml:space="preserve">. Next, we discarded </w:t>
      </w:r>
      <w:r w:rsidR="00EA7D11">
        <w:rPr>
          <w:rFonts w:asciiTheme="majorHAnsi" w:hAnsiTheme="majorHAnsi" w:cstheme="majorHAnsi"/>
        </w:rPr>
        <w:t>loci</w:t>
      </w:r>
      <w:r w:rsidR="00A10CF6" w:rsidRPr="00120DAA">
        <w:rPr>
          <w:rFonts w:asciiTheme="majorHAnsi" w:hAnsiTheme="majorHAnsi" w:cstheme="majorHAnsi"/>
        </w:rPr>
        <w:t xml:space="preserve"> </w:t>
      </w:r>
      <w:r w:rsidR="00A86E61">
        <w:rPr>
          <w:rFonts w:asciiTheme="majorHAnsi" w:hAnsiTheme="majorHAnsi" w:cstheme="majorHAnsi"/>
        </w:rPr>
        <w:t>with zero coverage in either sex</w:t>
      </w:r>
      <w:r w:rsidR="00A86E61">
        <w:rPr>
          <w:rFonts w:asciiTheme="majorHAnsi" w:hAnsiTheme="majorHAnsi" w:cstheme="majorHAnsi"/>
        </w:rPr>
        <w:t xml:space="preserve"> </w:t>
      </w:r>
      <w:proofErr w:type="gramStart"/>
      <w:r w:rsidR="00A86E61">
        <w:rPr>
          <w:rFonts w:asciiTheme="majorHAnsi" w:hAnsiTheme="majorHAnsi" w:cstheme="majorHAnsi"/>
        </w:rPr>
        <w:t>and</w:t>
      </w:r>
      <w:proofErr w:type="gramEnd"/>
      <w:r w:rsidR="00A86E61">
        <w:rPr>
          <w:rFonts w:asciiTheme="majorHAnsi" w:hAnsiTheme="majorHAnsi" w:cstheme="majorHAnsi"/>
        </w:rPr>
        <w:t xml:space="preserve"> compared the ratio of the </w:t>
      </w:r>
      <w:commentRangeStart w:id="13"/>
      <w:r w:rsidR="00A86E61">
        <w:rPr>
          <w:rFonts w:asciiTheme="majorHAnsi" w:hAnsiTheme="majorHAnsi" w:cstheme="majorHAnsi"/>
        </w:rPr>
        <w:t xml:space="preserve">mean depth </w:t>
      </w:r>
      <w:commentRangeEnd w:id="13"/>
      <w:r w:rsidR="00A86E61">
        <w:rPr>
          <w:rStyle w:val="CommentReference"/>
        </w:rPr>
        <w:commentReference w:id="13"/>
      </w:r>
      <w:r w:rsidR="00A86E61">
        <w:rPr>
          <w:rFonts w:asciiTheme="majorHAnsi" w:hAnsiTheme="majorHAnsi" w:cstheme="majorHAnsi"/>
        </w:rPr>
        <w:t xml:space="preserve">for </w:t>
      </w:r>
      <w:r w:rsidR="00A86E61">
        <w:rPr>
          <w:rFonts w:asciiTheme="majorHAnsi" w:hAnsiTheme="majorHAnsi" w:cstheme="majorHAnsi"/>
        </w:rPr>
        <w:lastRenderedPageBreak/>
        <w:t>both sexes at each loci. T</w:t>
      </w:r>
      <w:r w:rsidR="00A86E61" w:rsidRPr="00120DAA">
        <w:rPr>
          <w:rFonts w:asciiTheme="majorHAnsi" w:hAnsiTheme="majorHAnsi" w:cstheme="majorHAnsi"/>
        </w:rPr>
        <w:t xml:space="preserve">o </w:t>
      </w:r>
      <w:r w:rsidR="00A86E61">
        <w:rPr>
          <w:rFonts w:asciiTheme="majorHAnsi" w:hAnsiTheme="majorHAnsi" w:cstheme="majorHAnsi"/>
        </w:rPr>
        <w:t>identify</w:t>
      </w:r>
      <w:r w:rsidR="00A86E61" w:rsidRPr="00120DAA">
        <w:rPr>
          <w:rFonts w:asciiTheme="majorHAnsi" w:hAnsiTheme="majorHAnsi" w:cstheme="majorHAnsi"/>
        </w:rPr>
        <w:t xml:space="preserve"> locations in the genome where one sex </w:t>
      </w:r>
      <w:r w:rsidR="00A86E61">
        <w:rPr>
          <w:rFonts w:asciiTheme="majorHAnsi" w:hAnsiTheme="majorHAnsi" w:cstheme="majorHAnsi"/>
        </w:rPr>
        <w:t>may exhibit</w:t>
      </w:r>
      <w:r w:rsidR="00A86E61" w:rsidRPr="00120DAA">
        <w:rPr>
          <w:rFonts w:asciiTheme="majorHAnsi" w:hAnsiTheme="majorHAnsi" w:cstheme="majorHAnsi"/>
        </w:rPr>
        <w:t xml:space="preserve"> consistent</w:t>
      </w:r>
      <w:r w:rsidR="00A86E61">
        <w:rPr>
          <w:rFonts w:asciiTheme="majorHAnsi" w:hAnsiTheme="majorHAnsi" w:cstheme="majorHAnsi"/>
        </w:rPr>
        <w:t>ly high</w:t>
      </w:r>
      <w:r w:rsidR="00A86E61" w:rsidRPr="00120DAA">
        <w:rPr>
          <w:rFonts w:asciiTheme="majorHAnsi" w:hAnsiTheme="majorHAnsi" w:cstheme="majorHAnsi"/>
        </w:rPr>
        <w:t xml:space="preserve"> coverage and the </w:t>
      </w:r>
      <w:r w:rsidR="00A86E61">
        <w:rPr>
          <w:rFonts w:asciiTheme="majorHAnsi" w:hAnsiTheme="majorHAnsi" w:cstheme="majorHAnsi"/>
        </w:rPr>
        <w:t>opposite</w:t>
      </w:r>
      <w:r w:rsidR="00A86E61" w:rsidRPr="00120DAA">
        <w:rPr>
          <w:rFonts w:asciiTheme="majorHAnsi" w:hAnsiTheme="majorHAnsi" w:cstheme="majorHAnsi"/>
        </w:rPr>
        <w:t xml:space="preserve"> sex </w:t>
      </w:r>
      <w:r w:rsidR="00A86E61">
        <w:rPr>
          <w:rFonts w:asciiTheme="majorHAnsi" w:hAnsiTheme="majorHAnsi" w:cstheme="majorHAnsi"/>
        </w:rPr>
        <w:t>contained less than or equal to half of the opposite sex’s depth, w</w:t>
      </w:r>
      <w:r w:rsidR="00A86E61">
        <w:rPr>
          <w:rFonts w:asciiTheme="majorHAnsi" w:hAnsiTheme="majorHAnsi" w:cstheme="majorHAnsi"/>
        </w:rPr>
        <w:t xml:space="preserve">e </w:t>
      </w:r>
      <w:r w:rsidR="00A86E61">
        <w:rPr>
          <w:rFonts w:asciiTheme="majorHAnsi" w:hAnsiTheme="majorHAnsi" w:cstheme="majorHAnsi"/>
        </w:rPr>
        <w:t xml:space="preserve">sorted and </w:t>
      </w:r>
      <w:r w:rsidR="00A86E61">
        <w:rPr>
          <w:rFonts w:asciiTheme="majorHAnsi" w:hAnsiTheme="majorHAnsi" w:cstheme="majorHAnsi"/>
        </w:rPr>
        <w:t xml:space="preserve">looked for high-fidelity regions </w:t>
      </w:r>
      <w:r w:rsidR="00A86E61">
        <w:rPr>
          <w:rFonts w:asciiTheme="majorHAnsi" w:hAnsiTheme="majorHAnsi" w:cstheme="majorHAnsi"/>
        </w:rPr>
        <w:t>greater than 5,000 bp exhibiting</w:t>
      </w:r>
      <w:r w:rsidR="00A86E61">
        <w:rPr>
          <w:rFonts w:asciiTheme="majorHAnsi" w:hAnsiTheme="majorHAnsi" w:cstheme="majorHAnsi"/>
        </w:rPr>
        <w:t xml:space="preserve"> a sex coverage ratio greater than or equal to </w:t>
      </w:r>
      <w:commentRangeStart w:id="14"/>
      <w:r w:rsidR="00A86E61">
        <w:rPr>
          <w:rFonts w:asciiTheme="majorHAnsi" w:hAnsiTheme="majorHAnsi" w:cstheme="majorHAnsi"/>
        </w:rPr>
        <w:t>two</w:t>
      </w:r>
      <w:commentRangeEnd w:id="14"/>
      <w:r w:rsidR="00A86E61">
        <w:rPr>
          <w:rStyle w:val="CommentReference"/>
        </w:rPr>
        <w:commentReference w:id="14"/>
      </w:r>
      <w:r w:rsidR="00A86E61">
        <w:rPr>
          <w:rFonts w:asciiTheme="majorHAnsi" w:hAnsiTheme="majorHAnsi" w:cstheme="majorHAnsi"/>
        </w:rPr>
        <w:t>.</w:t>
      </w:r>
    </w:p>
    <w:p w14:paraId="57C6B9FA" w14:textId="77777777" w:rsidR="00A86E61" w:rsidRDefault="00A86E61" w:rsidP="00120DAA">
      <w:pPr>
        <w:rPr>
          <w:rFonts w:asciiTheme="majorHAnsi" w:hAnsiTheme="majorHAnsi" w:cstheme="majorHAnsi"/>
          <w:b/>
          <w:bCs/>
          <w:u w:val="single"/>
        </w:rPr>
      </w:pPr>
    </w:p>
    <w:p w14:paraId="06A0F736" w14:textId="77777777" w:rsidR="00A86E61" w:rsidRPr="00120DAA" w:rsidRDefault="00A86E61" w:rsidP="00120DAA">
      <w:pPr>
        <w:rPr>
          <w:rFonts w:asciiTheme="majorHAnsi" w:hAnsiTheme="majorHAnsi" w:cstheme="majorHAnsi"/>
          <w:b/>
          <w:bCs/>
          <w:u w:val="single"/>
        </w:rPr>
      </w:pPr>
    </w:p>
    <w:p w14:paraId="55826CF4" w14:textId="5AFA55DF" w:rsidR="00120DAA" w:rsidRPr="00FD21E9" w:rsidRDefault="00A675F4" w:rsidP="00120DAA">
      <w:pPr>
        <w:pStyle w:val="HTMLAddress"/>
        <w:spacing w:line="240" w:lineRule="auto"/>
        <w:outlineLvl w:val="2"/>
        <w:rPr>
          <w:rFonts w:asciiTheme="majorHAnsi" w:hAnsiTheme="majorHAnsi" w:cstheme="majorHAnsi"/>
          <w:sz w:val="24"/>
          <w:szCs w:val="24"/>
        </w:rPr>
      </w:pPr>
      <w:bookmarkStart w:id="15" w:name="_Toc113440564"/>
      <w:r>
        <w:rPr>
          <w:rFonts w:asciiTheme="majorHAnsi" w:hAnsiTheme="majorHAnsi" w:cstheme="majorHAnsi"/>
          <w:sz w:val="24"/>
          <w:szCs w:val="24"/>
        </w:rPr>
        <w:t>K-mer analysis</w:t>
      </w:r>
      <w:bookmarkEnd w:id="15"/>
    </w:p>
    <w:p w14:paraId="6F4C4D99" w14:textId="742D0EB5" w:rsidR="00C370BB" w:rsidRDefault="00A86E61" w:rsidP="00A675F4">
      <w:pPr>
        <w:rPr>
          <w:rFonts w:asciiTheme="majorHAnsi" w:hAnsiTheme="majorHAnsi" w:cstheme="majorHAnsi"/>
        </w:rPr>
      </w:pPr>
      <w:r>
        <w:rPr>
          <w:rFonts w:asciiTheme="majorHAnsi" w:hAnsiTheme="majorHAnsi" w:cstheme="majorHAnsi"/>
        </w:rPr>
        <w:t>To</w:t>
      </w:r>
      <w:r w:rsidR="00A675F4" w:rsidRPr="00A675F4">
        <w:rPr>
          <w:rFonts w:asciiTheme="majorHAnsi" w:hAnsiTheme="majorHAnsi" w:cstheme="majorHAnsi"/>
        </w:rPr>
        <w:t xml:space="preserve"> identify unique differences of sequence content in males versus females</w:t>
      </w:r>
      <w:r w:rsidR="00EA7D11">
        <w:rPr>
          <w:rFonts w:asciiTheme="majorHAnsi" w:hAnsiTheme="majorHAnsi" w:cstheme="majorHAnsi"/>
        </w:rPr>
        <w:t xml:space="preserve"> using a k-mer based approach</w:t>
      </w:r>
      <w:r w:rsidR="00A675F4" w:rsidRPr="00A675F4">
        <w:rPr>
          <w:rFonts w:asciiTheme="majorHAnsi" w:hAnsiTheme="majorHAnsi" w:cstheme="majorHAnsi"/>
        </w:rPr>
        <w:t>. To do this, we</w:t>
      </w:r>
      <w:r w:rsidR="007C1D20">
        <w:rPr>
          <w:rFonts w:asciiTheme="majorHAnsi" w:hAnsiTheme="majorHAnsi" w:cstheme="majorHAnsi"/>
        </w:rPr>
        <w:t xml:space="preserve"> </w:t>
      </w:r>
      <w:r w:rsidR="00FC4471">
        <w:rPr>
          <w:rFonts w:asciiTheme="majorHAnsi" w:hAnsiTheme="majorHAnsi" w:cstheme="majorHAnsi"/>
        </w:rPr>
        <w:t>created and filtered sex-specific sequence signatures from</w:t>
      </w:r>
      <w:r w:rsidR="00A675F4" w:rsidRPr="00A675F4">
        <w:rPr>
          <w:rFonts w:asciiTheme="majorHAnsi" w:hAnsiTheme="majorHAnsi" w:cstheme="majorHAnsi"/>
        </w:rPr>
        <w:t xml:space="preserve"> </w:t>
      </w:r>
      <w:r w:rsidR="00FC4471">
        <w:rPr>
          <w:rFonts w:asciiTheme="majorHAnsi" w:hAnsiTheme="majorHAnsi" w:cstheme="majorHAnsi"/>
        </w:rPr>
        <w:t xml:space="preserve">one </w:t>
      </w:r>
      <w:r w:rsidR="007C1D20">
        <w:rPr>
          <w:rFonts w:asciiTheme="majorHAnsi" w:hAnsiTheme="majorHAnsi" w:cstheme="majorHAnsi"/>
        </w:rPr>
        <w:t>male and</w:t>
      </w:r>
      <w:r w:rsidR="00FC4471">
        <w:rPr>
          <w:rFonts w:asciiTheme="majorHAnsi" w:hAnsiTheme="majorHAnsi" w:cstheme="majorHAnsi"/>
        </w:rPr>
        <w:t xml:space="preserve"> one</w:t>
      </w:r>
      <w:r w:rsidR="007C1D20">
        <w:rPr>
          <w:rFonts w:asciiTheme="majorHAnsi" w:hAnsiTheme="majorHAnsi" w:cstheme="majorHAnsi"/>
        </w:rPr>
        <w:t xml:space="preserve"> female individual</w:t>
      </w:r>
      <w:r w:rsidR="004A14ED">
        <w:rPr>
          <w:rFonts w:asciiTheme="majorHAnsi" w:hAnsiTheme="majorHAnsi" w:cstheme="majorHAnsi"/>
        </w:rPr>
        <w:t>’</w:t>
      </w:r>
      <w:r w:rsidR="007C1D20">
        <w:rPr>
          <w:rFonts w:asciiTheme="majorHAnsi" w:hAnsiTheme="majorHAnsi" w:cstheme="majorHAnsi"/>
        </w:rPr>
        <w:t xml:space="preserve">s </w:t>
      </w:r>
      <w:r w:rsidR="00A675F4" w:rsidRPr="00A675F4">
        <w:rPr>
          <w:rFonts w:asciiTheme="majorHAnsi" w:hAnsiTheme="majorHAnsi" w:cstheme="majorHAnsi"/>
        </w:rPr>
        <w:t>linked-read data</w:t>
      </w:r>
      <w:r w:rsidR="007C1D20">
        <w:rPr>
          <w:rFonts w:asciiTheme="majorHAnsi" w:hAnsiTheme="majorHAnsi" w:cstheme="majorHAnsi"/>
        </w:rPr>
        <w:t xml:space="preserve"> generated for </w:t>
      </w:r>
      <w:r w:rsidR="004A14ED">
        <w:rPr>
          <w:rFonts w:asciiTheme="majorHAnsi" w:hAnsiTheme="majorHAnsi" w:cstheme="majorHAnsi"/>
        </w:rPr>
        <w:t>the</w:t>
      </w:r>
      <w:r w:rsidR="007C1D20">
        <w:rPr>
          <w:rFonts w:asciiTheme="majorHAnsi" w:hAnsiTheme="majorHAnsi" w:cstheme="majorHAnsi"/>
        </w:rPr>
        <w:t xml:space="preserve"> </w:t>
      </w:r>
      <w:r w:rsidR="004A14ED">
        <w:rPr>
          <w:rFonts w:asciiTheme="majorHAnsi" w:hAnsiTheme="majorHAnsi" w:cstheme="majorHAnsi"/>
        </w:rPr>
        <w:t xml:space="preserve">prior </w:t>
      </w:r>
      <w:r w:rsidR="007C1D20">
        <w:rPr>
          <w:rFonts w:asciiTheme="majorHAnsi" w:hAnsiTheme="majorHAnsi" w:cstheme="majorHAnsi"/>
        </w:rPr>
        <w:t>genome assemblies</w:t>
      </w:r>
      <w:r w:rsidR="00C370BB">
        <w:rPr>
          <w:rFonts w:asciiTheme="majorHAnsi" w:hAnsiTheme="majorHAnsi" w:cstheme="majorHAnsi"/>
        </w:rPr>
        <w:t>. First</w:t>
      </w:r>
      <w:r w:rsidR="004A14ED">
        <w:rPr>
          <w:rFonts w:asciiTheme="majorHAnsi" w:hAnsiTheme="majorHAnsi" w:cstheme="majorHAnsi"/>
        </w:rPr>
        <w:t>, we created</w:t>
      </w:r>
      <w:r w:rsidR="004A14ED">
        <w:rPr>
          <w:rFonts w:asciiTheme="majorHAnsi" w:hAnsiTheme="majorHAnsi" w:cstheme="majorHAnsi"/>
        </w:rPr>
        <w:t xml:space="preserve"> </w:t>
      </w:r>
      <w:proofErr w:type="spellStart"/>
      <w:r w:rsidR="004A14ED">
        <w:rPr>
          <w:rFonts w:asciiTheme="majorHAnsi" w:hAnsiTheme="majorHAnsi" w:cstheme="majorHAnsi"/>
        </w:rPr>
        <w:t>MinHash</w:t>
      </w:r>
      <w:proofErr w:type="spellEnd"/>
      <w:r w:rsidR="004A14ED">
        <w:rPr>
          <w:rFonts w:asciiTheme="majorHAnsi" w:hAnsiTheme="majorHAnsi" w:cstheme="majorHAnsi"/>
        </w:rPr>
        <w:t xml:space="preserve"> sketches of 21-mers </w:t>
      </w:r>
      <w:r w:rsidR="00C370BB">
        <w:rPr>
          <w:rFonts w:asciiTheme="majorHAnsi" w:hAnsiTheme="majorHAnsi" w:cstheme="majorHAnsi"/>
        </w:rPr>
        <w:t>for each sequencing data file (</w:t>
      </w:r>
      <w:proofErr w:type="spellStart"/>
      <w:r w:rsidR="00C370BB" w:rsidRPr="004A14ED">
        <w:rPr>
          <w:rFonts w:ascii="Courier" w:hAnsi="Courier" w:cstheme="majorHAnsi"/>
        </w:rPr>
        <w:t>sourmash</w:t>
      </w:r>
      <w:proofErr w:type="spellEnd"/>
      <w:r w:rsidR="00C370BB" w:rsidRPr="004A14ED">
        <w:rPr>
          <w:rFonts w:ascii="Courier" w:hAnsi="Courier" w:cstheme="majorHAnsi"/>
        </w:rPr>
        <w:t xml:space="preserve"> compute</w:t>
      </w:r>
      <w:r w:rsidR="00C370BB">
        <w:rPr>
          <w:rFonts w:asciiTheme="majorHAnsi" w:hAnsiTheme="majorHAnsi" w:cstheme="majorHAnsi"/>
        </w:rPr>
        <w:t xml:space="preserve"> </w:t>
      </w:r>
      <w:r w:rsidR="00C370BB" w:rsidRPr="004A14ED">
        <w:rPr>
          <w:rFonts w:ascii="Courier" w:hAnsi="Courier" w:cstheme="majorHAnsi"/>
        </w:rPr>
        <w:t>-k 21, 31, 51</w:t>
      </w:r>
      <w:r w:rsidR="00C370BB">
        <w:rPr>
          <w:rFonts w:asciiTheme="majorHAnsi" w:hAnsiTheme="majorHAnsi" w:cstheme="majorHAnsi"/>
        </w:rPr>
        <w:t>,</w:t>
      </w:r>
      <w:r w:rsidR="00C370BB" w:rsidRPr="004A14ED">
        <w:rPr>
          <w:rFonts w:ascii="Courier" w:hAnsi="Courier" w:cstheme="majorHAnsi"/>
        </w:rPr>
        <w:t xml:space="preserve"> --scaled 100 --track-abundance</w:t>
      </w:r>
      <w:r w:rsidR="00C370BB">
        <w:rPr>
          <w:rFonts w:asciiTheme="majorHAnsi" w:hAnsiTheme="majorHAnsi" w:cstheme="majorHAnsi"/>
        </w:rPr>
        <w:t>)</w:t>
      </w:r>
      <w:r w:rsidR="00C370BB">
        <w:rPr>
          <w:rFonts w:asciiTheme="majorHAnsi" w:hAnsiTheme="majorHAnsi" w:cstheme="majorHAnsi"/>
        </w:rPr>
        <w:t xml:space="preserve"> and merge</w:t>
      </w:r>
      <w:r w:rsidR="00FC4471">
        <w:rPr>
          <w:rFonts w:asciiTheme="majorHAnsi" w:hAnsiTheme="majorHAnsi" w:cstheme="majorHAnsi"/>
        </w:rPr>
        <w:t>d</w:t>
      </w:r>
      <w:r w:rsidR="00C370BB">
        <w:rPr>
          <w:rFonts w:asciiTheme="majorHAnsi" w:hAnsiTheme="majorHAnsi" w:cstheme="majorHAnsi"/>
        </w:rPr>
        <w:t xml:space="preserve"> the resulting signature files together (</w:t>
      </w:r>
      <w:proofErr w:type="spellStart"/>
      <w:r w:rsidR="00C370BB" w:rsidRPr="004A14ED">
        <w:rPr>
          <w:rFonts w:ascii="Courier" w:hAnsi="Courier" w:cstheme="majorHAnsi"/>
        </w:rPr>
        <w:t>sourmash</w:t>
      </w:r>
      <w:proofErr w:type="spellEnd"/>
      <w:r w:rsidR="00C370BB" w:rsidRPr="004A14ED">
        <w:rPr>
          <w:rFonts w:ascii="Courier" w:hAnsi="Courier" w:cstheme="majorHAnsi"/>
        </w:rPr>
        <w:t xml:space="preserve"> sig </w:t>
      </w:r>
      <w:r w:rsidR="00C370BB">
        <w:rPr>
          <w:rFonts w:ascii="Courier" w:hAnsi="Courier" w:cstheme="majorHAnsi"/>
        </w:rPr>
        <w:t>merge</w:t>
      </w:r>
      <w:r w:rsidR="00C370BB">
        <w:rPr>
          <w:rFonts w:asciiTheme="majorHAnsi" w:hAnsiTheme="majorHAnsi" w:cstheme="majorHAnsi"/>
        </w:rPr>
        <w:t xml:space="preserve"> </w:t>
      </w:r>
      <w:r w:rsidR="00C370BB" w:rsidRPr="00C370BB">
        <w:rPr>
          <w:rFonts w:ascii="Courier" w:hAnsi="Courier" w:cstheme="majorHAnsi"/>
        </w:rPr>
        <w:t>-k 21</w:t>
      </w:r>
      <w:r w:rsidR="00C370BB">
        <w:rPr>
          <w:rFonts w:asciiTheme="majorHAnsi" w:hAnsiTheme="majorHAnsi" w:cstheme="majorHAnsi"/>
        </w:rPr>
        <w:t>)</w:t>
      </w:r>
      <w:r w:rsidR="00FC4471">
        <w:rPr>
          <w:rFonts w:asciiTheme="majorHAnsi" w:hAnsiTheme="majorHAnsi" w:cstheme="majorHAnsi"/>
        </w:rPr>
        <w:t xml:space="preserve"> using </w:t>
      </w:r>
      <w:proofErr w:type="spellStart"/>
      <w:r w:rsidR="00FC4471">
        <w:rPr>
          <w:rFonts w:asciiTheme="majorHAnsi" w:hAnsiTheme="majorHAnsi" w:cstheme="majorHAnsi"/>
        </w:rPr>
        <w:t>sourmash</w:t>
      </w:r>
      <w:proofErr w:type="spellEnd"/>
      <w:r w:rsidR="00FC4471">
        <w:rPr>
          <w:rFonts w:asciiTheme="majorHAnsi" w:hAnsiTheme="majorHAnsi" w:cstheme="majorHAnsi"/>
        </w:rPr>
        <w:t xml:space="preserve"> c3.5.0 </w:t>
      </w:r>
      <w:r w:rsidR="00FC4471" w:rsidRPr="00A675F4">
        <w:rPr>
          <w:rFonts w:asciiTheme="majorHAnsi" w:hAnsiTheme="majorHAnsi" w:cstheme="majorHAnsi"/>
        </w:rPr>
        <w:fldChar w:fldCharType="begin"/>
      </w:r>
      <w:r w:rsidR="00FC4471">
        <w:rPr>
          <w:rFonts w:asciiTheme="majorHAnsi" w:hAnsiTheme="majorHAnsi" w:cstheme="majorHAnsi"/>
        </w:rPr>
        <w:instrText xml:space="preserve"> ADDIN ZOTERO_ITEM CSL_CITATION {"citationID":"PMuEi7NF","properties":{"formattedCitation":"(Brown &amp; Irber, 2016)","plainCitation":"(Brown &amp; Irber, 2016)","noteIndex":0},"citationItems":[{"id":508,"uris":["http://zotero.org/users/local/3tku6QP0/items/K5M8IMDZ"],"itemData":{"id":508,"type":"article-journal","container-title":"The Journal of Open Source Software","DOI":"10.21105/joss.00027","ISSN":"2475-9066","issue":"5","journalAbbreviation":"JOSS","language":"en","page":"27","source":"DOI.org (Crossref)","title":"sourmash: a library for MinHash sketching of DNA","title-short":"sourmash","volume":"1","author":[{"family":"Brown","given":"C. Titus"},{"family":"Irber","given":"Luiz"}],"issued":{"date-parts":[["2016",9,14]]}}}],"schema":"https://github.com/citation-style-language/schema/raw/master/csl-citation.json"} </w:instrText>
      </w:r>
      <w:r w:rsidR="00FC4471" w:rsidRPr="00A675F4">
        <w:rPr>
          <w:rFonts w:asciiTheme="majorHAnsi" w:hAnsiTheme="majorHAnsi" w:cstheme="majorHAnsi"/>
        </w:rPr>
        <w:fldChar w:fldCharType="separate"/>
      </w:r>
      <w:r w:rsidR="00FC4471">
        <w:rPr>
          <w:rFonts w:asciiTheme="majorHAnsi" w:hAnsiTheme="majorHAnsi" w:cstheme="majorHAnsi"/>
        </w:rPr>
        <w:t xml:space="preserve">(Brown &amp; </w:t>
      </w:r>
      <w:proofErr w:type="spellStart"/>
      <w:r w:rsidR="00FC4471">
        <w:rPr>
          <w:rFonts w:asciiTheme="majorHAnsi" w:hAnsiTheme="majorHAnsi" w:cstheme="majorHAnsi"/>
        </w:rPr>
        <w:t>Irber</w:t>
      </w:r>
      <w:proofErr w:type="spellEnd"/>
      <w:r w:rsidR="00FC4471">
        <w:rPr>
          <w:rFonts w:asciiTheme="majorHAnsi" w:hAnsiTheme="majorHAnsi" w:cstheme="majorHAnsi"/>
        </w:rPr>
        <w:t>, 2016)</w:t>
      </w:r>
      <w:r w:rsidR="00FC4471" w:rsidRPr="00A675F4">
        <w:rPr>
          <w:rFonts w:asciiTheme="majorHAnsi" w:hAnsiTheme="majorHAnsi" w:cstheme="majorHAnsi"/>
        </w:rPr>
        <w:fldChar w:fldCharType="end"/>
      </w:r>
      <w:r w:rsidR="00C370BB">
        <w:rPr>
          <w:rFonts w:asciiTheme="majorHAnsi" w:hAnsiTheme="majorHAnsi" w:cstheme="majorHAnsi"/>
        </w:rPr>
        <w:t>. Next, we</w:t>
      </w:r>
      <w:r w:rsidR="004A14ED">
        <w:rPr>
          <w:rFonts w:asciiTheme="majorHAnsi" w:hAnsiTheme="majorHAnsi" w:cstheme="majorHAnsi"/>
        </w:rPr>
        <w:t xml:space="preserve"> </w:t>
      </w:r>
      <w:r w:rsidR="00FC4471">
        <w:rPr>
          <w:rFonts w:asciiTheme="majorHAnsi" w:hAnsiTheme="majorHAnsi" w:cstheme="majorHAnsi"/>
        </w:rPr>
        <w:t>eliminated k-mers likely to be the produc</w:t>
      </w:r>
      <w:r w:rsidR="001D0313">
        <w:rPr>
          <w:rFonts w:asciiTheme="majorHAnsi" w:hAnsiTheme="majorHAnsi" w:cstheme="majorHAnsi"/>
        </w:rPr>
        <w:t>t</w:t>
      </w:r>
      <w:r w:rsidR="00FC4471">
        <w:rPr>
          <w:rFonts w:asciiTheme="majorHAnsi" w:hAnsiTheme="majorHAnsi" w:cstheme="majorHAnsi"/>
        </w:rPr>
        <w:t xml:space="preserve"> of sequencing errors by </w:t>
      </w:r>
      <w:r w:rsidR="00D866D7" w:rsidRPr="00A675F4">
        <w:rPr>
          <w:rFonts w:asciiTheme="majorHAnsi" w:hAnsiTheme="majorHAnsi" w:cstheme="majorHAnsi"/>
        </w:rPr>
        <w:t>purg</w:t>
      </w:r>
      <w:r w:rsidR="00FC4471">
        <w:rPr>
          <w:rFonts w:asciiTheme="majorHAnsi" w:hAnsiTheme="majorHAnsi" w:cstheme="majorHAnsi"/>
        </w:rPr>
        <w:t>ing</w:t>
      </w:r>
      <w:r w:rsidR="00D866D7" w:rsidRPr="00A675F4">
        <w:rPr>
          <w:rFonts w:asciiTheme="majorHAnsi" w:hAnsiTheme="majorHAnsi" w:cstheme="majorHAnsi"/>
        </w:rPr>
        <w:t xml:space="preserve"> signature files of k-mers</w:t>
      </w:r>
      <w:r w:rsidR="00C370BB">
        <w:rPr>
          <w:rFonts w:asciiTheme="majorHAnsi" w:hAnsiTheme="majorHAnsi" w:cstheme="majorHAnsi"/>
        </w:rPr>
        <w:t xml:space="preserve"> with abundances less than five (</w:t>
      </w:r>
      <w:proofErr w:type="spellStart"/>
      <w:r w:rsidR="00C370BB" w:rsidRPr="00C370BB">
        <w:rPr>
          <w:rFonts w:ascii="Courier" w:hAnsi="Courier" w:cstheme="majorHAnsi"/>
        </w:rPr>
        <w:t>sourmash</w:t>
      </w:r>
      <w:proofErr w:type="spellEnd"/>
      <w:r w:rsidR="00C370BB" w:rsidRPr="00C370BB">
        <w:rPr>
          <w:rFonts w:ascii="Courier" w:hAnsi="Courier" w:cstheme="majorHAnsi"/>
        </w:rPr>
        <w:t xml:space="preserve"> sig filter -m 5</w:t>
      </w:r>
      <w:r w:rsidR="00C370BB">
        <w:rPr>
          <w:rFonts w:asciiTheme="majorHAnsi" w:hAnsiTheme="majorHAnsi" w:cstheme="majorHAnsi"/>
        </w:rPr>
        <w:t>)</w:t>
      </w:r>
      <w:r w:rsidR="007C1D20">
        <w:rPr>
          <w:rFonts w:asciiTheme="majorHAnsi" w:hAnsiTheme="majorHAnsi" w:cstheme="majorHAnsi"/>
        </w:rPr>
        <w:t xml:space="preserve">. </w:t>
      </w:r>
      <w:r w:rsidR="00C370BB">
        <w:rPr>
          <w:rFonts w:asciiTheme="majorHAnsi" w:hAnsiTheme="majorHAnsi" w:cstheme="majorHAnsi"/>
        </w:rPr>
        <w:t>We extracted all unique k-mers from the dataset, normalized abundances for each sex and observed the ratios of male to female abundances.</w:t>
      </w:r>
      <w:r w:rsidR="009F3A99">
        <w:rPr>
          <w:rFonts w:asciiTheme="majorHAnsi" w:hAnsiTheme="majorHAnsi" w:cstheme="majorHAnsi"/>
        </w:rPr>
        <w:t xml:space="preserve"> </w:t>
      </w:r>
      <w:r w:rsidR="00B2511B">
        <w:rPr>
          <w:rFonts w:asciiTheme="majorHAnsi" w:hAnsiTheme="majorHAnsi" w:cstheme="majorHAnsi"/>
        </w:rPr>
        <w:t>After</w:t>
      </w:r>
      <w:r w:rsidR="004A14ED">
        <w:rPr>
          <w:rFonts w:asciiTheme="majorHAnsi" w:hAnsiTheme="majorHAnsi" w:cstheme="majorHAnsi"/>
        </w:rPr>
        <w:t>,</w:t>
      </w:r>
      <w:r w:rsidR="00D866D7" w:rsidRPr="00A675F4">
        <w:rPr>
          <w:rFonts w:asciiTheme="majorHAnsi" w:hAnsiTheme="majorHAnsi" w:cstheme="majorHAnsi"/>
        </w:rPr>
        <w:t xml:space="preserve"> </w:t>
      </w:r>
      <w:r w:rsidR="007C1D20">
        <w:rPr>
          <w:rFonts w:asciiTheme="majorHAnsi" w:hAnsiTheme="majorHAnsi" w:cstheme="majorHAnsi"/>
        </w:rPr>
        <w:t>we</w:t>
      </w:r>
      <w:r w:rsidR="00D866D7" w:rsidRPr="00A675F4">
        <w:rPr>
          <w:rFonts w:asciiTheme="majorHAnsi" w:hAnsiTheme="majorHAnsi" w:cstheme="majorHAnsi"/>
        </w:rPr>
        <w:t xml:space="preserve"> discarded k-mers shared between </w:t>
      </w:r>
      <w:r w:rsidR="009F3A99">
        <w:rPr>
          <w:rFonts w:asciiTheme="majorHAnsi" w:hAnsiTheme="majorHAnsi" w:cstheme="majorHAnsi"/>
        </w:rPr>
        <w:t>fe</w:t>
      </w:r>
      <w:r w:rsidR="00D866D7" w:rsidRPr="00A675F4">
        <w:rPr>
          <w:rFonts w:asciiTheme="majorHAnsi" w:hAnsiTheme="majorHAnsi" w:cstheme="majorHAnsi"/>
        </w:rPr>
        <w:t xml:space="preserve">male and males to </w:t>
      </w:r>
      <w:r w:rsidR="009F3A99">
        <w:rPr>
          <w:rFonts w:asciiTheme="majorHAnsi" w:hAnsiTheme="majorHAnsi" w:cstheme="majorHAnsi"/>
        </w:rPr>
        <w:t xml:space="preserve">obtain </w:t>
      </w:r>
      <w:r w:rsidR="00D866D7" w:rsidRPr="00A675F4">
        <w:rPr>
          <w:rFonts w:asciiTheme="majorHAnsi" w:hAnsiTheme="majorHAnsi" w:cstheme="majorHAnsi"/>
        </w:rPr>
        <w:t xml:space="preserve">sex-specific k-mers. </w:t>
      </w:r>
      <w:r w:rsidR="00B2511B">
        <w:rPr>
          <w:rFonts w:asciiTheme="majorHAnsi" w:hAnsiTheme="majorHAnsi" w:cstheme="majorHAnsi"/>
        </w:rPr>
        <w:t xml:space="preserve">We then selected “high abundance” k-mers with abundance levels from 50-100. </w:t>
      </w:r>
      <w:r w:rsidR="00D866D7" w:rsidRPr="00A675F4">
        <w:rPr>
          <w:rFonts w:asciiTheme="majorHAnsi" w:hAnsiTheme="majorHAnsi" w:cstheme="majorHAnsi"/>
        </w:rPr>
        <w:t xml:space="preserve">The resulting high abundance, single sex k-mers were used in </w:t>
      </w:r>
      <w:r w:rsidR="007C1D20">
        <w:rPr>
          <w:rFonts w:asciiTheme="majorHAnsi" w:hAnsiTheme="majorHAnsi" w:cstheme="majorHAnsi"/>
        </w:rPr>
        <w:t xml:space="preserve">subsequent </w:t>
      </w:r>
      <w:r w:rsidR="00D866D7" w:rsidRPr="00A675F4">
        <w:rPr>
          <w:rFonts w:asciiTheme="majorHAnsi" w:hAnsiTheme="majorHAnsi" w:cstheme="majorHAnsi"/>
        </w:rPr>
        <w:t>analys</w:t>
      </w:r>
      <w:r w:rsidR="007C1D20">
        <w:rPr>
          <w:rFonts w:asciiTheme="majorHAnsi" w:hAnsiTheme="majorHAnsi" w:cstheme="majorHAnsi"/>
        </w:rPr>
        <w:t>e</w:t>
      </w:r>
      <w:r w:rsidR="00D866D7" w:rsidRPr="00A675F4">
        <w:rPr>
          <w:rFonts w:asciiTheme="majorHAnsi" w:hAnsiTheme="majorHAnsi" w:cstheme="majorHAnsi"/>
        </w:rPr>
        <w:t>s.</w:t>
      </w:r>
    </w:p>
    <w:p w14:paraId="35FED5FB" w14:textId="12D875F4" w:rsidR="007C1D20" w:rsidRDefault="007C1D20" w:rsidP="00A675F4">
      <w:pPr>
        <w:rPr>
          <w:rFonts w:asciiTheme="majorHAnsi" w:hAnsiTheme="majorHAnsi" w:cstheme="majorHAnsi"/>
        </w:rPr>
      </w:pPr>
    </w:p>
    <w:p w14:paraId="1531BF20" w14:textId="09221C4F" w:rsidR="009F3A99" w:rsidRDefault="00A86E61" w:rsidP="00A675F4">
      <w:pPr>
        <w:rPr>
          <w:rFonts w:asciiTheme="majorHAnsi" w:hAnsiTheme="majorHAnsi" w:cstheme="majorHAnsi"/>
        </w:rPr>
      </w:pPr>
      <w:r>
        <w:rPr>
          <w:rFonts w:asciiTheme="majorHAnsi" w:hAnsiTheme="majorHAnsi" w:cstheme="majorHAnsi"/>
        </w:rPr>
        <w:t>We initially</w:t>
      </w:r>
      <w:r w:rsidR="009F3A99">
        <w:rPr>
          <w:rFonts w:asciiTheme="majorHAnsi" w:hAnsiTheme="majorHAnsi" w:cstheme="majorHAnsi"/>
        </w:rPr>
        <w:t xml:space="preserve"> determine</w:t>
      </w:r>
      <w:r>
        <w:rPr>
          <w:rFonts w:asciiTheme="majorHAnsi" w:hAnsiTheme="majorHAnsi" w:cstheme="majorHAnsi"/>
        </w:rPr>
        <w:t>d</w:t>
      </w:r>
      <w:r w:rsidR="009F3A99">
        <w:rPr>
          <w:rFonts w:asciiTheme="majorHAnsi" w:hAnsiTheme="majorHAnsi" w:cstheme="majorHAnsi"/>
        </w:rPr>
        <w:t xml:space="preserve"> if the high abundance male-only k-mers were consistent</w:t>
      </w:r>
      <w:r>
        <w:rPr>
          <w:rFonts w:asciiTheme="majorHAnsi" w:hAnsiTheme="majorHAnsi" w:cstheme="majorHAnsi"/>
        </w:rPr>
        <w:t>ly</w:t>
      </w:r>
      <w:r w:rsidR="009F3A99">
        <w:rPr>
          <w:rFonts w:asciiTheme="majorHAnsi" w:hAnsiTheme="majorHAnsi" w:cstheme="majorHAnsi"/>
        </w:rPr>
        <w:t xml:space="preserve"> elevated </w:t>
      </w:r>
      <w:r>
        <w:rPr>
          <w:rFonts w:asciiTheme="majorHAnsi" w:hAnsiTheme="majorHAnsi" w:cstheme="majorHAnsi"/>
        </w:rPr>
        <w:t>in</w:t>
      </w:r>
      <w:r w:rsidR="009F3A99">
        <w:rPr>
          <w:rFonts w:asciiTheme="majorHAnsi" w:hAnsiTheme="majorHAnsi" w:cstheme="majorHAnsi"/>
        </w:rPr>
        <w:t xml:space="preserve"> large region of the genome</w:t>
      </w:r>
      <w:r>
        <w:rPr>
          <w:rFonts w:asciiTheme="majorHAnsi" w:hAnsiTheme="majorHAnsi" w:cstheme="majorHAnsi"/>
        </w:rPr>
        <w:t>.</w:t>
      </w:r>
      <w:r w:rsidR="009F3A99">
        <w:rPr>
          <w:rFonts w:asciiTheme="majorHAnsi" w:hAnsiTheme="majorHAnsi" w:cstheme="majorHAnsi"/>
        </w:rPr>
        <w:t xml:space="preserve"> </w:t>
      </w:r>
      <w:r>
        <w:rPr>
          <w:rFonts w:asciiTheme="majorHAnsi" w:hAnsiTheme="majorHAnsi" w:cstheme="majorHAnsi"/>
        </w:rPr>
        <w:t>First, we</w:t>
      </w:r>
      <w:r w:rsidR="009F3A99">
        <w:rPr>
          <w:rFonts w:asciiTheme="majorHAnsi" w:hAnsiTheme="majorHAnsi" w:cstheme="majorHAnsi"/>
        </w:rPr>
        <w:t xml:space="preserve"> </w:t>
      </w:r>
      <w:r w:rsidR="009F3A99" w:rsidRPr="00A675F4">
        <w:rPr>
          <w:rFonts w:asciiTheme="majorHAnsi" w:hAnsiTheme="majorHAnsi" w:cstheme="majorHAnsi"/>
        </w:rPr>
        <w:t>extracted contigs</w:t>
      </w:r>
      <w:r w:rsidR="001D0313">
        <w:rPr>
          <w:rFonts w:asciiTheme="majorHAnsi" w:hAnsiTheme="majorHAnsi" w:cstheme="majorHAnsi"/>
        </w:rPr>
        <w:t xml:space="preserve"> containing</w:t>
      </w:r>
      <w:r w:rsidR="009F3A99" w:rsidRPr="00A675F4">
        <w:rPr>
          <w:rFonts w:asciiTheme="majorHAnsi" w:hAnsiTheme="majorHAnsi" w:cstheme="majorHAnsi"/>
        </w:rPr>
        <w:t xml:space="preserve"> five or more k-mers</w:t>
      </w:r>
      <w:r w:rsidR="001D0313">
        <w:rPr>
          <w:rFonts w:asciiTheme="majorHAnsi" w:hAnsiTheme="majorHAnsi" w:cstheme="majorHAnsi"/>
        </w:rPr>
        <w:t xml:space="preserve"> </w:t>
      </w:r>
      <w:r w:rsidR="001D0313">
        <w:rPr>
          <w:rFonts w:asciiTheme="majorHAnsi" w:hAnsiTheme="majorHAnsi" w:cstheme="majorHAnsi"/>
        </w:rPr>
        <w:t>from the A</w:t>
      </w:r>
      <w:r w:rsidR="001D0313" w:rsidRPr="001D0313">
        <w:rPr>
          <w:rFonts w:asciiTheme="majorHAnsi" w:hAnsiTheme="majorHAnsi" w:cstheme="majorHAnsi"/>
          <w:vertAlign w:val="subscript"/>
        </w:rPr>
        <w:t>1</w:t>
      </w:r>
      <w:r w:rsidR="001D0313">
        <w:rPr>
          <w:rFonts w:asciiTheme="majorHAnsi" w:hAnsiTheme="majorHAnsi" w:cstheme="majorHAnsi"/>
        </w:rPr>
        <w:t xml:space="preserve"> assembly</w:t>
      </w:r>
      <w:r w:rsidR="001D0313">
        <w:rPr>
          <w:rFonts w:asciiTheme="majorHAnsi" w:hAnsiTheme="majorHAnsi" w:cstheme="majorHAnsi"/>
        </w:rPr>
        <w:t>.</w:t>
      </w:r>
      <w:r>
        <w:rPr>
          <w:rFonts w:asciiTheme="majorHAnsi" w:hAnsiTheme="majorHAnsi" w:cstheme="majorHAnsi"/>
        </w:rPr>
        <w:t xml:space="preserve"> We used the </w:t>
      </w:r>
      <w:r>
        <w:rPr>
          <w:rFonts w:asciiTheme="majorHAnsi" w:hAnsiTheme="majorHAnsi" w:cstheme="majorHAnsi"/>
        </w:rPr>
        <w:t>A</w:t>
      </w:r>
      <w:r w:rsidRPr="001D0313">
        <w:rPr>
          <w:rFonts w:asciiTheme="majorHAnsi" w:hAnsiTheme="majorHAnsi" w:cstheme="majorHAnsi"/>
          <w:vertAlign w:val="subscript"/>
        </w:rPr>
        <w:t>1</w:t>
      </w:r>
      <w:r>
        <w:rPr>
          <w:rFonts w:asciiTheme="majorHAnsi" w:hAnsiTheme="majorHAnsi" w:cstheme="majorHAnsi"/>
        </w:rPr>
        <w:t xml:space="preserve"> assembly</w:t>
      </w:r>
      <w:r>
        <w:rPr>
          <w:rFonts w:asciiTheme="majorHAnsi" w:hAnsiTheme="majorHAnsi" w:cstheme="majorHAnsi"/>
        </w:rPr>
        <w:t xml:space="preserve"> to acquire contigs with moderate contiguity compared to the reference genome (Table TK – table of genome </w:t>
      </w:r>
      <w:proofErr w:type="spellStart"/>
      <w:r>
        <w:rPr>
          <w:rFonts w:asciiTheme="majorHAnsi" w:hAnsiTheme="majorHAnsi" w:cstheme="majorHAnsi"/>
        </w:rPr>
        <w:t>asmbly</w:t>
      </w:r>
      <w:proofErr w:type="spellEnd"/>
      <w:r>
        <w:rPr>
          <w:rFonts w:asciiTheme="majorHAnsi" w:hAnsiTheme="majorHAnsi" w:cstheme="majorHAnsi"/>
        </w:rPr>
        <w:t xml:space="preserve"> stats).</w:t>
      </w:r>
      <w:r w:rsidR="001D0313">
        <w:rPr>
          <w:rFonts w:asciiTheme="majorHAnsi" w:hAnsiTheme="majorHAnsi" w:cstheme="majorHAnsi"/>
        </w:rPr>
        <w:t xml:space="preserve"> Because we scaled down the number of hashes to 1/1000, each selected contig should have a </w:t>
      </w:r>
      <w:r>
        <w:rPr>
          <w:rFonts w:asciiTheme="majorHAnsi" w:hAnsiTheme="majorHAnsi" w:cstheme="majorHAnsi"/>
        </w:rPr>
        <w:t xml:space="preserve">minimum </w:t>
      </w:r>
      <w:r w:rsidR="001D0313">
        <w:rPr>
          <w:rFonts w:asciiTheme="majorHAnsi" w:hAnsiTheme="majorHAnsi" w:cstheme="majorHAnsi"/>
        </w:rPr>
        <w:t>length of</w:t>
      </w:r>
      <w:r w:rsidR="009F3A99" w:rsidRPr="00A675F4">
        <w:rPr>
          <w:rFonts w:asciiTheme="majorHAnsi" w:hAnsiTheme="majorHAnsi" w:cstheme="majorHAnsi"/>
        </w:rPr>
        <w:t xml:space="preserve"> roughly 5,000 bp. We compared the abundance of male</w:t>
      </w:r>
      <w:r w:rsidR="009F3A99">
        <w:rPr>
          <w:rFonts w:asciiTheme="majorHAnsi" w:hAnsiTheme="majorHAnsi" w:cstheme="majorHAnsi"/>
        </w:rPr>
        <w:t>-only</w:t>
      </w:r>
      <w:r w:rsidR="009F3A99" w:rsidRPr="00A675F4">
        <w:rPr>
          <w:rFonts w:asciiTheme="majorHAnsi" w:hAnsiTheme="majorHAnsi" w:cstheme="majorHAnsi"/>
        </w:rPr>
        <w:t xml:space="preserve"> and female</w:t>
      </w:r>
      <w:r w:rsidR="009F3A99">
        <w:rPr>
          <w:rFonts w:asciiTheme="majorHAnsi" w:hAnsiTheme="majorHAnsi" w:cstheme="majorHAnsi"/>
        </w:rPr>
        <w:t>-only</w:t>
      </w:r>
      <w:r w:rsidR="009F3A99" w:rsidRPr="00A675F4">
        <w:rPr>
          <w:rFonts w:asciiTheme="majorHAnsi" w:hAnsiTheme="majorHAnsi" w:cstheme="majorHAnsi"/>
        </w:rPr>
        <w:t xml:space="preserve"> k-mers found within </w:t>
      </w:r>
      <w:r w:rsidR="001D0313" w:rsidRPr="00A675F4">
        <w:rPr>
          <w:rFonts w:asciiTheme="majorHAnsi" w:hAnsiTheme="majorHAnsi" w:cstheme="majorHAnsi"/>
        </w:rPr>
        <w:t>contigs</w:t>
      </w:r>
      <w:r w:rsidR="001D0313">
        <w:rPr>
          <w:rFonts w:asciiTheme="majorHAnsi" w:hAnsiTheme="majorHAnsi" w:cstheme="majorHAnsi"/>
        </w:rPr>
        <w:t xml:space="preserve"> and</w:t>
      </w:r>
      <w:r w:rsidR="009F3A99" w:rsidRPr="00A675F4">
        <w:rPr>
          <w:rFonts w:asciiTheme="majorHAnsi" w:hAnsiTheme="majorHAnsi" w:cstheme="majorHAnsi"/>
        </w:rPr>
        <w:t xml:space="preserve"> took the median abundance of k-mers within </w:t>
      </w:r>
      <w:r w:rsidR="009F3A99">
        <w:rPr>
          <w:rFonts w:asciiTheme="majorHAnsi" w:hAnsiTheme="majorHAnsi" w:cstheme="majorHAnsi"/>
        </w:rPr>
        <w:t>every</w:t>
      </w:r>
      <w:r w:rsidR="009F3A99" w:rsidRPr="00A675F4">
        <w:rPr>
          <w:rFonts w:asciiTheme="majorHAnsi" w:hAnsiTheme="majorHAnsi" w:cstheme="majorHAnsi"/>
        </w:rPr>
        <w:t xml:space="preserve"> contig to find </w:t>
      </w:r>
      <w:r w:rsidR="009F3A99">
        <w:rPr>
          <w:rFonts w:asciiTheme="majorHAnsi" w:hAnsiTheme="majorHAnsi" w:cstheme="majorHAnsi"/>
        </w:rPr>
        <w:t>the given contig’s</w:t>
      </w:r>
      <w:r w:rsidR="009F3A99" w:rsidRPr="00A675F4">
        <w:rPr>
          <w:rFonts w:asciiTheme="majorHAnsi" w:hAnsiTheme="majorHAnsi" w:cstheme="majorHAnsi"/>
        </w:rPr>
        <w:t xml:space="preserve"> abundance in each sex. </w:t>
      </w:r>
      <w:r w:rsidR="001D0313">
        <w:rPr>
          <w:rFonts w:asciiTheme="majorHAnsi" w:hAnsiTheme="majorHAnsi" w:cstheme="majorHAnsi"/>
        </w:rPr>
        <w:t>Finally, we</w:t>
      </w:r>
      <w:r w:rsidR="009F3A99" w:rsidRPr="00A675F4">
        <w:rPr>
          <w:rFonts w:asciiTheme="majorHAnsi" w:hAnsiTheme="majorHAnsi" w:cstheme="majorHAnsi"/>
        </w:rPr>
        <w:t xml:space="preserve"> compared the male contig abundance to the female contig abundance and isolated </w:t>
      </w:r>
      <w:r w:rsidR="001D0313">
        <w:rPr>
          <w:rFonts w:asciiTheme="majorHAnsi" w:hAnsiTheme="majorHAnsi" w:cstheme="majorHAnsi"/>
        </w:rPr>
        <w:t xml:space="preserve">the </w:t>
      </w:r>
      <w:r w:rsidR="009F3A99" w:rsidRPr="00A675F4">
        <w:rPr>
          <w:rFonts w:asciiTheme="majorHAnsi" w:hAnsiTheme="majorHAnsi" w:cstheme="majorHAnsi"/>
        </w:rPr>
        <w:t>male-only contigs deemed “putative Y” sequences for further validation.</w:t>
      </w:r>
    </w:p>
    <w:p w14:paraId="4DCE886A" w14:textId="77777777" w:rsidR="009F3A99" w:rsidRDefault="009F3A99" w:rsidP="00A675F4">
      <w:pPr>
        <w:rPr>
          <w:rFonts w:asciiTheme="majorHAnsi" w:hAnsiTheme="majorHAnsi" w:cstheme="majorHAnsi"/>
        </w:rPr>
      </w:pPr>
    </w:p>
    <w:p w14:paraId="7C4000FB" w14:textId="6D11C4E0" w:rsidR="00A86E61" w:rsidRDefault="00A675F4" w:rsidP="00A86E61">
      <w:pPr>
        <w:rPr>
          <w:rFonts w:asciiTheme="majorHAnsi" w:hAnsiTheme="majorHAnsi" w:cstheme="majorHAnsi"/>
        </w:rPr>
      </w:pPr>
      <w:r w:rsidRPr="00A675F4">
        <w:rPr>
          <w:rFonts w:asciiTheme="majorHAnsi" w:hAnsiTheme="majorHAnsi" w:cstheme="majorHAnsi"/>
        </w:rPr>
        <w:t xml:space="preserve">To validate our results, </w:t>
      </w:r>
      <w:r w:rsidR="00A86E61">
        <w:rPr>
          <w:rFonts w:asciiTheme="majorHAnsi" w:hAnsiTheme="majorHAnsi" w:cstheme="majorHAnsi"/>
        </w:rPr>
        <w:t xml:space="preserve">we ran a depth analysis on reads contained within filtered putative Y reads. We filtered for putative Y reads which entirely aligned to one location </w:t>
      </w:r>
      <w:proofErr w:type="spellStart"/>
      <w:r w:rsidR="00A86E61">
        <w:rPr>
          <w:rFonts w:asciiTheme="majorHAnsi" w:hAnsiTheme="majorHAnsi" w:cstheme="majorHAnsi"/>
        </w:rPr>
        <w:t>in</w:t>
      </w:r>
      <w:proofErr w:type="spellEnd"/>
      <w:r w:rsidR="00A86E61">
        <w:rPr>
          <w:rFonts w:asciiTheme="majorHAnsi" w:hAnsiTheme="majorHAnsi" w:cstheme="majorHAnsi"/>
        </w:rPr>
        <w:t xml:space="preserve"> the male reference genome using </w:t>
      </w:r>
      <w:r w:rsidR="00A86E61" w:rsidRPr="00A675F4">
        <w:rPr>
          <w:rFonts w:asciiTheme="majorHAnsi" w:hAnsiTheme="majorHAnsi" w:cstheme="majorHAnsi"/>
        </w:rPr>
        <w:t xml:space="preserve">a stringent end-to-end alignment </w:t>
      </w:r>
      <w:r w:rsidR="00A86E61">
        <w:rPr>
          <w:rFonts w:asciiTheme="majorHAnsi" w:hAnsiTheme="majorHAnsi" w:cstheme="majorHAnsi"/>
        </w:rPr>
        <w:t>with the software</w:t>
      </w:r>
      <w:r w:rsidR="00A86E61" w:rsidRPr="00A675F4">
        <w:rPr>
          <w:rFonts w:asciiTheme="majorHAnsi" w:hAnsiTheme="majorHAnsi" w:cstheme="majorHAnsi"/>
        </w:rPr>
        <w:t xml:space="preserve"> bowtie2</w:t>
      </w:r>
      <w:r w:rsidR="00A86E61">
        <w:rPr>
          <w:rFonts w:asciiTheme="majorHAnsi" w:hAnsiTheme="majorHAnsi" w:cstheme="majorHAnsi"/>
        </w:rPr>
        <w:t xml:space="preserve"> </w:t>
      </w:r>
      <w:r w:rsidR="00A86E61">
        <w:rPr>
          <w:rFonts w:asciiTheme="majorHAnsi" w:hAnsiTheme="majorHAnsi" w:cstheme="majorHAnsi"/>
        </w:rPr>
        <w:fldChar w:fldCharType="begin"/>
      </w:r>
      <w:r w:rsidR="00A86E61">
        <w:rPr>
          <w:rFonts w:asciiTheme="majorHAnsi" w:hAnsiTheme="majorHAnsi" w:cstheme="majorHAnsi"/>
        </w:rPr>
        <w:instrText xml:space="preserve"> ADDIN ZOTERO_ITEM CSL_CITATION {"citationID":"zIcbnaYd","properties":{"formattedCitation":"(Langmead &amp; Salzberg, 2012)","plainCitation":"(Langmead &amp; Salzberg, 2012)","noteIndex":0},"citationItems":[{"id":633,"uris":["http://zotero.org/users/local/3tku6QP0/items/QSMWZ2A2"],"itemData":{"id":633,"type":"article-journal","abstract":"The Bowtie 2 software achieves fast, sensitive, accurate and memory-efficient gapped alignment of sequencing reads using the full-text minute index and hardware-accelerated dynamic programming algorithms.","container-title":"Nature Methods","DOI":"10.1038/nmeth.1923","ISSN":"1548-7105","issue":"4","journalAbbreviation":"Nature Methods","page":"357-359","title":"Fast gapped-read alignment with Bowtie 2","volume":"9","author":[{"family":"Langmead","given":"Ben"},{"family":"Salzberg","given":"Steven L"}],"issued":{"date-parts":[["2012",4,1]]}}}],"schema":"https://github.com/citation-style-language/schema/raw/master/csl-citation.json"} </w:instrText>
      </w:r>
      <w:r w:rsidR="00A86E61">
        <w:rPr>
          <w:rFonts w:asciiTheme="majorHAnsi" w:hAnsiTheme="majorHAnsi" w:cstheme="majorHAnsi"/>
        </w:rPr>
        <w:fldChar w:fldCharType="separate"/>
      </w:r>
      <w:r w:rsidR="00A86E61">
        <w:rPr>
          <w:rFonts w:asciiTheme="majorHAnsi" w:hAnsiTheme="majorHAnsi" w:cstheme="majorHAnsi"/>
          <w:noProof/>
        </w:rPr>
        <w:t>(Langmead &amp; Salzberg, 2012)</w:t>
      </w:r>
      <w:r w:rsidR="00A86E61">
        <w:rPr>
          <w:rFonts w:asciiTheme="majorHAnsi" w:hAnsiTheme="majorHAnsi" w:cstheme="majorHAnsi"/>
        </w:rPr>
        <w:fldChar w:fldCharType="end"/>
      </w:r>
      <w:r w:rsidR="00A86E61">
        <w:rPr>
          <w:rFonts w:asciiTheme="majorHAnsi" w:hAnsiTheme="majorHAnsi" w:cstheme="majorHAnsi"/>
        </w:rPr>
        <w:t>. Next, we filtered for the alignment depth information at loci where both the putative Y contigs and RAD-sequencing reads aligned to the male reference genome using the software</w:t>
      </w:r>
      <w:r w:rsidR="00A86E61" w:rsidRPr="00A675F4">
        <w:rPr>
          <w:rFonts w:asciiTheme="majorHAnsi" w:hAnsiTheme="majorHAnsi" w:cstheme="majorHAnsi"/>
        </w:rPr>
        <w:t xml:space="preserve"> </w:t>
      </w:r>
      <w:proofErr w:type="spellStart"/>
      <w:r w:rsidR="00A86E61">
        <w:rPr>
          <w:rFonts w:asciiTheme="majorHAnsi" w:hAnsiTheme="majorHAnsi" w:cstheme="majorHAnsi"/>
        </w:rPr>
        <w:t>BED</w:t>
      </w:r>
      <w:r w:rsidR="00A86E61" w:rsidRPr="00A675F4">
        <w:rPr>
          <w:rFonts w:asciiTheme="majorHAnsi" w:hAnsiTheme="majorHAnsi" w:cstheme="majorHAnsi"/>
        </w:rPr>
        <w:t>tools</w:t>
      </w:r>
      <w:proofErr w:type="spellEnd"/>
      <w:r w:rsidR="00A86E61" w:rsidRPr="00A675F4">
        <w:rPr>
          <w:rFonts w:asciiTheme="majorHAnsi" w:hAnsiTheme="majorHAnsi" w:cstheme="majorHAnsi"/>
        </w:rPr>
        <w:t xml:space="preserve"> </w:t>
      </w:r>
      <w:r w:rsidR="00A86E61">
        <w:rPr>
          <w:rFonts w:asciiTheme="majorHAnsi" w:hAnsiTheme="majorHAnsi" w:cstheme="majorHAnsi"/>
        </w:rPr>
        <w:fldChar w:fldCharType="begin"/>
      </w:r>
      <w:r w:rsidR="00A86E61">
        <w:rPr>
          <w:rFonts w:asciiTheme="majorHAnsi" w:hAnsiTheme="majorHAnsi" w:cstheme="majorHAnsi"/>
        </w:rPr>
        <w:instrText xml:space="preserve"> ADDIN ZOTERO_ITEM CSL_CITATION {"citationID":"ewMd1rWc","properties":{"formattedCitation":"(Quinlan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00A86E61">
        <w:rPr>
          <w:rFonts w:asciiTheme="majorHAnsi" w:hAnsiTheme="majorHAnsi" w:cstheme="majorHAnsi"/>
        </w:rPr>
        <w:fldChar w:fldCharType="separate"/>
      </w:r>
      <w:r w:rsidR="00A86E61">
        <w:rPr>
          <w:rFonts w:asciiTheme="majorHAnsi" w:hAnsiTheme="majorHAnsi" w:cstheme="majorHAnsi"/>
          <w:noProof/>
        </w:rPr>
        <w:t>(Quinlan &amp; Hall, 2010)</w:t>
      </w:r>
      <w:r w:rsidR="00A86E61">
        <w:rPr>
          <w:rFonts w:asciiTheme="majorHAnsi" w:hAnsiTheme="majorHAnsi" w:cstheme="majorHAnsi"/>
        </w:rPr>
        <w:fldChar w:fldCharType="end"/>
      </w:r>
      <w:r w:rsidR="00A86E61">
        <w:rPr>
          <w:rFonts w:asciiTheme="majorHAnsi" w:hAnsiTheme="majorHAnsi" w:cstheme="majorHAnsi"/>
        </w:rPr>
        <w:t xml:space="preserve"> </w:t>
      </w:r>
      <w:r w:rsidR="00A86E61" w:rsidRPr="00A675F4">
        <w:rPr>
          <w:rFonts w:asciiTheme="majorHAnsi" w:hAnsiTheme="majorHAnsi" w:cstheme="majorHAnsi"/>
        </w:rPr>
        <w:t xml:space="preserve">and custom bash and </w:t>
      </w:r>
      <w:proofErr w:type="spellStart"/>
      <w:r w:rsidR="00A86E61" w:rsidRPr="00A675F4">
        <w:rPr>
          <w:rFonts w:asciiTheme="majorHAnsi" w:hAnsiTheme="majorHAnsi" w:cstheme="majorHAnsi"/>
        </w:rPr>
        <w:t>perl</w:t>
      </w:r>
      <w:proofErr w:type="spellEnd"/>
      <w:r w:rsidR="00A86E61" w:rsidRPr="00A675F4">
        <w:rPr>
          <w:rFonts w:asciiTheme="majorHAnsi" w:hAnsiTheme="majorHAnsi" w:cstheme="majorHAnsi"/>
        </w:rPr>
        <w:t xml:space="preserve"> scripts. After </w:t>
      </w:r>
      <w:r w:rsidR="00A86E61">
        <w:rPr>
          <w:rFonts w:asciiTheme="majorHAnsi" w:hAnsiTheme="majorHAnsi" w:cstheme="majorHAnsi"/>
        </w:rPr>
        <w:t>obtaining</w:t>
      </w:r>
      <w:r w:rsidR="00A86E61" w:rsidRPr="00A675F4">
        <w:rPr>
          <w:rFonts w:asciiTheme="majorHAnsi" w:hAnsiTheme="majorHAnsi" w:cstheme="majorHAnsi"/>
        </w:rPr>
        <w:t xml:space="preserve"> depth information across all putative Y regions, we ran the same depth analysis as above.</w:t>
      </w:r>
    </w:p>
    <w:p w14:paraId="21BD750C" w14:textId="24952F0F" w:rsidR="00A86E61" w:rsidRDefault="00A86E61" w:rsidP="00A675F4">
      <w:pPr>
        <w:rPr>
          <w:rFonts w:asciiTheme="majorHAnsi" w:hAnsiTheme="majorHAnsi" w:cstheme="majorHAnsi"/>
        </w:rPr>
      </w:pPr>
    </w:p>
    <w:p w14:paraId="0A3B2805" w14:textId="77777777" w:rsidR="00A86E61" w:rsidRDefault="00A86E61" w:rsidP="00A675F4">
      <w:pPr>
        <w:rPr>
          <w:rFonts w:asciiTheme="majorHAnsi" w:hAnsiTheme="majorHAnsi" w:cstheme="majorHAnsi"/>
        </w:rPr>
      </w:pPr>
    </w:p>
    <w:p w14:paraId="25D1FAA2" w14:textId="550724B2" w:rsidR="00A675F4" w:rsidRPr="00FD21E9" w:rsidRDefault="00A675F4" w:rsidP="00A675F4">
      <w:pPr>
        <w:pStyle w:val="Header"/>
        <w:outlineLvl w:val="1"/>
        <w:rPr>
          <w:rFonts w:asciiTheme="majorHAnsi" w:hAnsiTheme="majorHAnsi" w:cstheme="majorHAnsi"/>
          <w:szCs w:val="24"/>
        </w:rPr>
      </w:pPr>
      <w:bookmarkStart w:id="16" w:name="_Toc113440565"/>
      <w:r>
        <w:rPr>
          <w:rFonts w:asciiTheme="majorHAnsi" w:hAnsiTheme="majorHAnsi" w:cstheme="majorHAnsi"/>
          <w:szCs w:val="24"/>
        </w:rPr>
        <w:t>Results</w:t>
      </w:r>
      <w:bookmarkEnd w:id="16"/>
    </w:p>
    <w:p w14:paraId="0388CF07" w14:textId="33231DDB" w:rsidR="00A675F4" w:rsidRPr="00FD21E9" w:rsidRDefault="00A675F4" w:rsidP="00A675F4">
      <w:pPr>
        <w:pStyle w:val="HTMLAddress"/>
        <w:spacing w:line="240" w:lineRule="auto"/>
        <w:outlineLvl w:val="2"/>
        <w:rPr>
          <w:rFonts w:asciiTheme="majorHAnsi" w:hAnsiTheme="majorHAnsi" w:cstheme="majorHAnsi"/>
          <w:sz w:val="24"/>
          <w:szCs w:val="24"/>
        </w:rPr>
      </w:pPr>
      <w:bookmarkStart w:id="17" w:name="_Toc113440566"/>
      <w:r w:rsidRPr="00FD21E9">
        <w:rPr>
          <w:rFonts w:asciiTheme="majorHAnsi" w:hAnsiTheme="majorHAnsi" w:cstheme="majorHAnsi"/>
          <w:sz w:val="24"/>
          <w:szCs w:val="24"/>
        </w:rPr>
        <w:t>Sample collection</w:t>
      </w:r>
      <w:r w:rsidR="00E03E5E">
        <w:rPr>
          <w:rFonts w:asciiTheme="majorHAnsi" w:hAnsiTheme="majorHAnsi" w:cstheme="majorHAnsi"/>
          <w:sz w:val="24"/>
          <w:szCs w:val="24"/>
        </w:rPr>
        <w:t>,</w:t>
      </w:r>
      <w:r w:rsidRPr="00FD21E9">
        <w:rPr>
          <w:rFonts w:asciiTheme="majorHAnsi" w:hAnsiTheme="majorHAnsi" w:cstheme="majorHAnsi"/>
          <w:sz w:val="24"/>
          <w:szCs w:val="24"/>
        </w:rPr>
        <w:t xml:space="preserve"> DNA extraction</w:t>
      </w:r>
      <w:bookmarkEnd w:id="17"/>
      <w:r w:rsidRPr="00FD21E9">
        <w:rPr>
          <w:rFonts w:asciiTheme="majorHAnsi" w:hAnsiTheme="majorHAnsi" w:cstheme="majorHAnsi"/>
          <w:sz w:val="24"/>
          <w:szCs w:val="24"/>
        </w:rPr>
        <w:t xml:space="preserve"> </w:t>
      </w:r>
      <w:r w:rsidR="00E03E5E">
        <w:rPr>
          <w:rFonts w:asciiTheme="majorHAnsi" w:hAnsiTheme="majorHAnsi" w:cstheme="majorHAnsi"/>
          <w:sz w:val="24"/>
          <w:szCs w:val="24"/>
        </w:rPr>
        <w:t>&amp; sequ</w:t>
      </w:r>
      <w:r w:rsidR="00C81917">
        <w:rPr>
          <w:rFonts w:asciiTheme="majorHAnsi" w:hAnsiTheme="majorHAnsi" w:cstheme="majorHAnsi"/>
          <w:sz w:val="24"/>
          <w:szCs w:val="24"/>
        </w:rPr>
        <w:t>e</w:t>
      </w:r>
      <w:r w:rsidR="00E03E5E">
        <w:rPr>
          <w:rFonts w:asciiTheme="majorHAnsi" w:hAnsiTheme="majorHAnsi" w:cstheme="majorHAnsi"/>
          <w:sz w:val="24"/>
          <w:szCs w:val="24"/>
        </w:rPr>
        <w:t>ncing</w:t>
      </w:r>
    </w:p>
    <w:p w14:paraId="64234E32" w14:textId="3F9046C7" w:rsidR="00A675F4" w:rsidRDefault="00E15EA6" w:rsidP="00A675F4">
      <w:pPr>
        <w:rPr>
          <w:rFonts w:asciiTheme="majorHAnsi" w:hAnsiTheme="majorHAnsi" w:cstheme="majorHAnsi"/>
        </w:rPr>
      </w:pPr>
      <w:r>
        <w:rPr>
          <w:rFonts w:asciiTheme="majorHAnsi" w:hAnsiTheme="majorHAnsi" w:cstheme="majorHAnsi"/>
        </w:rPr>
        <w:lastRenderedPageBreak/>
        <w:t>We</w:t>
      </w:r>
      <w:r w:rsidRPr="00120DAA">
        <w:rPr>
          <w:rFonts w:asciiTheme="majorHAnsi" w:hAnsiTheme="majorHAnsi" w:cstheme="majorHAnsi"/>
        </w:rPr>
        <w:t xml:space="preserve"> </w:t>
      </w:r>
      <w:r>
        <w:rPr>
          <w:rFonts w:asciiTheme="majorHAnsi" w:hAnsiTheme="majorHAnsi" w:cstheme="majorHAnsi"/>
        </w:rPr>
        <w:t>acquired sequencing data from</w:t>
      </w:r>
      <w:r w:rsidRPr="00120DAA">
        <w:rPr>
          <w:rFonts w:asciiTheme="majorHAnsi" w:hAnsiTheme="majorHAnsi" w:cstheme="majorHAnsi"/>
        </w:rPr>
        <w:t xml:space="preserve"> </w:t>
      </w:r>
      <w:r w:rsidR="00E03E5E">
        <w:rPr>
          <w:rFonts w:asciiTheme="majorHAnsi" w:hAnsiTheme="majorHAnsi" w:cstheme="majorHAnsi"/>
        </w:rPr>
        <w:t>a total of 48 (</w:t>
      </w:r>
      <w:r w:rsidRPr="00120DAA">
        <w:rPr>
          <w:rFonts w:asciiTheme="majorHAnsi" w:hAnsiTheme="majorHAnsi" w:cstheme="majorHAnsi"/>
        </w:rPr>
        <w:t>24 female and 24 male</w:t>
      </w:r>
      <w:r w:rsidR="00E03E5E">
        <w:rPr>
          <w:rFonts w:asciiTheme="majorHAnsi" w:hAnsiTheme="majorHAnsi" w:cstheme="majorHAnsi"/>
        </w:rPr>
        <w:t>)</w:t>
      </w:r>
      <w:r w:rsidRPr="00120DAA">
        <w:rPr>
          <w:rFonts w:asciiTheme="majorHAnsi" w:hAnsiTheme="majorHAnsi" w:cstheme="majorHAnsi"/>
        </w:rPr>
        <w:t xml:space="preserve"> captive-bred individuals</w:t>
      </w:r>
      <w:r>
        <w:rPr>
          <w:rFonts w:asciiTheme="majorHAnsi" w:hAnsiTheme="majorHAnsi" w:cstheme="majorHAnsi"/>
        </w:rPr>
        <w:t xml:space="preserve">. </w:t>
      </w:r>
      <w:r w:rsidR="007C5F69">
        <w:rPr>
          <w:rFonts w:asciiTheme="majorHAnsi" w:hAnsiTheme="majorHAnsi" w:cstheme="majorHAnsi"/>
        </w:rPr>
        <w:t xml:space="preserve">The average </w:t>
      </w:r>
      <w:proofErr w:type="spellStart"/>
      <w:r w:rsidR="004B232B">
        <w:rPr>
          <w:rFonts w:asciiTheme="majorHAnsi" w:hAnsiTheme="majorHAnsi" w:cstheme="majorHAnsi"/>
        </w:rPr>
        <w:t>Phred</w:t>
      </w:r>
      <w:proofErr w:type="spellEnd"/>
      <w:r w:rsidR="004B232B">
        <w:rPr>
          <w:rFonts w:asciiTheme="majorHAnsi" w:hAnsiTheme="majorHAnsi" w:cstheme="majorHAnsi"/>
        </w:rPr>
        <w:t xml:space="preserve"> score for all reads was 39 and </w:t>
      </w:r>
      <w:r w:rsidR="007C5F69">
        <w:rPr>
          <w:rFonts w:asciiTheme="majorHAnsi" w:hAnsiTheme="majorHAnsi" w:cstheme="majorHAnsi"/>
        </w:rPr>
        <w:t>number of reads captured</w:t>
      </w:r>
      <w:r w:rsidR="00747209">
        <w:rPr>
          <w:rFonts w:asciiTheme="majorHAnsi" w:hAnsiTheme="majorHAnsi" w:cstheme="majorHAnsi"/>
        </w:rPr>
        <w:t xml:space="preserve"> per individual</w:t>
      </w:r>
      <w:r w:rsidR="007C5F69">
        <w:rPr>
          <w:rFonts w:asciiTheme="majorHAnsi" w:hAnsiTheme="majorHAnsi" w:cstheme="majorHAnsi"/>
        </w:rPr>
        <w:t xml:space="preserve"> was </w:t>
      </w:r>
      <w:r w:rsidR="00747209" w:rsidRPr="00747209">
        <w:rPr>
          <w:rFonts w:asciiTheme="majorHAnsi" w:hAnsiTheme="majorHAnsi" w:cstheme="majorHAnsi"/>
        </w:rPr>
        <w:t>10</w:t>
      </w:r>
      <w:r w:rsidR="00747209">
        <w:rPr>
          <w:rFonts w:asciiTheme="majorHAnsi" w:hAnsiTheme="majorHAnsi" w:cstheme="majorHAnsi"/>
        </w:rPr>
        <w:t>,</w:t>
      </w:r>
      <w:r w:rsidR="00747209" w:rsidRPr="00747209">
        <w:rPr>
          <w:rFonts w:asciiTheme="majorHAnsi" w:hAnsiTheme="majorHAnsi" w:cstheme="majorHAnsi"/>
        </w:rPr>
        <w:t>644</w:t>
      </w:r>
      <w:r w:rsidR="00747209">
        <w:rPr>
          <w:rFonts w:asciiTheme="majorHAnsi" w:hAnsiTheme="majorHAnsi" w:cstheme="majorHAnsi"/>
        </w:rPr>
        <w:t>,</w:t>
      </w:r>
      <w:r w:rsidR="00747209" w:rsidRPr="00747209">
        <w:rPr>
          <w:rFonts w:asciiTheme="majorHAnsi" w:hAnsiTheme="majorHAnsi" w:cstheme="majorHAnsi"/>
        </w:rPr>
        <w:t xml:space="preserve">266 </w:t>
      </w:r>
      <w:r w:rsidR="00C81917">
        <w:rPr>
          <w:rFonts w:asciiTheme="majorHAnsi" w:hAnsiTheme="majorHAnsi" w:cstheme="majorHAnsi"/>
        </w:rPr>
        <w:t xml:space="preserve">and </w:t>
      </w:r>
      <w:r w:rsidR="00747209" w:rsidRPr="00747209">
        <w:rPr>
          <w:rFonts w:asciiTheme="majorHAnsi" w:hAnsiTheme="majorHAnsi" w:cstheme="majorHAnsi"/>
        </w:rPr>
        <w:t>9</w:t>
      </w:r>
      <w:r w:rsidR="00747209">
        <w:rPr>
          <w:rFonts w:asciiTheme="majorHAnsi" w:hAnsiTheme="majorHAnsi" w:cstheme="majorHAnsi"/>
        </w:rPr>
        <w:t>,</w:t>
      </w:r>
      <w:r w:rsidR="00747209" w:rsidRPr="00747209">
        <w:rPr>
          <w:rFonts w:asciiTheme="majorHAnsi" w:hAnsiTheme="majorHAnsi" w:cstheme="majorHAnsi"/>
        </w:rPr>
        <w:t>698</w:t>
      </w:r>
      <w:r w:rsidR="00747209">
        <w:rPr>
          <w:rFonts w:asciiTheme="majorHAnsi" w:hAnsiTheme="majorHAnsi" w:cstheme="majorHAnsi"/>
        </w:rPr>
        <w:t>,</w:t>
      </w:r>
      <w:r w:rsidR="00747209" w:rsidRPr="00747209">
        <w:rPr>
          <w:rFonts w:asciiTheme="majorHAnsi" w:hAnsiTheme="majorHAnsi" w:cstheme="majorHAnsi"/>
        </w:rPr>
        <w:t>327</w:t>
      </w:r>
      <w:r w:rsidR="0067064B" w:rsidRPr="0067064B">
        <w:rPr>
          <w:rFonts w:asciiTheme="majorHAnsi" w:hAnsiTheme="majorHAnsi" w:cstheme="majorHAnsi"/>
        </w:rPr>
        <w:t xml:space="preserve"> </w:t>
      </w:r>
      <w:r w:rsidR="004B232B">
        <w:rPr>
          <w:rFonts w:asciiTheme="majorHAnsi" w:hAnsiTheme="majorHAnsi" w:cstheme="majorHAnsi"/>
        </w:rPr>
        <w:t>in female</w:t>
      </w:r>
      <w:r w:rsidR="0067064B">
        <w:rPr>
          <w:rFonts w:asciiTheme="majorHAnsi" w:hAnsiTheme="majorHAnsi" w:cstheme="majorHAnsi"/>
        </w:rPr>
        <w:t xml:space="preserve"> and male</w:t>
      </w:r>
      <w:r w:rsidR="004B232B">
        <w:rPr>
          <w:rFonts w:asciiTheme="majorHAnsi" w:hAnsiTheme="majorHAnsi" w:cstheme="majorHAnsi"/>
        </w:rPr>
        <w:t xml:space="preserve"> sequencing data</w:t>
      </w:r>
      <w:r w:rsidR="0067064B">
        <w:rPr>
          <w:rFonts w:asciiTheme="majorHAnsi" w:hAnsiTheme="majorHAnsi" w:cstheme="majorHAnsi"/>
        </w:rPr>
        <w:t>,</w:t>
      </w:r>
      <w:r w:rsidR="004B232B">
        <w:rPr>
          <w:rFonts w:asciiTheme="majorHAnsi" w:hAnsiTheme="majorHAnsi" w:cstheme="majorHAnsi"/>
        </w:rPr>
        <w:t xml:space="preserve"> respectively</w:t>
      </w:r>
      <w:r w:rsidR="00C81917">
        <w:rPr>
          <w:rFonts w:asciiTheme="majorHAnsi" w:hAnsiTheme="majorHAnsi" w:cstheme="majorHAnsi"/>
        </w:rPr>
        <w:t xml:space="preserve">. </w:t>
      </w:r>
    </w:p>
    <w:p w14:paraId="482F06CA" w14:textId="68387AA0" w:rsidR="00E15EA6" w:rsidRDefault="00E15EA6" w:rsidP="00A675F4">
      <w:pPr>
        <w:rPr>
          <w:rFonts w:asciiTheme="majorHAnsi" w:hAnsiTheme="majorHAnsi" w:cstheme="majorHAnsi"/>
        </w:rPr>
      </w:pPr>
    </w:p>
    <w:p w14:paraId="59C54C2D" w14:textId="77777777" w:rsidR="00A86E61" w:rsidRDefault="00A86E61" w:rsidP="00A675F4">
      <w:pPr>
        <w:rPr>
          <w:rFonts w:asciiTheme="majorHAnsi" w:hAnsiTheme="majorHAnsi" w:cstheme="majorHAnsi"/>
        </w:rPr>
      </w:pPr>
    </w:p>
    <w:p w14:paraId="1AD5877F" w14:textId="76BBF882" w:rsidR="00A675F4" w:rsidRPr="00FD21E9" w:rsidRDefault="00A675F4" w:rsidP="00A675F4">
      <w:pPr>
        <w:pStyle w:val="HTMLAddress"/>
        <w:spacing w:line="240" w:lineRule="auto"/>
        <w:outlineLvl w:val="2"/>
        <w:rPr>
          <w:rFonts w:asciiTheme="majorHAnsi" w:hAnsiTheme="majorHAnsi" w:cstheme="majorHAnsi"/>
          <w:sz w:val="24"/>
          <w:szCs w:val="24"/>
        </w:rPr>
      </w:pPr>
      <w:bookmarkStart w:id="18" w:name="_Toc113440567"/>
      <w:r>
        <w:rPr>
          <w:rFonts w:asciiTheme="majorHAnsi" w:hAnsiTheme="majorHAnsi" w:cstheme="majorHAnsi"/>
          <w:sz w:val="24"/>
          <w:szCs w:val="24"/>
        </w:rPr>
        <w:t>Genome-wide association study</w:t>
      </w:r>
      <w:bookmarkEnd w:id="18"/>
    </w:p>
    <w:p w14:paraId="0CBBE3C3" w14:textId="6BD1DA78" w:rsidR="00A675F4" w:rsidRDefault="00CC0541" w:rsidP="00A675F4">
      <w:pPr>
        <w:rPr>
          <w:rFonts w:asciiTheme="majorHAnsi" w:hAnsiTheme="majorHAnsi" w:cstheme="majorHAnsi"/>
        </w:rPr>
      </w:pPr>
      <w:r>
        <w:rPr>
          <w:rFonts w:asciiTheme="majorHAnsi" w:hAnsiTheme="majorHAnsi" w:cstheme="majorHAnsi"/>
        </w:rPr>
        <w:t xml:space="preserve">Post filtration alignment scores were </w:t>
      </w:r>
      <w:r w:rsidRPr="00AE4C3A">
        <w:rPr>
          <w:rFonts w:asciiTheme="majorHAnsi" w:hAnsiTheme="majorHAnsi" w:cstheme="majorHAnsi"/>
        </w:rPr>
        <w:t>92.</w:t>
      </w:r>
      <w:r>
        <w:rPr>
          <w:rFonts w:asciiTheme="majorHAnsi" w:hAnsiTheme="majorHAnsi" w:cstheme="majorHAnsi"/>
        </w:rPr>
        <w:t xml:space="preserve">64% and 91.90% to the female and male reference genome, respectively. </w:t>
      </w:r>
      <w:r w:rsidR="00A675F4" w:rsidRPr="00A675F4">
        <w:rPr>
          <w:rFonts w:asciiTheme="majorHAnsi" w:hAnsiTheme="majorHAnsi" w:cstheme="majorHAnsi"/>
        </w:rPr>
        <w:t xml:space="preserve">We analyzed </w:t>
      </w:r>
      <w:r w:rsidR="00A14A1B" w:rsidRPr="00A675F4">
        <w:rPr>
          <w:rFonts w:asciiTheme="majorHAnsi" w:hAnsiTheme="majorHAnsi" w:cstheme="majorHAnsi"/>
        </w:rPr>
        <w:t>922,975</w:t>
      </w:r>
      <w:r w:rsidR="00A14A1B">
        <w:rPr>
          <w:rFonts w:asciiTheme="majorHAnsi" w:hAnsiTheme="majorHAnsi" w:cstheme="majorHAnsi"/>
        </w:rPr>
        <w:t xml:space="preserve"> and </w:t>
      </w:r>
      <w:r w:rsidR="00A675F4" w:rsidRPr="00A675F4">
        <w:rPr>
          <w:rFonts w:asciiTheme="majorHAnsi" w:hAnsiTheme="majorHAnsi" w:cstheme="majorHAnsi"/>
        </w:rPr>
        <w:t xml:space="preserve">848,444 loci spread across the </w:t>
      </w:r>
      <w:r w:rsidR="00A14A1B">
        <w:rPr>
          <w:rFonts w:asciiTheme="majorHAnsi" w:hAnsiTheme="majorHAnsi" w:cstheme="majorHAnsi"/>
        </w:rPr>
        <w:t>fe</w:t>
      </w:r>
      <w:r w:rsidR="00A675F4" w:rsidRPr="00A675F4">
        <w:rPr>
          <w:rFonts w:asciiTheme="majorHAnsi" w:hAnsiTheme="majorHAnsi" w:cstheme="majorHAnsi"/>
        </w:rPr>
        <w:t xml:space="preserve">male and male </w:t>
      </w:r>
      <w:r w:rsidR="0067064B">
        <w:rPr>
          <w:rFonts w:asciiTheme="majorHAnsi" w:hAnsiTheme="majorHAnsi" w:cstheme="majorHAnsi"/>
        </w:rPr>
        <w:t>reference</w:t>
      </w:r>
      <w:r w:rsidR="00A675F4" w:rsidRPr="00A675F4">
        <w:rPr>
          <w:rFonts w:asciiTheme="majorHAnsi" w:hAnsiTheme="majorHAnsi" w:cstheme="majorHAnsi"/>
        </w:rPr>
        <w:t xml:space="preserve"> </w:t>
      </w:r>
      <w:r w:rsidR="0067064B">
        <w:rPr>
          <w:rFonts w:asciiTheme="majorHAnsi" w:hAnsiTheme="majorHAnsi" w:cstheme="majorHAnsi"/>
        </w:rPr>
        <w:t>genome</w:t>
      </w:r>
      <w:r w:rsidR="00A675F4" w:rsidRPr="00A675F4">
        <w:rPr>
          <w:rFonts w:asciiTheme="majorHAnsi" w:hAnsiTheme="majorHAnsi" w:cstheme="majorHAnsi"/>
        </w:rPr>
        <w:t>, respectively. These loci correspond to a Bonferroni corrected p-value cutoff of</w:t>
      </w:r>
      <w:r w:rsidR="00EC4A5A">
        <w:rPr>
          <w:rFonts w:asciiTheme="majorHAnsi" w:hAnsiTheme="majorHAnsi" w:cstheme="majorHAnsi"/>
        </w:rPr>
        <w:t xml:space="preserve"> </w:t>
      </w:r>
      <w:r w:rsidR="00EC4A5A" w:rsidRPr="00A675F4">
        <w:rPr>
          <w:rFonts w:asciiTheme="majorHAnsi" w:hAnsiTheme="majorHAnsi" w:cstheme="majorHAnsi"/>
        </w:rPr>
        <w:t xml:space="preserve">5.417265e-08 </w:t>
      </w:r>
      <w:r w:rsidR="00EC4A5A">
        <w:rPr>
          <w:rFonts w:asciiTheme="majorHAnsi" w:hAnsiTheme="majorHAnsi" w:cstheme="majorHAnsi"/>
        </w:rPr>
        <w:t>and</w:t>
      </w:r>
      <w:r w:rsidR="00A675F4" w:rsidRPr="00A675F4">
        <w:rPr>
          <w:rFonts w:asciiTheme="majorHAnsi" w:hAnsiTheme="majorHAnsi" w:cstheme="majorHAnsi"/>
        </w:rPr>
        <w:t xml:space="preserve"> 5.893141e-08 </w:t>
      </w:r>
      <w:r w:rsidR="00EC4A5A">
        <w:rPr>
          <w:rFonts w:asciiTheme="majorHAnsi" w:hAnsiTheme="majorHAnsi" w:cstheme="majorHAnsi"/>
        </w:rPr>
        <w:t xml:space="preserve">required for significance of </w:t>
      </w:r>
      <w:r w:rsidR="00A675F4" w:rsidRPr="00A675F4">
        <w:rPr>
          <w:rFonts w:asciiTheme="majorHAnsi" w:hAnsiTheme="majorHAnsi" w:cstheme="majorHAnsi"/>
        </w:rPr>
        <w:t xml:space="preserve">in </w:t>
      </w:r>
      <w:r w:rsidR="00EC4A5A">
        <w:rPr>
          <w:rFonts w:asciiTheme="majorHAnsi" w:hAnsiTheme="majorHAnsi" w:cstheme="majorHAnsi"/>
        </w:rPr>
        <w:t>associations</w:t>
      </w:r>
      <w:r w:rsidR="00A675F4" w:rsidRPr="00A675F4">
        <w:rPr>
          <w:rFonts w:asciiTheme="majorHAnsi" w:hAnsiTheme="majorHAnsi" w:cstheme="majorHAnsi"/>
        </w:rPr>
        <w:t xml:space="preserve"> found within the </w:t>
      </w:r>
      <w:r w:rsidR="00EC4A5A">
        <w:rPr>
          <w:rFonts w:asciiTheme="majorHAnsi" w:hAnsiTheme="majorHAnsi" w:cstheme="majorHAnsi"/>
        </w:rPr>
        <w:t xml:space="preserve">female and </w:t>
      </w:r>
      <w:r w:rsidR="00A675F4" w:rsidRPr="00A675F4">
        <w:rPr>
          <w:rFonts w:asciiTheme="majorHAnsi" w:hAnsiTheme="majorHAnsi" w:cstheme="majorHAnsi"/>
        </w:rPr>
        <w:t>male reference genome</w:t>
      </w:r>
      <w:r w:rsidR="00EC4A5A">
        <w:rPr>
          <w:rFonts w:asciiTheme="majorHAnsi" w:hAnsiTheme="majorHAnsi" w:cstheme="majorHAnsi"/>
        </w:rPr>
        <w:t>, respectively</w:t>
      </w:r>
      <w:r w:rsidR="00A675F4" w:rsidRPr="00A675F4">
        <w:rPr>
          <w:rFonts w:asciiTheme="majorHAnsi" w:hAnsiTheme="majorHAnsi" w:cstheme="majorHAnsi"/>
        </w:rPr>
        <w:t xml:space="preserve">. No significant association in sex was found using the female reference genome. Two loci located in the male reference genome on Chromosome 5 were significantly associated with sex in delta smelt (Figure 15). Two </w:t>
      </w:r>
      <w:r w:rsidR="003F25BE">
        <w:rPr>
          <w:rFonts w:asciiTheme="majorHAnsi" w:hAnsiTheme="majorHAnsi" w:cstheme="majorHAnsi"/>
        </w:rPr>
        <w:t>lg05_</w:t>
      </w:r>
      <w:r w:rsidR="003F25BE" w:rsidRPr="003F25BE">
        <w:t xml:space="preserve"> </w:t>
      </w:r>
      <w:r w:rsidR="003F25BE" w:rsidRPr="003F25BE">
        <w:rPr>
          <w:rFonts w:asciiTheme="majorHAnsi" w:hAnsiTheme="majorHAnsi" w:cstheme="majorHAnsi"/>
        </w:rPr>
        <w:t>1885249</w:t>
      </w:r>
      <w:r w:rsidR="003F25BE">
        <w:rPr>
          <w:rFonts w:asciiTheme="majorHAnsi" w:hAnsiTheme="majorHAnsi" w:cstheme="majorHAnsi"/>
        </w:rPr>
        <w:t>G/A and lg05_</w:t>
      </w:r>
      <w:r w:rsidR="003F25BE" w:rsidRPr="003F25BE">
        <w:t xml:space="preserve"> </w:t>
      </w:r>
      <w:r w:rsidR="003F25BE" w:rsidRPr="003F25BE">
        <w:rPr>
          <w:rFonts w:asciiTheme="majorHAnsi" w:hAnsiTheme="majorHAnsi" w:cstheme="majorHAnsi"/>
        </w:rPr>
        <w:t>1885251</w:t>
      </w:r>
      <w:r w:rsidR="003F25BE">
        <w:rPr>
          <w:rFonts w:asciiTheme="majorHAnsi" w:hAnsiTheme="majorHAnsi" w:cstheme="majorHAnsi"/>
        </w:rPr>
        <w:t>G/T located on Chromosome 5 were highly</w:t>
      </w:r>
      <w:r w:rsidR="00A675F4" w:rsidRPr="00A675F4">
        <w:rPr>
          <w:rFonts w:asciiTheme="majorHAnsi" w:hAnsiTheme="majorHAnsi" w:cstheme="majorHAnsi"/>
        </w:rPr>
        <w:t xml:space="preserve"> associated with sex in delta smelt </w:t>
      </w:r>
      <w:r w:rsidR="003F25BE">
        <w:rPr>
          <w:rFonts w:asciiTheme="majorHAnsi" w:hAnsiTheme="majorHAnsi" w:cstheme="majorHAnsi"/>
        </w:rPr>
        <w:t>and had</w:t>
      </w:r>
      <w:r w:rsidR="00A675F4" w:rsidRPr="00A675F4">
        <w:rPr>
          <w:rFonts w:asciiTheme="majorHAnsi" w:hAnsiTheme="majorHAnsi" w:cstheme="majorHAnsi"/>
        </w:rPr>
        <w:t xml:space="preserve"> LRT scores of 37.854854 and 35.802804</w:t>
      </w:r>
      <w:r w:rsidR="003F25BE">
        <w:rPr>
          <w:rFonts w:asciiTheme="majorHAnsi" w:hAnsiTheme="majorHAnsi" w:cstheme="majorHAnsi"/>
        </w:rPr>
        <w:t>, corresponding</w:t>
      </w:r>
      <w:r w:rsidR="00A675F4" w:rsidRPr="00A675F4">
        <w:rPr>
          <w:rFonts w:asciiTheme="majorHAnsi" w:hAnsiTheme="majorHAnsi" w:cstheme="majorHAnsi"/>
        </w:rPr>
        <w:t xml:space="preserve"> to p-values of 7.621e-10 and 2.183e-9, respectively. Despite being highly associated with sex the genotypes at these loci were not diagnostic of sex (Table 10).</w:t>
      </w:r>
    </w:p>
    <w:p w14:paraId="35550CB7" w14:textId="0D4CB8D7" w:rsidR="00A675F4" w:rsidRDefault="00A675F4" w:rsidP="00A675F4">
      <w:pPr>
        <w:rPr>
          <w:rFonts w:asciiTheme="majorHAnsi" w:hAnsiTheme="majorHAnsi" w:cstheme="majorHAnsi"/>
        </w:rPr>
      </w:pPr>
    </w:p>
    <w:p w14:paraId="535BC80A" w14:textId="77777777" w:rsidR="00A86E61" w:rsidRDefault="00A86E61" w:rsidP="00A675F4">
      <w:pPr>
        <w:rPr>
          <w:rFonts w:asciiTheme="majorHAnsi" w:hAnsiTheme="majorHAnsi" w:cstheme="majorHAnsi"/>
        </w:rPr>
      </w:pPr>
    </w:p>
    <w:p w14:paraId="2801C1FC" w14:textId="50875BC8" w:rsidR="00C81917" w:rsidRPr="00267C1E" w:rsidRDefault="00A675F4" w:rsidP="00267C1E">
      <w:pPr>
        <w:pStyle w:val="HTMLAddress"/>
        <w:spacing w:line="240" w:lineRule="auto"/>
        <w:outlineLvl w:val="2"/>
        <w:rPr>
          <w:rFonts w:asciiTheme="majorHAnsi" w:hAnsiTheme="majorHAnsi" w:cstheme="majorHAnsi"/>
          <w:sz w:val="24"/>
          <w:szCs w:val="24"/>
        </w:rPr>
      </w:pPr>
      <w:bookmarkStart w:id="19" w:name="_Toc113440568"/>
      <w:r>
        <w:rPr>
          <w:rFonts w:asciiTheme="majorHAnsi" w:hAnsiTheme="majorHAnsi" w:cstheme="majorHAnsi"/>
          <w:sz w:val="24"/>
          <w:szCs w:val="24"/>
        </w:rPr>
        <w:t>Depth analysis</w:t>
      </w:r>
      <w:bookmarkEnd w:id="19"/>
    </w:p>
    <w:p w14:paraId="3768663F" w14:textId="4D766FE7" w:rsidR="00247802" w:rsidRDefault="00247802" w:rsidP="00A675F4">
      <w:pPr>
        <w:rPr>
          <w:rFonts w:asciiTheme="majorHAnsi" w:hAnsiTheme="majorHAnsi" w:cstheme="majorHAnsi"/>
        </w:rPr>
      </w:pPr>
      <w:r>
        <w:rPr>
          <w:rFonts w:asciiTheme="majorHAnsi" w:hAnsiTheme="majorHAnsi" w:cstheme="majorHAnsi"/>
        </w:rPr>
        <w:t>After removal of reads</w:t>
      </w:r>
      <w:r w:rsidR="00A86E61">
        <w:rPr>
          <w:rFonts w:asciiTheme="majorHAnsi" w:hAnsiTheme="majorHAnsi" w:cstheme="majorHAnsi"/>
        </w:rPr>
        <w:t xml:space="preserve"> with zero depth</w:t>
      </w:r>
      <w:r>
        <w:rPr>
          <w:rFonts w:asciiTheme="majorHAnsi" w:hAnsiTheme="majorHAnsi" w:cstheme="majorHAnsi"/>
        </w:rPr>
        <w:t xml:space="preserve">, we carried out depth analyses using </w:t>
      </w:r>
      <w:r w:rsidRPr="00247802">
        <w:rPr>
          <w:rFonts w:asciiTheme="majorHAnsi" w:hAnsiTheme="majorHAnsi" w:cstheme="majorHAnsi"/>
        </w:rPr>
        <w:t>92</w:t>
      </w:r>
      <w:r>
        <w:rPr>
          <w:rFonts w:asciiTheme="majorHAnsi" w:hAnsiTheme="majorHAnsi" w:cstheme="majorHAnsi"/>
        </w:rPr>
        <w:t>,</w:t>
      </w:r>
      <w:r w:rsidRPr="00247802">
        <w:rPr>
          <w:rFonts w:asciiTheme="majorHAnsi" w:hAnsiTheme="majorHAnsi" w:cstheme="majorHAnsi"/>
        </w:rPr>
        <w:t>808</w:t>
      </w:r>
      <w:r>
        <w:rPr>
          <w:rFonts w:asciiTheme="majorHAnsi" w:hAnsiTheme="majorHAnsi" w:cstheme="majorHAnsi"/>
        </w:rPr>
        <w:t xml:space="preserve"> and </w:t>
      </w:r>
      <w:r w:rsidRPr="00247802">
        <w:rPr>
          <w:rFonts w:asciiTheme="majorHAnsi" w:hAnsiTheme="majorHAnsi" w:cstheme="majorHAnsi"/>
        </w:rPr>
        <w:t>92</w:t>
      </w:r>
      <w:r>
        <w:rPr>
          <w:rFonts w:asciiTheme="majorHAnsi" w:hAnsiTheme="majorHAnsi" w:cstheme="majorHAnsi"/>
        </w:rPr>
        <w:t>,</w:t>
      </w:r>
      <w:r w:rsidRPr="00247802">
        <w:rPr>
          <w:rFonts w:asciiTheme="majorHAnsi" w:hAnsiTheme="majorHAnsi" w:cstheme="majorHAnsi"/>
        </w:rPr>
        <w:t>735</w:t>
      </w:r>
      <w:r>
        <w:rPr>
          <w:rFonts w:asciiTheme="majorHAnsi" w:hAnsiTheme="majorHAnsi" w:cstheme="majorHAnsi"/>
        </w:rPr>
        <w:t xml:space="preserve"> loci </w:t>
      </w:r>
      <w:r w:rsidR="002270FF">
        <w:rPr>
          <w:rFonts w:asciiTheme="majorHAnsi" w:hAnsiTheme="majorHAnsi" w:cstheme="majorHAnsi"/>
        </w:rPr>
        <w:t>aligned to</w:t>
      </w:r>
      <w:r>
        <w:rPr>
          <w:rFonts w:asciiTheme="majorHAnsi" w:hAnsiTheme="majorHAnsi" w:cstheme="majorHAnsi"/>
        </w:rPr>
        <w:t xml:space="preserve"> the female and male </w:t>
      </w:r>
      <w:r w:rsidR="002571B8">
        <w:rPr>
          <w:rFonts w:asciiTheme="majorHAnsi" w:hAnsiTheme="majorHAnsi" w:cstheme="majorHAnsi"/>
        </w:rPr>
        <w:t xml:space="preserve">reference </w:t>
      </w:r>
      <w:r>
        <w:rPr>
          <w:rFonts w:asciiTheme="majorHAnsi" w:hAnsiTheme="majorHAnsi" w:cstheme="majorHAnsi"/>
        </w:rPr>
        <w:t>genome, respectively. In both analyses we</w:t>
      </w:r>
      <w:r w:rsidR="00A675F4" w:rsidRPr="00A675F4">
        <w:rPr>
          <w:rFonts w:asciiTheme="majorHAnsi" w:hAnsiTheme="majorHAnsi" w:cstheme="majorHAnsi"/>
        </w:rPr>
        <w:t xml:space="preserve"> found no areas </w:t>
      </w:r>
      <w:r w:rsidR="00A86E61">
        <w:rPr>
          <w:rFonts w:asciiTheme="majorHAnsi" w:hAnsiTheme="majorHAnsi" w:cstheme="majorHAnsi"/>
        </w:rPr>
        <w:t xml:space="preserve">greater than 5kb </w:t>
      </w:r>
      <w:r w:rsidR="00A675F4" w:rsidRPr="00A675F4">
        <w:rPr>
          <w:rFonts w:asciiTheme="majorHAnsi" w:hAnsiTheme="majorHAnsi" w:cstheme="majorHAnsi"/>
        </w:rPr>
        <w:t>correspond</w:t>
      </w:r>
      <w:r>
        <w:rPr>
          <w:rFonts w:asciiTheme="majorHAnsi" w:hAnsiTheme="majorHAnsi" w:cstheme="majorHAnsi"/>
        </w:rPr>
        <w:t>ing</w:t>
      </w:r>
      <w:r w:rsidR="00A675F4" w:rsidRPr="00A675F4">
        <w:rPr>
          <w:rFonts w:asciiTheme="majorHAnsi" w:hAnsiTheme="majorHAnsi" w:cstheme="majorHAnsi"/>
        </w:rPr>
        <w:t xml:space="preserve"> to </w:t>
      </w:r>
      <w:r w:rsidR="00A86E61">
        <w:rPr>
          <w:rFonts w:asciiTheme="majorHAnsi" w:hAnsiTheme="majorHAnsi" w:cstheme="majorHAnsi"/>
        </w:rPr>
        <w:t>given</w:t>
      </w:r>
      <w:r w:rsidR="00A675F4" w:rsidRPr="00A675F4">
        <w:rPr>
          <w:rFonts w:asciiTheme="majorHAnsi" w:hAnsiTheme="majorHAnsi" w:cstheme="majorHAnsi"/>
        </w:rPr>
        <w:t xml:space="preserve"> </w:t>
      </w:r>
      <w:r w:rsidRPr="00A675F4">
        <w:rPr>
          <w:rFonts w:asciiTheme="majorHAnsi" w:hAnsiTheme="majorHAnsi" w:cstheme="majorHAnsi"/>
        </w:rPr>
        <w:t>sex</w:t>
      </w:r>
      <w:r w:rsidR="00A675F4" w:rsidRPr="00A675F4">
        <w:rPr>
          <w:rFonts w:asciiTheme="majorHAnsi" w:hAnsiTheme="majorHAnsi" w:cstheme="majorHAnsi"/>
        </w:rPr>
        <w:t xml:space="preserve"> having higher</w:t>
      </w:r>
      <w:r>
        <w:rPr>
          <w:rFonts w:asciiTheme="majorHAnsi" w:hAnsiTheme="majorHAnsi" w:cstheme="majorHAnsi"/>
        </w:rPr>
        <w:t xml:space="preserve"> or lower</w:t>
      </w:r>
      <w:r w:rsidR="00A675F4" w:rsidRPr="00A675F4">
        <w:rPr>
          <w:rFonts w:asciiTheme="majorHAnsi" w:hAnsiTheme="majorHAnsi" w:cstheme="majorHAnsi"/>
        </w:rPr>
        <w:t xml:space="preserve"> depth of coverage compared to the other sex</w:t>
      </w:r>
      <w:r w:rsidR="00A86E61">
        <w:rPr>
          <w:rFonts w:asciiTheme="majorHAnsi" w:hAnsiTheme="majorHAnsi" w:cstheme="majorHAnsi"/>
        </w:rPr>
        <w:t>.</w:t>
      </w:r>
    </w:p>
    <w:p w14:paraId="206209BB" w14:textId="6C1C157C" w:rsidR="00247802" w:rsidRDefault="00247802" w:rsidP="00A675F4">
      <w:pPr>
        <w:rPr>
          <w:rFonts w:asciiTheme="majorHAnsi" w:hAnsiTheme="majorHAnsi" w:cstheme="majorHAnsi"/>
        </w:rPr>
      </w:pPr>
    </w:p>
    <w:p w14:paraId="0C712BFD" w14:textId="3EFFA1DD" w:rsidR="00247802" w:rsidRDefault="00247802" w:rsidP="00A675F4">
      <w:pPr>
        <w:rPr>
          <w:rFonts w:asciiTheme="majorHAnsi" w:hAnsiTheme="majorHAnsi" w:cstheme="majorHAnsi"/>
        </w:rPr>
      </w:pPr>
      <w:commentRangeStart w:id="20"/>
      <w:r>
        <w:rPr>
          <w:rFonts w:asciiTheme="majorHAnsi" w:hAnsiTheme="majorHAnsi" w:cstheme="majorHAnsi"/>
        </w:rPr>
        <w:t>**could be due to sex determining area being in a region where markers did not sample or assemble</w:t>
      </w:r>
      <w:commentRangeEnd w:id="20"/>
      <w:r w:rsidR="00E17F08">
        <w:rPr>
          <w:rStyle w:val="CommentReference"/>
        </w:rPr>
        <w:commentReference w:id="20"/>
      </w:r>
    </w:p>
    <w:p w14:paraId="130190A8" w14:textId="1CE72C55" w:rsidR="00A675F4" w:rsidRDefault="00A675F4" w:rsidP="00A675F4">
      <w:pPr>
        <w:rPr>
          <w:rFonts w:asciiTheme="majorHAnsi" w:hAnsiTheme="majorHAnsi" w:cstheme="majorHAnsi"/>
        </w:rPr>
      </w:pPr>
    </w:p>
    <w:p w14:paraId="6B9C76EB" w14:textId="77777777" w:rsidR="00A86E61" w:rsidRDefault="00A86E61" w:rsidP="00A675F4">
      <w:pPr>
        <w:rPr>
          <w:rFonts w:asciiTheme="majorHAnsi" w:hAnsiTheme="majorHAnsi" w:cstheme="majorHAnsi"/>
        </w:rPr>
      </w:pPr>
    </w:p>
    <w:p w14:paraId="36521337" w14:textId="744B2C6B" w:rsidR="00A675F4" w:rsidRPr="00FD21E9" w:rsidRDefault="00A675F4" w:rsidP="00A675F4">
      <w:pPr>
        <w:pStyle w:val="HTMLAddress"/>
        <w:spacing w:line="240" w:lineRule="auto"/>
        <w:outlineLvl w:val="2"/>
        <w:rPr>
          <w:rFonts w:asciiTheme="majorHAnsi" w:hAnsiTheme="majorHAnsi" w:cstheme="majorHAnsi"/>
          <w:sz w:val="24"/>
          <w:szCs w:val="24"/>
        </w:rPr>
      </w:pPr>
      <w:bookmarkStart w:id="21" w:name="_Toc113440569"/>
      <w:r>
        <w:rPr>
          <w:rFonts w:asciiTheme="majorHAnsi" w:hAnsiTheme="majorHAnsi" w:cstheme="majorHAnsi"/>
          <w:sz w:val="24"/>
          <w:szCs w:val="24"/>
        </w:rPr>
        <w:t>K-mer analysis</w:t>
      </w:r>
      <w:bookmarkEnd w:id="21"/>
    </w:p>
    <w:p w14:paraId="261E07FB" w14:textId="77777777" w:rsidR="00B2511B" w:rsidRDefault="004A14ED" w:rsidP="00491240">
      <w:pPr>
        <w:rPr>
          <w:rFonts w:asciiTheme="majorHAnsi" w:hAnsiTheme="majorHAnsi" w:cstheme="majorHAnsi"/>
        </w:rPr>
      </w:pPr>
      <w:r>
        <w:rPr>
          <w:rFonts w:asciiTheme="majorHAnsi" w:hAnsiTheme="majorHAnsi" w:cstheme="majorHAnsi"/>
        </w:rPr>
        <w:t xml:space="preserve">First pass filtration </w:t>
      </w:r>
      <w:r w:rsidR="00B2511B">
        <w:rPr>
          <w:rFonts w:asciiTheme="majorHAnsi" w:hAnsiTheme="majorHAnsi" w:cstheme="majorHAnsi"/>
        </w:rPr>
        <w:t>for</w:t>
      </w:r>
      <w:r>
        <w:rPr>
          <w:rFonts w:asciiTheme="majorHAnsi" w:hAnsiTheme="majorHAnsi" w:cstheme="majorHAnsi"/>
        </w:rPr>
        <w:t xml:space="preserve"> distinct k-mers </w:t>
      </w:r>
      <w:r w:rsidR="00B2511B">
        <w:rPr>
          <w:rFonts w:asciiTheme="majorHAnsi" w:hAnsiTheme="majorHAnsi" w:cstheme="majorHAnsi"/>
        </w:rPr>
        <w:t>from</w:t>
      </w:r>
      <w:r>
        <w:rPr>
          <w:rFonts w:asciiTheme="majorHAnsi" w:hAnsiTheme="majorHAnsi" w:cstheme="majorHAnsi"/>
        </w:rPr>
        <w:t xml:space="preserve"> each sex resulted in a total of </w:t>
      </w:r>
      <w:r w:rsidRPr="00491240">
        <w:rPr>
          <w:rFonts w:asciiTheme="majorHAnsi" w:hAnsiTheme="majorHAnsi" w:cstheme="majorHAnsi"/>
        </w:rPr>
        <w:t>1</w:t>
      </w:r>
      <w:r>
        <w:rPr>
          <w:rFonts w:asciiTheme="majorHAnsi" w:hAnsiTheme="majorHAnsi" w:cstheme="majorHAnsi"/>
        </w:rPr>
        <w:t>,</w:t>
      </w:r>
      <w:r w:rsidRPr="00491240">
        <w:rPr>
          <w:rFonts w:asciiTheme="majorHAnsi" w:hAnsiTheme="majorHAnsi" w:cstheme="majorHAnsi"/>
        </w:rPr>
        <w:t>284</w:t>
      </w:r>
      <w:r>
        <w:rPr>
          <w:rFonts w:asciiTheme="majorHAnsi" w:hAnsiTheme="majorHAnsi" w:cstheme="majorHAnsi"/>
        </w:rPr>
        <w:t>,</w:t>
      </w:r>
      <w:r w:rsidRPr="00491240">
        <w:rPr>
          <w:rFonts w:asciiTheme="majorHAnsi" w:hAnsiTheme="majorHAnsi" w:cstheme="majorHAnsi"/>
        </w:rPr>
        <w:t xml:space="preserve">592 distinct hashes from combined data sets, implying </w:t>
      </w:r>
      <w:r>
        <w:rPr>
          <w:rFonts w:asciiTheme="majorHAnsi" w:hAnsiTheme="majorHAnsi" w:cstheme="majorHAnsi"/>
        </w:rPr>
        <w:t xml:space="preserve">roughly </w:t>
      </w:r>
      <w:r w:rsidRPr="00491240">
        <w:rPr>
          <w:rFonts w:asciiTheme="majorHAnsi" w:hAnsiTheme="majorHAnsi" w:cstheme="majorHAnsi"/>
        </w:rPr>
        <w:t>1.284592e+09 original k-mers</w:t>
      </w:r>
      <w:r w:rsidR="00C370BB">
        <w:rPr>
          <w:rFonts w:asciiTheme="majorHAnsi" w:hAnsiTheme="majorHAnsi" w:cstheme="majorHAnsi"/>
        </w:rPr>
        <w:t xml:space="preserve">. </w:t>
      </w:r>
      <w:r w:rsidR="00B2511B">
        <w:rPr>
          <w:rFonts w:asciiTheme="majorHAnsi" w:hAnsiTheme="majorHAnsi" w:cstheme="majorHAnsi"/>
        </w:rPr>
        <w:t xml:space="preserve">Female and male median k-mer abundance was 13.0 and 7.0, respectively, resulting in a female correction of </w:t>
      </w:r>
      <w:r w:rsidR="00B2511B" w:rsidRPr="00704C99">
        <w:rPr>
          <w:rFonts w:asciiTheme="majorHAnsi" w:hAnsiTheme="majorHAnsi" w:cstheme="majorHAnsi"/>
        </w:rPr>
        <w:t>0.53</w:t>
      </w:r>
      <w:r w:rsidR="00B2511B">
        <w:rPr>
          <w:rFonts w:asciiTheme="majorHAnsi" w:hAnsiTheme="majorHAnsi" w:cstheme="majorHAnsi"/>
        </w:rPr>
        <w:t>9</w:t>
      </w:r>
      <w:r w:rsidR="00B2511B">
        <w:rPr>
          <w:rFonts w:asciiTheme="majorHAnsi" w:hAnsiTheme="majorHAnsi" w:cstheme="majorHAnsi"/>
        </w:rPr>
        <w:t>.</w:t>
      </w:r>
      <w:r w:rsidR="00B2511B">
        <w:rPr>
          <w:rFonts w:asciiTheme="majorHAnsi" w:hAnsiTheme="majorHAnsi" w:cstheme="majorHAnsi"/>
        </w:rPr>
        <w:t xml:space="preserve"> </w:t>
      </w:r>
      <w:r w:rsidR="009F3A99">
        <w:rPr>
          <w:rFonts w:asciiTheme="majorHAnsi" w:hAnsiTheme="majorHAnsi" w:cstheme="majorHAnsi"/>
        </w:rPr>
        <w:t xml:space="preserve">We observed three distinct peaks in the distribution of male to female k-mer abundance (Figure 3.2). </w:t>
      </w:r>
      <w:r w:rsidR="00C370BB">
        <w:rPr>
          <w:rFonts w:asciiTheme="majorHAnsi" w:hAnsiTheme="majorHAnsi" w:cstheme="majorHAnsi"/>
        </w:rPr>
        <w:t>After removing k-mer</w:t>
      </w:r>
      <w:r w:rsidR="009F3A99">
        <w:rPr>
          <w:rFonts w:asciiTheme="majorHAnsi" w:hAnsiTheme="majorHAnsi" w:cstheme="majorHAnsi"/>
        </w:rPr>
        <w:t>s</w:t>
      </w:r>
      <w:r w:rsidR="00C370BB">
        <w:rPr>
          <w:rFonts w:asciiTheme="majorHAnsi" w:hAnsiTheme="majorHAnsi" w:cstheme="majorHAnsi"/>
        </w:rPr>
        <w:t xml:space="preserve"> shared between sexes</w:t>
      </w:r>
      <w:r w:rsidR="00B2511B">
        <w:rPr>
          <w:rFonts w:asciiTheme="majorHAnsi" w:hAnsiTheme="majorHAnsi" w:cstheme="majorHAnsi"/>
        </w:rPr>
        <w:t>,</w:t>
      </w:r>
      <w:r w:rsidR="00C370BB">
        <w:rPr>
          <w:rFonts w:asciiTheme="majorHAnsi" w:hAnsiTheme="majorHAnsi" w:cstheme="majorHAnsi"/>
        </w:rPr>
        <w:t xml:space="preserve"> </w:t>
      </w:r>
      <w:r w:rsidR="009F3A99">
        <w:rPr>
          <w:rFonts w:asciiTheme="majorHAnsi" w:hAnsiTheme="majorHAnsi" w:cstheme="majorHAnsi"/>
        </w:rPr>
        <w:t xml:space="preserve">we </w:t>
      </w:r>
      <w:r w:rsidR="00B2511B">
        <w:rPr>
          <w:rFonts w:asciiTheme="majorHAnsi" w:hAnsiTheme="majorHAnsi" w:cstheme="majorHAnsi"/>
        </w:rPr>
        <w:t>obtained</w:t>
      </w:r>
      <w:r w:rsidR="00C370BB">
        <w:rPr>
          <w:rFonts w:asciiTheme="majorHAnsi" w:hAnsiTheme="majorHAnsi" w:cstheme="majorHAnsi"/>
        </w:rPr>
        <w:t xml:space="preserve"> </w:t>
      </w:r>
      <w:r w:rsidR="00C370BB" w:rsidRPr="00A675F4">
        <w:rPr>
          <w:rFonts w:asciiTheme="majorHAnsi" w:hAnsiTheme="majorHAnsi" w:cstheme="majorHAnsi"/>
        </w:rPr>
        <w:t>494,251,000 female-only</w:t>
      </w:r>
      <w:r w:rsidR="00C370BB">
        <w:rPr>
          <w:rFonts w:asciiTheme="majorHAnsi" w:hAnsiTheme="majorHAnsi" w:cstheme="majorHAnsi"/>
        </w:rPr>
        <w:t xml:space="preserve"> and </w:t>
      </w:r>
      <w:r w:rsidR="00C370BB" w:rsidRPr="00A675F4">
        <w:rPr>
          <w:rFonts w:asciiTheme="majorHAnsi" w:hAnsiTheme="majorHAnsi" w:cstheme="majorHAnsi"/>
        </w:rPr>
        <w:t>118,191,000 male-only</w:t>
      </w:r>
      <w:r w:rsidR="009F3A99">
        <w:rPr>
          <w:rFonts w:asciiTheme="majorHAnsi" w:hAnsiTheme="majorHAnsi" w:cstheme="majorHAnsi"/>
        </w:rPr>
        <w:t xml:space="preserve"> k-mers. We observed a distinct increase of high abundance male-only k-mers </w:t>
      </w:r>
      <w:r w:rsidR="00B2511B">
        <w:rPr>
          <w:rFonts w:asciiTheme="majorHAnsi" w:hAnsiTheme="majorHAnsi" w:cstheme="majorHAnsi"/>
        </w:rPr>
        <w:t xml:space="preserve">and after filtering for k-mers with an abundance level from 50-100 we found 4,964 hashes corresponding to approximately 4,964,000 high abundance k-mers </w:t>
      </w:r>
      <w:r w:rsidR="00B2511B">
        <w:rPr>
          <w:rFonts w:asciiTheme="majorHAnsi" w:hAnsiTheme="majorHAnsi" w:cstheme="majorHAnsi"/>
        </w:rPr>
        <w:t>(Figure 3.3)</w:t>
      </w:r>
      <w:r w:rsidR="00B2511B">
        <w:rPr>
          <w:rFonts w:asciiTheme="majorHAnsi" w:hAnsiTheme="majorHAnsi" w:cstheme="majorHAnsi"/>
        </w:rPr>
        <w:t xml:space="preserve">. </w:t>
      </w:r>
    </w:p>
    <w:p w14:paraId="461CF34A" w14:textId="77777777" w:rsidR="00B2511B" w:rsidRDefault="00B2511B" w:rsidP="00491240">
      <w:pPr>
        <w:rPr>
          <w:rFonts w:asciiTheme="majorHAnsi" w:hAnsiTheme="majorHAnsi" w:cstheme="majorHAnsi"/>
        </w:rPr>
      </w:pPr>
    </w:p>
    <w:p w14:paraId="7EF2F25B" w14:textId="7785DD24" w:rsidR="00B2511B" w:rsidRPr="00B2511B" w:rsidRDefault="00B2511B" w:rsidP="00491240">
      <w:pPr>
        <w:rPr>
          <w:rFonts w:asciiTheme="majorHAnsi" w:hAnsiTheme="majorHAnsi" w:cstheme="majorHAnsi"/>
          <w:b/>
          <w:bCs/>
          <w:u w:val="single"/>
        </w:rPr>
      </w:pPr>
      <w:r>
        <w:rPr>
          <w:rFonts w:asciiTheme="majorHAnsi" w:hAnsiTheme="majorHAnsi" w:cstheme="majorHAnsi"/>
        </w:rPr>
        <w:t>Upon filtering for k-mers in the A</w:t>
      </w:r>
      <w:r>
        <w:rPr>
          <w:rFonts w:asciiTheme="majorHAnsi" w:hAnsiTheme="majorHAnsi" w:cstheme="majorHAnsi"/>
          <w:vertAlign w:val="subscript"/>
        </w:rPr>
        <w:t>1</w:t>
      </w:r>
      <w:r>
        <w:rPr>
          <w:rFonts w:asciiTheme="majorHAnsi" w:hAnsiTheme="majorHAnsi" w:cstheme="majorHAnsi"/>
        </w:rPr>
        <w:t xml:space="preserve"> assembly, a total of 2,067 hashes, or 2,067,000 k-mers, were found on A</w:t>
      </w:r>
      <w:r w:rsidRPr="00B2511B">
        <w:rPr>
          <w:rFonts w:asciiTheme="majorHAnsi" w:hAnsiTheme="majorHAnsi" w:cstheme="majorHAnsi"/>
          <w:vertAlign w:val="subscript"/>
        </w:rPr>
        <w:t>1</w:t>
      </w:r>
      <w:r>
        <w:rPr>
          <w:rFonts w:asciiTheme="majorHAnsi" w:hAnsiTheme="majorHAnsi" w:cstheme="majorHAnsi"/>
        </w:rPr>
        <w:t xml:space="preserve"> contigs containing five or more hashes. </w:t>
      </w:r>
      <w:r w:rsidRPr="00A951B3">
        <w:rPr>
          <w:rFonts w:asciiTheme="majorHAnsi" w:eastAsia="Times New Roman" w:hAnsiTheme="majorHAnsi" w:cstheme="majorHAnsi"/>
        </w:rPr>
        <w:t>Both female and male</w:t>
      </w:r>
      <w:r>
        <w:rPr>
          <w:rFonts w:asciiTheme="majorHAnsi" w:eastAsia="Times New Roman" w:hAnsiTheme="majorHAnsi" w:cstheme="majorHAnsi"/>
        </w:rPr>
        <w:t xml:space="preserve"> sequencing data</w:t>
      </w:r>
      <w:r w:rsidRPr="00A951B3">
        <w:rPr>
          <w:rFonts w:asciiTheme="majorHAnsi" w:eastAsia="Times New Roman" w:hAnsiTheme="majorHAnsi" w:cstheme="majorHAnsi"/>
        </w:rPr>
        <w:t xml:space="preserve"> ha</w:t>
      </w:r>
      <w:r>
        <w:rPr>
          <w:rFonts w:asciiTheme="majorHAnsi" w:eastAsia="Times New Roman" w:hAnsiTheme="majorHAnsi" w:cstheme="majorHAnsi"/>
        </w:rPr>
        <w:t>d</w:t>
      </w:r>
      <w:r w:rsidRPr="00A951B3">
        <w:rPr>
          <w:rFonts w:asciiTheme="majorHAnsi" w:eastAsia="Times New Roman" w:hAnsiTheme="majorHAnsi" w:cstheme="majorHAnsi"/>
        </w:rPr>
        <w:t xml:space="preserve"> broad distribution</w:t>
      </w:r>
      <w:r>
        <w:rPr>
          <w:rFonts w:asciiTheme="majorHAnsi" w:eastAsia="Times New Roman" w:hAnsiTheme="majorHAnsi" w:cstheme="majorHAnsi"/>
        </w:rPr>
        <w:t>s</w:t>
      </w:r>
      <w:r w:rsidRPr="00A951B3">
        <w:rPr>
          <w:rFonts w:asciiTheme="majorHAnsi" w:eastAsia="Times New Roman" w:hAnsiTheme="majorHAnsi" w:cstheme="majorHAnsi"/>
        </w:rPr>
        <w:t xml:space="preserve"> of k-mers with</w:t>
      </w:r>
      <w:r>
        <w:rPr>
          <w:rFonts w:asciiTheme="majorHAnsi" w:eastAsia="Times New Roman" w:hAnsiTheme="majorHAnsi" w:cstheme="majorHAnsi"/>
        </w:rPr>
        <w:t xml:space="preserve"> an abundance of</w:t>
      </w:r>
      <w:r w:rsidRPr="00A951B3">
        <w:rPr>
          <w:rFonts w:asciiTheme="majorHAnsi" w:eastAsia="Times New Roman" w:hAnsiTheme="majorHAnsi" w:cstheme="majorHAnsi"/>
        </w:rPr>
        <w:t xml:space="preserve"> 90-140, </w:t>
      </w:r>
      <w:r w:rsidR="00A86E61">
        <w:rPr>
          <w:rFonts w:asciiTheme="majorHAnsi" w:eastAsia="Times New Roman" w:hAnsiTheme="majorHAnsi" w:cstheme="majorHAnsi"/>
        </w:rPr>
        <w:t>however,</w:t>
      </w:r>
      <w:r w:rsidRPr="00A951B3">
        <w:rPr>
          <w:rFonts w:asciiTheme="majorHAnsi" w:eastAsia="Times New Roman" w:hAnsiTheme="majorHAnsi" w:cstheme="majorHAnsi"/>
        </w:rPr>
        <w:t xml:space="preserve"> a male specific</w:t>
      </w:r>
      <w:r w:rsidR="00A86E61">
        <w:rPr>
          <w:rFonts w:asciiTheme="majorHAnsi" w:eastAsia="Times New Roman" w:hAnsiTheme="majorHAnsi" w:cstheme="majorHAnsi"/>
        </w:rPr>
        <w:t xml:space="preserve"> k-mer </w:t>
      </w:r>
      <w:r w:rsidR="00A86E61">
        <w:rPr>
          <w:rFonts w:asciiTheme="majorHAnsi" w:eastAsia="Times New Roman" w:hAnsiTheme="majorHAnsi" w:cstheme="majorHAnsi"/>
        </w:rPr>
        <w:lastRenderedPageBreak/>
        <w:t>abundance</w:t>
      </w:r>
      <w:r w:rsidRPr="00A951B3">
        <w:rPr>
          <w:rFonts w:asciiTheme="majorHAnsi" w:eastAsia="Times New Roman" w:hAnsiTheme="majorHAnsi" w:cstheme="majorHAnsi"/>
        </w:rPr>
        <w:t xml:space="preserve"> peak </w:t>
      </w:r>
      <w:r w:rsidR="00A86E61">
        <w:rPr>
          <w:rFonts w:asciiTheme="majorHAnsi" w:eastAsia="Times New Roman" w:hAnsiTheme="majorHAnsi" w:cstheme="majorHAnsi"/>
        </w:rPr>
        <w:t xml:space="preserve">was observed from 30-70 </w:t>
      </w:r>
      <w:r w:rsidR="00A86E61">
        <w:rPr>
          <w:rFonts w:asciiTheme="majorHAnsi" w:eastAsia="Times New Roman" w:hAnsiTheme="majorHAnsi" w:cstheme="majorHAnsi"/>
        </w:rPr>
        <w:t>at</w:t>
      </w:r>
      <w:r w:rsidR="00A86E61">
        <w:rPr>
          <w:rFonts w:asciiTheme="majorHAnsi" w:eastAsia="Times New Roman" w:hAnsiTheme="majorHAnsi" w:cstheme="majorHAnsi"/>
        </w:rPr>
        <w:t xml:space="preserve"> </w:t>
      </w:r>
      <w:r w:rsidR="00A86E61">
        <w:rPr>
          <w:rFonts w:asciiTheme="majorHAnsi" w:eastAsia="Times New Roman" w:hAnsiTheme="majorHAnsi" w:cstheme="majorHAnsi"/>
        </w:rPr>
        <w:t xml:space="preserve">roughly half </w:t>
      </w:r>
      <w:r w:rsidR="00A86E61">
        <w:rPr>
          <w:rFonts w:asciiTheme="majorHAnsi" w:eastAsia="Times New Roman" w:hAnsiTheme="majorHAnsi" w:cstheme="majorHAnsi"/>
        </w:rPr>
        <w:t xml:space="preserve">of the </w:t>
      </w:r>
      <w:r w:rsidR="00A86E61">
        <w:rPr>
          <w:rFonts w:asciiTheme="majorHAnsi" w:eastAsia="Times New Roman" w:hAnsiTheme="majorHAnsi" w:cstheme="majorHAnsi"/>
        </w:rPr>
        <w:t xml:space="preserve">female </w:t>
      </w:r>
      <w:r w:rsidR="00A86E61">
        <w:rPr>
          <w:rFonts w:asciiTheme="majorHAnsi" w:eastAsia="Times New Roman" w:hAnsiTheme="majorHAnsi" w:cstheme="majorHAnsi"/>
        </w:rPr>
        <w:t>abundance level</w:t>
      </w:r>
      <w:r w:rsidRPr="00A951B3">
        <w:rPr>
          <w:rFonts w:asciiTheme="majorHAnsi" w:eastAsia="Times New Roman" w:hAnsiTheme="majorHAnsi" w:cstheme="majorHAnsi"/>
        </w:rPr>
        <w:t xml:space="preserve"> </w:t>
      </w:r>
      <w:r>
        <w:rPr>
          <w:rFonts w:asciiTheme="majorHAnsi" w:eastAsia="Times New Roman" w:hAnsiTheme="majorHAnsi" w:cstheme="majorHAnsi"/>
        </w:rPr>
        <w:t>(Figure 3.4)</w:t>
      </w:r>
      <w:r w:rsidRPr="00A951B3">
        <w:rPr>
          <w:rFonts w:asciiTheme="majorHAnsi" w:eastAsia="Times New Roman" w:hAnsiTheme="majorHAnsi" w:cstheme="majorHAnsi"/>
        </w:rPr>
        <w:t>.</w:t>
      </w:r>
      <w:r>
        <w:rPr>
          <w:rFonts w:asciiTheme="majorHAnsi" w:eastAsia="Times New Roman" w:hAnsiTheme="majorHAnsi" w:cstheme="majorHAnsi"/>
        </w:rPr>
        <w:t xml:space="preserve"> </w:t>
      </w:r>
      <w:r>
        <w:rPr>
          <w:rFonts w:asciiTheme="majorHAnsi" w:hAnsiTheme="majorHAnsi" w:cstheme="majorHAnsi"/>
        </w:rPr>
        <w:t>Of these, we found</w:t>
      </w:r>
      <w:r w:rsidRPr="00A675F4">
        <w:rPr>
          <w:rFonts w:asciiTheme="majorHAnsi" w:hAnsiTheme="majorHAnsi" w:cstheme="majorHAnsi"/>
        </w:rPr>
        <w:t xml:space="preserve"> 44 </w:t>
      </w:r>
      <w:r>
        <w:rPr>
          <w:rFonts w:asciiTheme="majorHAnsi" w:hAnsiTheme="majorHAnsi" w:cstheme="majorHAnsi"/>
        </w:rPr>
        <w:t xml:space="preserve">putative Y </w:t>
      </w:r>
      <w:r w:rsidRPr="00A675F4">
        <w:rPr>
          <w:rFonts w:asciiTheme="majorHAnsi" w:hAnsiTheme="majorHAnsi" w:cstheme="majorHAnsi"/>
        </w:rPr>
        <w:t xml:space="preserve">contigs with </w:t>
      </w:r>
      <w:r>
        <w:rPr>
          <w:rFonts w:asciiTheme="majorHAnsi" w:hAnsiTheme="majorHAnsi" w:cstheme="majorHAnsi"/>
        </w:rPr>
        <w:t xml:space="preserve">a </w:t>
      </w:r>
      <w:r w:rsidRPr="00A675F4">
        <w:rPr>
          <w:rFonts w:asciiTheme="majorHAnsi" w:hAnsiTheme="majorHAnsi" w:cstheme="majorHAnsi"/>
        </w:rPr>
        <w:t xml:space="preserve">k-mer mean abundance above </w:t>
      </w:r>
      <w:r>
        <w:rPr>
          <w:rFonts w:asciiTheme="majorHAnsi" w:hAnsiTheme="majorHAnsi" w:cstheme="majorHAnsi"/>
        </w:rPr>
        <w:t>five</w:t>
      </w:r>
      <w:r w:rsidRPr="00A675F4">
        <w:rPr>
          <w:rFonts w:asciiTheme="majorHAnsi" w:hAnsiTheme="majorHAnsi" w:cstheme="majorHAnsi"/>
        </w:rPr>
        <w:t xml:space="preserve"> in the male sequencing data </w:t>
      </w:r>
      <w:r w:rsidR="00E17F08">
        <w:rPr>
          <w:rFonts w:asciiTheme="majorHAnsi" w:hAnsiTheme="majorHAnsi" w:cstheme="majorHAnsi"/>
        </w:rPr>
        <w:t>which displayed</w:t>
      </w:r>
      <w:r w:rsidRPr="00A675F4">
        <w:rPr>
          <w:rFonts w:asciiTheme="majorHAnsi" w:hAnsiTheme="majorHAnsi" w:cstheme="majorHAnsi"/>
        </w:rPr>
        <w:t xml:space="preserve"> zero</w:t>
      </w:r>
      <w:r w:rsidR="00E17F08">
        <w:rPr>
          <w:rFonts w:asciiTheme="majorHAnsi" w:hAnsiTheme="majorHAnsi" w:cstheme="majorHAnsi"/>
        </w:rPr>
        <w:t xml:space="preserve"> k-mer</w:t>
      </w:r>
      <w:r w:rsidRPr="00A675F4">
        <w:rPr>
          <w:rFonts w:asciiTheme="majorHAnsi" w:hAnsiTheme="majorHAnsi" w:cstheme="majorHAnsi"/>
        </w:rPr>
        <w:t xml:space="preserve"> abundance in the female sequencing data</w:t>
      </w:r>
      <w:r>
        <w:rPr>
          <w:rFonts w:asciiTheme="majorHAnsi" w:hAnsiTheme="majorHAnsi" w:cstheme="majorHAnsi"/>
        </w:rPr>
        <w:t xml:space="preserve"> (Figure 3.5)</w:t>
      </w:r>
      <w:r w:rsidRPr="00A675F4">
        <w:rPr>
          <w:rFonts w:asciiTheme="majorHAnsi" w:hAnsiTheme="majorHAnsi" w:cstheme="majorHAnsi"/>
        </w:rPr>
        <w:t>.</w:t>
      </w:r>
      <w:r w:rsidRPr="00B2511B">
        <w:rPr>
          <w:rFonts w:asciiTheme="majorHAnsi" w:hAnsiTheme="majorHAnsi" w:cstheme="majorHAnsi"/>
        </w:rPr>
        <w:t xml:space="preserve"> </w:t>
      </w:r>
      <w:r w:rsidRPr="00A675F4">
        <w:rPr>
          <w:rFonts w:asciiTheme="majorHAnsi" w:hAnsiTheme="majorHAnsi" w:cstheme="majorHAnsi"/>
        </w:rPr>
        <w:t>We mapped the putative Y data back to the male reference genome and found the reads mapped to multiple regions within the genome (Table 11). However, we did not find a significant difference in male versus female read depth at locations across the putative Y regions.</w:t>
      </w:r>
    </w:p>
    <w:p w14:paraId="7C9FD4D8" w14:textId="77777777" w:rsidR="00B2511B" w:rsidRDefault="00B2511B" w:rsidP="00491240">
      <w:pPr>
        <w:rPr>
          <w:rFonts w:asciiTheme="majorHAnsi" w:eastAsia="Times New Roman" w:hAnsiTheme="majorHAnsi" w:cstheme="majorHAnsi"/>
        </w:rPr>
      </w:pPr>
    </w:p>
    <w:p w14:paraId="3B966F1E" w14:textId="07F0B3ED" w:rsidR="00B2511B" w:rsidRDefault="00B2511B" w:rsidP="00491240">
      <w:pPr>
        <w:rPr>
          <w:rFonts w:asciiTheme="majorHAnsi" w:hAnsiTheme="majorHAnsi" w:cstheme="majorHAnsi"/>
        </w:rPr>
      </w:pPr>
      <w:commentRangeStart w:id="22"/>
      <w:r w:rsidRPr="00A951B3">
        <w:rPr>
          <w:rFonts w:asciiTheme="majorHAnsi" w:eastAsia="Times New Roman" w:hAnsiTheme="majorHAnsi" w:cstheme="majorHAnsi"/>
        </w:rPr>
        <w:t xml:space="preserve">This male-specific peak at roughly half the abundance of the female-specific peak </w:t>
      </w:r>
      <w:r>
        <w:rPr>
          <w:rFonts w:asciiTheme="majorHAnsi" w:eastAsia="Times New Roman" w:hAnsiTheme="majorHAnsi" w:cstheme="majorHAnsi"/>
        </w:rPr>
        <w:t>may</w:t>
      </w:r>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be an indication that </w:t>
      </w:r>
      <w:r w:rsidRPr="00A951B3">
        <w:rPr>
          <w:rFonts w:asciiTheme="majorHAnsi" w:eastAsia="Times New Roman" w:hAnsiTheme="majorHAnsi" w:cstheme="majorHAnsi"/>
        </w:rPr>
        <w:t>the male genome contains a large amount of sequencing data not contained in the female genome (potentially a Y or male-specific chromosome) and provides evidence that the male delta smelt may be a heterogametic sex.</w:t>
      </w:r>
      <w:commentRangeEnd w:id="22"/>
      <w:r>
        <w:rPr>
          <w:rStyle w:val="CommentReference"/>
        </w:rPr>
        <w:commentReference w:id="22"/>
      </w:r>
    </w:p>
    <w:p w14:paraId="508D1745" w14:textId="77777777" w:rsidR="00B2511B" w:rsidRDefault="00B2511B" w:rsidP="00491240">
      <w:pPr>
        <w:rPr>
          <w:rFonts w:asciiTheme="majorHAnsi" w:hAnsiTheme="majorHAnsi" w:cstheme="majorHAnsi"/>
        </w:rPr>
      </w:pPr>
    </w:p>
    <w:p w14:paraId="0200FC48" w14:textId="77777777" w:rsidR="003F5EFB" w:rsidRDefault="003F5EFB" w:rsidP="00A675F4">
      <w:pPr>
        <w:rPr>
          <w:rFonts w:asciiTheme="majorHAnsi" w:hAnsiTheme="majorHAnsi" w:cstheme="majorHAnsi"/>
        </w:rPr>
      </w:pPr>
    </w:p>
    <w:p w14:paraId="3727F942" w14:textId="167BE1C9" w:rsidR="00A675F4" w:rsidRPr="00FD21E9" w:rsidRDefault="00A675F4" w:rsidP="00A675F4">
      <w:pPr>
        <w:pStyle w:val="Header"/>
        <w:outlineLvl w:val="1"/>
        <w:rPr>
          <w:rFonts w:asciiTheme="majorHAnsi" w:hAnsiTheme="majorHAnsi" w:cstheme="majorHAnsi"/>
          <w:szCs w:val="24"/>
        </w:rPr>
      </w:pPr>
      <w:bookmarkStart w:id="23" w:name="_Toc113440570"/>
      <w:r>
        <w:rPr>
          <w:rFonts w:asciiTheme="majorHAnsi" w:hAnsiTheme="majorHAnsi" w:cstheme="majorHAnsi"/>
          <w:szCs w:val="24"/>
        </w:rPr>
        <w:t>Discussion &amp; Conclusion</w:t>
      </w:r>
      <w:bookmarkEnd w:id="23"/>
    </w:p>
    <w:p w14:paraId="5CC30083" w14:textId="51268234" w:rsidR="00A675F4" w:rsidRDefault="00A675F4" w:rsidP="00A675F4"/>
    <w:p w14:paraId="7C925AA2" w14:textId="2458EB50" w:rsidR="00A86E61" w:rsidRDefault="00A86E61" w:rsidP="00A675F4">
      <w:pPr>
        <w:rPr>
          <w:rFonts w:asciiTheme="majorHAnsi" w:hAnsiTheme="majorHAnsi" w:cstheme="majorHAnsi"/>
        </w:rPr>
      </w:pPr>
      <w:proofErr w:type="gramStart"/>
      <w:r>
        <w:rPr>
          <w:rFonts w:asciiTheme="majorHAnsi" w:hAnsiTheme="majorHAnsi" w:cstheme="majorHAnsi"/>
        </w:rPr>
        <w:t>In an attempt to</w:t>
      </w:r>
      <w:proofErr w:type="gramEnd"/>
      <w:r>
        <w:rPr>
          <w:rFonts w:asciiTheme="majorHAnsi" w:hAnsiTheme="majorHAnsi" w:cstheme="majorHAnsi"/>
        </w:rPr>
        <w:t xml:space="preserve"> identify sex-specific markers, our</w:t>
      </w:r>
      <w:r w:rsidR="00A675F4" w:rsidRPr="00A675F4">
        <w:rPr>
          <w:rFonts w:asciiTheme="majorHAnsi" w:hAnsiTheme="majorHAnsi" w:cstheme="majorHAnsi"/>
        </w:rPr>
        <w:t xml:space="preserve"> </w:t>
      </w:r>
      <w:r>
        <w:rPr>
          <w:rFonts w:asciiTheme="majorHAnsi" w:hAnsiTheme="majorHAnsi" w:cstheme="majorHAnsi"/>
        </w:rPr>
        <w:t>experiments</w:t>
      </w:r>
      <w:r w:rsidR="00A675F4" w:rsidRPr="00A675F4">
        <w:rPr>
          <w:rFonts w:asciiTheme="majorHAnsi" w:hAnsiTheme="majorHAnsi" w:cstheme="majorHAnsi"/>
        </w:rPr>
        <w:t xml:space="preserve"> thoroughly probed </w:t>
      </w:r>
      <w:r w:rsidR="003F5EFB">
        <w:rPr>
          <w:rFonts w:asciiTheme="majorHAnsi" w:hAnsiTheme="majorHAnsi" w:cstheme="majorHAnsi"/>
        </w:rPr>
        <w:t>Illumina data, utilizing linked-read</w:t>
      </w:r>
      <w:r w:rsidR="00A675F4" w:rsidRPr="00A675F4">
        <w:rPr>
          <w:rFonts w:asciiTheme="majorHAnsi" w:hAnsiTheme="majorHAnsi" w:cstheme="majorHAnsi"/>
        </w:rPr>
        <w:t xml:space="preserve"> and two RAD</w:t>
      </w:r>
      <w:r w:rsidR="00ED6E2E">
        <w:rPr>
          <w:rFonts w:asciiTheme="majorHAnsi" w:hAnsiTheme="majorHAnsi" w:cstheme="majorHAnsi"/>
        </w:rPr>
        <w:t>-</w:t>
      </w:r>
      <w:r w:rsidR="00A675F4" w:rsidRPr="00A675F4">
        <w:rPr>
          <w:rFonts w:asciiTheme="majorHAnsi" w:hAnsiTheme="majorHAnsi" w:cstheme="majorHAnsi"/>
        </w:rPr>
        <w:t>sequencing datasets in multiple ways</w:t>
      </w:r>
      <w:r w:rsidR="003F5EFB">
        <w:rPr>
          <w:rFonts w:asciiTheme="majorHAnsi" w:hAnsiTheme="majorHAnsi" w:cstheme="majorHAnsi"/>
        </w:rPr>
        <w:t>.</w:t>
      </w:r>
      <w:r w:rsidR="00A675F4" w:rsidRPr="00A675F4">
        <w:rPr>
          <w:rFonts w:asciiTheme="majorHAnsi" w:hAnsiTheme="majorHAnsi" w:cstheme="majorHAnsi"/>
        </w:rPr>
        <w:t xml:space="preserve"> </w:t>
      </w:r>
      <w:r w:rsidR="003F5EFB">
        <w:rPr>
          <w:rFonts w:asciiTheme="majorHAnsi" w:hAnsiTheme="majorHAnsi" w:cstheme="majorHAnsi"/>
        </w:rPr>
        <w:t>W</w:t>
      </w:r>
      <w:r w:rsidR="00A675F4" w:rsidRPr="00A675F4">
        <w:rPr>
          <w:rFonts w:asciiTheme="majorHAnsi" w:hAnsiTheme="majorHAnsi" w:cstheme="majorHAnsi"/>
        </w:rPr>
        <w:t xml:space="preserve">e did not find </w:t>
      </w:r>
      <w:r w:rsidR="003F5EFB">
        <w:rPr>
          <w:rFonts w:asciiTheme="majorHAnsi" w:hAnsiTheme="majorHAnsi" w:cstheme="majorHAnsi"/>
        </w:rPr>
        <w:t xml:space="preserve">SNPs </w:t>
      </w:r>
      <w:r w:rsidR="00A675F4" w:rsidRPr="00A675F4">
        <w:rPr>
          <w:rFonts w:asciiTheme="majorHAnsi" w:hAnsiTheme="majorHAnsi" w:cstheme="majorHAnsi"/>
        </w:rPr>
        <w:t xml:space="preserve">diagnostic </w:t>
      </w:r>
      <w:r w:rsidR="003F5EFB">
        <w:rPr>
          <w:rFonts w:asciiTheme="majorHAnsi" w:hAnsiTheme="majorHAnsi" w:cstheme="majorHAnsi"/>
        </w:rPr>
        <w:t>of sex within delta smelt</w:t>
      </w:r>
      <w:r>
        <w:rPr>
          <w:rFonts w:asciiTheme="majorHAnsi" w:hAnsiTheme="majorHAnsi" w:cstheme="majorHAnsi"/>
        </w:rPr>
        <w:t xml:space="preserve"> in any of our experiments</w:t>
      </w:r>
      <w:r w:rsidR="00A675F4" w:rsidRPr="00A675F4">
        <w:rPr>
          <w:rFonts w:asciiTheme="majorHAnsi" w:hAnsiTheme="majorHAnsi" w:cstheme="majorHAnsi"/>
        </w:rPr>
        <w:t>.</w:t>
      </w:r>
    </w:p>
    <w:p w14:paraId="00EEA64E" w14:textId="02482AAB" w:rsidR="00A86E61" w:rsidRDefault="00A86E61" w:rsidP="00A675F4">
      <w:pPr>
        <w:rPr>
          <w:rFonts w:asciiTheme="majorHAnsi" w:hAnsiTheme="majorHAnsi" w:cstheme="majorHAnsi"/>
        </w:rPr>
      </w:pPr>
    </w:p>
    <w:p w14:paraId="259983FE" w14:textId="1FA7A359" w:rsidR="00A86E61" w:rsidRDefault="00A86E61" w:rsidP="00A675F4">
      <w:pPr>
        <w:rPr>
          <w:rFonts w:asciiTheme="majorHAnsi" w:hAnsiTheme="majorHAnsi" w:cstheme="majorHAnsi"/>
        </w:rPr>
      </w:pPr>
      <w:commentRangeStart w:id="24"/>
      <w:proofErr w:type="spellStart"/>
      <w:r>
        <w:rPr>
          <w:rFonts w:asciiTheme="majorHAnsi" w:hAnsiTheme="majorHAnsi" w:cstheme="majorHAnsi"/>
        </w:rPr>
        <w:t>cmnts</w:t>
      </w:r>
      <w:proofErr w:type="spellEnd"/>
      <w:r>
        <w:rPr>
          <w:rFonts w:asciiTheme="majorHAnsi" w:hAnsiTheme="majorHAnsi" w:cstheme="majorHAnsi"/>
        </w:rPr>
        <w:t xml:space="preserve"> on GWAS</w:t>
      </w:r>
    </w:p>
    <w:p w14:paraId="7D325423" w14:textId="4317DC67" w:rsidR="00A86E61" w:rsidRDefault="00A86E61" w:rsidP="00A675F4">
      <w:pPr>
        <w:rPr>
          <w:rFonts w:asciiTheme="majorHAnsi" w:hAnsiTheme="majorHAnsi" w:cstheme="majorHAnsi"/>
        </w:rPr>
      </w:pPr>
      <w:proofErr w:type="spellStart"/>
      <w:r>
        <w:rPr>
          <w:rFonts w:asciiTheme="majorHAnsi" w:hAnsiTheme="majorHAnsi" w:cstheme="majorHAnsi"/>
        </w:rPr>
        <w:t>cmnts</w:t>
      </w:r>
      <w:proofErr w:type="spellEnd"/>
      <w:r>
        <w:rPr>
          <w:rFonts w:asciiTheme="majorHAnsi" w:hAnsiTheme="majorHAnsi" w:cstheme="majorHAnsi"/>
        </w:rPr>
        <w:t xml:space="preserve"> on depth</w:t>
      </w:r>
    </w:p>
    <w:p w14:paraId="056F393B" w14:textId="458F7637" w:rsidR="00A86E61" w:rsidRDefault="00A86E61" w:rsidP="00A675F4">
      <w:pPr>
        <w:rPr>
          <w:rFonts w:asciiTheme="majorHAnsi" w:hAnsiTheme="majorHAnsi" w:cstheme="majorHAnsi"/>
        </w:rPr>
      </w:pPr>
      <w:proofErr w:type="spellStart"/>
      <w:r>
        <w:rPr>
          <w:rFonts w:asciiTheme="majorHAnsi" w:hAnsiTheme="majorHAnsi" w:cstheme="majorHAnsi"/>
        </w:rPr>
        <w:t>cmnts</w:t>
      </w:r>
      <w:proofErr w:type="spellEnd"/>
      <w:r>
        <w:rPr>
          <w:rFonts w:asciiTheme="majorHAnsi" w:hAnsiTheme="majorHAnsi" w:cstheme="majorHAnsi"/>
        </w:rPr>
        <w:t xml:space="preserve"> on kmer</w:t>
      </w:r>
      <w:commentRangeEnd w:id="24"/>
      <w:r w:rsidR="005F443F">
        <w:rPr>
          <w:rStyle w:val="CommentReference"/>
        </w:rPr>
        <w:commentReference w:id="24"/>
      </w:r>
    </w:p>
    <w:p w14:paraId="5504C8A0" w14:textId="77777777" w:rsidR="00A86E61" w:rsidRDefault="00A86E61" w:rsidP="00A675F4">
      <w:pPr>
        <w:rPr>
          <w:rFonts w:asciiTheme="majorHAnsi" w:hAnsiTheme="majorHAnsi" w:cstheme="majorHAnsi"/>
        </w:rPr>
      </w:pPr>
    </w:p>
    <w:p w14:paraId="6FEDA1CA" w14:textId="44F1A63F" w:rsidR="00A675F4" w:rsidRPr="00A675F4" w:rsidRDefault="00A86E61" w:rsidP="00A675F4">
      <w:pPr>
        <w:rPr>
          <w:rFonts w:asciiTheme="majorHAnsi" w:hAnsiTheme="majorHAnsi" w:cstheme="majorHAnsi"/>
          <w:b/>
          <w:bCs/>
          <w:u w:val="single"/>
        </w:rPr>
      </w:pPr>
      <w:r>
        <w:rPr>
          <w:rFonts w:asciiTheme="majorHAnsi" w:hAnsiTheme="majorHAnsi" w:cstheme="majorHAnsi"/>
        </w:rPr>
        <w:t>Our results indicate the</w:t>
      </w:r>
      <w:r w:rsidR="003F5EFB">
        <w:rPr>
          <w:rFonts w:asciiTheme="majorHAnsi" w:hAnsiTheme="majorHAnsi" w:cstheme="majorHAnsi"/>
        </w:rPr>
        <w:t xml:space="preserve"> species</w:t>
      </w:r>
      <w:r w:rsidR="00A675F4" w:rsidRPr="00A675F4">
        <w:rPr>
          <w:rFonts w:asciiTheme="majorHAnsi" w:hAnsiTheme="majorHAnsi" w:cstheme="majorHAnsi"/>
        </w:rPr>
        <w:t xml:space="preserve"> may not have straightforward chromosomal sex-determination, though we cannot yet completely rule it out. While we did not find diagnostic SNPs, we did find paths forward for further analysis that may result in understanding delta smelt sex determination. For example, we found candidate loci via GWAS using RAD</w:t>
      </w:r>
      <w:r w:rsidR="00ED6E2E">
        <w:rPr>
          <w:rFonts w:asciiTheme="majorHAnsi" w:hAnsiTheme="majorHAnsi" w:cstheme="majorHAnsi"/>
        </w:rPr>
        <w:t>-</w:t>
      </w:r>
      <w:r w:rsidR="00A675F4" w:rsidRPr="00A675F4">
        <w:rPr>
          <w:rFonts w:asciiTheme="majorHAnsi" w:hAnsiTheme="majorHAnsi" w:cstheme="majorHAnsi"/>
        </w:rPr>
        <w:t xml:space="preserve">sequencing </w:t>
      </w:r>
      <w:r w:rsidR="003F5EFB">
        <w:rPr>
          <w:rFonts w:asciiTheme="majorHAnsi" w:hAnsiTheme="majorHAnsi" w:cstheme="majorHAnsi"/>
        </w:rPr>
        <w:t>data,</w:t>
      </w:r>
      <w:r w:rsidR="00A675F4" w:rsidRPr="00A675F4">
        <w:rPr>
          <w:rFonts w:asciiTheme="majorHAnsi" w:hAnsiTheme="majorHAnsi" w:cstheme="majorHAnsi"/>
        </w:rPr>
        <w:t xml:space="preserve"> and via k-mer analysis using the linked-read sequencing data generated for the genome assembl</w:t>
      </w:r>
      <w:r w:rsidR="003F5EFB">
        <w:rPr>
          <w:rFonts w:asciiTheme="majorHAnsi" w:hAnsiTheme="majorHAnsi" w:cstheme="majorHAnsi"/>
        </w:rPr>
        <w:t>ies</w:t>
      </w:r>
      <w:r w:rsidR="00A675F4" w:rsidRPr="00A675F4">
        <w:rPr>
          <w:rFonts w:asciiTheme="majorHAnsi" w:hAnsiTheme="majorHAnsi" w:cstheme="majorHAnsi"/>
        </w:rPr>
        <w:t>. The GWAS found two markers on Chromosome 5 that were significantly associated with sex but did not have alleles diagnostic of sex. Interestingly, k-mer analysis detected DNA sequences only found within the male individual’s linked-read sequencing––one or more of these loci could contain a sex determining region or SNPs diagnostic of sex. The post k-mer analysis depth analysis showed that the observed increase in male specific k-mers at roughly 50% abundance of the normally distributed peak of the female k-mer abundance is consistent with the male sequencing data potentially having heterogametic (male sex-specific) regions in its genome (such as the 50:50 ratio between Y chromosomes paired with X chromosomes in human males). However, we could not identify or confirm sex-specific markers with the RAD</w:t>
      </w:r>
      <w:r w:rsidR="00ED6E2E">
        <w:rPr>
          <w:rFonts w:asciiTheme="majorHAnsi" w:hAnsiTheme="majorHAnsi" w:cstheme="majorHAnsi"/>
        </w:rPr>
        <w:t>-</w:t>
      </w:r>
      <w:r w:rsidR="00A675F4" w:rsidRPr="00A675F4">
        <w:rPr>
          <w:rFonts w:asciiTheme="majorHAnsi" w:hAnsiTheme="majorHAnsi" w:cstheme="majorHAnsi"/>
        </w:rPr>
        <w:t xml:space="preserve">sequencing data generated for this project. </w:t>
      </w:r>
    </w:p>
    <w:p w14:paraId="0A64A42B" w14:textId="77777777" w:rsidR="00A675F4" w:rsidRPr="00A675F4" w:rsidRDefault="00A675F4" w:rsidP="00A675F4">
      <w:pPr>
        <w:rPr>
          <w:rFonts w:asciiTheme="majorHAnsi" w:hAnsiTheme="majorHAnsi" w:cstheme="majorHAnsi"/>
          <w:b/>
          <w:bCs/>
          <w:u w:val="single"/>
        </w:rPr>
      </w:pPr>
    </w:p>
    <w:p w14:paraId="51FABABF" w14:textId="3E988F62" w:rsidR="00A675F4" w:rsidRPr="00A675F4" w:rsidRDefault="00A675F4" w:rsidP="00A675F4">
      <w:pPr>
        <w:rPr>
          <w:rFonts w:asciiTheme="majorHAnsi" w:hAnsiTheme="majorHAnsi" w:cstheme="majorHAnsi"/>
          <w:b/>
          <w:bCs/>
          <w:u w:val="single"/>
        </w:rPr>
      </w:pPr>
      <w:r w:rsidRPr="00A675F4">
        <w:rPr>
          <w:rFonts w:asciiTheme="majorHAnsi" w:hAnsiTheme="majorHAnsi" w:cstheme="majorHAnsi"/>
        </w:rPr>
        <w:t xml:space="preserve">Additionally, many contigs containing male-specific k-mers were located on Chromosome 9. While there is a clear increase in associated SNPs on Chromosome 9, none met the significance threshold or were found to be diagnostic of sex. An additional important observation is that the k-mer analysis revealed male-specific linked-read sequencing data from an individual male </w:t>
      </w:r>
      <w:r w:rsidRPr="00A675F4">
        <w:rPr>
          <w:rFonts w:asciiTheme="majorHAnsi" w:hAnsiTheme="majorHAnsi" w:cstheme="majorHAnsi"/>
        </w:rPr>
        <w:lastRenderedPageBreak/>
        <w:t>aligned to multiple regions throughout the genome. This may indicate that sex determination in delta smelt is polygenic but further sequencing and analysis is needed to test this hypothesis.</w:t>
      </w:r>
    </w:p>
    <w:p w14:paraId="1ADB02E9" w14:textId="77777777" w:rsidR="00A675F4" w:rsidRPr="00A675F4" w:rsidRDefault="00A675F4" w:rsidP="00A675F4">
      <w:pPr>
        <w:rPr>
          <w:rFonts w:asciiTheme="majorHAnsi" w:hAnsiTheme="majorHAnsi" w:cstheme="majorHAnsi"/>
          <w:b/>
          <w:bCs/>
          <w:u w:val="single"/>
        </w:rPr>
      </w:pPr>
    </w:p>
    <w:p w14:paraId="5F0B7019" w14:textId="78AB12D4" w:rsidR="00A675F4" w:rsidRPr="00A675F4" w:rsidRDefault="00A675F4" w:rsidP="00A675F4">
      <w:pPr>
        <w:rPr>
          <w:rFonts w:asciiTheme="majorHAnsi" w:hAnsiTheme="majorHAnsi" w:cstheme="majorHAnsi"/>
          <w:b/>
          <w:bCs/>
          <w:u w:val="single"/>
        </w:rPr>
      </w:pPr>
      <w:r w:rsidRPr="00A675F4">
        <w:rPr>
          <w:rFonts w:asciiTheme="majorHAnsi" w:hAnsiTheme="majorHAnsi" w:cstheme="majorHAnsi"/>
        </w:rPr>
        <w:t xml:space="preserve">Our work shows a need for further investigation using high-coverage whole-genome resequencing (WGS) data from a large cohort of male and female fish to </w:t>
      </w:r>
      <w:proofErr w:type="gramStart"/>
      <w:r w:rsidRPr="00A675F4">
        <w:rPr>
          <w:rFonts w:asciiTheme="majorHAnsi" w:hAnsiTheme="majorHAnsi" w:cstheme="majorHAnsi"/>
        </w:rPr>
        <w:t>more evenly survey the genome</w:t>
      </w:r>
      <w:proofErr w:type="gramEnd"/>
      <w:r w:rsidRPr="00A675F4">
        <w:rPr>
          <w:rFonts w:asciiTheme="majorHAnsi" w:hAnsiTheme="majorHAnsi" w:cstheme="majorHAnsi"/>
        </w:rPr>
        <w:t xml:space="preserve"> in hopes of identifying sex-specific markers. While RAD</w:t>
      </w:r>
      <w:r w:rsidR="00ED6E2E">
        <w:rPr>
          <w:rFonts w:asciiTheme="majorHAnsi" w:hAnsiTheme="majorHAnsi" w:cstheme="majorHAnsi"/>
        </w:rPr>
        <w:t>-</w:t>
      </w:r>
      <w:r w:rsidRPr="00A675F4">
        <w:rPr>
          <w:rFonts w:asciiTheme="majorHAnsi" w:hAnsiTheme="majorHAnsi" w:cstheme="majorHAnsi"/>
        </w:rPr>
        <w:t xml:space="preserve">sequencing data provide an adequate distribution of discrete locations throughout the genome of individuals, high-coverage WGS data more comprehensively survey the entire genome of individuals rather than </w:t>
      </w:r>
      <w:r w:rsidR="002D55FE">
        <w:rPr>
          <w:rFonts w:asciiTheme="majorHAnsi" w:hAnsiTheme="majorHAnsi" w:cstheme="majorHAnsi"/>
        </w:rPr>
        <w:t>sequence dependent restriction enzyme-based loci.</w:t>
      </w:r>
      <w:r w:rsidRPr="00A675F4">
        <w:rPr>
          <w:rFonts w:asciiTheme="majorHAnsi" w:hAnsiTheme="majorHAnsi" w:cstheme="majorHAnsi"/>
        </w:rPr>
        <w:t xml:space="preserve"> Furthermore, including </w:t>
      </w:r>
      <w:proofErr w:type="gramStart"/>
      <w:r w:rsidRPr="00A675F4">
        <w:rPr>
          <w:rFonts w:asciiTheme="majorHAnsi" w:hAnsiTheme="majorHAnsi" w:cstheme="majorHAnsi"/>
        </w:rPr>
        <w:t>a large number of</w:t>
      </w:r>
      <w:proofErr w:type="gramEnd"/>
      <w:r w:rsidRPr="00A675F4">
        <w:rPr>
          <w:rFonts w:asciiTheme="majorHAnsi" w:hAnsiTheme="majorHAnsi" w:cstheme="majorHAnsi"/>
        </w:rPr>
        <w:t xml:space="preserve"> individuals (e.g., 500) in this analysis would provide more statistical power to detect loci with a modest effect on sex, as would be expected with polygenic sex determination.</w:t>
      </w:r>
    </w:p>
    <w:p w14:paraId="12B03AD7" w14:textId="20634C5E" w:rsidR="006E2350" w:rsidRDefault="006E2350" w:rsidP="006E2350">
      <w:pPr>
        <w:rPr>
          <w:rFonts w:ascii="Times New Roman" w:eastAsia="Times New Roman" w:hAnsi="Times New Roman" w:cs="Times New Roman"/>
        </w:rPr>
      </w:pPr>
    </w:p>
    <w:p w14:paraId="1C7588C5" w14:textId="640CA024" w:rsidR="00683A81" w:rsidRDefault="00683A81">
      <w:pPr>
        <w:rPr>
          <w:rFonts w:ascii="Times New Roman" w:eastAsia="Times New Roman" w:hAnsi="Times New Roman" w:cs="Times New Roman"/>
        </w:rPr>
      </w:pPr>
      <w:r>
        <w:rPr>
          <w:rFonts w:ascii="Times New Roman" w:eastAsia="Times New Roman" w:hAnsi="Times New Roman" w:cs="Times New Roman"/>
        </w:rPr>
        <w:br w:type="page"/>
      </w:r>
    </w:p>
    <w:p w14:paraId="53687638" w14:textId="77777777" w:rsidR="00683A81" w:rsidRDefault="00683A81" w:rsidP="006E2350">
      <w:pPr>
        <w:rPr>
          <w:rFonts w:ascii="Times New Roman" w:eastAsia="Times New Roman" w:hAnsi="Times New Roman" w:cs="Times New Roman"/>
        </w:rPr>
      </w:pPr>
    </w:p>
    <w:p w14:paraId="5E102BD1" w14:textId="3B1143D0" w:rsidR="00683A81" w:rsidRPr="00FD21E9" w:rsidRDefault="00683A81" w:rsidP="00683A81">
      <w:pPr>
        <w:pStyle w:val="Header"/>
        <w:outlineLvl w:val="1"/>
        <w:rPr>
          <w:rFonts w:asciiTheme="majorHAnsi" w:hAnsiTheme="majorHAnsi" w:cstheme="majorHAnsi"/>
          <w:szCs w:val="24"/>
        </w:rPr>
      </w:pPr>
      <w:bookmarkStart w:id="25" w:name="_Toc113440571"/>
      <w:r>
        <w:rPr>
          <w:rFonts w:asciiTheme="majorHAnsi" w:hAnsiTheme="majorHAnsi" w:cstheme="majorHAnsi"/>
          <w:szCs w:val="24"/>
        </w:rPr>
        <w:t>Tables &amp; Figures</w:t>
      </w:r>
      <w:bookmarkEnd w:id="25"/>
    </w:p>
    <w:p w14:paraId="36B1CCF2" w14:textId="77777777" w:rsidR="00683A81" w:rsidRDefault="00683A81" w:rsidP="006E2350">
      <w:pPr>
        <w:rPr>
          <w:rFonts w:asciiTheme="majorHAnsi" w:eastAsia="Times New Roman" w:hAnsiTheme="majorHAnsi" w:cstheme="majorHAnsi"/>
        </w:rPr>
      </w:pPr>
    </w:p>
    <w:p w14:paraId="0DCE0334" w14:textId="32D87FF6"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noProof/>
        </w:rPr>
        <w:drawing>
          <wp:inline distT="0" distB="0" distL="0" distR="0" wp14:anchorId="46329C31" wp14:editId="1E9EE9C8">
            <wp:extent cx="6254052" cy="5116830"/>
            <wp:effectExtent l="0" t="0" r="0" b="1270"/>
            <wp:docPr id="3"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da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3832" cy="5124832"/>
                    </a:xfrm>
                    <a:prstGeom prst="rect">
                      <a:avLst/>
                    </a:prstGeom>
                  </pic:spPr>
                </pic:pic>
              </a:graphicData>
            </a:graphic>
          </wp:inline>
        </w:drawing>
      </w:r>
    </w:p>
    <w:p w14:paraId="335DA51A" w14:textId="1091259A"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sidR="00FC4471">
        <w:rPr>
          <w:rFonts w:asciiTheme="majorHAnsi" w:eastAsia="Times New Roman" w:hAnsiTheme="majorHAnsi" w:cstheme="majorHAnsi"/>
          <w:b/>
        </w:rPr>
        <w:t>3.1</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Manhattan plots of each of 28 chromosomes</w:t>
      </w:r>
      <w:r w:rsidR="00B2511B">
        <w:rPr>
          <w:rFonts w:asciiTheme="majorHAnsi" w:eastAsia="Times New Roman" w:hAnsiTheme="majorHAnsi" w:cstheme="majorHAnsi"/>
        </w:rPr>
        <w:t xml:space="preserve"> from the male assembly</w:t>
      </w:r>
      <w:r w:rsidRPr="00A951B3">
        <w:rPr>
          <w:rFonts w:asciiTheme="majorHAnsi" w:eastAsia="Times New Roman" w:hAnsiTheme="majorHAnsi" w:cstheme="majorHAnsi"/>
        </w:rPr>
        <w:t xml:space="preserve">. Location on the x axis and </w:t>
      </w:r>
      <m:oMath>
        <m:func>
          <m:funcPr>
            <m:ctrlPr>
              <w:rPr>
                <w:rFonts w:ascii="Cambria Math" w:eastAsia="Times New Roman" w:hAnsi="Cambria Math" w:cstheme="majorHAnsi"/>
                <w:i/>
              </w:rPr>
            </m:ctrlPr>
          </m:funcPr>
          <m:fName>
            <m:sSub>
              <m:sSubPr>
                <m:ctrlPr>
                  <w:rPr>
                    <w:rFonts w:ascii="Cambria Math" w:eastAsia="Times New Roman" w:hAnsi="Cambria Math" w:cstheme="majorHAnsi"/>
                    <w:i/>
                  </w:rPr>
                </m:ctrlPr>
              </m:sSubPr>
              <m:e>
                <m:r>
                  <m:rPr>
                    <m:sty m:val="p"/>
                  </m:rPr>
                  <w:rPr>
                    <w:rFonts w:ascii="Cambria Math" w:eastAsia="Times New Roman" w:hAnsi="Cambria Math" w:cstheme="majorHAnsi"/>
                  </w:rPr>
                  <m:t>log</m:t>
                </m:r>
                <m:ctrlPr>
                  <w:rPr>
                    <w:rFonts w:ascii="Cambria Math" w:eastAsia="Times New Roman" w:hAnsi="Cambria Math" w:cstheme="majorHAnsi"/>
                  </w:rPr>
                </m:ctrlPr>
              </m:e>
              <m:sub>
                <m:r>
                  <w:rPr>
                    <w:rFonts w:ascii="Cambria Math" w:eastAsia="Times New Roman" w:hAnsi="Cambria Math" w:cstheme="majorHAnsi"/>
                  </w:rPr>
                  <m:t>10</m:t>
                </m:r>
                <m:ctrlPr>
                  <w:rPr>
                    <w:rFonts w:ascii="Cambria Math" w:eastAsia="Times New Roman" w:hAnsi="Cambria Math" w:cstheme="majorHAnsi"/>
                  </w:rPr>
                </m:ctrlPr>
              </m:sub>
            </m:sSub>
          </m:fName>
          <m:e>
            <m:r>
              <w:rPr>
                <w:rFonts w:ascii="Cambria Math" w:eastAsia="Times New Roman" w:hAnsi="Cambria Math" w:cstheme="majorHAnsi"/>
              </w:rPr>
              <m:t>P</m:t>
            </m:r>
          </m:e>
        </m:func>
      </m:oMath>
      <w:r w:rsidRPr="00A951B3">
        <w:rPr>
          <w:rFonts w:asciiTheme="majorHAnsi" w:eastAsia="Times New Roman" w:hAnsiTheme="majorHAnsi" w:cstheme="majorHAnsi"/>
        </w:rPr>
        <w:t xml:space="preserve"> significance on the y axis. Significant SNPs on Chromosome 5 are marked in blue. </w:t>
      </w:r>
      <w:commentRangeStart w:id="26"/>
      <w:r w:rsidRPr="00A951B3">
        <w:rPr>
          <w:rFonts w:asciiTheme="majorHAnsi" w:eastAsia="Times New Roman" w:hAnsiTheme="majorHAnsi" w:cstheme="majorHAnsi"/>
        </w:rPr>
        <w:t>This region is worthy of continued exploration as many times significant SNPs will indicate a region is associated with a given trait, but the region may not have adequate coverage. High coverage whole genome resequencing is recommended to better survey the region in question.</w:t>
      </w:r>
      <w:commentRangeEnd w:id="26"/>
      <w:r w:rsidR="00B2511B">
        <w:rPr>
          <w:rStyle w:val="CommentReference"/>
        </w:rPr>
        <w:commentReference w:id="26"/>
      </w:r>
    </w:p>
    <w:p w14:paraId="2A93ADAA"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rPr>
        <w:br w:type="page"/>
      </w:r>
    </w:p>
    <w:p w14:paraId="6FC7C74B" w14:textId="45686351" w:rsidR="00C370BB" w:rsidRDefault="00FC4471"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49231546" wp14:editId="50B6F23E">
            <wp:extent cx="5943600" cy="4253865"/>
            <wp:effectExtent l="0" t="0" r="0" b="63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253865"/>
                    </a:xfrm>
                    <a:prstGeom prst="rect">
                      <a:avLst/>
                    </a:prstGeom>
                  </pic:spPr>
                </pic:pic>
              </a:graphicData>
            </a:graphic>
          </wp:inline>
        </w:drawing>
      </w:r>
    </w:p>
    <w:p w14:paraId="204CF698" w14:textId="77777777" w:rsidR="00FC4471" w:rsidRDefault="00FC4471" w:rsidP="006E2350">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Pr>
          <w:rFonts w:asciiTheme="majorHAnsi" w:eastAsia="Times New Roman" w:hAnsiTheme="majorHAnsi" w:cstheme="majorHAnsi"/>
          <w:b/>
        </w:rPr>
        <w:t>3.</w:t>
      </w:r>
      <w:r>
        <w:rPr>
          <w:rFonts w:asciiTheme="majorHAnsi" w:eastAsia="Times New Roman" w:hAnsiTheme="majorHAnsi" w:cstheme="majorHAnsi"/>
          <w:b/>
        </w:rPr>
        <w:t>2</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Distribution of the proportion of change from </w:t>
      </w:r>
      <m:oMath>
        <m:func>
          <m:funcPr>
            <m:ctrlPr>
              <w:rPr>
                <w:rFonts w:ascii="Cambria Math" w:eastAsia="Times New Roman" w:hAnsi="Cambria Math" w:cstheme="majorHAnsi"/>
                <w:i/>
              </w:rPr>
            </m:ctrlPr>
          </m:funcPr>
          <m:fName>
            <m:sSub>
              <m:sSubPr>
                <m:ctrlPr>
                  <w:rPr>
                    <w:rFonts w:ascii="Cambria Math" w:eastAsia="Times New Roman" w:hAnsi="Cambria Math" w:cstheme="majorHAnsi"/>
                    <w:i/>
                  </w:rPr>
                </m:ctrlPr>
              </m:sSubPr>
              <m:e>
                <m:r>
                  <m:rPr>
                    <m:sty m:val="p"/>
                  </m:rPr>
                  <w:rPr>
                    <w:rFonts w:ascii="Cambria Math" w:eastAsia="Times New Roman" w:hAnsi="Cambria Math" w:cstheme="majorHAnsi"/>
                  </w:rPr>
                  <m:t>log</m:t>
                </m:r>
                <m:ctrlPr>
                  <w:rPr>
                    <w:rFonts w:ascii="Cambria Math" w:eastAsia="Times New Roman" w:hAnsi="Cambria Math" w:cstheme="majorHAnsi"/>
                  </w:rPr>
                </m:ctrlPr>
              </m:e>
              <m:sub>
                <m:r>
                  <w:rPr>
                    <w:rFonts w:ascii="Cambria Math" w:eastAsia="Times New Roman" w:hAnsi="Cambria Math" w:cstheme="majorHAnsi"/>
                  </w:rPr>
                  <m:t>2</m:t>
                </m:r>
                <m:ctrlPr>
                  <w:rPr>
                    <w:rFonts w:ascii="Cambria Math" w:eastAsia="Times New Roman" w:hAnsi="Cambria Math" w:cstheme="majorHAnsi"/>
                  </w:rPr>
                </m:ctrlPr>
              </m:sub>
            </m:sSub>
          </m:fName>
          <m:e>
            <m:f>
              <m:fPr>
                <m:ctrlPr>
                  <w:rPr>
                    <w:rFonts w:ascii="Cambria Math" w:eastAsia="Times New Roman" w:hAnsi="Cambria Math" w:cstheme="majorHAnsi"/>
                    <w:i/>
                  </w:rPr>
                </m:ctrlPr>
              </m:fPr>
              <m:num>
                <m:r>
                  <w:rPr>
                    <w:rFonts w:ascii="Cambria Math" w:eastAsia="Times New Roman" w:hAnsi="Cambria Math" w:cstheme="majorHAnsi"/>
                  </w:rPr>
                  <m:t>(</m:t>
                </m:r>
                <m:r>
                  <w:rPr>
                    <w:rFonts w:ascii="Cambria Math" w:eastAsia="Times New Roman" w:hAnsi="Cambria Math" w:cstheme="majorHAnsi"/>
                  </w:rPr>
                  <m:t>m</m:t>
                </m:r>
                <m:r>
                  <w:rPr>
                    <w:rFonts w:ascii="Cambria Math" w:eastAsia="Times New Roman" w:hAnsi="Cambria Math" w:cstheme="majorHAnsi"/>
                  </w:rPr>
                  <m:t>+1)</m:t>
                </m:r>
              </m:num>
              <m:den>
                <m:sSub>
                  <m:sSubPr>
                    <m:ctrlPr>
                      <w:rPr>
                        <w:rFonts w:ascii="Cambria Math" w:eastAsia="Times New Roman" w:hAnsi="Cambria Math" w:cstheme="majorHAnsi"/>
                        <w:i/>
                      </w:rPr>
                    </m:ctrlPr>
                  </m:sSubPr>
                  <m:e>
                    <m:r>
                      <w:rPr>
                        <w:rFonts w:ascii="Cambria Math" w:eastAsia="Times New Roman" w:hAnsi="Cambria Math" w:cstheme="majorHAnsi"/>
                      </w:rPr>
                      <m:t>(f</m:t>
                    </m:r>
                  </m:e>
                  <m:sub>
                    <m:r>
                      <w:rPr>
                        <w:rFonts w:ascii="Cambria Math" w:eastAsia="Times New Roman" w:hAnsi="Cambria Math" w:cstheme="majorHAnsi"/>
                      </w:rPr>
                      <m:t>cor</m:t>
                    </m:r>
                  </m:sub>
                </m:sSub>
                <m:r>
                  <w:rPr>
                    <w:rFonts w:ascii="Cambria Math" w:eastAsia="Times New Roman" w:hAnsi="Cambria Math" w:cstheme="majorHAnsi"/>
                  </w:rPr>
                  <m:t>+1)</m:t>
                </m:r>
              </m:den>
            </m:f>
          </m:e>
        </m:func>
      </m:oMath>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 where m = male k-mer abundance and </w:t>
      </w:r>
      <w:proofErr w:type="spellStart"/>
      <w:r>
        <w:rPr>
          <w:rFonts w:asciiTheme="majorHAnsi" w:eastAsia="Times New Roman" w:hAnsiTheme="majorHAnsi" w:cstheme="majorHAnsi"/>
        </w:rPr>
        <w:t>f</w:t>
      </w:r>
      <w:r>
        <w:rPr>
          <w:rFonts w:asciiTheme="majorHAnsi" w:eastAsia="Times New Roman" w:hAnsiTheme="majorHAnsi" w:cstheme="majorHAnsi"/>
          <w:vertAlign w:val="subscript"/>
        </w:rPr>
        <w:t>cor</w:t>
      </w:r>
      <w:proofErr w:type="spellEnd"/>
      <w:r>
        <w:rPr>
          <w:rFonts w:asciiTheme="majorHAnsi" w:eastAsia="Times New Roman" w:hAnsiTheme="majorHAnsi" w:cstheme="majorHAnsi"/>
        </w:rPr>
        <w:t xml:space="preserve"> = corrected female abundance (</w:t>
      </w:r>
      <m:oMath>
        <m:sSub>
          <m:sSubPr>
            <m:ctrlPr>
              <w:rPr>
                <w:rFonts w:ascii="Cambria Math" w:eastAsia="Times New Roman" w:hAnsi="Cambria Math" w:cstheme="majorHAnsi"/>
                <w:i/>
              </w:rPr>
            </m:ctrlPr>
          </m:sSubPr>
          <m:e>
            <m:r>
              <w:rPr>
                <w:rFonts w:ascii="Cambria Math" w:eastAsia="Times New Roman" w:hAnsi="Cambria Math" w:cstheme="majorHAnsi"/>
              </w:rPr>
              <m:t>f</m:t>
            </m:r>
          </m:e>
          <m:sub>
            <m:r>
              <w:rPr>
                <w:rFonts w:ascii="Cambria Math" w:eastAsia="Times New Roman" w:hAnsi="Cambria Math" w:cstheme="majorHAnsi"/>
              </w:rPr>
              <m:t>cor</m:t>
            </m:r>
          </m:sub>
        </m:sSub>
        <m:r>
          <w:rPr>
            <w:rFonts w:ascii="Cambria Math" w:eastAsia="Times New Roman" w:hAnsi="Cambria Math" w:cstheme="majorHAnsi"/>
          </w:rPr>
          <m:t>=f*</m:t>
        </m:r>
        <m:sSub>
          <m:sSubPr>
            <m:ctrlPr>
              <w:rPr>
                <w:rFonts w:ascii="Cambria Math" w:eastAsia="Times New Roman" w:hAnsi="Cambria Math" w:cstheme="majorHAnsi"/>
                <w:i/>
              </w:rPr>
            </m:ctrlPr>
          </m:sSubPr>
          <m:e>
            <m:r>
              <w:rPr>
                <w:rFonts w:ascii="Cambria Math" w:eastAsia="Times New Roman" w:hAnsi="Cambria Math" w:cstheme="majorHAnsi"/>
              </w:rPr>
              <m:t>A</m:t>
            </m:r>
          </m:e>
          <m:sub>
            <m:r>
              <w:rPr>
                <w:rFonts w:ascii="Cambria Math" w:eastAsia="Times New Roman" w:hAnsi="Cambria Math" w:cstheme="majorHAnsi"/>
              </w:rPr>
              <m:t>cor</m:t>
            </m:r>
          </m:sub>
        </m:sSub>
      </m:oMath>
      <w:r>
        <w:rPr>
          <w:rFonts w:asciiTheme="majorHAnsi" w:eastAsia="Times New Roman" w:hAnsiTheme="majorHAnsi" w:cstheme="majorHAnsi"/>
        </w:rPr>
        <w:t xml:space="preserve">, where f = female k-mer abundance and </w:t>
      </w:r>
      <w:proofErr w:type="spellStart"/>
      <w:r>
        <w:rPr>
          <w:rFonts w:asciiTheme="majorHAnsi" w:eastAsia="Times New Roman" w:hAnsiTheme="majorHAnsi" w:cstheme="majorHAnsi"/>
        </w:rPr>
        <w:t>A</w:t>
      </w:r>
      <w:r>
        <w:rPr>
          <w:rFonts w:asciiTheme="majorHAnsi" w:eastAsia="Times New Roman" w:hAnsiTheme="majorHAnsi" w:cstheme="majorHAnsi"/>
          <w:vertAlign w:val="subscript"/>
        </w:rPr>
        <w:t>cor</w:t>
      </w:r>
      <w:proofErr w:type="spellEnd"/>
      <w:r>
        <w:rPr>
          <w:rFonts w:asciiTheme="majorHAnsi" w:eastAsia="Times New Roman" w:hAnsiTheme="majorHAnsi" w:cstheme="majorHAnsi"/>
        </w:rPr>
        <w:t xml:space="preserve"> = male to female abundance correction of </w:t>
      </w:r>
      <w:r w:rsidRPr="00704C99">
        <w:rPr>
          <w:rFonts w:asciiTheme="majorHAnsi" w:hAnsiTheme="majorHAnsi" w:cstheme="majorHAnsi"/>
        </w:rPr>
        <w:t>0.538</w:t>
      </w:r>
      <w:r>
        <w:rPr>
          <w:rFonts w:asciiTheme="majorHAnsi" w:hAnsiTheme="majorHAnsi" w:cstheme="majorHAnsi"/>
        </w:rPr>
        <w:t xml:space="preserve"> resulting from the ratio of male to female median abundances </w:t>
      </w:r>
      <m:oMath>
        <m:func>
          <m:funcPr>
            <m:ctrlPr>
              <w:rPr>
                <w:rFonts w:ascii="Cambria Math" w:eastAsia="Times New Roman" w:hAnsi="Cambria Math" w:cstheme="majorHAnsi"/>
                <w:i/>
              </w:rPr>
            </m:ctrlPr>
          </m:funcPr>
          <m:fName>
            <m:sSub>
              <m:sSubPr>
                <m:ctrlPr>
                  <w:rPr>
                    <w:rFonts w:ascii="Cambria Math" w:eastAsia="Times New Roman" w:hAnsi="Cambria Math" w:cstheme="majorHAnsi"/>
                    <w:i/>
                  </w:rPr>
                </m:ctrlPr>
              </m:sSubPr>
              <m:e>
                <m:r>
                  <w:rPr>
                    <w:rFonts w:ascii="Cambria Math" w:eastAsia="Times New Roman" w:hAnsi="Cambria Math" w:cstheme="majorHAnsi"/>
                  </w:rPr>
                  <m:t>A</m:t>
                </m:r>
              </m:e>
              <m:sub>
                <m:r>
                  <w:rPr>
                    <w:rFonts w:ascii="Cambria Math" w:eastAsia="Times New Roman" w:hAnsi="Cambria Math" w:cstheme="majorHAnsi"/>
                  </w:rPr>
                  <m:t>cor</m:t>
                </m:r>
              </m:sub>
            </m:sSub>
            <m:r>
              <w:rPr>
                <w:rFonts w:ascii="Cambria Math" w:eastAsia="Times New Roman" w:hAnsi="Cambria Math" w:cstheme="majorHAnsi"/>
              </w:rPr>
              <m:t>=</m:t>
            </m:r>
          </m:fName>
          <m:e>
            <m:f>
              <m:fPr>
                <m:ctrlPr>
                  <w:rPr>
                    <w:rFonts w:ascii="Cambria Math" w:eastAsia="Times New Roman" w:hAnsi="Cambria Math" w:cstheme="majorHAnsi"/>
                    <w:i/>
                  </w:rPr>
                </m:ctrlPr>
              </m:fPr>
              <m:num>
                <m:r>
                  <w:rPr>
                    <w:rFonts w:ascii="Cambria Math" w:eastAsia="Times New Roman" w:hAnsi="Cambria Math" w:cstheme="majorHAnsi"/>
                  </w:rPr>
                  <m:t>Med</m:t>
                </m:r>
                <m:d>
                  <m:dPr>
                    <m:ctrlPr>
                      <w:rPr>
                        <w:rFonts w:ascii="Cambria Math" w:eastAsia="Times New Roman" w:hAnsi="Cambria Math" w:cstheme="majorHAnsi"/>
                        <w:i/>
                      </w:rPr>
                    </m:ctrlPr>
                  </m:dPr>
                  <m:e>
                    <m:r>
                      <w:rPr>
                        <w:rFonts w:ascii="Cambria Math" w:eastAsia="Times New Roman" w:hAnsi="Cambria Math" w:cstheme="majorHAnsi"/>
                      </w:rPr>
                      <m:t>m</m:t>
                    </m:r>
                  </m:e>
                </m:d>
              </m:num>
              <m:den>
                <m:r>
                  <w:rPr>
                    <w:rFonts w:ascii="Cambria Math" w:eastAsia="Times New Roman" w:hAnsi="Cambria Math" w:cstheme="majorHAnsi"/>
                  </w:rPr>
                  <m:t>Med(f)</m:t>
                </m:r>
              </m:den>
            </m:f>
          </m:e>
        </m:func>
      </m:oMath>
      <w:r>
        <w:rPr>
          <w:rFonts w:asciiTheme="majorHAnsi" w:eastAsiaTheme="minorEastAsia" w:hAnsiTheme="majorHAnsi" w:cstheme="majorHAnsi"/>
        </w:rPr>
        <w:t>)</w:t>
      </w:r>
      <w:r>
        <w:rPr>
          <w:rFonts w:asciiTheme="majorHAnsi" w:eastAsia="Times New Roman" w:hAnsiTheme="majorHAnsi" w:cstheme="majorHAnsi"/>
        </w:rPr>
        <w:t xml:space="preserve">. </w:t>
      </w:r>
    </w:p>
    <w:p w14:paraId="774E0700" w14:textId="612EC922" w:rsidR="00FC4471" w:rsidRDefault="00FC4471" w:rsidP="006E2350">
      <w:pPr>
        <w:rPr>
          <w:rFonts w:asciiTheme="majorHAnsi" w:eastAsia="Times New Roman" w:hAnsiTheme="majorHAnsi" w:cstheme="majorHAnsi"/>
        </w:rPr>
      </w:pPr>
    </w:p>
    <w:p w14:paraId="5AE70D98" w14:textId="49480D9D" w:rsidR="00FC4471" w:rsidRDefault="00FC4471"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6C3F0FFB" wp14:editId="12E58A23">
            <wp:extent cx="5943600" cy="482727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827270"/>
                    </a:xfrm>
                    <a:prstGeom prst="rect">
                      <a:avLst/>
                    </a:prstGeom>
                  </pic:spPr>
                </pic:pic>
              </a:graphicData>
            </a:graphic>
          </wp:inline>
        </w:drawing>
      </w:r>
    </w:p>
    <w:p w14:paraId="551D9CBD" w14:textId="5BB32369" w:rsidR="00FC4471" w:rsidRDefault="00FC4471" w:rsidP="006E2350">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Pr>
          <w:rFonts w:asciiTheme="majorHAnsi" w:eastAsia="Times New Roman" w:hAnsiTheme="majorHAnsi" w:cstheme="majorHAnsi"/>
          <w:b/>
        </w:rPr>
        <w:t>3.</w:t>
      </w:r>
      <w:r>
        <w:rPr>
          <w:rFonts w:asciiTheme="majorHAnsi" w:eastAsia="Times New Roman" w:hAnsiTheme="majorHAnsi" w:cstheme="majorHAnsi"/>
          <w:b/>
        </w:rPr>
        <w:t>3</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w:t>
      </w:r>
      <w:r>
        <w:rPr>
          <w:rFonts w:asciiTheme="majorHAnsi" w:eastAsia="Times New Roman" w:hAnsiTheme="majorHAnsi" w:cstheme="majorHAnsi"/>
        </w:rPr>
        <w:t>Distributions of k-mer abundances in female and male linked-read sequencing data. A.) Corrected female-only k-mer abundances (</w:t>
      </w:r>
      <w:proofErr w:type="spellStart"/>
      <w:r>
        <w:rPr>
          <w:rFonts w:asciiTheme="majorHAnsi" w:eastAsia="Times New Roman" w:hAnsiTheme="majorHAnsi" w:cstheme="majorHAnsi"/>
        </w:rPr>
        <w:t>A</w:t>
      </w:r>
      <w:r>
        <w:rPr>
          <w:rFonts w:asciiTheme="majorHAnsi" w:eastAsia="Times New Roman" w:hAnsiTheme="majorHAnsi" w:cstheme="majorHAnsi"/>
          <w:vertAlign w:val="subscript"/>
        </w:rPr>
        <w:t>cor</w:t>
      </w:r>
      <w:proofErr w:type="spellEnd"/>
      <w:r>
        <w:rPr>
          <w:rFonts w:asciiTheme="majorHAnsi" w:eastAsia="Times New Roman" w:hAnsiTheme="majorHAnsi" w:cstheme="majorHAnsi"/>
        </w:rPr>
        <w:t xml:space="preserve"> = 0.538). B.) Male-only k-mer abundances. C.) Overlay of the of corrected female-only and male-only k-mer abundances and corresponding percent (n) of k-mers for each sex where s = sex.</w:t>
      </w:r>
    </w:p>
    <w:p w14:paraId="05554EFD" w14:textId="475E0412" w:rsidR="00C370BB" w:rsidRDefault="00C370BB" w:rsidP="006E2350">
      <w:pPr>
        <w:rPr>
          <w:rFonts w:asciiTheme="majorHAnsi" w:eastAsia="Times New Roman" w:hAnsiTheme="majorHAnsi" w:cstheme="majorHAnsi"/>
        </w:rPr>
      </w:pPr>
    </w:p>
    <w:p w14:paraId="5BF85329" w14:textId="632838FD" w:rsidR="00B2511B" w:rsidRDefault="00B2511B">
      <w:pPr>
        <w:rPr>
          <w:rFonts w:asciiTheme="majorHAnsi" w:eastAsia="Times New Roman" w:hAnsiTheme="majorHAnsi" w:cstheme="majorHAnsi"/>
        </w:rPr>
      </w:pPr>
      <w:r>
        <w:rPr>
          <w:rFonts w:asciiTheme="majorHAnsi" w:eastAsia="Times New Roman" w:hAnsiTheme="majorHAnsi" w:cstheme="majorHAnsi"/>
        </w:rPr>
        <w:br w:type="page"/>
      </w:r>
    </w:p>
    <w:p w14:paraId="64BBBA49" w14:textId="75DE68A0" w:rsidR="00B2511B" w:rsidRPr="00B2511B" w:rsidRDefault="00B2511B" w:rsidP="00B2511B">
      <w:pPr>
        <w:rPr>
          <w:rFonts w:asciiTheme="majorHAnsi" w:eastAsia="Times New Roman" w:hAnsiTheme="majorHAnsi" w:cstheme="majorHAnsi"/>
          <w:bCs/>
        </w:rPr>
      </w:pPr>
      <w:r>
        <w:rPr>
          <w:rFonts w:asciiTheme="majorHAnsi" w:eastAsia="Times New Roman" w:hAnsiTheme="majorHAnsi" w:cstheme="majorHAnsi"/>
          <w:bCs/>
          <w:noProof/>
        </w:rPr>
        <w:lastRenderedPageBreak/>
        <w:drawing>
          <wp:inline distT="0" distB="0" distL="0" distR="0" wp14:anchorId="7060C64C" wp14:editId="0747B5F0">
            <wp:extent cx="5943600" cy="4836160"/>
            <wp:effectExtent l="0" t="0" r="0" b="254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836160"/>
                    </a:xfrm>
                    <a:prstGeom prst="rect">
                      <a:avLst/>
                    </a:prstGeom>
                  </pic:spPr>
                </pic:pic>
              </a:graphicData>
            </a:graphic>
          </wp:inline>
        </w:drawing>
      </w:r>
    </w:p>
    <w:p w14:paraId="0F531228" w14:textId="30BE2DEC" w:rsidR="00B2511B" w:rsidRDefault="00B2511B" w:rsidP="00B2511B">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Pr>
          <w:rFonts w:asciiTheme="majorHAnsi" w:eastAsia="Times New Roman" w:hAnsiTheme="majorHAnsi" w:cstheme="majorHAnsi"/>
          <w:b/>
        </w:rPr>
        <w:t>3.</w:t>
      </w:r>
      <w:r>
        <w:rPr>
          <w:rFonts w:asciiTheme="majorHAnsi" w:eastAsia="Times New Roman" w:hAnsiTheme="majorHAnsi" w:cstheme="majorHAnsi"/>
          <w:b/>
        </w:rPr>
        <w:t>4</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w:t>
      </w:r>
      <w:r>
        <w:rPr>
          <w:rFonts w:asciiTheme="majorHAnsi" w:eastAsia="Times New Roman" w:hAnsiTheme="majorHAnsi" w:cstheme="majorHAnsi"/>
        </w:rPr>
        <w:t>Distribution of female-only (red) and male-only (blue)</w:t>
      </w:r>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k-mer </w:t>
      </w:r>
      <w:r w:rsidRPr="00A951B3">
        <w:rPr>
          <w:rFonts w:asciiTheme="majorHAnsi" w:eastAsia="Times New Roman" w:hAnsiTheme="majorHAnsi" w:cstheme="majorHAnsi"/>
        </w:rPr>
        <w:t xml:space="preserve">abundances </w:t>
      </w:r>
      <w:r>
        <w:rPr>
          <w:rFonts w:asciiTheme="majorHAnsi" w:eastAsia="Times New Roman" w:hAnsiTheme="majorHAnsi" w:cstheme="majorHAnsi"/>
        </w:rPr>
        <w:t>of k-mers located on contigs containing five hashes</w:t>
      </w:r>
      <w:r w:rsidR="003630FC">
        <w:rPr>
          <w:rFonts w:asciiTheme="majorHAnsi" w:eastAsia="Times New Roman" w:hAnsiTheme="majorHAnsi" w:cstheme="majorHAnsi"/>
        </w:rPr>
        <w:t xml:space="preserve"> (approximately</w:t>
      </w:r>
      <w:r>
        <w:rPr>
          <w:rFonts w:asciiTheme="majorHAnsi" w:eastAsia="Times New Roman" w:hAnsiTheme="majorHAnsi" w:cstheme="majorHAnsi"/>
        </w:rPr>
        <w:t xml:space="preserve"> 5,000</w:t>
      </w:r>
      <w:r w:rsidR="003630FC">
        <w:rPr>
          <w:rFonts w:asciiTheme="majorHAnsi" w:eastAsia="Times New Roman" w:hAnsiTheme="majorHAnsi" w:cstheme="majorHAnsi"/>
        </w:rPr>
        <w:t xml:space="preserve"> bp)</w:t>
      </w:r>
      <w:r>
        <w:rPr>
          <w:rFonts w:asciiTheme="majorHAnsi" w:eastAsia="Times New Roman" w:hAnsiTheme="majorHAnsi" w:cstheme="majorHAnsi"/>
        </w:rPr>
        <w:t xml:space="preserve"> from the male A</w:t>
      </w:r>
      <w:r>
        <w:rPr>
          <w:rFonts w:asciiTheme="majorHAnsi" w:eastAsia="Times New Roman" w:hAnsiTheme="majorHAnsi" w:cstheme="majorHAnsi"/>
          <w:vertAlign w:val="subscript"/>
        </w:rPr>
        <w:t>1</w:t>
      </w:r>
      <w:r>
        <w:rPr>
          <w:rFonts w:asciiTheme="majorHAnsi" w:eastAsia="Times New Roman" w:hAnsiTheme="majorHAnsi" w:cstheme="majorHAnsi"/>
        </w:rPr>
        <w:t xml:space="preserve"> assembly.</w:t>
      </w:r>
    </w:p>
    <w:p w14:paraId="1D0762B7" w14:textId="3F62C26C" w:rsidR="003630FC" w:rsidRDefault="003630FC" w:rsidP="00B2511B">
      <w:pPr>
        <w:rPr>
          <w:rFonts w:asciiTheme="majorHAnsi" w:eastAsia="Times New Roman" w:hAnsiTheme="majorHAnsi" w:cstheme="majorHAnsi"/>
        </w:rPr>
      </w:pPr>
    </w:p>
    <w:p w14:paraId="049D7EE5" w14:textId="77777777" w:rsidR="00B2511B" w:rsidRDefault="00B2511B" w:rsidP="00B2511B">
      <w:pPr>
        <w:rPr>
          <w:rFonts w:asciiTheme="majorHAnsi" w:eastAsia="Times New Roman" w:hAnsiTheme="majorHAnsi" w:cstheme="majorHAnsi"/>
        </w:rPr>
      </w:pPr>
    </w:p>
    <w:p w14:paraId="04C4A60A" w14:textId="39FEF22D" w:rsidR="00B2511B" w:rsidRPr="00A951B3" w:rsidRDefault="00B2511B" w:rsidP="00B2511B">
      <w:pPr>
        <w:rPr>
          <w:rFonts w:asciiTheme="majorHAnsi" w:eastAsia="Times New Roman" w:hAnsiTheme="majorHAnsi" w:cstheme="majorHAnsi"/>
        </w:rPr>
      </w:pPr>
      <w:commentRangeStart w:id="27"/>
      <w:r w:rsidRPr="00A951B3">
        <w:rPr>
          <w:rFonts w:asciiTheme="majorHAnsi" w:eastAsia="Times New Roman" w:hAnsiTheme="majorHAnsi" w:cstheme="majorHAnsi"/>
        </w:rPr>
        <w:t xml:space="preserve">Both female and male have a broad distribution of k-mers with 90-140 abundance, while a male specific (blue) peak can be seen from 30-70 abundance. </w:t>
      </w:r>
      <w:commentRangeEnd w:id="27"/>
      <w:r>
        <w:rPr>
          <w:rStyle w:val="CommentReference"/>
        </w:rPr>
        <w:commentReference w:id="27"/>
      </w:r>
      <w:commentRangeStart w:id="28"/>
      <w:r w:rsidRPr="00A951B3">
        <w:rPr>
          <w:rFonts w:asciiTheme="majorHAnsi" w:eastAsia="Times New Roman" w:hAnsiTheme="majorHAnsi" w:cstheme="majorHAnsi"/>
        </w:rPr>
        <w:t>This male-specific peak at roughly half the abundance of the female-specific peak indicates that the male genome contains a large amount of sequencing data not contained in the female genome (potentially a Y or male-specific chromosome) and provides evidence that the male delta smelt may be a heterogametic sex</w:t>
      </w:r>
      <w:commentRangeEnd w:id="28"/>
      <w:r>
        <w:rPr>
          <w:rStyle w:val="CommentReference"/>
        </w:rPr>
        <w:commentReference w:id="28"/>
      </w:r>
      <w:r w:rsidRPr="00A951B3">
        <w:rPr>
          <w:rFonts w:asciiTheme="majorHAnsi" w:eastAsia="Times New Roman" w:hAnsiTheme="majorHAnsi" w:cstheme="majorHAnsi"/>
        </w:rPr>
        <w:t xml:space="preserve">. </w:t>
      </w:r>
    </w:p>
    <w:p w14:paraId="191F39A6" w14:textId="072293B2" w:rsidR="00C370BB" w:rsidRDefault="00C370BB" w:rsidP="006E2350">
      <w:pPr>
        <w:rPr>
          <w:rFonts w:asciiTheme="majorHAnsi" w:eastAsia="Times New Roman" w:hAnsiTheme="majorHAnsi" w:cstheme="majorHAnsi"/>
        </w:rPr>
      </w:pPr>
    </w:p>
    <w:p w14:paraId="59BD6A76" w14:textId="0574D0F4" w:rsidR="00C370BB" w:rsidRPr="00A951B3" w:rsidRDefault="00C370BB"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318A2DF9" wp14:editId="041FF900">
            <wp:extent cx="5943600" cy="367093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60DC9015" w14:textId="48E6A27B" w:rsidR="00E17F08" w:rsidRDefault="003630FC" w:rsidP="003630FC">
      <w:pPr>
        <w:rPr>
          <w:rFonts w:asciiTheme="majorHAnsi" w:eastAsia="Times New Roman" w:hAnsiTheme="majorHAnsi" w:cstheme="majorHAnsi"/>
        </w:rPr>
      </w:pPr>
      <w:r w:rsidRPr="00A951B3">
        <w:rPr>
          <w:rFonts w:asciiTheme="majorHAnsi" w:eastAsia="Times New Roman" w:hAnsiTheme="majorHAnsi" w:cstheme="majorHAnsi"/>
          <w:b/>
          <w:bCs/>
        </w:rPr>
        <w:t xml:space="preserve">Figure </w:t>
      </w:r>
      <w:r w:rsidR="00E17F08">
        <w:rPr>
          <w:rFonts w:asciiTheme="majorHAnsi" w:eastAsia="Times New Roman" w:hAnsiTheme="majorHAnsi" w:cstheme="majorHAnsi"/>
          <w:b/>
          <w:bCs/>
        </w:rPr>
        <w:t>3.5</w:t>
      </w:r>
      <w:r w:rsidRPr="00A951B3">
        <w:rPr>
          <w:rFonts w:asciiTheme="majorHAnsi" w:eastAsia="Times New Roman" w:hAnsiTheme="majorHAnsi" w:cstheme="majorHAnsi"/>
          <w:b/>
          <w:bCs/>
        </w:rPr>
        <w:t>.</w:t>
      </w:r>
      <w:r w:rsidRPr="00A951B3">
        <w:rPr>
          <w:rFonts w:asciiTheme="majorHAnsi" w:eastAsia="Times New Roman" w:hAnsiTheme="majorHAnsi" w:cstheme="majorHAnsi"/>
        </w:rPr>
        <w:t xml:space="preserve"> </w:t>
      </w:r>
      <w:r w:rsidR="00E17F08">
        <w:rPr>
          <w:rFonts w:asciiTheme="majorHAnsi" w:eastAsia="Times New Roman" w:hAnsiTheme="majorHAnsi" w:cstheme="majorHAnsi"/>
        </w:rPr>
        <w:t>Fem</w:t>
      </w:r>
      <w:r w:rsidRPr="00A951B3">
        <w:rPr>
          <w:rFonts w:asciiTheme="majorHAnsi" w:eastAsia="Times New Roman" w:hAnsiTheme="majorHAnsi" w:cstheme="majorHAnsi"/>
        </w:rPr>
        <w:t>ale (</w:t>
      </w:r>
      <w:r w:rsidR="00E17F08">
        <w:rPr>
          <w:rFonts w:asciiTheme="majorHAnsi" w:eastAsia="Times New Roman" w:hAnsiTheme="majorHAnsi" w:cstheme="majorHAnsi"/>
        </w:rPr>
        <w:t>y</w:t>
      </w:r>
      <w:r w:rsidRPr="00A951B3">
        <w:rPr>
          <w:rFonts w:asciiTheme="majorHAnsi" w:eastAsia="Times New Roman" w:hAnsiTheme="majorHAnsi" w:cstheme="majorHAnsi"/>
        </w:rPr>
        <w:t xml:space="preserve">-axis) </w:t>
      </w:r>
      <w:r>
        <w:rPr>
          <w:rFonts w:asciiTheme="majorHAnsi" w:eastAsia="Times New Roman" w:hAnsiTheme="majorHAnsi" w:cstheme="majorHAnsi"/>
        </w:rPr>
        <w:t>and</w:t>
      </w:r>
      <w:r w:rsidRPr="00A951B3">
        <w:rPr>
          <w:rFonts w:asciiTheme="majorHAnsi" w:eastAsia="Times New Roman" w:hAnsiTheme="majorHAnsi" w:cstheme="majorHAnsi"/>
        </w:rPr>
        <w:t xml:space="preserve"> male (</w:t>
      </w:r>
      <w:r w:rsidR="00E17F08">
        <w:rPr>
          <w:rFonts w:asciiTheme="majorHAnsi" w:eastAsia="Times New Roman" w:hAnsiTheme="majorHAnsi" w:cstheme="majorHAnsi"/>
        </w:rPr>
        <w:t>x</w:t>
      </w:r>
      <w:r w:rsidRPr="00A951B3">
        <w:rPr>
          <w:rFonts w:asciiTheme="majorHAnsi" w:eastAsia="Times New Roman" w:hAnsiTheme="majorHAnsi" w:cstheme="majorHAnsi"/>
        </w:rPr>
        <w:t xml:space="preserve">-axis) median k-mer abundance on contigs </w:t>
      </w:r>
      <w:r w:rsidR="00E17F08">
        <w:rPr>
          <w:rFonts w:asciiTheme="majorHAnsi" w:eastAsia="Times New Roman" w:hAnsiTheme="majorHAnsi" w:cstheme="majorHAnsi"/>
        </w:rPr>
        <w:t>containing</w:t>
      </w:r>
      <w:r w:rsidRPr="00A951B3">
        <w:rPr>
          <w:rFonts w:asciiTheme="majorHAnsi" w:eastAsia="Times New Roman" w:hAnsiTheme="majorHAnsi" w:cstheme="majorHAnsi"/>
        </w:rPr>
        <w:t xml:space="preserve"> 5 or more </w:t>
      </w:r>
      <w:r>
        <w:rPr>
          <w:rFonts w:asciiTheme="majorHAnsi" w:eastAsia="Times New Roman" w:hAnsiTheme="majorHAnsi" w:cstheme="majorHAnsi"/>
        </w:rPr>
        <w:t xml:space="preserve">hashes, corresponding to roughly 5,000 bp. </w:t>
      </w:r>
      <w:r w:rsidRPr="00A951B3">
        <w:rPr>
          <w:rFonts w:asciiTheme="majorHAnsi" w:eastAsia="Times New Roman" w:hAnsiTheme="majorHAnsi" w:cstheme="majorHAnsi"/>
        </w:rPr>
        <w:t>k-mers.</w:t>
      </w:r>
      <w:r w:rsidR="00E17F08">
        <w:rPr>
          <w:rFonts w:asciiTheme="majorHAnsi" w:eastAsia="Times New Roman" w:hAnsiTheme="majorHAnsi" w:cstheme="majorHAnsi"/>
        </w:rPr>
        <w:t xml:space="preserve"> Dashed line shows slope of one-to-one abundance between female and male abundances.</w:t>
      </w:r>
      <w:r w:rsidRPr="00A951B3">
        <w:rPr>
          <w:rFonts w:asciiTheme="majorHAnsi" w:eastAsia="Times New Roman" w:hAnsiTheme="majorHAnsi" w:cstheme="majorHAnsi"/>
        </w:rPr>
        <w:t xml:space="preserve"> </w:t>
      </w:r>
      <w:r w:rsidR="00E17F08">
        <w:rPr>
          <w:rFonts w:asciiTheme="majorHAnsi" w:eastAsia="Times New Roman" w:hAnsiTheme="majorHAnsi" w:cstheme="majorHAnsi"/>
        </w:rPr>
        <w:t xml:space="preserve">Right </w:t>
      </w:r>
      <w:proofErr w:type="gramStart"/>
      <w:r w:rsidR="00E17F08">
        <w:rPr>
          <w:rFonts w:asciiTheme="majorHAnsi" w:eastAsia="Times New Roman" w:hAnsiTheme="majorHAnsi" w:cstheme="majorHAnsi"/>
        </w:rPr>
        <w:t>plot</w:t>
      </w:r>
      <w:proofErr w:type="gramEnd"/>
      <w:r w:rsidR="00E17F08">
        <w:rPr>
          <w:rFonts w:asciiTheme="majorHAnsi" w:eastAsia="Times New Roman" w:hAnsiTheme="majorHAnsi" w:cstheme="majorHAnsi"/>
        </w:rPr>
        <w:t xml:space="preserve"> show all contigs, while the left plot is zoomed in to better visualize 44 contigs with k-mer abundances contained in male sequencing data but zero k-mer abundance in female sequencing data. </w:t>
      </w:r>
    </w:p>
    <w:p w14:paraId="233601A8" w14:textId="77777777" w:rsidR="003630FC" w:rsidRDefault="003630FC" w:rsidP="003630FC">
      <w:pPr>
        <w:rPr>
          <w:rFonts w:asciiTheme="majorHAnsi" w:eastAsia="Times New Roman" w:hAnsiTheme="majorHAnsi" w:cstheme="majorHAnsi"/>
        </w:rPr>
      </w:pPr>
    </w:p>
    <w:p w14:paraId="1FB0B52D" w14:textId="6D0CA5EB" w:rsidR="003630FC" w:rsidRPr="00A951B3" w:rsidRDefault="003630FC" w:rsidP="003630FC">
      <w:pPr>
        <w:rPr>
          <w:rFonts w:asciiTheme="majorHAnsi" w:eastAsia="Times New Roman" w:hAnsiTheme="majorHAnsi" w:cstheme="majorHAnsi"/>
        </w:rPr>
      </w:pPr>
      <w:commentRangeStart w:id="29"/>
      <w:r w:rsidRPr="00A951B3">
        <w:rPr>
          <w:rFonts w:asciiTheme="majorHAnsi" w:eastAsia="Times New Roman" w:hAnsiTheme="majorHAnsi" w:cstheme="majorHAnsi"/>
        </w:rPr>
        <w:t>This indicates the male sequencing data contains sex-specific sequences in high abundance that are not contained in the female sequencing data.</w:t>
      </w:r>
      <w:commentRangeEnd w:id="29"/>
      <w:r w:rsidR="00E17F08">
        <w:rPr>
          <w:rStyle w:val="CommentReference"/>
        </w:rPr>
        <w:commentReference w:id="29"/>
      </w:r>
    </w:p>
    <w:p w14:paraId="7F07BF1B" w14:textId="77777777" w:rsidR="003630FC" w:rsidRDefault="003630FC" w:rsidP="006E2350">
      <w:pPr>
        <w:rPr>
          <w:rFonts w:asciiTheme="majorHAnsi" w:eastAsia="Times New Roman" w:hAnsiTheme="majorHAnsi" w:cstheme="majorHAnsi"/>
          <w:b/>
          <w:bCs/>
        </w:rPr>
      </w:pPr>
    </w:p>
    <w:p w14:paraId="6AB4BF26" w14:textId="77777777" w:rsidR="003630FC" w:rsidRDefault="003630FC" w:rsidP="006E2350">
      <w:pPr>
        <w:rPr>
          <w:rFonts w:asciiTheme="majorHAnsi" w:eastAsia="Times New Roman" w:hAnsiTheme="majorHAnsi" w:cstheme="majorHAnsi"/>
          <w:b/>
          <w:bCs/>
        </w:rPr>
      </w:pPr>
    </w:p>
    <w:p w14:paraId="7030EAE8" w14:textId="77777777" w:rsidR="003630FC" w:rsidRDefault="003630FC" w:rsidP="006E2350">
      <w:pPr>
        <w:rPr>
          <w:rFonts w:asciiTheme="majorHAnsi" w:eastAsia="Times New Roman" w:hAnsiTheme="majorHAnsi" w:cstheme="majorHAnsi"/>
          <w:b/>
          <w:bCs/>
        </w:rPr>
      </w:pPr>
    </w:p>
    <w:p w14:paraId="2CC66105" w14:textId="33160E5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b/>
          <w:bCs/>
        </w:rPr>
        <w:t xml:space="preserve">Figure </w:t>
      </w:r>
      <w:r w:rsidR="009F3A99">
        <w:rPr>
          <w:rFonts w:asciiTheme="majorHAnsi" w:eastAsia="Times New Roman" w:hAnsiTheme="majorHAnsi" w:cstheme="majorHAnsi"/>
          <w:b/>
          <w:bCs/>
        </w:rPr>
        <w:t>3.5</w:t>
      </w:r>
      <w:r w:rsidRPr="00A951B3">
        <w:rPr>
          <w:rFonts w:asciiTheme="majorHAnsi" w:eastAsia="Times New Roman" w:hAnsiTheme="majorHAnsi" w:cstheme="majorHAnsi"/>
        </w:rPr>
        <w:t xml:space="preserve">. Histogram of male-only and female -only k-mer abundances of sequencing data. The male sequencing data appears to have </w:t>
      </w:r>
      <w:r w:rsidRPr="00A951B3">
        <w:rPr>
          <w:rFonts w:asciiTheme="majorHAnsi" w:eastAsia="Times New Roman" w:hAnsiTheme="majorHAnsi" w:cstheme="majorHAnsi"/>
        </w:rPr>
        <w:t>more</w:t>
      </w:r>
      <w:r w:rsidRPr="00A951B3">
        <w:rPr>
          <w:rFonts w:asciiTheme="majorHAnsi" w:eastAsia="Times New Roman" w:hAnsiTheme="majorHAnsi" w:cstheme="majorHAnsi"/>
        </w:rPr>
        <w:t xml:space="preserve"> higher abundance k-mers</w:t>
      </w:r>
      <w:ins w:id="30" w:author="Microsoft Office User" w:date="2021-06-24T14:42:00Z">
        <w:r w:rsidRPr="00A951B3">
          <w:rPr>
            <w:rFonts w:asciiTheme="majorHAnsi" w:eastAsia="Times New Roman" w:hAnsiTheme="majorHAnsi" w:cstheme="majorHAnsi"/>
          </w:rPr>
          <w:t>?</w:t>
        </w:r>
      </w:ins>
      <w:r w:rsidRPr="00A951B3">
        <w:rPr>
          <w:rFonts w:asciiTheme="majorHAnsi" w:eastAsia="Times New Roman" w:hAnsiTheme="majorHAnsi" w:cstheme="majorHAnsi"/>
        </w:rPr>
        <w:t xml:space="preserve"> while the female sequencing data has more lower abundance k-</w:t>
      </w:r>
      <w:proofErr w:type="gramStart"/>
      <w:r w:rsidRPr="00A951B3">
        <w:rPr>
          <w:rFonts w:asciiTheme="majorHAnsi" w:eastAsia="Times New Roman" w:hAnsiTheme="majorHAnsi" w:cstheme="majorHAnsi"/>
        </w:rPr>
        <w:t>mers</w:t>
      </w:r>
      <w:ins w:id="31" w:author="Microsoft Office User" w:date="2021-06-24T14:42:00Z">
        <w:r w:rsidRPr="00A951B3">
          <w:rPr>
            <w:rFonts w:asciiTheme="majorHAnsi" w:eastAsia="Times New Roman" w:hAnsiTheme="majorHAnsi" w:cstheme="majorHAnsi"/>
          </w:rPr>
          <w:t>?</w:t>
        </w:r>
      </w:ins>
      <w:r w:rsidRPr="00A951B3">
        <w:rPr>
          <w:rFonts w:asciiTheme="majorHAnsi" w:eastAsia="Times New Roman" w:hAnsiTheme="majorHAnsi" w:cstheme="majorHAnsi"/>
        </w:rPr>
        <w:t>.</w:t>
      </w:r>
      <w:proofErr w:type="gramEnd"/>
      <w:r w:rsidRPr="00A951B3">
        <w:rPr>
          <w:rFonts w:asciiTheme="majorHAnsi" w:eastAsia="Times New Roman" w:hAnsiTheme="majorHAnsi" w:cstheme="majorHAnsi"/>
        </w:rPr>
        <w:t xml:space="preserve"> </w:t>
      </w:r>
      <w:commentRangeStart w:id="32"/>
      <w:r w:rsidRPr="00A951B3">
        <w:rPr>
          <w:rFonts w:asciiTheme="majorHAnsi" w:eastAsia="Times New Roman" w:hAnsiTheme="majorHAnsi" w:cstheme="majorHAnsi"/>
        </w:rPr>
        <w:t>Low abundance sex-specific k-mers are likely the result of sequencing errors, while the higher abundance male-only k-mer peak indicates the male sample contains real variation only contained within the male sample.</w:t>
      </w:r>
      <w:commentRangeEnd w:id="32"/>
      <w:r w:rsidRPr="00A951B3">
        <w:rPr>
          <w:rStyle w:val="CommentReference"/>
          <w:rFonts w:asciiTheme="majorHAnsi" w:hAnsiTheme="majorHAnsi" w:cstheme="majorHAnsi"/>
        </w:rPr>
        <w:commentReference w:id="32"/>
      </w:r>
    </w:p>
    <w:p w14:paraId="5184BE14"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rPr>
        <w:br w:type="page"/>
      </w:r>
    </w:p>
    <w:p w14:paraId="6C7CE71F" w14:textId="77777777" w:rsidR="006E2350" w:rsidRPr="00A951B3" w:rsidRDefault="006E2350" w:rsidP="006E2350">
      <w:pPr>
        <w:rPr>
          <w:rFonts w:asciiTheme="majorHAnsi" w:eastAsia="Times New Roman" w:hAnsiTheme="majorHAnsi" w:cstheme="majorHAnsi"/>
        </w:rPr>
      </w:pPr>
      <w:r w:rsidRPr="00A951B3">
        <w:rPr>
          <w:rFonts w:asciiTheme="majorHAnsi" w:hAnsiTheme="majorHAnsi" w:cstheme="majorHAnsi"/>
          <w:noProof/>
          <w:color w:val="000000"/>
        </w:rPr>
        <w:lastRenderedPageBreak/>
        <w:drawing>
          <wp:inline distT="0" distB="0" distL="0" distR="0" wp14:anchorId="00E670A8" wp14:editId="237C875E">
            <wp:extent cx="5943600" cy="473583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0EBB72A5"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b/>
          <w:bCs/>
        </w:rPr>
        <w:t>Figure 17.</w:t>
      </w:r>
      <w:r w:rsidRPr="00A951B3">
        <w:rPr>
          <w:rFonts w:asciiTheme="majorHAnsi" w:eastAsia="Times New Roman" w:hAnsiTheme="majorHAnsi" w:cstheme="majorHAnsi"/>
        </w:rPr>
        <w:t xml:space="preserve"> All k-mer </w:t>
      </w:r>
      <w:commentRangeStart w:id="33"/>
      <w:r w:rsidRPr="00A951B3">
        <w:rPr>
          <w:rFonts w:asciiTheme="majorHAnsi" w:eastAsia="Times New Roman" w:hAnsiTheme="majorHAnsi" w:cstheme="majorHAnsi"/>
        </w:rPr>
        <w:t>abundances</w:t>
      </w:r>
      <w:commentRangeEnd w:id="33"/>
      <w:r w:rsidRPr="00A951B3">
        <w:rPr>
          <w:rStyle w:val="CommentReference"/>
          <w:rFonts w:asciiTheme="majorHAnsi" w:hAnsiTheme="majorHAnsi" w:cstheme="majorHAnsi"/>
        </w:rPr>
        <w:commentReference w:id="33"/>
      </w:r>
      <w:r w:rsidRPr="00A951B3">
        <w:rPr>
          <w:rFonts w:asciiTheme="majorHAnsi" w:eastAsia="Times New Roman" w:hAnsiTheme="majorHAnsi" w:cstheme="majorHAnsi"/>
        </w:rPr>
        <w:t xml:space="preserve"> filtered through contigs containing five or more k-mers to acquire contigs that span roughly 5,000bp. Both female and male have a broad distribution of k-mers with 90-140 abundance, while a male specific (blue) peak can be seen from 30-70 abundance. This male-specific peak at roughly half the abundance of the female-specific peak indicates that the male genome contains a large amount of sequencing data not contained in the female genome (potentially a Y or male-specific chromosome) and provides evidence that the male delta smelt may be a heterogametic sex. </w:t>
      </w:r>
    </w:p>
    <w:p w14:paraId="5FB2FA50" w14:textId="77777777" w:rsidR="009F3A99" w:rsidRDefault="006E2350" w:rsidP="006E2350">
      <w:pPr>
        <w:rPr>
          <w:rFonts w:asciiTheme="majorHAnsi" w:eastAsia="Times New Roman" w:hAnsiTheme="majorHAnsi" w:cstheme="majorHAnsi"/>
        </w:rPr>
      </w:pPr>
      <w:r w:rsidRPr="00A951B3">
        <w:rPr>
          <w:rFonts w:asciiTheme="majorHAnsi" w:eastAsia="Times New Roman" w:hAnsiTheme="majorHAnsi" w:cstheme="majorHAnsi"/>
        </w:rPr>
        <w:br w:type="page"/>
      </w:r>
      <w:r w:rsidR="009F3A99">
        <w:rPr>
          <w:rFonts w:asciiTheme="majorHAnsi" w:eastAsia="Times New Roman" w:hAnsiTheme="majorHAnsi" w:cstheme="majorHAnsi"/>
          <w:noProof/>
        </w:rPr>
        <w:lastRenderedPageBreak/>
        <w:drawing>
          <wp:inline distT="0" distB="0" distL="0" distR="0" wp14:anchorId="2B9C22EE" wp14:editId="4770569B">
            <wp:extent cx="5943600" cy="3612515"/>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14:paraId="4829EA73" w14:textId="7039AE5E" w:rsidR="006E2350" w:rsidRPr="00A951B3" w:rsidRDefault="009F3A99"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6FE34E25" wp14:editId="2587A4FF">
            <wp:extent cx="5943600" cy="3612515"/>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r w:rsidRPr="00A951B3">
        <w:rPr>
          <w:rFonts w:asciiTheme="majorHAnsi" w:hAnsiTheme="majorHAnsi" w:cstheme="majorHAnsi"/>
          <w:noProof/>
          <w:color w:val="000000"/>
        </w:rPr>
        <w:lastRenderedPageBreak/>
        <w:drawing>
          <wp:inline distT="0" distB="0" distL="0" distR="0" wp14:anchorId="391F5F38" wp14:editId="504BDECA">
            <wp:extent cx="5943600" cy="473583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0B1414B3"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noProof/>
        </w:rPr>
        <w:lastRenderedPageBreak/>
        <w:drawing>
          <wp:inline distT="0" distB="0" distL="0" distR="0" wp14:anchorId="7B61ECAD" wp14:editId="76C191C8">
            <wp:extent cx="5943600" cy="712787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127875"/>
                    </a:xfrm>
                    <a:prstGeom prst="rect">
                      <a:avLst/>
                    </a:prstGeom>
                  </pic:spPr>
                </pic:pic>
              </a:graphicData>
            </a:graphic>
          </wp:inline>
        </w:drawing>
      </w:r>
    </w:p>
    <w:p w14:paraId="1C6ABF1E" w14:textId="77777777" w:rsidR="006E2350" w:rsidRPr="00A951B3" w:rsidRDefault="006E2350" w:rsidP="006E2350">
      <w:pPr>
        <w:rPr>
          <w:rFonts w:asciiTheme="majorHAnsi" w:eastAsia="Times New Roman" w:hAnsiTheme="majorHAnsi" w:cstheme="majorHAnsi"/>
        </w:rPr>
      </w:pPr>
      <w:commentRangeStart w:id="34"/>
      <w:r w:rsidRPr="00A951B3">
        <w:rPr>
          <w:rFonts w:asciiTheme="majorHAnsi" w:eastAsia="Times New Roman" w:hAnsiTheme="majorHAnsi" w:cstheme="majorHAnsi"/>
          <w:b/>
          <w:bCs/>
        </w:rPr>
        <w:t>Figure 18</w:t>
      </w:r>
      <w:commentRangeEnd w:id="34"/>
      <w:r w:rsidRPr="00A951B3">
        <w:rPr>
          <w:rStyle w:val="CommentReference"/>
          <w:rFonts w:asciiTheme="majorHAnsi" w:hAnsiTheme="majorHAnsi" w:cstheme="majorHAnsi"/>
        </w:rPr>
        <w:commentReference w:id="34"/>
      </w:r>
      <w:r w:rsidRPr="00A951B3">
        <w:rPr>
          <w:rFonts w:asciiTheme="majorHAnsi" w:eastAsia="Times New Roman" w:hAnsiTheme="majorHAnsi" w:cstheme="majorHAnsi"/>
          <w:b/>
          <w:bCs/>
        </w:rPr>
        <w:t>.</w:t>
      </w:r>
      <w:r w:rsidRPr="00A951B3">
        <w:rPr>
          <w:rFonts w:asciiTheme="majorHAnsi" w:eastAsia="Times New Roman" w:hAnsiTheme="majorHAnsi" w:cstheme="majorHAnsi"/>
        </w:rPr>
        <w:t xml:space="preserve"> Male (x-axis) versus female (y-axis) median k-mer abundance on contigs with 5 or more </w:t>
      </w:r>
      <w:commentRangeStart w:id="35"/>
      <w:r w:rsidRPr="00A951B3">
        <w:rPr>
          <w:rFonts w:asciiTheme="majorHAnsi" w:eastAsia="Times New Roman" w:hAnsiTheme="majorHAnsi" w:cstheme="majorHAnsi"/>
        </w:rPr>
        <w:t>k-mers</w:t>
      </w:r>
      <w:commentRangeEnd w:id="35"/>
      <w:r w:rsidRPr="00A951B3">
        <w:rPr>
          <w:rStyle w:val="CommentReference"/>
          <w:rFonts w:asciiTheme="majorHAnsi" w:hAnsiTheme="majorHAnsi" w:cstheme="majorHAnsi"/>
        </w:rPr>
        <w:commentReference w:id="35"/>
      </w:r>
      <w:r w:rsidRPr="00A951B3">
        <w:rPr>
          <w:rFonts w:asciiTheme="majorHAnsi" w:eastAsia="Times New Roman" w:hAnsiTheme="majorHAnsi" w:cstheme="majorHAnsi"/>
        </w:rPr>
        <w:t>. A) All contigs containing 5 or more k-mers B) Zoomed in view to show clear line of contigs with zero abundance in female sequencing data. There are 40 k-mers that show abundance in males but not females. This indicates the male sequencing data contains sex-specific sequences in high abundance that are not contained in the female sequencing data.</w:t>
      </w:r>
    </w:p>
    <w:p w14:paraId="1D7B1195" w14:textId="588748AE" w:rsidR="00E17F08" w:rsidRPr="00FD21E9" w:rsidRDefault="00E17F08" w:rsidP="00E17F08">
      <w:pPr>
        <w:pStyle w:val="Header"/>
        <w:outlineLvl w:val="1"/>
        <w:rPr>
          <w:rFonts w:asciiTheme="majorHAnsi" w:hAnsiTheme="majorHAnsi" w:cstheme="majorHAnsi"/>
          <w:szCs w:val="24"/>
        </w:rPr>
      </w:pPr>
      <w:r>
        <w:rPr>
          <w:rFonts w:asciiTheme="majorHAnsi" w:hAnsiTheme="majorHAnsi" w:cstheme="majorHAnsi"/>
          <w:szCs w:val="24"/>
        </w:rPr>
        <w:lastRenderedPageBreak/>
        <w:t>Works Cited</w:t>
      </w:r>
    </w:p>
    <w:p w14:paraId="73772890" w14:textId="58FC132D" w:rsidR="006E2350" w:rsidRDefault="006E2350" w:rsidP="00E17F08">
      <w:pPr>
        <w:spacing w:line="276" w:lineRule="auto"/>
        <w:rPr>
          <w:rFonts w:asciiTheme="majorHAnsi" w:hAnsiTheme="majorHAnsi" w:cstheme="majorHAnsi"/>
        </w:rPr>
      </w:pPr>
    </w:p>
    <w:p w14:paraId="5AFE48BA" w14:textId="77777777" w:rsidR="00E17F08" w:rsidRPr="00E17F08" w:rsidRDefault="00E17F08" w:rsidP="00E17F08">
      <w:pPr>
        <w:pStyle w:val="Bibliography"/>
        <w:spacing w:line="276" w:lineRule="auto"/>
        <w:rPr>
          <w:rFonts w:ascii="Calibri Light" w:hAnsiTheme="majorHAnsi" w:cs="Calibri Light"/>
        </w:rPr>
      </w:pPr>
      <w:r>
        <w:rPr>
          <w:rFonts w:asciiTheme="majorHAnsi" w:hAnsiTheme="majorHAnsi" w:cstheme="majorHAnsi"/>
        </w:rPr>
        <w:fldChar w:fldCharType="begin"/>
      </w:r>
      <w:r>
        <w:rPr>
          <w:rFonts w:asciiTheme="majorHAnsi" w:hAnsiTheme="majorHAnsi" w:cstheme="majorHAnsi"/>
        </w:rPr>
        <w:instrText xml:space="preserve"> ADDIN ZOTERO_BIBL {"uncited":[],"omitted":[],"custom":[]} CSL_BIBLIOGRAPHY </w:instrText>
      </w:r>
      <w:r>
        <w:rPr>
          <w:rFonts w:asciiTheme="majorHAnsi" w:hAnsiTheme="majorHAnsi" w:cstheme="majorHAnsi"/>
        </w:rPr>
        <w:fldChar w:fldCharType="separate"/>
      </w:r>
      <w:r w:rsidRPr="00E17F08">
        <w:rPr>
          <w:rFonts w:ascii="Calibri Light" w:hAnsiTheme="majorHAnsi" w:cs="Calibri Light"/>
        </w:rPr>
        <w:t xml:space="preserve">Ali, O. A., O’Rourke, S. M., Amish, S. J., Meek, M. H., </w:t>
      </w:r>
      <w:proofErr w:type="spellStart"/>
      <w:r w:rsidRPr="00E17F08">
        <w:rPr>
          <w:rFonts w:ascii="Calibri Light" w:hAnsiTheme="majorHAnsi" w:cs="Calibri Light"/>
        </w:rPr>
        <w:t>Luikart</w:t>
      </w:r>
      <w:proofErr w:type="spellEnd"/>
      <w:r w:rsidRPr="00E17F08">
        <w:rPr>
          <w:rFonts w:ascii="Calibri Light" w:hAnsiTheme="majorHAnsi" w:cs="Calibri Light"/>
        </w:rPr>
        <w:t xml:space="preserve">, G., </w:t>
      </w:r>
      <w:proofErr w:type="spellStart"/>
      <w:r w:rsidRPr="00E17F08">
        <w:rPr>
          <w:rFonts w:ascii="Calibri Light" w:hAnsiTheme="majorHAnsi" w:cs="Calibri Light"/>
        </w:rPr>
        <w:t>Jeffres</w:t>
      </w:r>
      <w:proofErr w:type="spellEnd"/>
      <w:r w:rsidRPr="00E17F08">
        <w:rPr>
          <w:rFonts w:ascii="Calibri Light" w:hAnsiTheme="majorHAnsi" w:cs="Calibri Light"/>
        </w:rPr>
        <w:t xml:space="preserve">, C., &amp; Miller, M. R. (2016). Rad capture (Rapture): Flexible and efficient sequence-based genotyping. </w:t>
      </w:r>
      <w:r w:rsidRPr="00E17F08">
        <w:rPr>
          <w:rFonts w:ascii="Calibri Light" w:hAnsiTheme="majorHAnsi" w:cs="Calibri Light"/>
          <w:i/>
          <w:iCs/>
        </w:rPr>
        <w:t>Genetics</w:t>
      </w:r>
      <w:r w:rsidRPr="00E17F08">
        <w:rPr>
          <w:rFonts w:ascii="Calibri Light" w:hAnsiTheme="majorHAnsi" w:cs="Calibri Light"/>
        </w:rPr>
        <w:t xml:space="preserve">, </w:t>
      </w:r>
      <w:r w:rsidRPr="00E17F08">
        <w:rPr>
          <w:rFonts w:ascii="Calibri Light" w:hAnsiTheme="majorHAnsi" w:cs="Calibri Light"/>
          <w:i/>
          <w:iCs/>
        </w:rPr>
        <w:t>202</w:t>
      </w:r>
      <w:r w:rsidRPr="00E17F08">
        <w:rPr>
          <w:rFonts w:ascii="Calibri Light" w:hAnsiTheme="majorHAnsi" w:cs="Calibri Light"/>
        </w:rPr>
        <w:t>(2), 389–400. https://doi.org/10.1534/genetics.115.183665</w:t>
      </w:r>
    </w:p>
    <w:p w14:paraId="6838E4A1" w14:textId="77777777" w:rsidR="00E17F08" w:rsidRPr="00E17F08" w:rsidRDefault="00E17F08" w:rsidP="00E17F08">
      <w:pPr>
        <w:pStyle w:val="Bibliography"/>
        <w:spacing w:line="276" w:lineRule="auto"/>
        <w:rPr>
          <w:rFonts w:ascii="Calibri Light" w:hAnsiTheme="majorHAnsi" w:cs="Calibri Light"/>
        </w:rPr>
      </w:pPr>
      <w:proofErr w:type="spellStart"/>
      <w:r w:rsidRPr="00E17F08">
        <w:rPr>
          <w:rFonts w:ascii="Calibri Light" w:hAnsiTheme="majorHAnsi" w:cs="Calibri Light"/>
        </w:rPr>
        <w:t>Baroiller</w:t>
      </w:r>
      <w:proofErr w:type="spellEnd"/>
      <w:r w:rsidRPr="00E17F08">
        <w:rPr>
          <w:rFonts w:ascii="Calibri Light" w:hAnsiTheme="majorHAnsi" w:cs="Calibri Light"/>
        </w:rPr>
        <w:t xml:space="preserve">, J.-F., &amp; </w:t>
      </w:r>
      <w:proofErr w:type="spellStart"/>
      <w:r w:rsidRPr="00E17F08">
        <w:rPr>
          <w:rFonts w:ascii="Calibri Light" w:hAnsiTheme="majorHAnsi" w:cs="Calibri Light"/>
        </w:rPr>
        <w:t>D’Cotta</w:t>
      </w:r>
      <w:proofErr w:type="spellEnd"/>
      <w:r w:rsidRPr="00E17F08">
        <w:rPr>
          <w:rFonts w:ascii="Calibri Light" w:hAnsiTheme="majorHAnsi" w:cs="Calibri Light"/>
        </w:rPr>
        <w:t xml:space="preserve">, H. (2016). The Reversible Sex of Gonochoristic Fish: Insights and Consequences. </w:t>
      </w:r>
      <w:r w:rsidRPr="00E17F08">
        <w:rPr>
          <w:rFonts w:ascii="Calibri Light" w:hAnsiTheme="majorHAnsi" w:cs="Calibri Light"/>
          <w:i/>
          <w:iCs/>
        </w:rPr>
        <w:t>Sexual Development</w:t>
      </w:r>
      <w:r w:rsidRPr="00E17F08">
        <w:rPr>
          <w:rFonts w:ascii="Calibri Light" w:hAnsiTheme="majorHAnsi" w:cs="Calibri Light"/>
        </w:rPr>
        <w:t xml:space="preserve">, </w:t>
      </w:r>
      <w:r w:rsidRPr="00E17F08">
        <w:rPr>
          <w:rFonts w:ascii="Calibri Light" w:hAnsiTheme="majorHAnsi" w:cs="Calibri Light"/>
          <w:i/>
          <w:iCs/>
        </w:rPr>
        <w:t>10</w:t>
      </w:r>
      <w:r w:rsidRPr="00E17F08">
        <w:rPr>
          <w:rFonts w:ascii="Calibri Light" w:hAnsiTheme="majorHAnsi" w:cs="Calibri Light"/>
        </w:rPr>
        <w:t>, 242–266.</w:t>
      </w:r>
    </w:p>
    <w:p w14:paraId="69A7E541" w14:textId="77777777" w:rsidR="00E17F08" w:rsidRPr="00E17F08" w:rsidRDefault="00E17F08" w:rsidP="00E17F08">
      <w:pPr>
        <w:pStyle w:val="Bibliography"/>
        <w:spacing w:line="276" w:lineRule="auto"/>
        <w:rPr>
          <w:rFonts w:ascii="Calibri Light" w:hAnsiTheme="majorHAnsi" w:cs="Calibri Light"/>
        </w:rPr>
      </w:pPr>
      <w:proofErr w:type="spellStart"/>
      <w:r w:rsidRPr="00E17F08">
        <w:rPr>
          <w:rFonts w:ascii="Calibri Light" w:hAnsiTheme="majorHAnsi" w:cs="Calibri Light"/>
        </w:rPr>
        <w:t>Baroiller</w:t>
      </w:r>
      <w:proofErr w:type="spellEnd"/>
      <w:r w:rsidRPr="00E17F08">
        <w:rPr>
          <w:rFonts w:ascii="Calibri Light" w:hAnsiTheme="majorHAnsi" w:cs="Calibri Light"/>
        </w:rPr>
        <w:t xml:space="preserve">, J.-F., </w:t>
      </w:r>
      <w:proofErr w:type="spellStart"/>
      <w:r w:rsidRPr="00E17F08">
        <w:rPr>
          <w:rFonts w:ascii="Calibri Light" w:hAnsiTheme="majorHAnsi" w:cs="Calibri Light"/>
        </w:rPr>
        <w:t>Guiguen</w:t>
      </w:r>
      <w:proofErr w:type="spellEnd"/>
      <w:r w:rsidRPr="00E17F08">
        <w:rPr>
          <w:rFonts w:ascii="Calibri Light" w:hAnsiTheme="majorHAnsi" w:cs="Calibri Light"/>
        </w:rPr>
        <w:t xml:space="preserve">, Y., &amp; </w:t>
      </w:r>
      <w:proofErr w:type="spellStart"/>
      <w:r w:rsidRPr="00E17F08">
        <w:rPr>
          <w:rFonts w:ascii="Calibri Light" w:hAnsiTheme="majorHAnsi" w:cs="Calibri Light"/>
        </w:rPr>
        <w:t>Fostier</w:t>
      </w:r>
      <w:proofErr w:type="spellEnd"/>
      <w:r w:rsidRPr="00E17F08">
        <w:rPr>
          <w:rFonts w:ascii="Calibri Light" w:hAnsiTheme="majorHAnsi" w:cs="Calibri Light"/>
        </w:rPr>
        <w:t xml:space="preserve">, A. (1999). Endocrine and environmental aspects of sex differentiation in fish. </w:t>
      </w:r>
      <w:r w:rsidRPr="00E17F08">
        <w:rPr>
          <w:rFonts w:ascii="Calibri Light" w:hAnsiTheme="majorHAnsi" w:cs="Calibri Light"/>
          <w:i/>
          <w:iCs/>
        </w:rPr>
        <w:t>Cellular and Molecular Life Sciences</w:t>
      </w:r>
      <w:r w:rsidRPr="00E17F08">
        <w:rPr>
          <w:rFonts w:ascii="Calibri Light" w:hAnsiTheme="majorHAnsi" w:cs="Calibri Light"/>
        </w:rPr>
        <w:t xml:space="preserve">, </w:t>
      </w:r>
      <w:r w:rsidRPr="00E17F08">
        <w:rPr>
          <w:rFonts w:ascii="Calibri Light" w:hAnsiTheme="majorHAnsi" w:cs="Calibri Light"/>
          <w:i/>
          <w:iCs/>
        </w:rPr>
        <w:t>55</w:t>
      </w:r>
      <w:r w:rsidRPr="00E17F08">
        <w:rPr>
          <w:rFonts w:ascii="Calibri Light" w:hAnsiTheme="majorHAnsi" w:cs="Calibri Light"/>
        </w:rPr>
        <w:t>, 910–931. https://doi.org/10.1007/978-3-0348-7781-7_9</w:t>
      </w:r>
    </w:p>
    <w:p w14:paraId="6912D69D"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t xml:space="preserve">Brown, C. T., &amp; </w:t>
      </w:r>
      <w:proofErr w:type="spellStart"/>
      <w:r w:rsidRPr="00E17F08">
        <w:rPr>
          <w:rFonts w:ascii="Calibri Light" w:hAnsiTheme="majorHAnsi" w:cs="Calibri Light"/>
        </w:rPr>
        <w:t>Irber</w:t>
      </w:r>
      <w:proofErr w:type="spellEnd"/>
      <w:r w:rsidRPr="00E17F08">
        <w:rPr>
          <w:rFonts w:ascii="Calibri Light" w:hAnsiTheme="majorHAnsi" w:cs="Calibri Light"/>
        </w:rPr>
        <w:t xml:space="preserve">, L. (2016). </w:t>
      </w:r>
      <w:proofErr w:type="spellStart"/>
      <w:r w:rsidRPr="00E17F08">
        <w:rPr>
          <w:rFonts w:ascii="Calibri Light" w:hAnsiTheme="majorHAnsi" w:cs="Calibri Light"/>
        </w:rPr>
        <w:t>sourmash</w:t>
      </w:r>
      <w:proofErr w:type="spellEnd"/>
      <w:r w:rsidRPr="00E17F08">
        <w:rPr>
          <w:rFonts w:ascii="Calibri Light" w:hAnsiTheme="majorHAnsi" w:cs="Calibri Light"/>
        </w:rPr>
        <w:t xml:space="preserve">: A library for </w:t>
      </w:r>
      <w:proofErr w:type="spellStart"/>
      <w:r w:rsidRPr="00E17F08">
        <w:rPr>
          <w:rFonts w:ascii="Calibri Light" w:hAnsiTheme="majorHAnsi" w:cs="Calibri Light"/>
        </w:rPr>
        <w:t>MinHash</w:t>
      </w:r>
      <w:proofErr w:type="spellEnd"/>
      <w:r w:rsidRPr="00E17F08">
        <w:rPr>
          <w:rFonts w:ascii="Calibri Light" w:hAnsiTheme="majorHAnsi" w:cs="Calibri Light"/>
        </w:rPr>
        <w:t xml:space="preserve"> sketching of DNA. </w:t>
      </w:r>
      <w:r w:rsidRPr="00E17F08">
        <w:rPr>
          <w:rFonts w:ascii="Calibri Light" w:hAnsiTheme="majorHAnsi" w:cs="Calibri Light"/>
          <w:i/>
          <w:iCs/>
        </w:rPr>
        <w:t xml:space="preserve">The Journal of </w:t>
      </w:r>
      <w:proofErr w:type="gramStart"/>
      <w:r w:rsidRPr="00E17F08">
        <w:rPr>
          <w:rFonts w:ascii="Calibri Light" w:hAnsiTheme="majorHAnsi" w:cs="Calibri Light"/>
          <w:i/>
          <w:iCs/>
        </w:rPr>
        <w:t>Open Source</w:t>
      </w:r>
      <w:proofErr w:type="gramEnd"/>
      <w:r w:rsidRPr="00E17F08">
        <w:rPr>
          <w:rFonts w:ascii="Calibri Light" w:hAnsiTheme="majorHAnsi" w:cs="Calibri Light"/>
          <w:i/>
          <w:iCs/>
        </w:rPr>
        <w:t xml:space="preserve"> Software</w:t>
      </w:r>
      <w:r w:rsidRPr="00E17F08">
        <w:rPr>
          <w:rFonts w:ascii="Calibri Light" w:hAnsiTheme="majorHAnsi" w:cs="Calibri Light"/>
        </w:rPr>
        <w:t xml:space="preserve">, </w:t>
      </w:r>
      <w:r w:rsidRPr="00E17F08">
        <w:rPr>
          <w:rFonts w:ascii="Calibri Light" w:hAnsiTheme="majorHAnsi" w:cs="Calibri Light"/>
          <w:i/>
          <w:iCs/>
        </w:rPr>
        <w:t>1</w:t>
      </w:r>
      <w:r w:rsidRPr="00E17F08">
        <w:rPr>
          <w:rFonts w:ascii="Calibri Light" w:hAnsiTheme="majorHAnsi" w:cs="Calibri Light"/>
        </w:rPr>
        <w:t>(5), 27. https://doi.org/10.21105/joss.00027</w:t>
      </w:r>
    </w:p>
    <w:p w14:paraId="12C0235F"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t xml:space="preserve">Carroll, R. L. (1997). </w:t>
      </w:r>
      <w:r w:rsidRPr="00E17F08">
        <w:rPr>
          <w:rFonts w:ascii="Calibri Light" w:hAnsiTheme="majorHAnsi" w:cs="Calibri Light"/>
          <w:i/>
          <w:iCs/>
        </w:rPr>
        <w:t>Vertebrate Paleontology and Evolution</w:t>
      </w:r>
      <w:r w:rsidRPr="00E17F08">
        <w:rPr>
          <w:rFonts w:ascii="Calibri Light" w:hAnsiTheme="majorHAnsi" w:cs="Calibri Light"/>
        </w:rPr>
        <w:t xml:space="preserve"> (7th ed.). W.H. Freeman and Company.</w:t>
      </w:r>
    </w:p>
    <w:p w14:paraId="7019C149"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t xml:space="preserve">Conover, D. O., &amp; Kynard, B. E. (2013). </w:t>
      </w:r>
      <w:r w:rsidRPr="00E17F08">
        <w:rPr>
          <w:rFonts w:ascii="Calibri Light" w:hAnsiTheme="majorHAnsi" w:cs="Calibri Light"/>
          <w:i/>
          <w:iCs/>
        </w:rPr>
        <w:t xml:space="preserve">Environmental Sex Determination: Interaction of Temperature and Genotype in a Fish Environmental Sex </w:t>
      </w:r>
      <w:proofErr w:type="spellStart"/>
      <w:r w:rsidRPr="00E17F08">
        <w:rPr>
          <w:rFonts w:ascii="Calibri Light" w:hAnsiTheme="majorHAnsi" w:cs="Calibri Light"/>
          <w:i/>
          <w:iCs/>
        </w:rPr>
        <w:t>Determinaffon</w:t>
      </w:r>
      <w:proofErr w:type="spellEnd"/>
      <w:r w:rsidRPr="00E17F08">
        <w:rPr>
          <w:rFonts w:ascii="Calibri Light" w:hAnsiTheme="majorHAnsi" w:cs="Calibri Light"/>
          <w:i/>
          <w:iCs/>
        </w:rPr>
        <w:t>: Interaction of Temperature and Genotype in a Fish</w:t>
      </w:r>
      <w:r w:rsidRPr="00E17F08">
        <w:rPr>
          <w:rFonts w:ascii="Calibri Light" w:hAnsiTheme="majorHAnsi" w:cs="Calibri Light"/>
        </w:rPr>
        <w:t xml:space="preserve">. </w:t>
      </w:r>
      <w:r w:rsidRPr="00E17F08">
        <w:rPr>
          <w:rFonts w:ascii="Calibri Light" w:hAnsiTheme="majorHAnsi" w:cs="Calibri Light"/>
          <w:i/>
          <w:iCs/>
        </w:rPr>
        <w:t>213</w:t>
      </w:r>
      <w:r w:rsidRPr="00E17F08">
        <w:rPr>
          <w:rFonts w:ascii="Calibri Light" w:hAnsiTheme="majorHAnsi" w:cs="Calibri Light"/>
        </w:rPr>
        <w:t>(4507), 577–579.</w:t>
      </w:r>
    </w:p>
    <w:p w14:paraId="2718FC31"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t xml:space="preserve">Devlin, R. H., &amp; </w:t>
      </w:r>
      <w:proofErr w:type="spellStart"/>
      <w:r w:rsidRPr="00E17F08">
        <w:rPr>
          <w:rFonts w:ascii="Calibri Light" w:hAnsiTheme="majorHAnsi" w:cs="Calibri Light"/>
        </w:rPr>
        <w:t>Nagahama</w:t>
      </w:r>
      <w:proofErr w:type="spellEnd"/>
      <w:r w:rsidRPr="00E17F08">
        <w:rPr>
          <w:rFonts w:ascii="Calibri Light" w:hAnsiTheme="majorHAnsi" w:cs="Calibri Light"/>
        </w:rPr>
        <w:t xml:space="preserve">, Y. (2002). Sex determination and sex differentiation in fish: An overview of genetic, physiological, and environmental influences. </w:t>
      </w:r>
      <w:r w:rsidRPr="00E17F08">
        <w:rPr>
          <w:rFonts w:ascii="Calibri Light" w:hAnsiTheme="majorHAnsi" w:cs="Calibri Light"/>
          <w:i/>
          <w:iCs/>
        </w:rPr>
        <w:t>Aquaculture</w:t>
      </w:r>
      <w:r w:rsidRPr="00E17F08">
        <w:rPr>
          <w:rFonts w:ascii="Calibri Light" w:hAnsiTheme="majorHAnsi" w:cs="Calibri Light"/>
        </w:rPr>
        <w:t xml:space="preserve">, </w:t>
      </w:r>
      <w:r w:rsidRPr="00E17F08">
        <w:rPr>
          <w:rFonts w:ascii="Calibri Light" w:hAnsiTheme="majorHAnsi" w:cs="Calibri Light"/>
          <w:i/>
          <w:iCs/>
        </w:rPr>
        <w:t>208</w:t>
      </w:r>
      <w:r w:rsidRPr="00E17F08">
        <w:rPr>
          <w:rFonts w:ascii="Calibri Light" w:hAnsiTheme="majorHAnsi" w:cs="Calibri Light"/>
        </w:rPr>
        <w:t>(3–4), 191–364. https://doi.org/10.1016/S0044-8486(02)00057-1</w:t>
      </w:r>
    </w:p>
    <w:p w14:paraId="048FA238" w14:textId="77777777" w:rsidR="00E17F08" w:rsidRPr="00E17F08" w:rsidRDefault="00E17F08" w:rsidP="00E17F08">
      <w:pPr>
        <w:pStyle w:val="Bibliography"/>
        <w:spacing w:line="276" w:lineRule="auto"/>
        <w:rPr>
          <w:rFonts w:ascii="Calibri Light" w:hAnsiTheme="majorHAnsi" w:cs="Calibri Light"/>
        </w:rPr>
      </w:pPr>
      <w:proofErr w:type="spellStart"/>
      <w:r w:rsidRPr="00E17F08">
        <w:rPr>
          <w:rFonts w:ascii="Calibri Light" w:hAnsiTheme="majorHAnsi" w:cs="Calibri Light"/>
        </w:rPr>
        <w:t>Geffroy</w:t>
      </w:r>
      <w:proofErr w:type="spellEnd"/>
      <w:r w:rsidRPr="00E17F08">
        <w:rPr>
          <w:rFonts w:ascii="Calibri Light" w:hAnsiTheme="majorHAnsi" w:cs="Calibri Light"/>
        </w:rPr>
        <w:t xml:space="preserve">, B., &amp; </w:t>
      </w:r>
      <w:proofErr w:type="spellStart"/>
      <w:r w:rsidRPr="00E17F08">
        <w:rPr>
          <w:rFonts w:ascii="Calibri Light" w:hAnsiTheme="majorHAnsi" w:cs="Calibri Light"/>
        </w:rPr>
        <w:t>Wedekind</w:t>
      </w:r>
      <w:proofErr w:type="spellEnd"/>
      <w:r w:rsidRPr="00E17F08">
        <w:rPr>
          <w:rFonts w:ascii="Calibri Light" w:hAnsiTheme="majorHAnsi" w:cs="Calibri Light"/>
        </w:rPr>
        <w:t xml:space="preserve">, C. (2020). Effects of global warming on sex ratios in fishes. </w:t>
      </w:r>
      <w:r w:rsidRPr="00E17F08">
        <w:rPr>
          <w:rFonts w:ascii="Calibri Light" w:hAnsiTheme="majorHAnsi" w:cs="Calibri Light"/>
          <w:i/>
          <w:iCs/>
        </w:rPr>
        <w:t>Journal of Fish Biology</w:t>
      </w:r>
      <w:r w:rsidRPr="00E17F08">
        <w:rPr>
          <w:rFonts w:ascii="Calibri Light" w:hAnsiTheme="majorHAnsi" w:cs="Calibri Light"/>
        </w:rPr>
        <w:t xml:space="preserve">, </w:t>
      </w:r>
      <w:r w:rsidRPr="00E17F08">
        <w:rPr>
          <w:rFonts w:ascii="Calibri Light" w:hAnsiTheme="majorHAnsi" w:cs="Calibri Light"/>
          <w:i/>
          <w:iCs/>
        </w:rPr>
        <w:t>97</w:t>
      </w:r>
      <w:r w:rsidRPr="00E17F08">
        <w:rPr>
          <w:rFonts w:ascii="Calibri Light" w:hAnsiTheme="majorHAnsi" w:cs="Calibri Light"/>
        </w:rPr>
        <w:t>(3), 596–606. https://doi.org/10.1111/jfb.14429</w:t>
      </w:r>
    </w:p>
    <w:p w14:paraId="154EFD96"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t xml:space="preserve">Gilpin, M. E., &amp; Soule, M. E. (1986). Viable Populations for Conservation. In </w:t>
      </w:r>
      <w:r w:rsidRPr="00E17F08">
        <w:rPr>
          <w:rFonts w:ascii="Calibri Light" w:hAnsiTheme="majorHAnsi" w:cs="Calibri Light"/>
          <w:i/>
          <w:iCs/>
        </w:rPr>
        <w:t>Minimum viable populations: Processes of species extinction</w:t>
      </w:r>
      <w:r w:rsidRPr="00E17F08">
        <w:rPr>
          <w:rFonts w:ascii="Calibri Light" w:hAnsiTheme="majorHAnsi" w:cs="Calibri Light"/>
        </w:rPr>
        <w:t>. Cambridge University Press.</w:t>
      </w:r>
    </w:p>
    <w:p w14:paraId="126322A9"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t xml:space="preserve">Hutchings, J. A., &amp; Gerber, L. (2002). Sex–biased dispersal in a salmonid fish. </w:t>
      </w:r>
      <w:r w:rsidRPr="00E17F08">
        <w:rPr>
          <w:rFonts w:ascii="Calibri Light" w:hAnsiTheme="majorHAnsi" w:cs="Calibri Light"/>
          <w:i/>
          <w:iCs/>
        </w:rPr>
        <w:t>Proceedings of the Royal Society B: Biological Sciences</w:t>
      </w:r>
      <w:r w:rsidRPr="00E17F08">
        <w:rPr>
          <w:rFonts w:ascii="Calibri Light" w:hAnsiTheme="majorHAnsi" w:cs="Calibri Light"/>
        </w:rPr>
        <w:t xml:space="preserve">, </w:t>
      </w:r>
      <w:r w:rsidRPr="00E17F08">
        <w:rPr>
          <w:rFonts w:ascii="Calibri Light" w:hAnsiTheme="majorHAnsi" w:cs="Calibri Light"/>
          <w:i/>
          <w:iCs/>
        </w:rPr>
        <w:t>269</w:t>
      </w:r>
      <w:r w:rsidRPr="00E17F08">
        <w:rPr>
          <w:rFonts w:ascii="Calibri Light" w:hAnsiTheme="majorHAnsi" w:cs="Calibri Light"/>
        </w:rPr>
        <w:t>, 2487–2493. https://doi.org/10.1098/rspb.2002.2176</w:t>
      </w:r>
    </w:p>
    <w:p w14:paraId="00356598"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t xml:space="preserve">Kikuchi, K., &amp; Hamaguchi, S. (2013). Novel sex-determining genes in fish and sex chromosome evolution. </w:t>
      </w:r>
      <w:r w:rsidRPr="00E17F08">
        <w:rPr>
          <w:rFonts w:ascii="Calibri Light" w:hAnsiTheme="majorHAnsi" w:cs="Calibri Light"/>
          <w:i/>
          <w:iCs/>
        </w:rPr>
        <w:t>Developmental Dynamics</w:t>
      </w:r>
      <w:r w:rsidRPr="00E17F08">
        <w:rPr>
          <w:rFonts w:ascii="Calibri Light" w:hAnsiTheme="majorHAnsi" w:cs="Calibri Light"/>
        </w:rPr>
        <w:t xml:space="preserve">, </w:t>
      </w:r>
      <w:r w:rsidRPr="00E17F08">
        <w:rPr>
          <w:rFonts w:ascii="Calibri Light" w:hAnsiTheme="majorHAnsi" w:cs="Calibri Light"/>
          <w:i/>
          <w:iCs/>
        </w:rPr>
        <w:t>242</w:t>
      </w:r>
      <w:r w:rsidRPr="00E17F08">
        <w:rPr>
          <w:rFonts w:ascii="Calibri Light" w:hAnsiTheme="majorHAnsi" w:cs="Calibri Light"/>
        </w:rPr>
        <w:t>(4), 339–353. https://doi.org/10.1002/dvdy.23927</w:t>
      </w:r>
    </w:p>
    <w:p w14:paraId="1B87348A"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t xml:space="preserve">Kobayashi, Y., </w:t>
      </w:r>
      <w:proofErr w:type="spellStart"/>
      <w:r w:rsidRPr="00E17F08">
        <w:rPr>
          <w:rFonts w:ascii="Calibri Light" w:hAnsiTheme="majorHAnsi" w:cs="Calibri Light"/>
        </w:rPr>
        <w:t>Nagahama</w:t>
      </w:r>
      <w:proofErr w:type="spellEnd"/>
      <w:r w:rsidRPr="00E17F08">
        <w:rPr>
          <w:rFonts w:ascii="Calibri Light" w:hAnsiTheme="majorHAnsi" w:cs="Calibri Light"/>
        </w:rPr>
        <w:t xml:space="preserve">, Y., &amp; Nakamura, M. (2013). Diversity and Plasticity of Sex Determination and Differentiation in Fishes. </w:t>
      </w:r>
      <w:r w:rsidRPr="00E17F08">
        <w:rPr>
          <w:rFonts w:ascii="Calibri Light" w:hAnsiTheme="majorHAnsi" w:cs="Calibri Light"/>
          <w:i/>
          <w:iCs/>
        </w:rPr>
        <w:t>Sexual Development</w:t>
      </w:r>
      <w:r w:rsidRPr="00E17F08">
        <w:rPr>
          <w:rFonts w:ascii="Calibri Light" w:hAnsiTheme="majorHAnsi" w:cs="Calibri Light"/>
        </w:rPr>
        <w:t xml:space="preserve">, </w:t>
      </w:r>
      <w:r w:rsidRPr="00E17F08">
        <w:rPr>
          <w:rFonts w:ascii="Calibri Light" w:hAnsiTheme="majorHAnsi" w:cs="Calibri Light"/>
          <w:i/>
          <w:iCs/>
        </w:rPr>
        <w:t>7</w:t>
      </w:r>
      <w:r w:rsidRPr="00E17F08">
        <w:rPr>
          <w:rFonts w:ascii="Calibri Light" w:hAnsiTheme="majorHAnsi" w:cs="Calibri Light"/>
        </w:rPr>
        <w:t>(1–3), 115–125. https://doi.org/10.1159/000342009</w:t>
      </w:r>
    </w:p>
    <w:p w14:paraId="2CF74E14" w14:textId="77777777" w:rsidR="00E17F08" w:rsidRPr="00E17F08" w:rsidRDefault="00E17F08" w:rsidP="00E17F08">
      <w:pPr>
        <w:pStyle w:val="Bibliography"/>
        <w:spacing w:line="276" w:lineRule="auto"/>
        <w:rPr>
          <w:rFonts w:ascii="Calibri Light" w:hAnsiTheme="majorHAnsi" w:cs="Calibri Light"/>
        </w:rPr>
      </w:pPr>
      <w:proofErr w:type="spellStart"/>
      <w:r w:rsidRPr="00E17F08">
        <w:rPr>
          <w:rFonts w:ascii="Calibri Light" w:hAnsiTheme="majorHAnsi" w:cs="Calibri Light"/>
        </w:rPr>
        <w:t>Korneliussen</w:t>
      </w:r>
      <w:proofErr w:type="spellEnd"/>
      <w:r w:rsidRPr="00E17F08">
        <w:rPr>
          <w:rFonts w:ascii="Calibri Light" w:hAnsiTheme="majorHAnsi" w:cs="Calibri Light"/>
        </w:rPr>
        <w:t xml:space="preserve">, T. S., </w:t>
      </w:r>
      <w:proofErr w:type="spellStart"/>
      <w:r w:rsidRPr="00E17F08">
        <w:rPr>
          <w:rFonts w:ascii="Calibri Light" w:hAnsiTheme="majorHAnsi" w:cs="Calibri Light"/>
        </w:rPr>
        <w:t>Albrechtsen</w:t>
      </w:r>
      <w:proofErr w:type="spellEnd"/>
      <w:r w:rsidRPr="00E17F08">
        <w:rPr>
          <w:rFonts w:ascii="Calibri Light" w:hAnsiTheme="majorHAnsi" w:cs="Calibri Light"/>
        </w:rPr>
        <w:t xml:space="preserve">, A., &amp; Nielsen, R. (2014). ANGSD: Analysis of Next Generation Sequencing Data. </w:t>
      </w:r>
      <w:r w:rsidRPr="00E17F08">
        <w:rPr>
          <w:rFonts w:ascii="Calibri Light" w:hAnsiTheme="majorHAnsi" w:cs="Calibri Light"/>
          <w:i/>
          <w:iCs/>
        </w:rPr>
        <w:t>BMC Bioinformatics</w:t>
      </w:r>
      <w:r w:rsidRPr="00E17F08">
        <w:rPr>
          <w:rFonts w:ascii="Calibri Light" w:hAnsiTheme="majorHAnsi" w:cs="Calibri Light"/>
        </w:rPr>
        <w:t xml:space="preserve">, </w:t>
      </w:r>
      <w:r w:rsidRPr="00E17F08">
        <w:rPr>
          <w:rFonts w:ascii="Calibri Light" w:hAnsiTheme="majorHAnsi" w:cs="Calibri Light"/>
          <w:i/>
          <w:iCs/>
        </w:rPr>
        <w:t>15</w:t>
      </w:r>
      <w:r w:rsidRPr="00E17F08">
        <w:rPr>
          <w:rFonts w:ascii="Calibri Light" w:hAnsiTheme="majorHAnsi" w:cs="Calibri Light"/>
        </w:rPr>
        <w:t>(1), 1–13. https://doi.org/10.1186/s12859-014-0356-4</w:t>
      </w:r>
    </w:p>
    <w:p w14:paraId="267B231E" w14:textId="77777777" w:rsidR="00E17F08" w:rsidRPr="00E17F08" w:rsidRDefault="00E17F08" w:rsidP="00E17F08">
      <w:pPr>
        <w:pStyle w:val="Bibliography"/>
        <w:spacing w:line="276" w:lineRule="auto"/>
        <w:rPr>
          <w:rFonts w:ascii="Calibri Light" w:hAnsiTheme="majorHAnsi" w:cs="Calibri Light"/>
        </w:rPr>
      </w:pPr>
      <w:proofErr w:type="spellStart"/>
      <w:r w:rsidRPr="00E17F08">
        <w:rPr>
          <w:rFonts w:ascii="Calibri Light" w:hAnsiTheme="majorHAnsi" w:cs="Calibri Light"/>
        </w:rPr>
        <w:lastRenderedPageBreak/>
        <w:t>Korpelainen</w:t>
      </w:r>
      <w:proofErr w:type="spellEnd"/>
      <w:r w:rsidRPr="00E17F08">
        <w:rPr>
          <w:rFonts w:ascii="Calibri Light" w:hAnsiTheme="majorHAnsi" w:cs="Calibri Light"/>
        </w:rPr>
        <w:t xml:space="preserve">, H. (1990). SEX RATIOS AND CONDITIONS REQUIRED FOR ENVIRONMENTAL SEX DETERMINATION IN ANIMALS. </w:t>
      </w:r>
      <w:r w:rsidRPr="00E17F08">
        <w:rPr>
          <w:rFonts w:ascii="Calibri Light" w:hAnsiTheme="majorHAnsi" w:cs="Calibri Light"/>
          <w:i/>
          <w:iCs/>
        </w:rPr>
        <w:t>Biological Reviews</w:t>
      </w:r>
      <w:r w:rsidRPr="00E17F08">
        <w:rPr>
          <w:rFonts w:ascii="Calibri Light" w:hAnsiTheme="majorHAnsi" w:cs="Calibri Light"/>
        </w:rPr>
        <w:t xml:space="preserve">, </w:t>
      </w:r>
      <w:r w:rsidRPr="00E17F08">
        <w:rPr>
          <w:rFonts w:ascii="Calibri Light" w:hAnsiTheme="majorHAnsi" w:cs="Calibri Light"/>
          <w:i/>
          <w:iCs/>
        </w:rPr>
        <w:t>65</w:t>
      </w:r>
      <w:r w:rsidRPr="00E17F08">
        <w:rPr>
          <w:rFonts w:ascii="Calibri Light" w:hAnsiTheme="majorHAnsi" w:cs="Calibri Light"/>
        </w:rPr>
        <w:t>(2), 147–184. https://doi.org/10.1111/j.1469-185X.1990.tb01187.x</w:t>
      </w:r>
    </w:p>
    <w:p w14:paraId="5CFF052C" w14:textId="77777777" w:rsidR="00E17F08" w:rsidRPr="00E17F08" w:rsidRDefault="00E17F08" w:rsidP="00E17F08">
      <w:pPr>
        <w:pStyle w:val="Bibliography"/>
        <w:spacing w:line="276" w:lineRule="auto"/>
        <w:rPr>
          <w:rFonts w:ascii="Calibri Light" w:hAnsiTheme="majorHAnsi" w:cs="Calibri Light"/>
        </w:rPr>
      </w:pPr>
      <w:proofErr w:type="spellStart"/>
      <w:r w:rsidRPr="00E17F08">
        <w:rPr>
          <w:rFonts w:ascii="Calibri Light" w:hAnsiTheme="majorHAnsi" w:cs="Calibri Light"/>
        </w:rPr>
        <w:t>Lande</w:t>
      </w:r>
      <w:proofErr w:type="spellEnd"/>
      <w:r w:rsidRPr="00E17F08">
        <w:rPr>
          <w:rFonts w:ascii="Calibri Light" w:hAnsiTheme="majorHAnsi" w:cs="Calibri Light"/>
        </w:rPr>
        <w:t xml:space="preserve">, R. (1993). Risks of Population Extinction from Demographic and Environmental Stochasticity and Random Catastrophes. </w:t>
      </w:r>
      <w:r w:rsidRPr="00E17F08">
        <w:rPr>
          <w:rFonts w:ascii="Calibri Light" w:hAnsiTheme="majorHAnsi" w:cs="Calibri Light"/>
          <w:i/>
          <w:iCs/>
        </w:rPr>
        <w:t>The American Naturalist</w:t>
      </w:r>
      <w:r w:rsidRPr="00E17F08">
        <w:rPr>
          <w:rFonts w:ascii="Calibri Light" w:hAnsiTheme="majorHAnsi" w:cs="Calibri Light"/>
        </w:rPr>
        <w:t xml:space="preserve">, </w:t>
      </w:r>
      <w:r w:rsidRPr="00E17F08">
        <w:rPr>
          <w:rFonts w:ascii="Calibri Light" w:hAnsiTheme="majorHAnsi" w:cs="Calibri Light"/>
          <w:i/>
          <w:iCs/>
        </w:rPr>
        <w:t>142</w:t>
      </w:r>
      <w:r w:rsidRPr="00E17F08">
        <w:rPr>
          <w:rFonts w:ascii="Calibri Light" w:hAnsiTheme="majorHAnsi" w:cs="Calibri Light"/>
        </w:rPr>
        <w:t>(6), 911–927. https://doi.org/10.1086/285580</w:t>
      </w:r>
    </w:p>
    <w:p w14:paraId="3E764991"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t xml:space="preserve">Langmead, B., &amp; </w:t>
      </w:r>
      <w:proofErr w:type="spellStart"/>
      <w:r w:rsidRPr="00E17F08">
        <w:rPr>
          <w:rFonts w:ascii="Calibri Light" w:hAnsiTheme="majorHAnsi" w:cs="Calibri Light"/>
        </w:rPr>
        <w:t>Salzberg</w:t>
      </w:r>
      <w:proofErr w:type="spellEnd"/>
      <w:r w:rsidRPr="00E17F08">
        <w:rPr>
          <w:rFonts w:ascii="Calibri Light" w:hAnsiTheme="majorHAnsi" w:cs="Calibri Light"/>
        </w:rPr>
        <w:t xml:space="preserve">, S. L. (2012). Fast gapped-read alignment with Bowtie 2. </w:t>
      </w:r>
      <w:r w:rsidRPr="00E17F08">
        <w:rPr>
          <w:rFonts w:ascii="Calibri Light" w:hAnsiTheme="majorHAnsi" w:cs="Calibri Light"/>
          <w:i/>
          <w:iCs/>
        </w:rPr>
        <w:t>Nature Methods</w:t>
      </w:r>
      <w:r w:rsidRPr="00E17F08">
        <w:rPr>
          <w:rFonts w:ascii="Calibri Light" w:hAnsiTheme="majorHAnsi" w:cs="Calibri Light"/>
        </w:rPr>
        <w:t xml:space="preserve">, </w:t>
      </w:r>
      <w:r w:rsidRPr="00E17F08">
        <w:rPr>
          <w:rFonts w:ascii="Calibri Light" w:hAnsiTheme="majorHAnsi" w:cs="Calibri Light"/>
          <w:i/>
          <w:iCs/>
        </w:rPr>
        <w:t>9</w:t>
      </w:r>
      <w:r w:rsidRPr="00E17F08">
        <w:rPr>
          <w:rFonts w:ascii="Calibri Light" w:hAnsiTheme="majorHAnsi" w:cs="Calibri Light"/>
        </w:rPr>
        <w:t>(4), 357–359. https://doi.org/10.1038/nmeth.1923</w:t>
      </w:r>
    </w:p>
    <w:p w14:paraId="5AF11EAF"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t xml:space="preserve">Li, H., &amp; Durbin, R. (2009). Fast and accurate short read alignment with Burrows-Wheeler transform. </w:t>
      </w:r>
      <w:r w:rsidRPr="00E17F08">
        <w:rPr>
          <w:rFonts w:ascii="Calibri Light" w:hAnsiTheme="majorHAnsi" w:cs="Calibri Light"/>
          <w:i/>
          <w:iCs/>
        </w:rPr>
        <w:t>Bioinformatics</w:t>
      </w:r>
      <w:r w:rsidRPr="00E17F08">
        <w:rPr>
          <w:rFonts w:ascii="Calibri Light" w:hAnsiTheme="majorHAnsi" w:cs="Calibri Light"/>
        </w:rPr>
        <w:t xml:space="preserve">, </w:t>
      </w:r>
      <w:r w:rsidRPr="00E17F08">
        <w:rPr>
          <w:rFonts w:ascii="Calibri Light" w:hAnsiTheme="majorHAnsi" w:cs="Calibri Light"/>
          <w:i/>
          <w:iCs/>
        </w:rPr>
        <w:t>25</w:t>
      </w:r>
      <w:r w:rsidRPr="00E17F08">
        <w:rPr>
          <w:rFonts w:ascii="Calibri Light" w:hAnsiTheme="majorHAnsi" w:cs="Calibri Light"/>
        </w:rPr>
        <w:t>(14), 1754–1760. https://doi.org/10.1093/bioinformatics/btp324</w:t>
      </w:r>
    </w:p>
    <w:p w14:paraId="6F3305B3"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t xml:space="preserve">Li, H., </w:t>
      </w:r>
      <w:proofErr w:type="spellStart"/>
      <w:r w:rsidRPr="00E17F08">
        <w:rPr>
          <w:rFonts w:ascii="Calibri Light" w:hAnsiTheme="majorHAnsi" w:cs="Calibri Light"/>
        </w:rPr>
        <w:t>Handsaker</w:t>
      </w:r>
      <w:proofErr w:type="spellEnd"/>
      <w:r w:rsidRPr="00E17F08">
        <w:rPr>
          <w:rFonts w:ascii="Calibri Light" w:hAnsiTheme="majorHAnsi" w:cs="Calibri Light"/>
        </w:rPr>
        <w:t xml:space="preserve">, B., </w:t>
      </w:r>
      <w:proofErr w:type="spellStart"/>
      <w:r w:rsidRPr="00E17F08">
        <w:rPr>
          <w:rFonts w:ascii="Calibri Light" w:hAnsiTheme="majorHAnsi" w:cs="Calibri Light"/>
        </w:rPr>
        <w:t>Wysoker</w:t>
      </w:r>
      <w:proofErr w:type="spellEnd"/>
      <w:r w:rsidRPr="00E17F08">
        <w:rPr>
          <w:rFonts w:ascii="Calibri Light" w:hAnsiTheme="majorHAnsi" w:cs="Calibri Light"/>
        </w:rPr>
        <w:t xml:space="preserve">, A., Fennell, T., </w:t>
      </w:r>
      <w:proofErr w:type="spellStart"/>
      <w:r w:rsidRPr="00E17F08">
        <w:rPr>
          <w:rFonts w:ascii="Calibri Light" w:hAnsiTheme="majorHAnsi" w:cs="Calibri Light"/>
        </w:rPr>
        <w:t>Ruan</w:t>
      </w:r>
      <w:proofErr w:type="spellEnd"/>
      <w:r w:rsidRPr="00E17F08">
        <w:rPr>
          <w:rFonts w:ascii="Calibri Light" w:hAnsiTheme="majorHAnsi" w:cs="Calibri Light"/>
        </w:rPr>
        <w:t xml:space="preserve">, J., Homer, N., Marth, G., </w:t>
      </w:r>
      <w:proofErr w:type="spellStart"/>
      <w:r w:rsidRPr="00E17F08">
        <w:rPr>
          <w:rFonts w:ascii="Calibri Light" w:hAnsiTheme="majorHAnsi" w:cs="Calibri Light"/>
        </w:rPr>
        <w:t>Abecasis</w:t>
      </w:r>
      <w:proofErr w:type="spellEnd"/>
      <w:r w:rsidRPr="00E17F08">
        <w:rPr>
          <w:rFonts w:ascii="Calibri Light" w:hAnsiTheme="majorHAnsi" w:cs="Calibri Light"/>
        </w:rPr>
        <w:t xml:space="preserve">, G., &amp; Durbin, R. (2009). The Sequence Alignment/Map format and </w:t>
      </w:r>
      <w:proofErr w:type="spellStart"/>
      <w:r w:rsidRPr="00E17F08">
        <w:rPr>
          <w:rFonts w:ascii="Calibri Light" w:hAnsiTheme="majorHAnsi" w:cs="Calibri Light"/>
        </w:rPr>
        <w:t>SAMtools</w:t>
      </w:r>
      <w:proofErr w:type="spellEnd"/>
      <w:r w:rsidRPr="00E17F08">
        <w:rPr>
          <w:rFonts w:ascii="Calibri Light" w:hAnsiTheme="majorHAnsi" w:cs="Calibri Light"/>
        </w:rPr>
        <w:t xml:space="preserve">. </w:t>
      </w:r>
      <w:r w:rsidRPr="00E17F08">
        <w:rPr>
          <w:rFonts w:ascii="Calibri Light" w:hAnsiTheme="majorHAnsi" w:cs="Calibri Light"/>
          <w:i/>
          <w:iCs/>
        </w:rPr>
        <w:t>Bioinformatics</w:t>
      </w:r>
      <w:r w:rsidRPr="00E17F08">
        <w:rPr>
          <w:rFonts w:ascii="Calibri Light" w:hAnsiTheme="majorHAnsi" w:cs="Calibri Light"/>
        </w:rPr>
        <w:t xml:space="preserve">, </w:t>
      </w:r>
      <w:r w:rsidRPr="00E17F08">
        <w:rPr>
          <w:rFonts w:ascii="Calibri Light" w:hAnsiTheme="majorHAnsi" w:cs="Calibri Light"/>
          <w:i/>
          <w:iCs/>
        </w:rPr>
        <w:t>25</w:t>
      </w:r>
      <w:r w:rsidRPr="00E17F08">
        <w:rPr>
          <w:rFonts w:ascii="Calibri Light" w:hAnsiTheme="majorHAnsi" w:cs="Calibri Light"/>
        </w:rPr>
        <w:t>(16), 2078–2079. https://doi.org/10.1093/bioinformatics/btp352</w:t>
      </w:r>
    </w:p>
    <w:p w14:paraId="136E93F9"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t xml:space="preserve">Lindberg, J. C., </w:t>
      </w:r>
      <w:proofErr w:type="spellStart"/>
      <w:r w:rsidRPr="00E17F08">
        <w:rPr>
          <w:rFonts w:ascii="Calibri Light" w:hAnsiTheme="majorHAnsi" w:cs="Calibri Light"/>
        </w:rPr>
        <w:t>Tigan</w:t>
      </w:r>
      <w:proofErr w:type="spellEnd"/>
      <w:r w:rsidRPr="00E17F08">
        <w:rPr>
          <w:rFonts w:ascii="Calibri Light" w:hAnsiTheme="majorHAnsi" w:cs="Calibri Light"/>
        </w:rPr>
        <w:t xml:space="preserve">, G., Ellison, L., </w:t>
      </w:r>
      <w:proofErr w:type="spellStart"/>
      <w:r w:rsidRPr="00E17F08">
        <w:rPr>
          <w:rFonts w:ascii="Calibri Light" w:hAnsiTheme="majorHAnsi" w:cs="Calibri Light"/>
        </w:rPr>
        <w:t>Rettinghouse</w:t>
      </w:r>
      <w:proofErr w:type="spellEnd"/>
      <w:r w:rsidRPr="00E17F08">
        <w:rPr>
          <w:rFonts w:ascii="Calibri Light" w:hAnsiTheme="majorHAnsi" w:cs="Calibri Light"/>
        </w:rPr>
        <w:t xml:space="preserve">, T., Nagel, M. M., &amp; Fisch, K. M. (2013). Aquaculture methods for a genetically managed population of endangered delta smelt. </w:t>
      </w:r>
      <w:r w:rsidRPr="00E17F08">
        <w:rPr>
          <w:rFonts w:ascii="Calibri Light" w:hAnsiTheme="majorHAnsi" w:cs="Calibri Light"/>
          <w:i/>
          <w:iCs/>
        </w:rPr>
        <w:t>North American Journal of Aquaculture</w:t>
      </w:r>
      <w:r w:rsidRPr="00E17F08">
        <w:rPr>
          <w:rFonts w:ascii="Calibri Light" w:hAnsiTheme="majorHAnsi" w:cs="Calibri Light"/>
        </w:rPr>
        <w:t xml:space="preserve">, </w:t>
      </w:r>
      <w:r w:rsidRPr="00E17F08">
        <w:rPr>
          <w:rFonts w:ascii="Calibri Light" w:hAnsiTheme="majorHAnsi" w:cs="Calibri Light"/>
          <w:i/>
          <w:iCs/>
        </w:rPr>
        <w:t>75</w:t>
      </w:r>
      <w:r w:rsidRPr="00E17F08">
        <w:rPr>
          <w:rFonts w:ascii="Calibri Light" w:hAnsiTheme="majorHAnsi" w:cs="Calibri Light"/>
        </w:rPr>
        <w:t>(2), 186–196. https://doi.org/10.1080/15222055.2012.751942</w:t>
      </w:r>
    </w:p>
    <w:p w14:paraId="142F7952"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t xml:space="preserve">Long, J. A. (2011). </w:t>
      </w:r>
      <w:r w:rsidRPr="00E17F08">
        <w:rPr>
          <w:rFonts w:ascii="Calibri Light" w:hAnsiTheme="majorHAnsi" w:cs="Calibri Light"/>
          <w:i/>
          <w:iCs/>
        </w:rPr>
        <w:t xml:space="preserve">The Rise of Fishes: 500 </w:t>
      </w:r>
      <w:proofErr w:type="gramStart"/>
      <w:r w:rsidRPr="00E17F08">
        <w:rPr>
          <w:rFonts w:ascii="Calibri Light" w:hAnsiTheme="majorHAnsi" w:cs="Calibri Light"/>
          <w:i/>
          <w:iCs/>
        </w:rPr>
        <w:t>Million</w:t>
      </w:r>
      <w:proofErr w:type="gramEnd"/>
      <w:r w:rsidRPr="00E17F08">
        <w:rPr>
          <w:rFonts w:ascii="Calibri Light" w:hAnsiTheme="majorHAnsi" w:cs="Calibri Light"/>
          <w:i/>
          <w:iCs/>
        </w:rPr>
        <w:t xml:space="preserve"> Years of Evolution</w:t>
      </w:r>
      <w:r w:rsidRPr="00E17F08">
        <w:rPr>
          <w:rFonts w:ascii="Calibri Light" w:hAnsiTheme="majorHAnsi" w:cs="Calibri Light"/>
        </w:rPr>
        <w:t xml:space="preserve"> (2nd ed.). Johns Hopkins University Press.</w:t>
      </w:r>
    </w:p>
    <w:p w14:paraId="7C4E0BAA" w14:textId="77777777" w:rsidR="00E17F08" w:rsidRPr="00E17F08" w:rsidRDefault="00E17F08" w:rsidP="00E17F08">
      <w:pPr>
        <w:pStyle w:val="Bibliography"/>
        <w:spacing w:line="276" w:lineRule="auto"/>
        <w:rPr>
          <w:rFonts w:ascii="Calibri Light" w:hAnsiTheme="majorHAnsi" w:cs="Calibri Light"/>
        </w:rPr>
      </w:pPr>
      <w:proofErr w:type="spellStart"/>
      <w:r w:rsidRPr="00E17F08">
        <w:rPr>
          <w:rFonts w:ascii="Calibri Light" w:hAnsiTheme="majorHAnsi" w:cs="Calibri Light"/>
        </w:rPr>
        <w:t>Mank</w:t>
      </w:r>
      <w:proofErr w:type="spellEnd"/>
      <w:r w:rsidRPr="00E17F08">
        <w:rPr>
          <w:rFonts w:ascii="Calibri Light" w:hAnsiTheme="majorHAnsi" w:cs="Calibri Light"/>
        </w:rPr>
        <w:t xml:space="preserve">, J. E., &amp; </w:t>
      </w:r>
      <w:proofErr w:type="spellStart"/>
      <w:r w:rsidRPr="00E17F08">
        <w:rPr>
          <w:rFonts w:ascii="Calibri Light" w:hAnsiTheme="majorHAnsi" w:cs="Calibri Light"/>
        </w:rPr>
        <w:t>Avise</w:t>
      </w:r>
      <w:proofErr w:type="spellEnd"/>
      <w:r w:rsidRPr="00E17F08">
        <w:rPr>
          <w:rFonts w:ascii="Calibri Light" w:hAnsiTheme="majorHAnsi" w:cs="Calibri Light"/>
        </w:rPr>
        <w:t xml:space="preserve">, J. C. (2009). Evolutionary diversity and turn-over of sex determination in teleost fishes. </w:t>
      </w:r>
      <w:r w:rsidRPr="00E17F08">
        <w:rPr>
          <w:rFonts w:ascii="Calibri Light" w:hAnsiTheme="majorHAnsi" w:cs="Calibri Light"/>
          <w:i/>
          <w:iCs/>
        </w:rPr>
        <w:t>Sexual Development</w:t>
      </w:r>
      <w:r w:rsidRPr="00E17F08">
        <w:rPr>
          <w:rFonts w:ascii="Calibri Light" w:hAnsiTheme="majorHAnsi" w:cs="Calibri Light"/>
        </w:rPr>
        <w:t xml:space="preserve">, </w:t>
      </w:r>
      <w:r w:rsidRPr="00E17F08">
        <w:rPr>
          <w:rFonts w:ascii="Calibri Light" w:hAnsiTheme="majorHAnsi" w:cs="Calibri Light"/>
          <w:i/>
          <w:iCs/>
        </w:rPr>
        <w:t>3</w:t>
      </w:r>
      <w:r w:rsidRPr="00E17F08">
        <w:rPr>
          <w:rFonts w:ascii="Calibri Light" w:hAnsiTheme="majorHAnsi" w:cs="Calibri Light"/>
        </w:rPr>
        <w:t>(2–3), 60–67. https://doi.org/10.1159/000223071</w:t>
      </w:r>
    </w:p>
    <w:p w14:paraId="59226088"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t xml:space="preserve">Martínez, P., </w:t>
      </w:r>
      <w:proofErr w:type="spellStart"/>
      <w:r w:rsidRPr="00E17F08">
        <w:rPr>
          <w:rFonts w:ascii="Calibri Light" w:hAnsiTheme="majorHAnsi" w:cs="Calibri Light"/>
        </w:rPr>
        <w:t>Viñas</w:t>
      </w:r>
      <w:proofErr w:type="spellEnd"/>
      <w:r w:rsidRPr="00E17F08">
        <w:rPr>
          <w:rFonts w:ascii="Calibri Light" w:hAnsiTheme="majorHAnsi" w:cs="Calibri Light"/>
        </w:rPr>
        <w:t xml:space="preserve">, A. M., Sánchez, L., Díaz, N., </w:t>
      </w:r>
      <w:proofErr w:type="spellStart"/>
      <w:r w:rsidRPr="00E17F08">
        <w:rPr>
          <w:rFonts w:ascii="Calibri Light" w:hAnsiTheme="majorHAnsi" w:cs="Calibri Light"/>
        </w:rPr>
        <w:t>Ribas</w:t>
      </w:r>
      <w:proofErr w:type="spellEnd"/>
      <w:r w:rsidRPr="00E17F08">
        <w:rPr>
          <w:rFonts w:ascii="Calibri Light" w:hAnsiTheme="majorHAnsi" w:cs="Calibri Light"/>
        </w:rPr>
        <w:t xml:space="preserve">, L., &amp; </w:t>
      </w:r>
      <w:proofErr w:type="spellStart"/>
      <w:r w:rsidRPr="00E17F08">
        <w:rPr>
          <w:rFonts w:ascii="Calibri Light" w:hAnsiTheme="majorHAnsi" w:cs="Calibri Light"/>
        </w:rPr>
        <w:t>Piferrer</w:t>
      </w:r>
      <w:proofErr w:type="spellEnd"/>
      <w:r w:rsidRPr="00E17F08">
        <w:rPr>
          <w:rFonts w:ascii="Calibri Light" w:hAnsiTheme="majorHAnsi" w:cs="Calibri Light"/>
        </w:rPr>
        <w:t xml:space="preserve">, F. (2014). Genetic architecture of sex determination in fish: Applications to sex ratio control in aquaculture. </w:t>
      </w:r>
      <w:r w:rsidRPr="00E17F08">
        <w:rPr>
          <w:rFonts w:ascii="Calibri Light" w:hAnsiTheme="majorHAnsi" w:cs="Calibri Light"/>
          <w:i/>
          <w:iCs/>
        </w:rPr>
        <w:t>Frontiers in Genetics</w:t>
      </w:r>
      <w:r w:rsidRPr="00E17F08">
        <w:rPr>
          <w:rFonts w:ascii="Calibri Light" w:hAnsiTheme="majorHAnsi" w:cs="Calibri Light"/>
        </w:rPr>
        <w:t xml:space="preserve">, </w:t>
      </w:r>
      <w:r w:rsidRPr="00E17F08">
        <w:rPr>
          <w:rFonts w:ascii="Calibri Light" w:hAnsiTheme="majorHAnsi" w:cs="Calibri Light"/>
          <w:i/>
          <w:iCs/>
        </w:rPr>
        <w:t>5</w:t>
      </w:r>
      <w:r w:rsidRPr="00E17F08">
        <w:rPr>
          <w:rFonts w:ascii="Calibri Light" w:hAnsiTheme="majorHAnsi" w:cs="Calibri Light"/>
        </w:rPr>
        <w:t>(SEP), 1–13. https://doi.org/10.3389/fgene.2014.00340</w:t>
      </w:r>
    </w:p>
    <w:p w14:paraId="16DE3147"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t xml:space="preserve">Mei, J., &amp; </w:t>
      </w:r>
      <w:proofErr w:type="spellStart"/>
      <w:r w:rsidRPr="00E17F08">
        <w:rPr>
          <w:rFonts w:ascii="Calibri Light" w:hAnsiTheme="majorHAnsi" w:cs="Calibri Light"/>
        </w:rPr>
        <w:t>Gui</w:t>
      </w:r>
      <w:proofErr w:type="spellEnd"/>
      <w:r w:rsidRPr="00E17F08">
        <w:rPr>
          <w:rFonts w:ascii="Calibri Light" w:hAnsiTheme="majorHAnsi" w:cs="Calibri Light"/>
        </w:rPr>
        <w:t xml:space="preserve">, J. F. (2015). Genetic basis and biotechnological manipulation of sexual dimorphism and sex determination in fish. </w:t>
      </w:r>
      <w:r w:rsidRPr="00E17F08">
        <w:rPr>
          <w:rFonts w:ascii="Calibri Light" w:hAnsiTheme="majorHAnsi" w:cs="Calibri Light"/>
          <w:i/>
          <w:iCs/>
        </w:rPr>
        <w:t>Science China Life Sciences</w:t>
      </w:r>
      <w:r w:rsidRPr="00E17F08">
        <w:rPr>
          <w:rFonts w:ascii="Calibri Light" w:hAnsiTheme="majorHAnsi" w:cs="Calibri Light"/>
        </w:rPr>
        <w:t xml:space="preserve">, </w:t>
      </w:r>
      <w:r w:rsidRPr="00E17F08">
        <w:rPr>
          <w:rFonts w:ascii="Calibri Light" w:hAnsiTheme="majorHAnsi" w:cs="Calibri Light"/>
          <w:i/>
          <w:iCs/>
        </w:rPr>
        <w:t>58</w:t>
      </w:r>
      <w:r w:rsidRPr="00E17F08">
        <w:rPr>
          <w:rFonts w:ascii="Calibri Light" w:hAnsiTheme="majorHAnsi" w:cs="Calibri Light"/>
        </w:rPr>
        <w:t>(2), 124–136. https://doi.org/10.1007/s11427-014-4797-9</w:t>
      </w:r>
    </w:p>
    <w:p w14:paraId="65152B89" w14:textId="77777777" w:rsidR="00E17F08" w:rsidRPr="00E17F08" w:rsidRDefault="00E17F08" w:rsidP="00E17F08">
      <w:pPr>
        <w:pStyle w:val="Bibliography"/>
        <w:spacing w:line="276" w:lineRule="auto"/>
        <w:rPr>
          <w:rFonts w:ascii="Calibri Light" w:hAnsiTheme="majorHAnsi" w:cs="Calibri Light"/>
        </w:rPr>
      </w:pPr>
      <w:proofErr w:type="spellStart"/>
      <w:r w:rsidRPr="00E17F08">
        <w:rPr>
          <w:rFonts w:ascii="Calibri Light" w:hAnsiTheme="majorHAnsi" w:cs="Calibri Light"/>
        </w:rPr>
        <w:t>Nagahama</w:t>
      </w:r>
      <w:proofErr w:type="spellEnd"/>
      <w:r w:rsidRPr="00E17F08">
        <w:rPr>
          <w:rFonts w:ascii="Calibri Light" w:hAnsiTheme="majorHAnsi" w:cs="Calibri Light"/>
        </w:rPr>
        <w:t xml:space="preserve">, Y. (2005). Molecular mechanisms of sex determination and gonadal sex differentiation in fish. </w:t>
      </w:r>
      <w:r w:rsidRPr="00E17F08">
        <w:rPr>
          <w:rFonts w:ascii="Calibri Light" w:hAnsiTheme="majorHAnsi" w:cs="Calibri Light"/>
          <w:i/>
          <w:iCs/>
        </w:rPr>
        <w:t>Fish Physiology and Biochemistry</w:t>
      </w:r>
      <w:r w:rsidRPr="00E17F08">
        <w:rPr>
          <w:rFonts w:ascii="Calibri Light" w:hAnsiTheme="majorHAnsi" w:cs="Calibri Light"/>
        </w:rPr>
        <w:t xml:space="preserve">, </w:t>
      </w:r>
      <w:r w:rsidRPr="00E17F08">
        <w:rPr>
          <w:rFonts w:ascii="Calibri Light" w:hAnsiTheme="majorHAnsi" w:cs="Calibri Light"/>
          <w:i/>
          <w:iCs/>
        </w:rPr>
        <w:t>31</w:t>
      </w:r>
      <w:r w:rsidRPr="00E17F08">
        <w:rPr>
          <w:rFonts w:ascii="Calibri Light" w:hAnsiTheme="majorHAnsi" w:cs="Calibri Light"/>
        </w:rPr>
        <w:t>, 105–109. https://doi.org/10.1007/s10695-006-7590-2</w:t>
      </w:r>
    </w:p>
    <w:p w14:paraId="78341031"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t xml:space="preserve">Nakamura, M., Kobayashi, T., &amp; Chang, X. (1998). Gonadal sex differentiation in teleost fish. </w:t>
      </w:r>
      <w:r w:rsidRPr="00E17F08">
        <w:rPr>
          <w:rFonts w:ascii="Calibri Light" w:hAnsiTheme="majorHAnsi" w:cs="Calibri Light"/>
          <w:i/>
          <w:iCs/>
        </w:rPr>
        <w:t>Journal of Experimental Zoology</w:t>
      </w:r>
      <w:r w:rsidRPr="00E17F08">
        <w:rPr>
          <w:rFonts w:ascii="Calibri Light" w:hAnsiTheme="majorHAnsi" w:cs="Calibri Light"/>
        </w:rPr>
        <w:t xml:space="preserve">, </w:t>
      </w:r>
      <w:r w:rsidRPr="00E17F08">
        <w:rPr>
          <w:rFonts w:ascii="Calibri Light" w:hAnsiTheme="majorHAnsi" w:cs="Calibri Light"/>
          <w:i/>
          <w:iCs/>
        </w:rPr>
        <w:t>281</w:t>
      </w:r>
      <w:r w:rsidRPr="00E17F08">
        <w:rPr>
          <w:rFonts w:ascii="Calibri Light" w:hAnsiTheme="majorHAnsi" w:cs="Calibri Light"/>
        </w:rPr>
        <w:t>, 362–372.</w:t>
      </w:r>
    </w:p>
    <w:p w14:paraId="005E1773"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t xml:space="preserve">Nelson, J. S., Grande, T. C., &amp; Wilson, M. V. H. (2016). </w:t>
      </w:r>
      <w:r w:rsidRPr="00E17F08">
        <w:rPr>
          <w:rFonts w:ascii="Calibri Light" w:hAnsiTheme="majorHAnsi" w:cs="Calibri Light"/>
          <w:i/>
          <w:iCs/>
        </w:rPr>
        <w:t>Fishes of the World</w:t>
      </w:r>
      <w:r w:rsidRPr="00E17F08">
        <w:rPr>
          <w:rFonts w:ascii="Calibri Light" w:hAnsiTheme="majorHAnsi" w:cs="Calibri Light"/>
        </w:rPr>
        <w:t xml:space="preserve"> (5th ed.). John Wiley &amp; Sons.</w:t>
      </w:r>
    </w:p>
    <w:p w14:paraId="34B63CC4"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t xml:space="preserve">Quinlan, A. R., &amp; Hall, I. M. (2010). </w:t>
      </w:r>
      <w:proofErr w:type="spellStart"/>
      <w:r w:rsidRPr="00E17F08">
        <w:rPr>
          <w:rFonts w:ascii="Calibri Light" w:hAnsiTheme="majorHAnsi" w:cs="Calibri Light"/>
        </w:rPr>
        <w:t>BEDTools</w:t>
      </w:r>
      <w:proofErr w:type="spellEnd"/>
      <w:r w:rsidRPr="00E17F08">
        <w:rPr>
          <w:rFonts w:ascii="Calibri Light" w:hAnsiTheme="majorHAnsi" w:cs="Calibri Light"/>
        </w:rPr>
        <w:t xml:space="preserve">: A flexible suite of utilities for comparing genomic features. </w:t>
      </w:r>
      <w:r w:rsidRPr="00E17F08">
        <w:rPr>
          <w:rFonts w:ascii="Calibri Light" w:hAnsiTheme="majorHAnsi" w:cs="Calibri Light"/>
          <w:i/>
          <w:iCs/>
        </w:rPr>
        <w:t>Bioinformatics</w:t>
      </w:r>
      <w:r w:rsidRPr="00E17F08">
        <w:rPr>
          <w:rFonts w:ascii="Calibri Light" w:hAnsiTheme="majorHAnsi" w:cs="Calibri Light"/>
        </w:rPr>
        <w:t xml:space="preserve">, </w:t>
      </w:r>
      <w:r w:rsidRPr="00E17F08">
        <w:rPr>
          <w:rFonts w:ascii="Calibri Light" w:hAnsiTheme="majorHAnsi" w:cs="Calibri Light"/>
          <w:i/>
          <w:iCs/>
        </w:rPr>
        <w:t>26</w:t>
      </w:r>
      <w:r w:rsidRPr="00E17F08">
        <w:rPr>
          <w:rFonts w:ascii="Calibri Light" w:hAnsiTheme="majorHAnsi" w:cs="Calibri Light"/>
        </w:rPr>
        <w:t>(6), 841–842. https://doi.org/10.1093/bioinformatics/btq033</w:t>
      </w:r>
    </w:p>
    <w:p w14:paraId="4E460891"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lastRenderedPageBreak/>
        <w:t xml:space="preserve">Rankin, D. J., </w:t>
      </w:r>
      <w:proofErr w:type="spellStart"/>
      <w:r w:rsidRPr="00E17F08">
        <w:rPr>
          <w:rFonts w:ascii="Calibri Light" w:hAnsiTheme="majorHAnsi" w:cs="Calibri Light"/>
        </w:rPr>
        <w:t>Dieckmann</w:t>
      </w:r>
      <w:proofErr w:type="spellEnd"/>
      <w:r w:rsidRPr="00E17F08">
        <w:rPr>
          <w:rFonts w:ascii="Calibri Light" w:hAnsiTheme="majorHAnsi" w:cs="Calibri Light"/>
        </w:rPr>
        <w:t xml:space="preserve">, U., &amp; </w:t>
      </w:r>
      <w:proofErr w:type="spellStart"/>
      <w:r w:rsidRPr="00E17F08">
        <w:rPr>
          <w:rFonts w:ascii="Calibri Light" w:hAnsiTheme="majorHAnsi" w:cs="Calibri Light"/>
        </w:rPr>
        <w:t>Kokko</w:t>
      </w:r>
      <w:proofErr w:type="spellEnd"/>
      <w:r w:rsidRPr="00E17F08">
        <w:rPr>
          <w:rFonts w:ascii="Calibri Light" w:hAnsiTheme="majorHAnsi" w:cs="Calibri Light"/>
        </w:rPr>
        <w:t xml:space="preserve">, H. (2011). Sexual Conflict and the Tragedy of the Commons. </w:t>
      </w:r>
      <w:r w:rsidRPr="00E17F08">
        <w:rPr>
          <w:rFonts w:ascii="Calibri Light" w:hAnsiTheme="majorHAnsi" w:cs="Calibri Light"/>
          <w:i/>
          <w:iCs/>
        </w:rPr>
        <w:t>The American Naturalist</w:t>
      </w:r>
      <w:r w:rsidRPr="00E17F08">
        <w:rPr>
          <w:rFonts w:ascii="Calibri Light" w:hAnsiTheme="majorHAnsi" w:cs="Calibri Light"/>
        </w:rPr>
        <w:t xml:space="preserve">, </w:t>
      </w:r>
      <w:r w:rsidRPr="00E17F08">
        <w:rPr>
          <w:rFonts w:ascii="Calibri Light" w:hAnsiTheme="majorHAnsi" w:cs="Calibri Light"/>
          <w:i/>
          <w:iCs/>
        </w:rPr>
        <w:t>177</w:t>
      </w:r>
      <w:r w:rsidRPr="00E17F08">
        <w:rPr>
          <w:rFonts w:ascii="Calibri Light" w:hAnsiTheme="majorHAnsi" w:cs="Calibri Light"/>
        </w:rPr>
        <w:t>(6), 780–791. https://doi.org/10.1086/659947</w:t>
      </w:r>
    </w:p>
    <w:p w14:paraId="6FC370F9" w14:textId="77777777" w:rsidR="00E17F08" w:rsidRPr="00E17F08" w:rsidRDefault="00E17F08" w:rsidP="00E17F08">
      <w:pPr>
        <w:pStyle w:val="Bibliography"/>
        <w:spacing w:line="276" w:lineRule="auto"/>
        <w:rPr>
          <w:rFonts w:ascii="Calibri Light" w:hAnsiTheme="majorHAnsi" w:cs="Calibri Light"/>
        </w:rPr>
      </w:pPr>
      <w:r w:rsidRPr="00E17F08">
        <w:rPr>
          <w:rFonts w:ascii="Calibri Light" w:hAnsiTheme="majorHAnsi" w:cs="Calibri Light"/>
        </w:rPr>
        <w:t xml:space="preserve">Robertson, B. C., Elliott, G. P., Eason, D. K., Clout, M. N., &amp; Gemmell, N. J. (2006). Sex allocation theory aids species conservation. </w:t>
      </w:r>
      <w:r w:rsidRPr="00E17F08">
        <w:rPr>
          <w:rFonts w:ascii="Calibri Light" w:hAnsiTheme="majorHAnsi" w:cs="Calibri Light"/>
          <w:i/>
          <w:iCs/>
        </w:rPr>
        <w:t>Biology Letters</w:t>
      </w:r>
      <w:r w:rsidRPr="00E17F08">
        <w:rPr>
          <w:rFonts w:ascii="Calibri Light" w:hAnsiTheme="majorHAnsi" w:cs="Calibri Light"/>
        </w:rPr>
        <w:t xml:space="preserve">, </w:t>
      </w:r>
      <w:r w:rsidRPr="00E17F08">
        <w:rPr>
          <w:rFonts w:ascii="Calibri Light" w:hAnsiTheme="majorHAnsi" w:cs="Calibri Light"/>
          <w:i/>
          <w:iCs/>
        </w:rPr>
        <w:t>2</w:t>
      </w:r>
      <w:r w:rsidRPr="00E17F08">
        <w:rPr>
          <w:rFonts w:ascii="Calibri Light" w:hAnsiTheme="majorHAnsi" w:cs="Calibri Light"/>
        </w:rPr>
        <w:t>(2), 229–231. https://doi.org/10.1098/rsbl.2005.0430</w:t>
      </w:r>
    </w:p>
    <w:p w14:paraId="37D1F98B" w14:textId="77777777" w:rsidR="00E17F08" w:rsidRPr="00E17F08" w:rsidRDefault="00E17F08" w:rsidP="00E17F08">
      <w:pPr>
        <w:pStyle w:val="Bibliography"/>
        <w:spacing w:line="276" w:lineRule="auto"/>
        <w:rPr>
          <w:rFonts w:ascii="Calibri Light" w:hAnsiTheme="majorHAnsi" w:cs="Calibri Light"/>
        </w:rPr>
      </w:pPr>
      <w:proofErr w:type="spellStart"/>
      <w:r w:rsidRPr="00E17F08">
        <w:rPr>
          <w:rFonts w:ascii="Calibri Light" w:hAnsiTheme="majorHAnsi" w:cs="Calibri Light"/>
        </w:rPr>
        <w:t>Trivers</w:t>
      </w:r>
      <w:proofErr w:type="spellEnd"/>
      <w:r w:rsidRPr="00E17F08">
        <w:rPr>
          <w:rFonts w:ascii="Calibri Light" w:hAnsiTheme="majorHAnsi" w:cs="Calibri Light"/>
        </w:rPr>
        <w:t xml:space="preserve">, R. L., &amp; Willard, D. E. (1973). Natural Selection of Parental Ability to Vary the Sex Ratio of Offspring. </w:t>
      </w:r>
      <w:r w:rsidRPr="00E17F08">
        <w:rPr>
          <w:rFonts w:ascii="Calibri Light" w:hAnsiTheme="majorHAnsi" w:cs="Calibri Light"/>
          <w:i/>
          <w:iCs/>
        </w:rPr>
        <w:t>Science</w:t>
      </w:r>
      <w:r w:rsidRPr="00E17F08">
        <w:rPr>
          <w:rFonts w:ascii="Calibri Light" w:hAnsiTheme="majorHAnsi" w:cs="Calibri Light"/>
        </w:rPr>
        <w:t xml:space="preserve">, </w:t>
      </w:r>
      <w:r w:rsidRPr="00E17F08">
        <w:rPr>
          <w:rFonts w:ascii="Calibri Light" w:hAnsiTheme="majorHAnsi" w:cs="Calibri Light"/>
          <w:i/>
          <w:iCs/>
        </w:rPr>
        <w:t>179</w:t>
      </w:r>
      <w:r w:rsidRPr="00E17F08">
        <w:rPr>
          <w:rFonts w:ascii="Calibri Light" w:hAnsiTheme="majorHAnsi" w:cs="Calibri Light"/>
        </w:rPr>
        <w:t>(4068), 90–92. https://doi.org/10.1126/science.179.4068.90</w:t>
      </w:r>
    </w:p>
    <w:p w14:paraId="0D5F115B" w14:textId="77777777" w:rsidR="00E17F08" w:rsidRPr="00E17F08" w:rsidRDefault="00E17F08" w:rsidP="00E17F08">
      <w:pPr>
        <w:pStyle w:val="Bibliography"/>
        <w:spacing w:line="276" w:lineRule="auto"/>
        <w:rPr>
          <w:rFonts w:ascii="Calibri Light" w:hAnsiTheme="majorHAnsi" w:cs="Calibri Light"/>
        </w:rPr>
      </w:pPr>
      <w:proofErr w:type="spellStart"/>
      <w:r w:rsidRPr="00E17F08">
        <w:rPr>
          <w:rFonts w:ascii="Calibri Light" w:hAnsiTheme="majorHAnsi" w:cs="Calibri Light"/>
        </w:rPr>
        <w:t>Volff</w:t>
      </w:r>
      <w:proofErr w:type="spellEnd"/>
      <w:r w:rsidRPr="00E17F08">
        <w:rPr>
          <w:rFonts w:ascii="Calibri Light" w:hAnsiTheme="majorHAnsi" w:cs="Calibri Light"/>
        </w:rPr>
        <w:t xml:space="preserve">, J. N. (2005). Genome evolution and biodiversity in teleost fish. </w:t>
      </w:r>
      <w:r w:rsidRPr="00E17F08">
        <w:rPr>
          <w:rFonts w:ascii="Calibri Light" w:hAnsiTheme="majorHAnsi" w:cs="Calibri Light"/>
          <w:i/>
          <w:iCs/>
        </w:rPr>
        <w:t>Heredity</w:t>
      </w:r>
      <w:r w:rsidRPr="00E17F08">
        <w:rPr>
          <w:rFonts w:ascii="Calibri Light" w:hAnsiTheme="majorHAnsi" w:cs="Calibri Light"/>
        </w:rPr>
        <w:t xml:space="preserve">, </w:t>
      </w:r>
      <w:r w:rsidRPr="00E17F08">
        <w:rPr>
          <w:rFonts w:ascii="Calibri Light" w:hAnsiTheme="majorHAnsi" w:cs="Calibri Light"/>
          <w:i/>
          <w:iCs/>
        </w:rPr>
        <w:t>94</w:t>
      </w:r>
      <w:r w:rsidRPr="00E17F08">
        <w:rPr>
          <w:rFonts w:ascii="Calibri Light" w:hAnsiTheme="majorHAnsi" w:cs="Calibri Light"/>
        </w:rPr>
        <w:t>(3), 280–294. https://doi.org/10.1038/sj.hdy.6800635</w:t>
      </w:r>
    </w:p>
    <w:p w14:paraId="13298AF5" w14:textId="77777777" w:rsidR="00E17F08" w:rsidRPr="00E17F08" w:rsidRDefault="00E17F08" w:rsidP="00E17F08">
      <w:pPr>
        <w:pStyle w:val="Bibliography"/>
        <w:spacing w:line="276" w:lineRule="auto"/>
        <w:rPr>
          <w:rFonts w:ascii="Calibri Light" w:hAnsiTheme="majorHAnsi" w:cs="Calibri Light"/>
        </w:rPr>
      </w:pPr>
      <w:proofErr w:type="spellStart"/>
      <w:r w:rsidRPr="00E17F08">
        <w:rPr>
          <w:rFonts w:ascii="Calibri Light" w:hAnsiTheme="majorHAnsi" w:cs="Calibri Light"/>
        </w:rPr>
        <w:t>Wedekind</w:t>
      </w:r>
      <w:proofErr w:type="spellEnd"/>
      <w:r w:rsidRPr="00E17F08">
        <w:rPr>
          <w:rFonts w:ascii="Calibri Light" w:hAnsiTheme="majorHAnsi" w:cs="Calibri Light"/>
        </w:rPr>
        <w:t xml:space="preserve">, C. (2002). Manipulating sex ratios for conservation: Short‐term risks and long‐term benefits. </w:t>
      </w:r>
      <w:r w:rsidRPr="00E17F08">
        <w:rPr>
          <w:rFonts w:ascii="Calibri Light" w:hAnsiTheme="majorHAnsi" w:cs="Calibri Light"/>
          <w:i/>
          <w:iCs/>
        </w:rPr>
        <w:t>Animal Conservation</w:t>
      </w:r>
      <w:r w:rsidRPr="00E17F08">
        <w:rPr>
          <w:rFonts w:ascii="Calibri Light" w:hAnsiTheme="majorHAnsi" w:cs="Calibri Light"/>
        </w:rPr>
        <w:t xml:space="preserve">, </w:t>
      </w:r>
      <w:r w:rsidRPr="00E17F08">
        <w:rPr>
          <w:rFonts w:ascii="Calibri Light" w:hAnsiTheme="majorHAnsi" w:cs="Calibri Light"/>
          <w:i/>
          <w:iCs/>
        </w:rPr>
        <w:t>5</w:t>
      </w:r>
      <w:r w:rsidRPr="00E17F08">
        <w:rPr>
          <w:rFonts w:ascii="Calibri Light" w:hAnsiTheme="majorHAnsi" w:cs="Calibri Light"/>
        </w:rPr>
        <w:t>, 13–20. https://doi.org/10.1017/S1367943002001026</w:t>
      </w:r>
    </w:p>
    <w:p w14:paraId="597888A0" w14:textId="4F39E9CE" w:rsidR="00E17F08" w:rsidRPr="00A951B3" w:rsidRDefault="00E17F08" w:rsidP="00E17F08">
      <w:pPr>
        <w:spacing w:line="276" w:lineRule="auto"/>
        <w:rPr>
          <w:rFonts w:asciiTheme="majorHAnsi" w:hAnsiTheme="majorHAnsi" w:cstheme="majorHAnsi"/>
        </w:rPr>
      </w:pPr>
      <w:r>
        <w:rPr>
          <w:rFonts w:asciiTheme="majorHAnsi" w:hAnsiTheme="majorHAnsi" w:cstheme="majorHAnsi"/>
        </w:rPr>
        <w:fldChar w:fldCharType="end"/>
      </w:r>
    </w:p>
    <w:sectPr w:rsidR="00E17F08" w:rsidRPr="00A951B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Shannon Erica Kendal Joslin" w:date="2022-12-23T07:44:00Z" w:initials="SEKJ">
    <w:p w14:paraId="3C7B8DCE" w14:textId="54FECF20" w:rsidR="00A86E61" w:rsidRDefault="00A86E61">
      <w:pPr>
        <w:pStyle w:val="CommentText"/>
      </w:pPr>
      <w:r>
        <w:rPr>
          <w:rStyle w:val="CommentReference"/>
        </w:rPr>
        <w:annotationRef/>
      </w:r>
      <w:r>
        <w:t xml:space="preserve">should I have normalized? </w:t>
      </w:r>
      <w:proofErr w:type="spellStart"/>
      <w:r>
        <w:t>ughhhh</w:t>
      </w:r>
      <w:proofErr w:type="spellEnd"/>
    </w:p>
  </w:comment>
  <w:comment w:id="14" w:author="Shannon Erica Kendal Joslin" w:date="2022-11-18T07:05:00Z" w:initials="SEKJ">
    <w:p w14:paraId="1EE91F0C" w14:textId="77777777" w:rsidR="00A86E61" w:rsidRDefault="00A86E61" w:rsidP="00A86E61">
      <w:pPr>
        <w:pStyle w:val="CommentText"/>
      </w:pPr>
      <w:r>
        <w:rPr>
          <w:rStyle w:val="CommentReference"/>
        </w:rPr>
        <w:annotationRef/>
      </w:r>
      <w:r>
        <w:t>need to factor in outliers…</w:t>
      </w:r>
    </w:p>
    <w:p w14:paraId="7058E41A" w14:textId="77777777" w:rsidR="00A86E61" w:rsidRDefault="00A86E61" w:rsidP="00A86E61">
      <w:pPr>
        <w:pStyle w:val="CommentText"/>
      </w:pPr>
      <w:r>
        <w:t>10 10 10 10 10 /= 5 5 5 5 30</w:t>
      </w:r>
    </w:p>
  </w:comment>
  <w:comment w:id="20" w:author="Shannon Erica Kendal Joslin" w:date="2022-12-26T08:13:00Z" w:initials="SEKJ">
    <w:p w14:paraId="38335068" w14:textId="50C97535" w:rsidR="00E17F08" w:rsidRDefault="00E17F08">
      <w:pPr>
        <w:pStyle w:val="CommentText"/>
      </w:pPr>
      <w:r>
        <w:rPr>
          <w:rStyle w:val="CommentReference"/>
        </w:rPr>
        <w:annotationRef/>
      </w:r>
      <w:r>
        <w:t>discussion</w:t>
      </w:r>
    </w:p>
  </w:comment>
  <w:comment w:id="22" w:author="Shannon Erica Kendal Joslin" w:date="2022-12-11T15:12:00Z" w:initials="SEKJ">
    <w:p w14:paraId="025EBE48" w14:textId="357CCD22" w:rsidR="00B2511B" w:rsidRDefault="00B2511B">
      <w:pPr>
        <w:pStyle w:val="CommentText"/>
      </w:pPr>
      <w:r>
        <w:rPr>
          <w:rStyle w:val="CommentReference"/>
        </w:rPr>
        <w:annotationRef/>
      </w:r>
      <w:r>
        <w:t>Move to discussion.</w:t>
      </w:r>
    </w:p>
  </w:comment>
  <w:comment w:id="24" w:author="Shannon Erica Kendal Joslin" w:date="2022-12-23T08:58:00Z" w:initials="SEKJ">
    <w:p w14:paraId="6D9F3818" w14:textId="1BF0A55B" w:rsidR="005F443F" w:rsidRDefault="005F443F">
      <w:pPr>
        <w:pStyle w:val="CommentText"/>
      </w:pPr>
      <w:r>
        <w:rPr>
          <w:rStyle w:val="CommentReference"/>
        </w:rPr>
        <w:annotationRef/>
      </w:r>
      <w:r>
        <w:t>start here 12/23</w:t>
      </w:r>
    </w:p>
  </w:comment>
  <w:comment w:id="26" w:author="Shannon Erica Kendal Joslin" w:date="2022-12-11T15:32:00Z" w:initials="SEKJ">
    <w:p w14:paraId="2B5C2EE8" w14:textId="3FBE70EF" w:rsidR="00B2511B" w:rsidRDefault="00B2511B">
      <w:pPr>
        <w:pStyle w:val="CommentText"/>
      </w:pPr>
      <w:r>
        <w:rPr>
          <w:rStyle w:val="CommentReference"/>
        </w:rPr>
        <w:annotationRef/>
      </w:r>
      <w:r>
        <w:t>move to discussion</w:t>
      </w:r>
    </w:p>
  </w:comment>
  <w:comment w:id="27" w:author="Shannon Erica Kendal Joslin" w:date="2022-12-11T15:45:00Z" w:initials="SEKJ">
    <w:p w14:paraId="2919C2CD" w14:textId="54BD19E7" w:rsidR="00B2511B" w:rsidRDefault="00B2511B">
      <w:pPr>
        <w:pStyle w:val="CommentText"/>
      </w:pPr>
      <w:r>
        <w:rPr>
          <w:rStyle w:val="CommentReference"/>
        </w:rPr>
        <w:annotationRef/>
      </w:r>
      <w:r>
        <w:t>results</w:t>
      </w:r>
    </w:p>
  </w:comment>
  <w:comment w:id="28" w:author="Shannon Erica Kendal Joslin" w:date="2022-12-11T15:45:00Z" w:initials="SEKJ">
    <w:p w14:paraId="3DCCCF4A" w14:textId="1A849CC0" w:rsidR="00B2511B" w:rsidRDefault="00B2511B">
      <w:pPr>
        <w:pStyle w:val="CommentText"/>
      </w:pPr>
      <w:r>
        <w:rPr>
          <w:rStyle w:val="CommentReference"/>
        </w:rPr>
        <w:annotationRef/>
      </w:r>
      <w:r>
        <w:t>discussion</w:t>
      </w:r>
    </w:p>
  </w:comment>
  <w:comment w:id="29" w:author="Shannon Erica Kendal Joslin" w:date="2022-12-26T08:25:00Z" w:initials="SEKJ">
    <w:p w14:paraId="5F9ECDF7" w14:textId="588D320A" w:rsidR="00E17F08" w:rsidRDefault="00E17F08">
      <w:pPr>
        <w:pStyle w:val="CommentText"/>
      </w:pPr>
      <w:r>
        <w:rPr>
          <w:rStyle w:val="CommentReference"/>
        </w:rPr>
        <w:annotationRef/>
      </w:r>
      <w:r>
        <w:t>discussion</w:t>
      </w:r>
    </w:p>
  </w:comment>
  <w:comment w:id="32" w:author="Microsoft Office User" w:date="2021-06-24T14:42:00Z" w:initials="MOU">
    <w:p w14:paraId="2F00C1EA" w14:textId="77777777" w:rsidR="006E2350" w:rsidRDefault="006E2350" w:rsidP="006E2350">
      <w:pPr>
        <w:pStyle w:val="CommentText"/>
      </w:pPr>
      <w:r>
        <w:rPr>
          <w:rStyle w:val="CommentReference"/>
        </w:rPr>
        <w:annotationRef/>
      </w:r>
      <w:r>
        <w:t>I don’t’ understand this. What are higher and lower abundance kmers? Just ones that are shorter or longer?</w:t>
      </w:r>
    </w:p>
  </w:comment>
  <w:comment w:id="33" w:author="Microsoft Office User" w:date="2021-06-24T14:43:00Z" w:initials="MOU">
    <w:p w14:paraId="4B1BE8AD" w14:textId="77777777" w:rsidR="006E2350" w:rsidRDefault="006E2350" w:rsidP="006E2350">
      <w:pPr>
        <w:pStyle w:val="CommentText"/>
      </w:pPr>
      <w:r>
        <w:rPr>
          <w:rStyle w:val="CommentReference"/>
        </w:rPr>
        <w:annotationRef/>
      </w:r>
      <w:r>
        <w:t>Sorry but what is abundance? And how is it related the length of kmer? I assume it’s that longer ones have a lower abundance. Or is it the abundance across the ale and the female individuals?</w:t>
      </w:r>
    </w:p>
  </w:comment>
  <w:comment w:id="34" w:author="Microsoft Office User" w:date="2021-06-24T14:47:00Z" w:initials="MOU">
    <w:p w14:paraId="08BA174F" w14:textId="77777777" w:rsidR="006E2350" w:rsidRDefault="006E2350" w:rsidP="006E2350">
      <w:pPr>
        <w:pStyle w:val="CommentText"/>
      </w:pPr>
      <w:r>
        <w:rPr>
          <w:rStyle w:val="CommentReference"/>
        </w:rPr>
        <w:annotationRef/>
      </w:r>
      <w:r>
        <w:t xml:space="preserve">I’d pick on of these three kmer figures and leave the rest out. They are pretty confusing and there is no way they are going to understand. In fact you could probably leave them all out. </w:t>
      </w:r>
    </w:p>
  </w:comment>
  <w:comment w:id="35" w:author="Microsoft Office User" w:date="2021-06-24T14:47:00Z" w:initials="MOU">
    <w:p w14:paraId="661CD8BC" w14:textId="77777777" w:rsidR="006E2350" w:rsidRDefault="006E2350" w:rsidP="006E2350">
      <w:pPr>
        <w:pStyle w:val="CommentText"/>
      </w:pPr>
      <w:r>
        <w:rPr>
          <w:rStyle w:val="CommentReference"/>
        </w:rPr>
        <w:annotationRef/>
      </w:r>
      <w:r>
        <w:t>Of the specified lengths that you searched for?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7B8DCE" w15:done="0"/>
  <w15:commentEx w15:paraId="7058E41A" w15:done="0"/>
  <w15:commentEx w15:paraId="38335068" w15:done="0"/>
  <w15:commentEx w15:paraId="025EBE48" w15:done="0"/>
  <w15:commentEx w15:paraId="6D9F3818" w15:done="0"/>
  <w15:commentEx w15:paraId="2B5C2EE8" w15:done="0"/>
  <w15:commentEx w15:paraId="2919C2CD" w15:done="0"/>
  <w15:commentEx w15:paraId="3DCCCF4A" w15:done="0"/>
  <w15:commentEx w15:paraId="5F9ECDF7" w15:done="0"/>
  <w15:commentEx w15:paraId="2F00C1EA" w15:done="0"/>
  <w15:commentEx w15:paraId="4B1BE8AD" w15:done="0"/>
  <w15:commentEx w15:paraId="08BA174F" w15:done="0"/>
  <w15:commentEx w15:paraId="661CD8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FDAC6" w16cex:dateUtc="2022-12-23T15:44:00Z"/>
  <w16cex:commentExtensible w16cex:durableId="2721AD4E" w16cex:dateUtc="2022-11-18T15:05:00Z"/>
  <w16cex:commentExtensible w16cex:durableId="2753D615" w16cex:dateUtc="2022-12-26T16:13:00Z"/>
  <w16cex:commentExtensible w16cex:durableId="274071ED" w16cex:dateUtc="2022-12-11T23:12:00Z"/>
  <w16cex:commentExtensible w16cex:durableId="274FEC50" w16cex:dateUtc="2022-12-23T16:58:00Z"/>
  <w16cex:commentExtensible w16cex:durableId="27407674" w16cex:dateUtc="2022-12-11T23:32:00Z"/>
  <w16cex:commentExtensible w16cex:durableId="27407989" w16cex:dateUtc="2022-12-11T23:45:00Z"/>
  <w16cex:commentExtensible w16cex:durableId="27407992" w16cex:dateUtc="2022-12-11T23:45:00Z"/>
  <w16cex:commentExtensible w16cex:durableId="2753D8FC" w16cex:dateUtc="2022-12-26T16:25:00Z"/>
  <w16cex:commentExtensible w16cex:durableId="247F184D" w16cex:dateUtc="2021-06-24T21:42:00Z"/>
  <w16cex:commentExtensible w16cex:durableId="247F1893" w16cex:dateUtc="2021-06-24T21:43:00Z"/>
  <w16cex:commentExtensible w16cex:durableId="247F199F" w16cex:dateUtc="2021-06-24T21:47:00Z"/>
  <w16cex:commentExtensible w16cex:durableId="247F1973" w16cex:dateUtc="2021-06-24T2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7B8DCE" w16cid:durableId="274FDAC6"/>
  <w16cid:commentId w16cid:paraId="7058E41A" w16cid:durableId="2721AD4E"/>
  <w16cid:commentId w16cid:paraId="38335068" w16cid:durableId="2753D615"/>
  <w16cid:commentId w16cid:paraId="025EBE48" w16cid:durableId="274071ED"/>
  <w16cid:commentId w16cid:paraId="6D9F3818" w16cid:durableId="274FEC50"/>
  <w16cid:commentId w16cid:paraId="2B5C2EE8" w16cid:durableId="27407674"/>
  <w16cid:commentId w16cid:paraId="2919C2CD" w16cid:durableId="27407989"/>
  <w16cid:commentId w16cid:paraId="3DCCCF4A" w16cid:durableId="27407992"/>
  <w16cid:commentId w16cid:paraId="5F9ECDF7" w16cid:durableId="2753D8FC"/>
  <w16cid:commentId w16cid:paraId="2F00C1EA" w16cid:durableId="247F184D"/>
  <w16cid:commentId w16cid:paraId="4B1BE8AD" w16cid:durableId="247F1893"/>
  <w16cid:commentId w16cid:paraId="08BA174F" w16cid:durableId="247F199F"/>
  <w16cid:commentId w16cid:paraId="661CD8BC" w16cid:durableId="247F197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04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35D3C73"/>
    <w:multiLevelType w:val="multilevel"/>
    <w:tmpl w:val="75444A4C"/>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D117E2C"/>
    <w:multiLevelType w:val="hybridMultilevel"/>
    <w:tmpl w:val="7D56D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D808F7"/>
    <w:multiLevelType w:val="multilevel"/>
    <w:tmpl w:val="35CC491E"/>
    <w:lvl w:ilvl="0">
      <w:start w:val="1"/>
      <w:numFmt w:val="bullet"/>
      <w:lvlText w:val=""/>
      <w:lvlJc w:val="left"/>
      <w:pPr>
        <w:tabs>
          <w:tab w:val="num" w:pos="0"/>
        </w:tabs>
        <w:ind w:left="360" w:hanging="360"/>
      </w:pPr>
      <w:rPr>
        <w:rFonts w:ascii="Symbol" w:hAnsi="Symbol" w:cs="Symbol" w:hint="default"/>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4" w15:restartNumberingAfterBreak="0">
    <w:nsid w:val="6467207B"/>
    <w:multiLevelType w:val="hybridMultilevel"/>
    <w:tmpl w:val="DF486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33591D"/>
    <w:multiLevelType w:val="hybridMultilevel"/>
    <w:tmpl w:val="111A7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5"/>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Erica Kendal Joslin">
    <w15:presenceInfo w15:providerId="AD" w15:userId="S::sejoslin@ucdavis.edu::fba5f07c-7645-477e-8024-5109d182411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B5"/>
    <w:rsid w:val="000368D6"/>
    <w:rsid w:val="00065768"/>
    <w:rsid w:val="000921E8"/>
    <w:rsid w:val="00103D0C"/>
    <w:rsid w:val="00120DAA"/>
    <w:rsid w:val="00167165"/>
    <w:rsid w:val="001843A6"/>
    <w:rsid w:val="001D0313"/>
    <w:rsid w:val="00201C60"/>
    <w:rsid w:val="002270FF"/>
    <w:rsid w:val="00243B17"/>
    <w:rsid w:val="00247802"/>
    <w:rsid w:val="00254121"/>
    <w:rsid w:val="002571B8"/>
    <w:rsid w:val="00267C1E"/>
    <w:rsid w:val="002D55FE"/>
    <w:rsid w:val="002F3C85"/>
    <w:rsid w:val="00317E6F"/>
    <w:rsid w:val="00326179"/>
    <w:rsid w:val="003630FC"/>
    <w:rsid w:val="00370451"/>
    <w:rsid w:val="00374A91"/>
    <w:rsid w:val="003F25BE"/>
    <w:rsid w:val="003F5EFB"/>
    <w:rsid w:val="004013F3"/>
    <w:rsid w:val="00405742"/>
    <w:rsid w:val="00423B01"/>
    <w:rsid w:val="00450E89"/>
    <w:rsid w:val="004760F5"/>
    <w:rsid w:val="00480197"/>
    <w:rsid w:val="00491240"/>
    <w:rsid w:val="004A14ED"/>
    <w:rsid w:val="004B232B"/>
    <w:rsid w:val="004B5306"/>
    <w:rsid w:val="004E2B9C"/>
    <w:rsid w:val="00514D8D"/>
    <w:rsid w:val="005608CB"/>
    <w:rsid w:val="005A169A"/>
    <w:rsid w:val="005A2758"/>
    <w:rsid w:val="005A5576"/>
    <w:rsid w:val="005F443F"/>
    <w:rsid w:val="00643743"/>
    <w:rsid w:val="00656E37"/>
    <w:rsid w:val="0067064B"/>
    <w:rsid w:val="0068319D"/>
    <w:rsid w:val="00683A81"/>
    <w:rsid w:val="006958D8"/>
    <w:rsid w:val="006B41B5"/>
    <w:rsid w:val="006B4DF5"/>
    <w:rsid w:val="006C2364"/>
    <w:rsid w:val="006C3C71"/>
    <w:rsid w:val="006C58C6"/>
    <w:rsid w:val="006E2350"/>
    <w:rsid w:val="00704C99"/>
    <w:rsid w:val="00705E6B"/>
    <w:rsid w:val="007468BD"/>
    <w:rsid w:val="00747209"/>
    <w:rsid w:val="007750BC"/>
    <w:rsid w:val="00791F7B"/>
    <w:rsid w:val="007C1D20"/>
    <w:rsid w:val="007C5F69"/>
    <w:rsid w:val="00821847"/>
    <w:rsid w:val="0087177D"/>
    <w:rsid w:val="00874266"/>
    <w:rsid w:val="008C4CFF"/>
    <w:rsid w:val="008D453E"/>
    <w:rsid w:val="00956297"/>
    <w:rsid w:val="00984091"/>
    <w:rsid w:val="00984759"/>
    <w:rsid w:val="00987664"/>
    <w:rsid w:val="009D01E2"/>
    <w:rsid w:val="009D43E2"/>
    <w:rsid w:val="009F3A99"/>
    <w:rsid w:val="00A10CF6"/>
    <w:rsid w:val="00A14A1B"/>
    <w:rsid w:val="00A52786"/>
    <w:rsid w:val="00A55B3B"/>
    <w:rsid w:val="00A579C8"/>
    <w:rsid w:val="00A675F4"/>
    <w:rsid w:val="00A7435B"/>
    <w:rsid w:val="00A826A0"/>
    <w:rsid w:val="00A86E61"/>
    <w:rsid w:val="00A951B3"/>
    <w:rsid w:val="00A967F8"/>
    <w:rsid w:val="00AE4C3A"/>
    <w:rsid w:val="00B05701"/>
    <w:rsid w:val="00B2511B"/>
    <w:rsid w:val="00BD47C9"/>
    <w:rsid w:val="00BF2A40"/>
    <w:rsid w:val="00C07444"/>
    <w:rsid w:val="00C370BB"/>
    <w:rsid w:val="00C37757"/>
    <w:rsid w:val="00C50AF1"/>
    <w:rsid w:val="00C75AB6"/>
    <w:rsid w:val="00C81917"/>
    <w:rsid w:val="00CC0541"/>
    <w:rsid w:val="00D2058E"/>
    <w:rsid w:val="00D4483E"/>
    <w:rsid w:val="00D804F9"/>
    <w:rsid w:val="00D866D7"/>
    <w:rsid w:val="00D900A4"/>
    <w:rsid w:val="00DA147D"/>
    <w:rsid w:val="00DA2B5A"/>
    <w:rsid w:val="00DA3E57"/>
    <w:rsid w:val="00DB53CB"/>
    <w:rsid w:val="00DD37E4"/>
    <w:rsid w:val="00E03E5E"/>
    <w:rsid w:val="00E15EA6"/>
    <w:rsid w:val="00E17F08"/>
    <w:rsid w:val="00E97898"/>
    <w:rsid w:val="00EA7339"/>
    <w:rsid w:val="00EA7D11"/>
    <w:rsid w:val="00EC3467"/>
    <w:rsid w:val="00EC4A5A"/>
    <w:rsid w:val="00ED6E2E"/>
    <w:rsid w:val="00EE72A9"/>
    <w:rsid w:val="00EF39B1"/>
    <w:rsid w:val="00F50195"/>
    <w:rsid w:val="00F744C4"/>
    <w:rsid w:val="00FC4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6B354"/>
  <w15:chartTrackingRefBased/>
  <w15:docId w15:val="{A79383A2-DE21-624F-808D-E900461D0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350"/>
    <w:pPr>
      <w:keepNext/>
      <w:keepLines/>
      <w:suppressAutoHyphens/>
      <w:spacing w:before="240"/>
      <w:outlineLvl w:val="0"/>
    </w:pPr>
    <w:rPr>
      <w:rFonts w:ascii="Times New Roman" w:eastAsiaTheme="majorEastAsia" w:hAnsi="Times New Roman" w:cstheme="majorBidi"/>
      <w:b/>
      <w:color w:val="000000" w:themeColor="text1"/>
      <w:szCs w:val="32"/>
      <w:u w:val="single"/>
    </w:rPr>
  </w:style>
  <w:style w:type="paragraph" w:styleId="Heading2">
    <w:name w:val="heading 2"/>
    <w:basedOn w:val="Normal"/>
    <w:next w:val="Normal"/>
    <w:link w:val="Heading2Char"/>
    <w:uiPriority w:val="9"/>
    <w:unhideWhenUsed/>
    <w:qFormat/>
    <w:rsid w:val="006E2350"/>
    <w:pPr>
      <w:keepNext/>
      <w:keepLines/>
      <w:suppressAutoHyphens/>
      <w:spacing w:before="40"/>
      <w:outlineLvl w:val="1"/>
    </w:pPr>
    <w:rPr>
      <w:rFonts w:ascii="Times New Roman" w:eastAsiaTheme="majorEastAsia" w:hAnsi="Times New Roman" w:cstheme="majorBidi"/>
      <w:b/>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1B5"/>
    <w:pPr>
      <w:ind w:left="720"/>
      <w:contextualSpacing/>
    </w:pPr>
  </w:style>
  <w:style w:type="character" w:customStyle="1" w:styleId="Heading1Char">
    <w:name w:val="Heading 1 Char"/>
    <w:basedOn w:val="DefaultParagraphFont"/>
    <w:link w:val="Heading1"/>
    <w:uiPriority w:val="9"/>
    <w:qFormat/>
    <w:rsid w:val="006E2350"/>
    <w:rPr>
      <w:rFonts w:ascii="Times New Roman" w:eastAsiaTheme="majorEastAsia" w:hAnsi="Times New Roman" w:cstheme="majorBidi"/>
      <w:b/>
      <w:color w:val="000000" w:themeColor="text1"/>
      <w:szCs w:val="32"/>
      <w:u w:val="single"/>
    </w:rPr>
  </w:style>
  <w:style w:type="character" w:customStyle="1" w:styleId="Heading2Char">
    <w:name w:val="Heading 2 Char"/>
    <w:basedOn w:val="DefaultParagraphFont"/>
    <w:link w:val="Heading2"/>
    <w:uiPriority w:val="9"/>
    <w:qFormat/>
    <w:rsid w:val="006E2350"/>
    <w:rPr>
      <w:rFonts w:ascii="Times New Roman" w:eastAsiaTheme="majorEastAsia" w:hAnsi="Times New Roman" w:cstheme="majorBidi"/>
      <w:b/>
      <w:i/>
      <w:color w:val="000000" w:themeColor="text1"/>
      <w:szCs w:val="26"/>
    </w:rPr>
  </w:style>
  <w:style w:type="character" w:customStyle="1" w:styleId="CommentTextChar">
    <w:name w:val="Comment Text Char"/>
    <w:basedOn w:val="DefaultParagraphFont"/>
    <w:link w:val="CommentText"/>
    <w:uiPriority w:val="99"/>
    <w:semiHidden/>
    <w:qFormat/>
    <w:rsid w:val="006E2350"/>
    <w:rPr>
      <w:sz w:val="20"/>
      <w:szCs w:val="20"/>
    </w:rPr>
  </w:style>
  <w:style w:type="paragraph" w:styleId="CommentText">
    <w:name w:val="annotation text"/>
    <w:basedOn w:val="Normal"/>
    <w:link w:val="CommentTextChar"/>
    <w:uiPriority w:val="99"/>
    <w:semiHidden/>
    <w:unhideWhenUsed/>
    <w:qFormat/>
    <w:rsid w:val="006E2350"/>
    <w:rPr>
      <w:sz w:val="20"/>
      <w:szCs w:val="20"/>
    </w:rPr>
  </w:style>
  <w:style w:type="character" w:customStyle="1" w:styleId="CommentTextChar1">
    <w:name w:val="Comment Text Char1"/>
    <w:basedOn w:val="DefaultParagraphFont"/>
    <w:uiPriority w:val="99"/>
    <w:semiHidden/>
    <w:rsid w:val="006E2350"/>
    <w:rPr>
      <w:sz w:val="20"/>
      <w:szCs w:val="20"/>
    </w:rPr>
  </w:style>
  <w:style w:type="character" w:styleId="CommentReference">
    <w:name w:val="annotation reference"/>
    <w:basedOn w:val="DefaultParagraphFont"/>
    <w:uiPriority w:val="99"/>
    <w:semiHidden/>
    <w:unhideWhenUsed/>
    <w:qFormat/>
    <w:rsid w:val="006E2350"/>
    <w:rPr>
      <w:sz w:val="16"/>
      <w:szCs w:val="16"/>
    </w:rPr>
  </w:style>
  <w:style w:type="paragraph" w:styleId="TOCHeading">
    <w:name w:val="TOC Heading"/>
    <w:basedOn w:val="Heading1"/>
    <w:next w:val="Normal"/>
    <w:uiPriority w:val="39"/>
    <w:unhideWhenUsed/>
    <w:qFormat/>
    <w:rsid w:val="00120DAA"/>
    <w:pPr>
      <w:keepNext w:val="0"/>
      <w:keepLines w:val="0"/>
      <w:suppressAutoHyphens w:val="0"/>
      <w:spacing w:before="300" w:after="40" w:line="276" w:lineRule="auto"/>
      <w:jc w:val="both"/>
      <w:outlineLvl w:val="9"/>
    </w:pPr>
    <w:rPr>
      <w:rFonts w:ascii="Calibri Light" w:eastAsiaTheme="minorEastAsia" w:hAnsi="Calibri Light" w:cstheme="minorBidi"/>
      <w:b w:val="0"/>
      <w:smallCaps/>
      <w:color w:val="auto"/>
      <w:spacing w:val="5"/>
      <w:sz w:val="32"/>
      <w:u w:val="none"/>
    </w:rPr>
  </w:style>
  <w:style w:type="paragraph" w:styleId="Header">
    <w:name w:val="header"/>
    <w:basedOn w:val="Normal"/>
    <w:link w:val="HeaderChar"/>
    <w:uiPriority w:val="99"/>
    <w:unhideWhenUsed/>
    <w:qFormat/>
    <w:rsid w:val="00120DAA"/>
    <w:pPr>
      <w:tabs>
        <w:tab w:val="center" w:pos="4680"/>
        <w:tab w:val="right" w:pos="9360"/>
      </w:tabs>
      <w:jc w:val="both"/>
    </w:pPr>
    <w:rPr>
      <w:rFonts w:ascii="Calibri Light" w:eastAsiaTheme="minorEastAsia" w:hAnsi="Calibri Light"/>
      <w:b/>
      <w:szCs w:val="20"/>
    </w:rPr>
  </w:style>
  <w:style w:type="character" w:customStyle="1" w:styleId="HeaderChar">
    <w:name w:val="Header Char"/>
    <w:basedOn w:val="DefaultParagraphFont"/>
    <w:link w:val="Header"/>
    <w:uiPriority w:val="99"/>
    <w:rsid w:val="00120DAA"/>
    <w:rPr>
      <w:rFonts w:ascii="Calibri Light" w:eastAsiaTheme="minorEastAsia" w:hAnsi="Calibri Light"/>
      <w:b/>
      <w:szCs w:val="20"/>
    </w:rPr>
  </w:style>
  <w:style w:type="paragraph" w:styleId="HTMLAddress">
    <w:name w:val="HTML Address"/>
    <w:basedOn w:val="Normal"/>
    <w:link w:val="HTMLAddressChar"/>
    <w:uiPriority w:val="99"/>
    <w:unhideWhenUsed/>
    <w:qFormat/>
    <w:rsid w:val="00120DAA"/>
    <w:pPr>
      <w:spacing w:after="200" w:line="276" w:lineRule="auto"/>
      <w:jc w:val="both"/>
    </w:pPr>
    <w:rPr>
      <w:rFonts w:eastAsiaTheme="minorEastAsia"/>
      <w:i/>
      <w:iCs/>
      <w:sz w:val="22"/>
      <w:szCs w:val="20"/>
    </w:rPr>
  </w:style>
  <w:style w:type="character" w:customStyle="1" w:styleId="HTMLAddressChar">
    <w:name w:val="HTML Address Char"/>
    <w:basedOn w:val="DefaultParagraphFont"/>
    <w:link w:val="HTMLAddress"/>
    <w:uiPriority w:val="99"/>
    <w:rsid w:val="00120DAA"/>
    <w:rPr>
      <w:rFonts w:eastAsiaTheme="minorEastAsia"/>
      <w:i/>
      <w:iCs/>
      <w:sz w:val="22"/>
      <w:szCs w:val="20"/>
    </w:rPr>
  </w:style>
  <w:style w:type="paragraph" w:styleId="TOC1">
    <w:name w:val="toc 1"/>
    <w:basedOn w:val="Normal"/>
    <w:next w:val="Normal"/>
    <w:autoRedefine/>
    <w:uiPriority w:val="39"/>
    <w:unhideWhenUsed/>
    <w:rsid w:val="00A951B3"/>
    <w:pPr>
      <w:spacing w:before="120"/>
    </w:pPr>
    <w:rPr>
      <w:rFonts w:cstheme="minorHAnsi"/>
      <w:b/>
      <w:bCs/>
      <w:i/>
      <w:iCs/>
    </w:rPr>
  </w:style>
  <w:style w:type="paragraph" w:styleId="TOC2">
    <w:name w:val="toc 2"/>
    <w:basedOn w:val="Normal"/>
    <w:next w:val="Normal"/>
    <w:autoRedefine/>
    <w:uiPriority w:val="39"/>
    <w:unhideWhenUsed/>
    <w:rsid w:val="00A951B3"/>
    <w:pPr>
      <w:spacing w:before="120"/>
      <w:ind w:left="240"/>
    </w:pPr>
    <w:rPr>
      <w:rFonts w:cstheme="minorHAnsi"/>
      <w:b/>
      <w:bCs/>
      <w:sz w:val="22"/>
      <w:szCs w:val="22"/>
    </w:rPr>
  </w:style>
  <w:style w:type="paragraph" w:styleId="TOC3">
    <w:name w:val="toc 3"/>
    <w:basedOn w:val="Normal"/>
    <w:next w:val="Normal"/>
    <w:autoRedefine/>
    <w:uiPriority w:val="39"/>
    <w:unhideWhenUsed/>
    <w:rsid w:val="00A951B3"/>
    <w:pPr>
      <w:ind w:left="480"/>
    </w:pPr>
    <w:rPr>
      <w:rFonts w:cstheme="minorHAnsi"/>
      <w:sz w:val="20"/>
      <w:szCs w:val="20"/>
    </w:rPr>
  </w:style>
  <w:style w:type="character" w:styleId="Hyperlink">
    <w:name w:val="Hyperlink"/>
    <w:basedOn w:val="DefaultParagraphFont"/>
    <w:uiPriority w:val="99"/>
    <w:unhideWhenUsed/>
    <w:rsid w:val="00A951B3"/>
    <w:rPr>
      <w:color w:val="0563C1" w:themeColor="hyperlink"/>
      <w:u w:val="single"/>
    </w:rPr>
  </w:style>
  <w:style w:type="paragraph" w:styleId="TOC4">
    <w:name w:val="toc 4"/>
    <w:basedOn w:val="Normal"/>
    <w:next w:val="Normal"/>
    <w:autoRedefine/>
    <w:uiPriority w:val="39"/>
    <w:semiHidden/>
    <w:unhideWhenUsed/>
    <w:rsid w:val="00A951B3"/>
    <w:pPr>
      <w:ind w:left="720"/>
    </w:pPr>
    <w:rPr>
      <w:rFonts w:cstheme="minorHAnsi"/>
      <w:sz w:val="20"/>
      <w:szCs w:val="20"/>
    </w:rPr>
  </w:style>
  <w:style w:type="paragraph" w:styleId="TOC5">
    <w:name w:val="toc 5"/>
    <w:basedOn w:val="Normal"/>
    <w:next w:val="Normal"/>
    <w:autoRedefine/>
    <w:uiPriority w:val="39"/>
    <w:semiHidden/>
    <w:unhideWhenUsed/>
    <w:rsid w:val="00A951B3"/>
    <w:pPr>
      <w:ind w:left="960"/>
    </w:pPr>
    <w:rPr>
      <w:rFonts w:cstheme="minorHAnsi"/>
      <w:sz w:val="20"/>
      <w:szCs w:val="20"/>
    </w:rPr>
  </w:style>
  <w:style w:type="paragraph" w:styleId="TOC6">
    <w:name w:val="toc 6"/>
    <w:basedOn w:val="Normal"/>
    <w:next w:val="Normal"/>
    <w:autoRedefine/>
    <w:uiPriority w:val="39"/>
    <w:semiHidden/>
    <w:unhideWhenUsed/>
    <w:rsid w:val="00A951B3"/>
    <w:pPr>
      <w:ind w:left="1200"/>
    </w:pPr>
    <w:rPr>
      <w:rFonts w:cstheme="minorHAnsi"/>
      <w:sz w:val="20"/>
      <w:szCs w:val="20"/>
    </w:rPr>
  </w:style>
  <w:style w:type="paragraph" w:styleId="TOC7">
    <w:name w:val="toc 7"/>
    <w:basedOn w:val="Normal"/>
    <w:next w:val="Normal"/>
    <w:autoRedefine/>
    <w:uiPriority w:val="39"/>
    <w:semiHidden/>
    <w:unhideWhenUsed/>
    <w:rsid w:val="00A951B3"/>
    <w:pPr>
      <w:ind w:left="1440"/>
    </w:pPr>
    <w:rPr>
      <w:rFonts w:cstheme="minorHAnsi"/>
      <w:sz w:val="20"/>
      <w:szCs w:val="20"/>
    </w:rPr>
  </w:style>
  <w:style w:type="paragraph" w:styleId="TOC8">
    <w:name w:val="toc 8"/>
    <w:basedOn w:val="Normal"/>
    <w:next w:val="Normal"/>
    <w:autoRedefine/>
    <w:uiPriority w:val="39"/>
    <w:semiHidden/>
    <w:unhideWhenUsed/>
    <w:rsid w:val="00A951B3"/>
    <w:pPr>
      <w:ind w:left="1680"/>
    </w:pPr>
    <w:rPr>
      <w:rFonts w:cstheme="minorHAnsi"/>
      <w:sz w:val="20"/>
      <w:szCs w:val="20"/>
    </w:rPr>
  </w:style>
  <w:style w:type="paragraph" w:styleId="TOC9">
    <w:name w:val="toc 9"/>
    <w:basedOn w:val="Normal"/>
    <w:next w:val="Normal"/>
    <w:autoRedefine/>
    <w:uiPriority w:val="39"/>
    <w:semiHidden/>
    <w:unhideWhenUsed/>
    <w:rsid w:val="00A951B3"/>
    <w:pPr>
      <w:ind w:left="1920"/>
    </w:pPr>
    <w:rPr>
      <w:rFonts w:cstheme="minorHAnsi"/>
      <w:sz w:val="20"/>
      <w:szCs w:val="20"/>
    </w:rPr>
  </w:style>
  <w:style w:type="table" w:styleId="TableGrid">
    <w:name w:val="Table Grid"/>
    <w:basedOn w:val="TableNormal"/>
    <w:uiPriority w:val="39"/>
    <w:rsid w:val="007472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52786"/>
    <w:rPr>
      <w:b/>
      <w:bCs/>
    </w:rPr>
  </w:style>
  <w:style w:type="character" w:customStyle="1" w:styleId="CommentSubjectChar">
    <w:name w:val="Comment Subject Char"/>
    <w:basedOn w:val="CommentTextChar"/>
    <w:link w:val="CommentSubject"/>
    <w:uiPriority w:val="99"/>
    <w:semiHidden/>
    <w:rsid w:val="00A52786"/>
    <w:rPr>
      <w:b/>
      <w:bCs/>
      <w:sz w:val="20"/>
      <w:szCs w:val="20"/>
    </w:rPr>
  </w:style>
  <w:style w:type="character" w:styleId="PlaceholderText">
    <w:name w:val="Placeholder Text"/>
    <w:basedOn w:val="DefaultParagraphFont"/>
    <w:uiPriority w:val="99"/>
    <w:semiHidden/>
    <w:rsid w:val="00FC4471"/>
    <w:rPr>
      <w:color w:val="808080"/>
    </w:rPr>
  </w:style>
  <w:style w:type="paragraph" w:styleId="Revision">
    <w:name w:val="Revision"/>
    <w:hidden/>
    <w:uiPriority w:val="99"/>
    <w:semiHidden/>
    <w:rsid w:val="00B2511B"/>
  </w:style>
  <w:style w:type="paragraph" w:styleId="Bibliography">
    <w:name w:val="Bibliography"/>
    <w:basedOn w:val="Normal"/>
    <w:next w:val="Normal"/>
    <w:uiPriority w:val="37"/>
    <w:unhideWhenUsed/>
    <w:rsid w:val="00E17F08"/>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389440">
      <w:bodyDiv w:val="1"/>
      <w:marLeft w:val="0"/>
      <w:marRight w:val="0"/>
      <w:marTop w:val="0"/>
      <w:marBottom w:val="0"/>
      <w:divBdr>
        <w:top w:val="none" w:sz="0" w:space="0" w:color="auto"/>
        <w:left w:val="none" w:sz="0" w:space="0" w:color="auto"/>
        <w:bottom w:val="none" w:sz="0" w:space="0" w:color="auto"/>
        <w:right w:val="none" w:sz="0" w:space="0" w:color="auto"/>
      </w:divBdr>
    </w:div>
    <w:div w:id="196145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C00F9-C8C2-F047-8719-7A8527E18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18066</TotalTime>
  <Pages>20</Pages>
  <Words>13198</Words>
  <Characters>75230</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35</cp:revision>
  <dcterms:created xsi:type="dcterms:W3CDTF">2022-08-23T14:50:00Z</dcterms:created>
  <dcterms:modified xsi:type="dcterms:W3CDTF">2022-12-27T19:32:00Z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zotero-version="6.0.17"&gt;&lt;session id="3X7oTOZn"/&gt;&lt;style id="http://www.zotero.org/styles/apa" locale="en-US" hasBibliography="1" bibliographyStyleHasBeenSet="1"/&gt;&lt;prefs&gt;&lt;pref name="fieldType" value="Field"/&gt;&lt;/prefs&gt;&lt;/data&gt;</vt:lpwstr>
  </property>
</Properties>
</file>