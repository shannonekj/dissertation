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73FB300A"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{"citationID":"OrmbabkI","properties":{"formattedCitation":"(McAllister, 1963)","plainCitation":"(McAllister, 1963)","noteIndex":0},"citationItems":[{"id":"uuUEi9Yc/eMFsdDFr","uris":["http://www.mendeley.com/documents/?uuid=154a621a-a2e3-443b-849e-2593b42c5c2d"],"itemData":{"author":[{"dropping-particle":"","family":"McAllister","given":"D.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The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2016)","noteIndex":0},"citationItems":[{"id":"uuUEi9Yc/ksy7oS3R","uris":["http://www.mendeley.com/documents/?uuid=23e53af3-288d-48bc-b9a7-174ca5e00a87"],"itemData":{"DOI":"10.1007/s10592-011-0240-y","ISBN":"1566-0621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2B09C4">
        <w:rPr>
          <w:rFonts w:asciiTheme="majorHAnsi" w:hAnsiTheme="majorHAnsi" w:cstheme="majorHAnsi"/>
          <w:sz w:val="24"/>
          <w:szCs w:val="24"/>
        </w:rPr>
        <w:t>Osmeridae</w:t>
      </w:r>
      <w:proofErr w:type="spellEnd"/>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2B09C4">
        <w:rPr>
          <w:rFonts w:asciiTheme="majorHAnsi" w:hAnsiTheme="majorHAnsi" w:cstheme="majorHAnsi"/>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0363E0">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0363E0">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0363E0">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0363E0">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0363E0">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0363E0">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0363E0">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0363E0">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0363E0">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0363E0">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0363E0">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0363E0">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0363E0">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0363E0">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0363E0">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0363E0">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0363E0">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0363E0">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0363E0">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0363E0">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0363E0">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0363E0">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0363E0">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0363E0">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0363E0">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0363E0">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0363E0">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0363E0">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commentRangeStart w:id="9"/>
      <w:r>
        <w:lastRenderedPageBreak/>
        <w:t>P</w:t>
      </w:r>
      <w:commentRangeEnd w:id="9"/>
      <w:r w:rsidR="00CF3EFC">
        <w:rPr>
          <w:rStyle w:val="CommentReference"/>
          <w:rFonts w:asciiTheme="minorHAnsi" w:hAnsiTheme="minorHAnsi"/>
          <w:smallCaps w:val="0"/>
          <w:spacing w:val="0"/>
        </w:rPr>
        <w:commentReference w:id="9"/>
      </w:r>
      <w:r>
        <w:t>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00583678"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2007)","noteIndex":0},"citationItems":[{"id":"uuUEi9Yc/CP6F9gXA","uris":["http://www.mendeley.com/documents/?uuid=8a207c06-c2f2-478e-9d4c-46bac4bc2a70"],"itemData":{"author":[{"dropping-particle":"","family":"Moyle","given":"Peter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commentRangeStart w:id="12"/>
      <w:r>
        <w:rPr>
          <w:rFonts w:asciiTheme="majorHAnsi" w:hAnsiTheme="majorHAnsi" w:cstheme="majorHAnsi"/>
        </w:rPr>
        <w:t>Delta</w:t>
      </w:r>
      <w:r w:rsidR="006372E7">
        <w:rPr>
          <w:rFonts w:asciiTheme="majorHAnsi" w:hAnsiTheme="majorHAnsi" w:cstheme="majorHAnsi"/>
        </w:rPr>
        <w:t xml:space="preserve"> smelt</w:t>
      </w:r>
      <w:bookmarkEnd w:id="11"/>
    </w:p>
    <w:p w14:paraId="14E9A670" w14:textId="2AAD2219"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uuUEi9Yc/owGZVXip","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2007)","noteIndex":0},"citationItems":[{"id":"uuUEi9Yc/eMFsdDFr","uris":["http://www.mendeley.com/documents/?uuid=154a621a-a2e3-443b-849e-2593b42c5c2d"],"itemData":{"author":[{"dropping-particle":"","family":"McAllister","given":"D.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Estuary","type":"article-journal","volume":"14"}},{"id":"uuUEi9Yc/zVB2tXkq","uris":["http://www.mendeley.com/documents/?uuid=757f5833-fa11-466a-b871-160ad1fface1"],"itemData":{"DOI":"10.1577/T06-148.1","ISSN":"0002-8487","abstract":"The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1992)","noteIndex":0},"citationItems":[{"id":"uuUEi9Yc/uMnFPKLb","uris":["http://www.mendeley.com/documents/?uuid=b174141a-6f6e-47bf-9926-35120a427171"],"itemData":{"DOI":"10.1016/j.fertnstert.2012.04.042","ISSN":"1556-5653","PMID":"22656306","abstract":"To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commentRangeStart w:id="13"/>
      <w:r w:rsidRPr="00382793">
        <w:rPr>
          <w:rFonts w:asciiTheme="majorHAnsi" w:hAnsiTheme="majorHAnsi" w:cstheme="majorHAnsi"/>
          <w:sz w:val="24"/>
          <w:szCs w:val="24"/>
          <w:lang w:val="en"/>
        </w:rPr>
        <w:t xml:space="preserve">Pelagic productivity </w:t>
      </w:r>
      <w:commentRangeEnd w:id="13"/>
      <w:r w:rsidR="002E2FF8">
        <w:rPr>
          <w:rStyle w:val="CommentReference"/>
        </w:rPr>
        <w:commentReference w:id="13"/>
      </w:r>
      <w:r w:rsidRPr="00382793">
        <w:rPr>
          <w:rFonts w:asciiTheme="majorHAnsi" w:hAnsiTheme="majorHAnsi" w:cstheme="majorHAnsi"/>
          <w:sz w:val="24"/>
          <w:szCs w:val="24"/>
          <w:lang w:val="en"/>
        </w:rPr>
        <w:t xml:space="preserve">and </w:t>
      </w:r>
      <w:commentRangeStart w:id="14"/>
      <w:r w:rsidRPr="00382793">
        <w:rPr>
          <w:rFonts w:asciiTheme="majorHAnsi" w:hAnsiTheme="majorHAnsi" w:cstheme="majorHAnsi"/>
          <w:sz w:val="24"/>
          <w:szCs w:val="24"/>
          <w:lang w:val="en"/>
        </w:rPr>
        <w:t xml:space="preserve">water temperature </w:t>
      </w:r>
      <w:commentRangeEnd w:id="14"/>
      <w:r w:rsidR="002E2FF8">
        <w:rPr>
          <w:rStyle w:val="CommentReference"/>
        </w:rPr>
        <w:commentReference w:id="14"/>
      </w:r>
      <w:r w:rsidRPr="00382793">
        <w:rPr>
          <w:rFonts w:asciiTheme="majorHAnsi" w:hAnsiTheme="majorHAnsi" w:cstheme="majorHAnsi"/>
          <w:sz w:val="24"/>
          <w:szCs w:val="24"/>
          <w:lang w:val="en"/>
        </w:rPr>
        <w:t>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2016)","noteIndex":0},"citationItems":[{"id":"uuUEi9Yc/ksy7oS3R","uris":["http://www.mendeley.com/documents/?uuid=23e53af3-288d-48bc-b9a7-174ca5e00a87"],"itemData":{"DOI":"10.1007/s10592-011-0240-y","ISBN":"1566-0621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12"/>
      <w:r w:rsidR="00397880">
        <w:rPr>
          <w:rStyle w:val="CommentReference"/>
        </w:rPr>
        <w:commentReference w:id="12"/>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5" w:name="_Toc144802728"/>
      <w:r>
        <w:rPr>
          <w:rFonts w:asciiTheme="majorHAnsi" w:hAnsiTheme="majorHAnsi" w:cstheme="majorHAnsi"/>
        </w:rPr>
        <w:t>Genomics and Conservation</w:t>
      </w:r>
      <w:bookmarkEnd w:id="15"/>
    </w:p>
    <w:p w14:paraId="5B9FB9F0" w14:textId="62260854" w:rsidR="00332AB8" w:rsidRDefault="006B228C" w:rsidP="00137C6E">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w:t>
      </w:r>
      <w:r w:rsidRPr="00FD21E9">
        <w:rPr>
          <w:rFonts w:asciiTheme="majorHAnsi" w:hAnsiTheme="majorHAnsi" w:cstheme="majorHAnsi"/>
          <w:color w:val="00000A"/>
          <w:sz w:val="24"/>
          <w:szCs w:val="24"/>
        </w:rPr>
        <w:lastRenderedPageBreak/>
        <w:t xml:space="preserve">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sidR="002E2FF8">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sidR="002E2FF8">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ins w:id="16" w:author="Shannon Erica Kendal Joslin" w:date="2023-09-16T11:13:00Z">
        <w:r w:rsidR="00BC0AB6">
          <w:rPr>
            <w:rFonts w:asciiTheme="majorHAnsi" w:hAnsiTheme="majorHAnsi" w:cstheme="majorHAnsi"/>
            <w:sz w:val="24"/>
            <w:szCs w:val="24"/>
          </w:rPr>
          <w:t>, as such being able to compare and quantify genetic diversity with high resolution is essential to understanding the genetic underpinnings associated with biodiversity</w:t>
        </w:r>
      </w:ins>
      <w:r w:rsidRPr="004B6F68">
        <w:rPr>
          <w:rFonts w:asciiTheme="majorHAnsi" w:hAnsiTheme="majorHAnsi" w:cstheme="majorHAnsi"/>
          <w:sz w:val="24"/>
          <w:szCs w:val="24"/>
        </w:rPr>
        <w:t xml:space="preserve">. </w:t>
      </w:r>
      <w:ins w:id="17" w:author="Shannon Erica Kendal Joslin" w:date="2023-09-16T10:47:00Z">
        <w:r w:rsidR="00DB6C76">
          <w:rPr>
            <w:rFonts w:asciiTheme="majorHAnsi" w:hAnsiTheme="majorHAnsi" w:cstheme="majorHAnsi"/>
            <w:sz w:val="24"/>
            <w:szCs w:val="24"/>
          </w:rPr>
          <w:t>Recent large-scale genome assembly initiatives</w:t>
        </w:r>
      </w:ins>
      <w:ins w:id="18" w:author="Shannon Erica Kendal Joslin" w:date="2023-09-16T10:56:00Z">
        <w:r w:rsidR="00332AB8">
          <w:rPr>
            <w:rFonts w:asciiTheme="majorHAnsi" w:hAnsiTheme="majorHAnsi" w:cstheme="majorHAnsi"/>
            <w:sz w:val="24"/>
            <w:szCs w:val="24"/>
          </w:rPr>
          <w:t xml:space="preserve"> </w:t>
        </w:r>
      </w:ins>
      <w:ins w:id="19" w:author="Shannon Erica Kendal Joslin" w:date="2023-09-16T10:47:00Z">
        <w:r w:rsidR="00DB6C76">
          <w:rPr>
            <w:rFonts w:asciiTheme="majorHAnsi" w:hAnsiTheme="majorHAnsi" w:cstheme="majorHAnsi"/>
            <w:sz w:val="24"/>
            <w:szCs w:val="24"/>
          </w:rPr>
          <w:t>focused on seq</w:t>
        </w:r>
      </w:ins>
      <w:ins w:id="20" w:author="Shannon Erica Kendal Joslin" w:date="2023-09-16T10:48:00Z">
        <w:r w:rsidR="00DB6C76">
          <w:rPr>
            <w:rFonts w:asciiTheme="majorHAnsi" w:hAnsiTheme="majorHAnsi" w:cstheme="majorHAnsi"/>
            <w:sz w:val="24"/>
            <w:szCs w:val="24"/>
          </w:rPr>
          <w:t xml:space="preserve">uencing and assembling </w:t>
        </w:r>
      </w:ins>
      <w:ins w:id="21" w:author="Shannon Erica Kendal Joslin" w:date="2023-09-16T10:49:00Z">
        <w:r w:rsidR="00DB6C76">
          <w:rPr>
            <w:rFonts w:asciiTheme="majorHAnsi" w:hAnsiTheme="majorHAnsi" w:cstheme="majorHAnsi"/>
            <w:sz w:val="24"/>
            <w:szCs w:val="24"/>
          </w:rPr>
          <w:t>high quality genomes of a vast quantity</w:t>
        </w:r>
      </w:ins>
      <w:ins w:id="22" w:author="Shannon Erica Kendal Joslin" w:date="2023-09-16T10:48:00Z">
        <w:r w:rsidR="00DB6C76">
          <w:rPr>
            <w:rFonts w:asciiTheme="majorHAnsi" w:hAnsiTheme="majorHAnsi" w:cstheme="majorHAnsi"/>
            <w:sz w:val="24"/>
            <w:szCs w:val="24"/>
          </w:rPr>
          <w:t xml:space="preserve"> species across the tree of life</w:t>
        </w:r>
      </w:ins>
      <w:ins w:id="23" w:author="Shannon Erica Kendal Joslin" w:date="2023-09-16T10:57:00Z">
        <w:r w:rsidR="00332AB8">
          <w:rPr>
            <w:rFonts w:asciiTheme="majorHAnsi" w:hAnsiTheme="majorHAnsi" w:cstheme="majorHAnsi"/>
            <w:sz w:val="24"/>
            <w:szCs w:val="24"/>
          </w:rPr>
          <w:t xml:space="preserve">, such as the Earth </w:t>
        </w:r>
        <w:proofErr w:type="spellStart"/>
        <w:r w:rsidR="00332AB8">
          <w:rPr>
            <w:rFonts w:asciiTheme="majorHAnsi" w:hAnsiTheme="majorHAnsi" w:cstheme="majorHAnsi"/>
            <w:sz w:val="24"/>
            <w:szCs w:val="24"/>
          </w:rPr>
          <w:t>BioGenome</w:t>
        </w:r>
        <w:proofErr w:type="spellEnd"/>
        <w:r w:rsidR="00332AB8">
          <w:rPr>
            <w:rFonts w:asciiTheme="majorHAnsi" w:hAnsiTheme="majorHAnsi" w:cstheme="majorHAnsi"/>
            <w:sz w:val="24"/>
            <w:szCs w:val="24"/>
          </w:rPr>
          <w:t xml:space="preserve"> Project and the Vertebrate Genome Project,</w:t>
        </w:r>
      </w:ins>
      <w:ins w:id="24" w:author="Shannon Erica Kendal Joslin" w:date="2023-09-16T10:49:00Z">
        <w:r w:rsidR="00DB6C76">
          <w:rPr>
            <w:rFonts w:asciiTheme="majorHAnsi" w:hAnsiTheme="majorHAnsi" w:cstheme="majorHAnsi"/>
            <w:sz w:val="24"/>
            <w:szCs w:val="24"/>
          </w:rPr>
          <w:t xml:space="preserve"> have </w:t>
        </w:r>
      </w:ins>
      <w:ins w:id="25" w:author="Shannon Erica Kendal Joslin" w:date="2023-09-16T10:51:00Z">
        <w:r w:rsidR="00137C6E">
          <w:rPr>
            <w:rFonts w:asciiTheme="majorHAnsi" w:hAnsiTheme="majorHAnsi" w:cstheme="majorHAnsi"/>
            <w:sz w:val="24"/>
            <w:szCs w:val="24"/>
          </w:rPr>
          <w:t xml:space="preserve">provided the ability to carry out </w:t>
        </w:r>
      </w:ins>
      <w:ins w:id="26" w:author="Shannon Erica Kendal Joslin" w:date="2023-09-16T10:52:00Z">
        <w:r w:rsidR="00137C6E">
          <w:rPr>
            <w:rFonts w:asciiTheme="majorHAnsi" w:hAnsiTheme="majorHAnsi" w:cstheme="majorHAnsi"/>
            <w:sz w:val="24"/>
            <w:szCs w:val="24"/>
          </w:rPr>
          <w:t xml:space="preserve">high resolution </w:t>
        </w:r>
      </w:ins>
      <w:ins w:id="27" w:author="Shannon Erica Kendal Joslin" w:date="2023-09-16T10:48:00Z">
        <w:r w:rsidR="00DB6C76">
          <w:rPr>
            <w:rFonts w:asciiTheme="majorHAnsi" w:hAnsiTheme="majorHAnsi" w:cstheme="majorHAnsi"/>
            <w:sz w:val="24"/>
            <w:szCs w:val="24"/>
          </w:rPr>
          <w:t>c</w:t>
        </w:r>
      </w:ins>
      <w:ins w:id="28" w:author="Shannon Erica Kendal Joslin" w:date="2023-09-16T10:45:00Z">
        <w:r w:rsidR="00EE178F">
          <w:rPr>
            <w:rFonts w:asciiTheme="majorHAnsi" w:hAnsiTheme="majorHAnsi" w:cstheme="majorHAnsi"/>
            <w:sz w:val="24"/>
            <w:szCs w:val="24"/>
          </w:rPr>
          <w:t>omparative</w:t>
        </w:r>
        <w:r w:rsidR="00DB6C76">
          <w:rPr>
            <w:rFonts w:asciiTheme="majorHAnsi" w:hAnsiTheme="majorHAnsi" w:cstheme="majorHAnsi"/>
            <w:sz w:val="24"/>
            <w:szCs w:val="24"/>
          </w:rPr>
          <w:t xml:space="preserve"> genomics</w:t>
        </w:r>
      </w:ins>
      <w:ins w:id="29" w:author="Shannon Erica Kendal Joslin" w:date="2023-09-16T10:51:00Z">
        <w:r w:rsidR="00137C6E">
          <w:rPr>
            <w:rFonts w:asciiTheme="majorHAnsi" w:hAnsiTheme="majorHAnsi" w:cstheme="majorHAnsi"/>
            <w:sz w:val="24"/>
            <w:szCs w:val="24"/>
          </w:rPr>
          <w:t xml:space="preserve"> studies</w:t>
        </w:r>
      </w:ins>
      <w:ins w:id="30" w:author="Shannon Erica Kendal Joslin" w:date="2023-09-16T10:57:00Z">
        <w:r w:rsidR="00332AB8">
          <w:rPr>
            <w:rFonts w:asciiTheme="majorHAnsi" w:hAnsiTheme="majorHAnsi" w:cstheme="majorHAnsi"/>
            <w:sz w:val="24"/>
            <w:szCs w:val="24"/>
          </w:rPr>
          <w:t xml:space="preserve"> which have</w:t>
        </w:r>
      </w:ins>
      <w:ins w:id="31" w:author="Shannon Erica Kendal Joslin" w:date="2023-09-16T10:52:00Z">
        <w:r w:rsidR="00137C6E">
          <w:rPr>
            <w:rFonts w:asciiTheme="majorHAnsi" w:hAnsiTheme="majorHAnsi" w:cstheme="majorHAnsi"/>
            <w:sz w:val="24"/>
            <w:szCs w:val="24"/>
          </w:rPr>
          <w:t xml:space="preserve"> </w:t>
        </w:r>
      </w:ins>
      <w:ins w:id="32" w:author="Shannon Erica Kendal Joslin" w:date="2023-09-16T10:54:00Z">
        <w:r w:rsidR="00137C6E">
          <w:rPr>
            <w:rFonts w:asciiTheme="majorHAnsi" w:hAnsiTheme="majorHAnsi" w:cstheme="majorHAnsi"/>
            <w:sz w:val="24"/>
            <w:szCs w:val="24"/>
          </w:rPr>
          <w:t>distinguish</w:t>
        </w:r>
      </w:ins>
      <w:ins w:id="33" w:author="Shannon Erica Kendal Joslin" w:date="2023-09-16T10:57:00Z">
        <w:r w:rsidR="00332AB8">
          <w:rPr>
            <w:rFonts w:asciiTheme="majorHAnsi" w:hAnsiTheme="majorHAnsi" w:cstheme="majorHAnsi"/>
            <w:sz w:val="24"/>
            <w:szCs w:val="24"/>
          </w:rPr>
          <w:t>ed</w:t>
        </w:r>
      </w:ins>
      <w:ins w:id="34" w:author="Shannon Erica Kendal Joslin" w:date="2023-09-16T10:52:00Z">
        <w:r w:rsidR="00137C6E">
          <w:rPr>
            <w:rFonts w:asciiTheme="majorHAnsi" w:hAnsiTheme="majorHAnsi" w:cstheme="majorHAnsi"/>
            <w:sz w:val="24"/>
            <w:szCs w:val="24"/>
          </w:rPr>
          <w:t xml:space="preserve"> genomic motifs associated with a species’ risk of extinction, </w:t>
        </w:r>
      </w:ins>
      <w:ins w:id="35" w:author="Shannon Erica Kendal Joslin" w:date="2023-09-16T10:54:00Z">
        <w:r w:rsidR="00137C6E">
          <w:rPr>
            <w:rFonts w:asciiTheme="majorHAnsi" w:hAnsiTheme="majorHAnsi" w:cstheme="majorHAnsi"/>
            <w:sz w:val="24"/>
            <w:szCs w:val="24"/>
          </w:rPr>
          <w:t>identif</w:t>
        </w:r>
      </w:ins>
      <w:ins w:id="36" w:author="Shannon Erica Kendal Joslin" w:date="2023-09-16T10:57:00Z">
        <w:r w:rsidR="00332AB8">
          <w:rPr>
            <w:rFonts w:asciiTheme="majorHAnsi" w:hAnsiTheme="majorHAnsi" w:cstheme="majorHAnsi"/>
            <w:sz w:val="24"/>
            <w:szCs w:val="24"/>
          </w:rPr>
          <w:t>ied</w:t>
        </w:r>
      </w:ins>
      <w:ins w:id="37" w:author="Shannon Erica Kendal Joslin" w:date="2023-09-16T10:53:00Z">
        <w:r w:rsidR="00137C6E">
          <w:rPr>
            <w:rFonts w:asciiTheme="majorHAnsi" w:hAnsiTheme="majorHAnsi" w:cstheme="majorHAnsi"/>
            <w:sz w:val="24"/>
            <w:szCs w:val="24"/>
          </w:rPr>
          <w:t xml:space="preserve"> signals of </w:t>
        </w:r>
      </w:ins>
      <w:ins w:id="38" w:author="Shannon Erica Kendal Joslin" w:date="2023-09-16T10:57:00Z">
        <w:r w:rsidR="00332AB8">
          <w:rPr>
            <w:rFonts w:asciiTheme="majorHAnsi" w:hAnsiTheme="majorHAnsi" w:cstheme="majorHAnsi"/>
            <w:sz w:val="24"/>
            <w:szCs w:val="24"/>
          </w:rPr>
          <w:t>e</w:t>
        </w:r>
      </w:ins>
      <w:ins w:id="39" w:author="Shannon Erica Kendal Joslin" w:date="2023-09-16T10:58:00Z">
        <w:r w:rsidR="00332AB8">
          <w:rPr>
            <w:rFonts w:asciiTheme="majorHAnsi" w:hAnsiTheme="majorHAnsi" w:cstheme="majorHAnsi"/>
            <w:sz w:val="24"/>
            <w:szCs w:val="24"/>
          </w:rPr>
          <w:t xml:space="preserve">volutionary </w:t>
        </w:r>
      </w:ins>
      <w:ins w:id="40" w:author="Shannon Erica Kendal Joslin" w:date="2023-09-16T10:53:00Z">
        <w:r w:rsidR="00137C6E">
          <w:rPr>
            <w:rFonts w:asciiTheme="majorHAnsi" w:hAnsiTheme="majorHAnsi" w:cstheme="majorHAnsi"/>
            <w:sz w:val="24"/>
            <w:szCs w:val="24"/>
          </w:rPr>
          <w:t>selection</w:t>
        </w:r>
      </w:ins>
      <w:ins w:id="41" w:author="Shannon Erica Kendal Joslin" w:date="2023-09-16T10:54:00Z">
        <w:r w:rsidR="00137C6E">
          <w:rPr>
            <w:rFonts w:asciiTheme="majorHAnsi" w:hAnsiTheme="majorHAnsi" w:cstheme="majorHAnsi"/>
            <w:sz w:val="24"/>
            <w:szCs w:val="24"/>
          </w:rPr>
          <w:t>,</w:t>
        </w:r>
      </w:ins>
      <w:ins w:id="42" w:author="Shannon Erica Kendal Joslin" w:date="2023-09-16T10:53:00Z">
        <w:r w:rsidR="00137C6E">
          <w:rPr>
            <w:rFonts w:asciiTheme="majorHAnsi" w:hAnsiTheme="majorHAnsi" w:cstheme="majorHAnsi"/>
            <w:sz w:val="24"/>
            <w:szCs w:val="24"/>
          </w:rPr>
          <w:t xml:space="preserve"> and provide</w:t>
        </w:r>
      </w:ins>
      <w:ins w:id="43" w:author="Shannon Erica Kendal Joslin" w:date="2023-09-16T10:58:00Z">
        <w:r w:rsidR="00332AB8">
          <w:rPr>
            <w:rFonts w:asciiTheme="majorHAnsi" w:hAnsiTheme="majorHAnsi" w:cstheme="majorHAnsi"/>
            <w:sz w:val="24"/>
            <w:szCs w:val="24"/>
          </w:rPr>
          <w:t>d</w:t>
        </w:r>
      </w:ins>
      <w:ins w:id="44" w:author="Shannon Erica Kendal Joslin" w:date="2023-09-16T10:53:00Z">
        <w:r w:rsidR="00137C6E">
          <w:rPr>
            <w:rFonts w:asciiTheme="majorHAnsi" w:hAnsiTheme="majorHAnsi" w:cstheme="majorHAnsi"/>
            <w:sz w:val="24"/>
            <w:szCs w:val="24"/>
          </w:rPr>
          <w:t xml:space="preserve"> population level insights from individual referenc</w:t>
        </w:r>
      </w:ins>
      <w:ins w:id="45" w:author="Shannon Erica Kendal Joslin" w:date="2023-09-16T10:54:00Z">
        <w:r w:rsidR="00137C6E">
          <w:rPr>
            <w:rFonts w:asciiTheme="majorHAnsi" w:hAnsiTheme="majorHAnsi" w:cstheme="majorHAnsi"/>
            <w:sz w:val="24"/>
            <w:szCs w:val="24"/>
          </w:rPr>
          <w:t>e genomes</w:t>
        </w:r>
      </w:ins>
      <w:ins w:id="46" w:author="Shannon Erica Kendal Joslin" w:date="2023-09-16T10:55:00Z">
        <w:r w:rsidR="00137C6E">
          <w:rPr>
            <w:rFonts w:asciiTheme="majorHAnsi" w:hAnsiTheme="majorHAnsi" w:cstheme="majorHAnsi"/>
            <w:sz w:val="24"/>
            <w:szCs w:val="24"/>
          </w:rPr>
          <w:t xml:space="preserve"> </w:t>
        </w:r>
      </w:ins>
      <w:del w:id="47" w:author="Shannon Erica Kendal Joslin" w:date="2023-09-16T10:37:00Z">
        <w:r w:rsidRPr="004B6F68" w:rsidDel="00F17A5C">
          <w:rPr>
            <w:rFonts w:asciiTheme="majorHAnsi" w:hAnsiTheme="majorHAnsi" w:cstheme="majorHAnsi"/>
            <w:sz w:val="24"/>
            <w:szCs w:val="24"/>
          </w:rPr>
          <w:delText>C</w:delText>
        </w:r>
      </w:del>
      <w:del w:id="48" w:author="Shannon Erica Kendal Joslin" w:date="2023-09-16T10:38:00Z">
        <w:r w:rsidRPr="004B6F68" w:rsidDel="00F17A5C">
          <w:rPr>
            <w:rFonts w:asciiTheme="majorHAnsi" w:hAnsiTheme="majorHAnsi" w:cstheme="majorHAnsi"/>
            <w:sz w:val="24"/>
            <w:szCs w:val="24"/>
          </w:rPr>
          <w:delText>omparative methods</w:delText>
        </w:r>
      </w:del>
      <w:del w:id="49" w:author="Shannon Erica Kendal Joslin" w:date="2023-09-16T10:47:00Z">
        <w:r w:rsidRPr="004B6F68" w:rsidDel="00DB6C76">
          <w:rPr>
            <w:rFonts w:asciiTheme="majorHAnsi" w:hAnsiTheme="majorHAnsi" w:cstheme="majorHAnsi"/>
            <w:sz w:val="24"/>
            <w:szCs w:val="24"/>
          </w:rPr>
          <w:delText xml:space="preserve"> </w:delText>
        </w:r>
      </w:del>
      <w:del w:id="50" w:author="Shannon Erica Kendal Joslin" w:date="2023-09-16T10:37:00Z">
        <w:r w:rsidRPr="004B6F68" w:rsidDel="00F17A5C">
          <w:rPr>
            <w:rFonts w:asciiTheme="majorHAnsi" w:hAnsiTheme="majorHAnsi" w:cstheme="majorHAnsi"/>
            <w:sz w:val="24"/>
            <w:szCs w:val="24"/>
          </w:rPr>
          <w:delText xml:space="preserve">allow </w:delText>
        </w:r>
      </w:del>
      <w:del w:id="51" w:author="Shannon Erica Kendal Joslin" w:date="2023-09-16T10:39:00Z">
        <w:r w:rsidRPr="004B6F68" w:rsidDel="00F17A5C">
          <w:rPr>
            <w:rFonts w:asciiTheme="majorHAnsi" w:hAnsiTheme="majorHAnsi" w:cstheme="majorHAnsi"/>
            <w:sz w:val="24"/>
            <w:szCs w:val="24"/>
          </w:rPr>
          <w:delText xml:space="preserve">for a broad investigation of </w:delText>
        </w:r>
      </w:del>
      <w:del w:id="52" w:author="Shannon Erica Kendal Joslin" w:date="2023-09-16T10:55:00Z">
        <w:r w:rsidRPr="004B6F68" w:rsidDel="00137C6E">
          <w:rPr>
            <w:rFonts w:asciiTheme="majorHAnsi" w:hAnsiTheme="majorHAnsi" w:cstheme="majorHAnsi"/>
            <w:sz w:val="24"/>
            <w:szCs w:val="24"/>
          </w:rPr>
          <w:delText xml:space="preserve">genomic motifs in endangered animals </w:delText>
        </w:r>
      </w:del>
      <w:r w:rsidRPr="004B6F68">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3301D7">
        <w:rPr>
          <w:rFonts w:ascii="Calibri Light" w:hAnsiTheme="majorHAnsi" w:cs="Calibri Light"/>
          <w:sz w:val="24"/>
        </w:rPr>
        <w:t xml:space="preserve">(Feng et al., 2020; </w:t>
      </w:r>
      <w:proofErr w:type="spellStart"/>
      <w:r w:rsidR="003301D7">
        <w:rPr>
          <w:rFonts w:ascii="Calibri Light" w:hAnsiTheme="majorHAnsi" w:cs="Calibri Light"/>
          <w:sz w:val="24"/>
        </w:rPr>
        <w:t>Zoonomia</w:t>
      </w:r>
      <w:proofErr w:type="spellEnd"/>
      <w:r w:rsidR="003301D7">
        <w:rPr>
          <w:rFonts w:ascii="Calibri Light" w:hAnsiTheme="majorHAnsi" w:cs="Calibri Light"/>
          <w:sz w:val="24"/>
        </w:rPr>
        <w:t xml:space="preserve"> Consortium, 2020)</w:t>
      </w:r>
      <w:r w:rsidRPr="004B6F68">
        <w:rPr>
          <w:rFonts w:asciiTheme="majorHAnsi" w:hAnsiTheme="majorHAnsi" w:cstheme="majorHAnsi"/>
          <w:sz w:val="24"/>
          <w:szCs w:val="24"/>
        </w:rPr>
        <w:fldChar w:fldCharType="end"/>
      </w:r>
      <w:del w:id="53" w:author="Shannon Erica Kendal Joslin" w:date="2023-09-16T10:55:00Z">
        <w:r w:rsidRPr="004B6F68" w:rsidDel="00137C6E">
          <w:rPr>
            <w:rFonts w:asciiTheme="majorHAnsi" w:hAnsiTheme="majorHAnsi" w:cstheme="majorHAnsi"/>
            <w:sz w:val="24"/>
            <w:szCs w:val="24"/>
          </w:rPr>
          <w:delText xml:space="preserve"> and </w:delText>
        </w:r>
        <w:commentRangeStart w:id="54"/>
        <w:r w:rsidRPr="004B6F68" w:rsidDel="00137C6E">
          <w:rPr>
            <w:rFonts w:asciiTheme="majorHAnsi" w:hAnsiTheme="majorHAnsi" w:cstheme="majorHAnsi"/>
            <w:sz w:val="24"/>
            <w:szCs w:val="24"/>
          </w:rPr>
          <w:delText>the identification of physical threats to endangered species</w:delText>
        </w:r>
        <w:commentRangeEnd w:id="54"/>
        <w:r w:rsidR="002E2FF8" w:rsidDel="00137C6E">
          <w:rPr>
            <w:rStyle w:val="CommentReference"/>
          </w:rPr>
          <w:commentReference w:id="54"/>
        </w:r>
        <w:r w:rsidRPr="004B6F68" w:rsidDel="00137C6E">
          <w:rPr>
            <w:rFonts w:asciiTheme="majorHAnsi" w:hAnsiTheme="majorHAnsi" w:cstheme="majorHAnsi"/>
            <w:sz w:val="24"/>
            <w:szCs w:val="24"/>
          </w:rPr>
          <w:delText xml:space="preserve"> </w:delText>
        </w:r>
        <w:r w:rsidRPr="004B6F68" w:rsidDel="00137C6E">
          <w:rPr>
            <w:rFonts w:asciiTheme="majorHAnsi" w:hAnsiTheme="majorHAnsi" w:cstheme="majorHAnsi"/>
            <w:sz w:val="24"/>
            <w:szCs w:val="24"/>
          </w:rPr>
          <w:fldChar w:fldCharType="begin"/>
        </w:r>
        <w:r w:rsidRPr="004B6F68" w:rsidDel="00137C6E">
          <w:rPr>
            <w:rFonts w:asciiTheme="majorHAnsi" w:hAnsiTheme="majorHAnsi" w:cstheme="majorHAnsi"/>
            <w:sz w:val="24"/>
            <w:szCs w:val="24"/>
          </w:rPr>
          <w:del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delInstrText>
        </w:r>
        <w:r w:rsidRPr="004B6F68" w:rsidDel="00137C6E">
          <w:rPr>
            <w:rFonts w:asciiTheme="majorHAnsi" w:hAnsiTheme="majorHAnsi" w:cstheme="majorHAnsi"/>
            <w:sz w:val="24"/>
            <w:szCs w:val="24"/>
          </w:rPr>
          <w:fldChar w:fldCharType="separate"/>
        </w:r>
        <w:r w:rsidRPr="004B6F68" w:rsidDel="00137C6E">
          <w:rPr>
            <w:rFonts w:ascii="Calibri Light" w:hAnsiTheme="majorHAnsi" w:cs="Calibri Light"/>
            <w:sz w:val="24"/>
          </w:rPr>
          <w:delText>(Wasser et al., 2015; Wright et al., 2015)</w:delText>
        </w:r>
        <w:r w:rsidRPr="004B6F68" w:rsidDel="00137C6E">
          <w:rPr>
            <w:rFonts w:asciiTheme="majorHAnsi" w:hAnsiTheme="majorHAnsi" w:cstheme="majorHAnsi"/>
            <w:sz w:val="24"/>
            <w:szCs w:val="24"/>
          </w:rPr>
          <w:fldChar w:fldCharType="end"/>
        </w:r>
      </w:del>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r w:rsidR="002E2FF8">
        <w:rPr>
          <w:rFonts w:asciiTheme="majorHAnsi" w:hAnsiTheme="majorHAnsi" w:cstheme="majorHAnsi"/>
          <w:sz w:val="24"/>
          <w:szCs w:val="24"/>
        </w:rPr>
        <w:t>using</w:t>
      </w:r>
      <w:r w:rsidRPr="004B6F68">
        <w:rPr>
          <w:rFonts w:asciiTheme="majorHAnsi" w:hAnsiTheme="majorHAnsi" w:cstheme="majorHAnsi"/>
          <w:sz w:val="24"/>
          <w:szCs w:val="24"/>
        </w:rPr>
        <w:t xml:space="preserve"> multiple sequencing technolog</w:t>
      </w:r>
      <w:r w:rsidR="002E2FF8">
        <w:rPr>
          <w:rFonts w:asciiTheme="majorHAnsi" w:hAnsiTheme="majorHAnsi" w:cstheme="majorHAnsi"/>
          <w:sz w:val="24"/>
          <w:szCs w:val="24"/>
        </w:rPr>
        <w:t>ies</w:t>
      </w:r>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5A0F1AF0" w:rsidR="00895DB8" w:rsidRDefault="00350627" w:rsidP="006B228C">
      <w:pPr>
        <w:spacing w:line="240" w:lineRule="auto"/>
        <w:ind w:right="270"/>
        <w:rPr>
          <w:rFonts w:asciiTheme="majorHAnsi" w:hAnsiTheme="majorHAnsi" w:cstheme="majorHAnsi"/>
          <w:sz w:val="24"/>
          <w:szCs w:val="24"/>
        </w:rPr>
      </w:pPr>
      <w:proofErr w:type="spellStart"/>
      <w:r>
        <w:rPr>
          <w:rFonts w:asciiTheme="majorHAnsi" w:hAnsiTheme="majorHAnsi" w:cstheme="majorHAnsi"/>
          <w:sz w:val="24"/>
          <w:szCs w:val="24"/>
        </w:rPr>
        <w:t>Over</w:t>
      </w:r>
      <w:proofErr w:type="spellEnd"/>
      <w:r>
        <w:rPr>
          <w:rFonts w:asciiTheme="majorHAnsi" w:hAnsiTheme="majorHAnsi" w:cstheme="majorHAnsi"/>
          <w:sz w:val="24"/>
          <w:szCs w:val="24"/>
        </w:rPr>
        <w:t xml:space="preserve">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r w:rsidR="002E2FF8">
        <w:rPr>
          <w:rFonts w:asciiTheme="majorHAnsi" w:hAnsiTheme="majorHAnsi" w:cstheme="majorHAnsi"/>
          <w:sz w:val="24"/>
          <w:szCs w:val="24"/>
        </w:rPr>
        <w:t>us</w:t>
      </w:r>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7026F30D"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r w:rsidR="002E2FF8">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sidR="002E2FF8">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sidR="002E2FF8">
        <w:rPr>
          <w:rFonts w:asciiTheme="majorHAnsi" w:hAnsiTheme="majorHAnsi" w:cstheme="majorHAnsi"/>
          <w:sz w:val="24"/>
          <w:szCs w:val="24"/>
        </w:rPr>
        <w:t>,</w:t>
      </w:r>
      <w:r w:rsidRPr="004B6F68">
        <w:rPr>
          <w:rFonts w:asciiTheme="majorHAnsi" w:hAnsiTheme="majorHAnsi" w:cstheme="majorHAnsi"/>
          <w:sz w:val="24"/>
          <w:szCs w:val="24"/>
        </w:rPr>
        <w:t xml:space="preserve"> </w:t>
      </w:r>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2E2FF8">
        <w:rPr>
          <w:rFonts w:asciiTheme="majorHAnsi" w:hAnsiTheme="majorHAnsi" w:cstheme="majorHAnsi"/>
          <w:sz w:val="24"/>
          <w:szCs w:val="24"/>
        </w:rPr>
        <w:t xml:space="preserve">of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sequences 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r w:rsidR="002E2FF8">
        <w:rPr>
          <w:rFonts w:asciiTheme="majorHAnsi" w:hAnsiTheme="majorHAnsi" w:cstheme="majorHAnsi"/>
          <w:sz w:val="24"/>
          <w:szCs w:val="24"/>
        </w:rPr>
        <w:t>s</w:t>
      </w:r>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requires high molecular weight (HMW) DNA, which can be difficult to generate in sufficient quantities, especially for exceedingly small or rare species and 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 xml:space="preserve">ies (long-read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prone reads to generate scaffolds, correct base calling errors with short reads which have high accuracy but cannot span </w:t>
      </w:r>
      <w:proofErr w:type="gramStart"/>
      <w:r w:rsidR="00F20B76" w:rsidRPr="00FD21E9">
        <w:rPr>
          <w:rFonts w:asciiTheme="majorHAnsi" w:hAnsiTheme="majorHAnsi" w:cstheme="majorHAnsi"/>
          <w:color w:val="00000A"/>
          <w:sz w:val="24"/>
          <w:szCs w:val="24"/>
        </w:rPr>
        <w:t>highly</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lastRenderedPageBreak/>
        <w:t>repetitive</w:t>
      </w:r>
      <w:proofErr w:type="gramEnd"/>
      <w:r w:rsidR="00F20B76" w:rsidRPr="00FD21E9">
        <w:rPr>
          <w:rFonts w:asciiTheme="majorHAnsi" w:hAnsiTheme="majorHAnsi" w:cstheme="majorHAnsi"/>
          <w:color w:val="00000A"/>
          <w:sz w:val="24"/>
          <w:szCs w:val="24"/>
        </w:rPr>
        <w:t xml:space="preser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7E0ADCD8" w:rsidR="006B228C" w:rsidRPr="004B6F68" w:rsidRDefault="006B228C" w:rsidP="006B228C">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 to reach at a fraction of the cost and </w:t>
      </w:r>
      <w:ins w:id="55" w:author="Shannon Erica Kendal Joslin" w:date="2023-09-16T11:17:00Z">
        <w:r w:rsidR="0081083C">
          <w:rPr>
            <w:rFonts w:asciiTheme="majorHAnsi" w:hAnsiTheme="majorHAnsi" w:cstheme="majorHAnsi"/>
            <w:sz w:val="24"/>
            <w:szCs w:val="24"/>
          </w:rPr>
          <w:t xml:space="preserve">vastly fewer contributing biologists </w:t>
        </w:r>
      </w:ins>
      <w:commentRangeStart w:id="56"/>
      <w:del w:id="57" w:author="Shannon Erica Kendal Joslin" w:date="2023-09-16T11:17:00Z">
        <w:r w:rsidRPr="004B6F68" w:rsidDel="0081083C">
          <w:rPr>
            <w:rFonts w:asciiTheme="majorHAnsi" w:hAnsiTheme="majorHAnsi" w:cstheme="majorHAnsi"/>
            <w:sz w:val="24"/>
            <w:szCs w:val="24"/>
          </w:rPr>
          <w:delText xml:space="preserve">by relatively few individuals </w:delText>
        </w:r>
        <w:commentRangeEnd w:id="56"/>
        <w:r w:rsidR="002E2FF8" w:rsidDel="0081083C">
          <w:rPr>
            <w:rStyle w:val="CommentReference"/>
          </w:rPr>
          <w:commentReference w:id="56"/>
        </w:r>
      </w:del>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was the domestic goat in 2017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46B4CADC" w14:textId="1B3E10B4"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t>
      </w:r>
      <w:del w:id="58" w:author="Shannon Erica Kendal Joslin" w:date="2023-09-16T11:20:00Z">
        <w:r w:rsidDel="0081083C">
          <w:rPr>
            <w:rFonts w:asciiTheme="majorHAnsi" w:hAnsiTheme="majorHAnsi" w:cstheme="majorHAnsi"/>
            <w:sz w:val="24"/>
            <w:szCs w:val="24"/>
          </w:rPr>
          <w:delText xml:space="preserve">Within </w:delText>
        </w:r>
      </w:del>
      <w:ins w:id="59" w:author="Shannon Erica Kendal Joslin" w:date="2023-09-16T11:20:00Z">
        <w:r w:rsidR="0081083C">
          <w:rPr>
            <w:rFonts w:asciiTheme="majorHAnsi" w:hAnsiTheme="majorHAnsi" w:cstheme="majorHAnsi"/>
            <w:sz w:val="24"/>
            <w:szCs w:val="24"/>
          </w:rPr>
          <w:t>Narrowing focus to</w:t>
        </w:r>
        <w:r w:rsidR="0081083C">
          <w:rPr>
            <w:rFonts w:asciiTheme="majorHAnsi" w:hAnsiTheme="majorHAnsi" w:cstheme="majorHAnsi"/>
            <w:sz w:val="24"/>
            <w:szCs w:val="24"/>
          </w:rPr>
          <w:t xml:space="preserve"> </w:t>
        </w:r>
      </w:ins>
      <w:r>
        <w:rPr>
          <w:rFonts w:asciiTheme="majorHAnsi" w:hAnsiTheme="majorHAnsi" w:cstheme="majorHAnsi"/>
          <w:sz w:val="24"/>
          <w:szCs w:val="24"/>
        </w:rPr>
        <w:t xml:space="preserve">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w:t>
      </w:r>
      <w:del w:id="60" w:author="Shannon Erica Kendal Joslin" w:date="2023-09-16T11:22:00Z">
        <w:r w:rsidDel="00731F54">
          <w:rPr>
            <w:rFonts w:asciiTheme="majorHAnsi" w:hAnsiTheme="majorHAnsi" w:cstheme="majorHAnsi"/>
            <w:sz w:val="24"/>
            <w:szCs w:val="24"/>
          </w:rPr>
          <w:delText xml:space="preserve">it </w:delText>
        </w:r>
      </w:del>
      <w:ins w:id="61" w:author="Shannon Erica Kendal Joslin" w:date="2023-09-16T11:22:00Z">
        <w:r w:rsidR="00731F54">
          <w:rPr>
            <w:rFonts w:asciiTheme="majorHAnsi" w:hAnsiTheme="majorHAnsi" w:cstheme="majorHAnsi"/>
            <w:sz w:val="24"/>
            <w:szCs w:val="24"/>
          </w:rPr>
          <w:t>the delta smelt reference genome</w:t>
        </w:r>
        <w:r w:rsidR="00731F54">
          <w:rPr>
            <w:rFonts w:asciiTheme="majorHAnsi" w:hAnsiTheme="majorHAnsi" w:cstheme="majorHAnsi"/>
            <w:sz w:val="24"/>
            <w:szCs w:val="24"/>
          </w:rPr>
          <w:t xml:space="preserve"> </w:t>
        </w:r>
      </w:ins>
      <w:r>
        <w:rPr>
          <w:rFonts w:asciiTheme="majorHAnsi" w:hAnsiTheme="majorHAnsi" w:cstheme="majorHAnsi"/>
          <w:sz w:val="24"/>
          <w:szCs w:val="24"/>
        </w:rPr>
        <w:t xml:space="preserve">can </w:t>
      </w:r>
      <w:r w:rsidR="003A4E8E">
        <w:rPr>
          <w:rFonts w:asciiTheme="majorHAnsi" w:hAnsiTheme="majorHAnsi" w:cstheme="majorHAnsi"/>
          <w:sz w:val="24"/>
          <w:szCs w:val="24"/>
        </w:rPr>
        <w:t xml:space="preserve">be </w:t>
      </w:r>
      <w:r>
        <w:rPr>
          <w:rFonts w:asciiTheme="majorHAnsi" w:hAnsiTheme="majorHAnsi" w:cstheme="majorHAnsi"/>
          <w:sz w:val="24"/>
          <w:szCs w:val="24"/>
        </w:rPr>
        <w:t xml:space="preserve">used as a </w:t>
      </w:r>
      <w:del w:id="62" w:author="Shannon Erica Kendal Joslin" w:date="2023-09-16T11:22:00Z">
        <w:r w:rsidDel="00731F54">
          <w:rPr>
            <w:rFonts w:asciiTheme="majorHAnsi" w:hAnsiTheme="majorHAnsi" w:cstheme="majorHAnsi"/>
            <w:sz w:val="24"/>
            <w:szCs w:val="24"/>
          </w:rPr>
          <w:delText>reference genome</w:delText>
        </w:r>
      </w:del>
      <w:ins w:id="63" w:author="Shannon Erica Kendal Joslin" w:date="2023-09-16T11:22:00Z">
        <w:r w:rsidR="00731F54">
          <w:rPr>
            <w:rFonts w:asciiTheme="majorHAnsi" w:hAnsiTheme="majorHAnsi" w:cstheme="majorHAnsi"/>
            <w:sz w:val="24"/>
            <w:szCs w:val="24"/>
          </w:rPr>
          <w:t>tool for genetic studies in</w:t>
        </w:r>
      </w:ins>
      <w:r>
        <w:rPr>
          <w:rFonts w:asciiTheme="majorHAnsi" w:hAnsiTheme="majorHAnsi" w:cstheme="majorHAnsi"/>
          <w:sz w:val="24"/>
          <w:szCs w:val="24"/>
        </w:rPr>
        <w:t xml:space="preserve"> </w:t>
      </w:r>
      <w:del w:id="64" w:author="Shannon Erica Kendal Joslin" w:date="2023-09-16T11:22:00Z">
        <w:r w:rsidDel="00731F54">
          <w:rPr>
            <w:rFonts w:asciiTheme="majorHAnsi" w:hAnsiTheme="majorHAnsi" w:cstheme="majorHAnsi"/>
            <w:sz w:val="24"/>
            <w:szCs w:val="24"/>
          </w:rPr>
          <w:delText xml:space="preserve">for </w:delText>
        </w:r>
      </w:del>
      <w:r>
        <w:rPr>
          <w:rFonts w:asciiTheme="majorHAnsi" w:hAnsiTheme="majorHAnsi" w:cstheme="majorHAnsi"/>
          <w:sz w:val="24"/>
          <w:szCs w:val="24"/>
        </w:rPr>
        <w:t>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w:t>
      </w:r>
      <w:del w:id="65" w:author="Shannon Erica Kendal Joslin" w:date="2023-09-16T11:22:00Z">
        <w:r w:rsidDel="00731F54">
          <w:rPr>
            <w:rFonts w:asciiTheme="majorHAnsi" w:hAnsiTheme="majorHAnsi" w:cstheme="majorHAnsi"/>
            <w:sz w:val="24"/>
            <w:szCs w:val="24"/>
          </w:rPr>
          <w:delText>And finally</w:delText>
        </w:r>
      </w:del>
      <w:ins w:id="66" w:author="Shannon Erica Kendal Joslin" w:date="2023-09-16T11:22:00Z">
        <w:r w:rsidR="00731F54">
          <w:rPr>
            <w:rFonts w:asciiTheme="majorHAnsi" w:hAnsiTheme="majorHAnsi" w:cstheme="majorHAnsi"/>
            <w:sz w:val="24"/>
            <w:szCs w:val="24"/>
          </w:rPr>
          <w:t>Finally</w:t>
        </w:r>
      </w:ins>
      <w:ins w:id="67" w:author="Shannon Erica Kendal Joslin" w:date="2023-09-16T11:23:00Z">
        <w:r w:rsidR="00731F54">
          <w:rPr>
            <w:rFonts w:asciiTheme="majorHAnsi" w:hAnsiTheme="majorHAnsi" w:cstheme="majorHAnsi"/>
            <w:sz w:val="24"/>
            <w:szCs w:val="24"/>
          </w:rPr>
          <w:t>,</w:t>
        </w:r>
      </w:ins>
      <w:r>
        <w:rPr>
          <w:rFonts w:asciiTheme="majorHAnsi" w:hAnsiTheme="majorHAnsi" w:cstheme="majorHAnsi"/>
          <w:sz w:val="24"/>
          <w:szCs w:val="24"/>
        </w:rPr>
        <w:t xml:space="preserve"> the delta smelt reference genome can be used </w:t>
      </w:r>
      <w:ins w:id="68" w:author="Shannon Erica Kendal Joslin" w:date="2023-09-16T11:23:00Z">
        <w:r w:rsidR="00731F54">
          <w:rPr>
            <w:rFonts w:asciiTheme="majorHAnsi" w:hAnsiTheme="majorHAnsi" w:cstheme="majorHAnsi"/>
            <w:sz w:val="24"/>
            <w:szCs w:val="24"/>
          </w:rPr>
          <w:t xml:space="preserve">within the species </w:t>
        </w:r>
      </w:ins>
      <w:r>
        <w:rPr>
          <w:rFonts w:asciiTheme="majorHAnsi" w:hAnsiTheme="majorHAnsi" w:cstheme="majorHAnsi"/>
          <w:sz w:val="24"/>
          <w:szCs w:val="24"/>
        </w:rPr>
        <w:t xml:space="preserve">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r w:rsidR="002E2FF8">
        <w:rPr>
          <w:rFonts w:asciiTheme="majorHAnsi" w:hAnsiTheme="majorHAnsi" w:cstheme="majorHAnsi"/>
          <w:sz w:val="24"/>
          <w:szCs w:val="24"/>
        </w:rPr>
        <w:t>occurring in</w:t>
      </w:r>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r w:rsidR="002E2FF8">
        <w:rPr>
          <w:rFonts w:asciiTheme="majorHAnsi" w:hAnsiTheme="majorHAnsi" w:cstheme="majorHAnsi"/>
          <w:sz w:val="24"/>
          <w:szCs w:val="24"/>
        </w:rPr>
        <w:t xml:space="preserve"> </w:t>
      </w:r>
      <w:r w:rsidR="0081083C">
        <w:rPr>
          <w:rFonts w:asciiTheme="majorHAnsi" w:hAnsiTheme="majorHAnsi" w:cstheme="majorHAnsi"/>
          <w:sz w:val="24"/>
          <w:szCs w:val="24"/>
        </w:rPr>
        <w:fldChar w:fldCharType="begin"/>
      </w:r>
      <w:r w:rsidR="0081083C">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sidR="0081083C">
        <w:rPr>
          <w:rFonts w:asciiTheme="majorHAnsi" w:hAnsiTheme="majorHAnsi" w:cstheme="majorHAnsi"/>
          <w:sz w:val="24"/>
          <w:szCs w:val="24"/>
        </w:rPr>
        <w:fldChar w:fldCharType="separate"/>
      </w:r>
      <w:r w:rsidR="0081083C">
        <w:rPr>
          <w:rFonts w:asciiTheme="majorHAnsi" w:hAnsiTheme="majorHAnsi" w:cstheme="majorHAnsi"/>
          <w:noProof/>
          <w:sz w:val="24"/>
          <w:szCs w:val="24"/>
        </w:rPr>
        <w:t>(Finger et al., 2018)</w:t>
      </w:r>
      <w:r w:rsidR="0081083C">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w:t>
      </w:r>
      <w:r w:rsidR="002E2FF8">
        <w:rPr>
          <w:rFonts w:asciiTheme="majorHAnsi" w:hAnsiTheme="majorHAnsi" w:cstheme="majorHAnsi"/>
          <w:sz w:val="24"/>
          <w:szCs w:val="24"/>
        </w:rPr>
        <w:t>is</w:t>
      </w:r>
      <w:r>
        <w:rPr>
          <w:rFonts w:asciiTheme="majorHAnsi" w:hAnsiTheme="majorHAnsi" w:cstheme="majorHAnsi"/>
          <w:sz w:val="24"/>
          <w:szCs w:val="24"/>
        </w:rPr>
        <w:t xml:space="preserve"> being used as a source for supplement</w:t>
      </w:r>
      <w:r w:rsidR="002E2FF8">
        <w:rPr>
          <w:rFonts w:asciiTheme="majorHAnsi" w:hAnsiTheme="majorHAnsi" w:cstheme="majorHAnsi"/>
          <w:sz w:val="24"/>
          <w:szCs w:val="24"/>
        </w:rPr>
        <w:t>ing</w:t>
      </w:r>
      <w:r>
        <w:rPr>
          <w:rFonts w:asciiTheme="majorHAnsi" w:hAnsiTheme="majorHAnsi" w:cstheme="majorHAnsi"/>
          <w:sz w:val="24"/>
          <w:szCs w:val="24"/>
        </w:rPr>
        <w:t xml:space="preserve">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69" w:name="_Toc144802729"/>
      <w:r>
        <w:rPr>
          <w:rFonts w:asciiTheme="majorHAnsi" w:hAnsiTheme="majorHAnsi" w:cstheme="majorHAnsi"/>
        </w:rPr>
        <w:t>Lactase Persistence and Disease</w:t>
      </w:r>
      <w:bookmarkEnd w:id="69"/>
    </w:p>
    <w:p w14:paraId="26ABED20" w14:textId="6CD06E04"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w:t>
      </w:r>
      <w:commentRangeStart w:id="70"/>
      <w:commentRangeStart w:id="71"/>
      <w:r w:rsidRPr="007A13CF">
        <w:rPr>
          <w:rFonts w:asciiTheme="majorHAnsi" w:hAnsiTheme="majorHAnsi" w:cstheme="majorHAnsi"/>
          <w:sz w:val="24"/>
          <w:szCs w:val="24"/>
          <w:lang w:val="en"/>
        </w:rPr>
        <w:t>LCT</w:t>
      </w:r>
      <w:commentRangeEnd w:id="70"/>
      <w:r w:rsidR="003846EB">
        <w:rPr>
          <w:rStyle w:val="CommentReference"/>
        </w:rPr>
        <w:commentReference w:id="70"/>
      </w:r>
      <w:commentRangeEnd w:id="71"/>
      <w:r w:rsidR="00731F54">
        <w:rPr>
          <w:rStyle w:val="CommentReference"/>
        </w:rPr>
        <w:commentReference w:id="71"/>
      </w:r>
      <w:r w:rsidRPr="007A13CF">
        <w:rPr>
          <w:rFonts w:asciiTheme="majorHAnsi" w:hAnsiTheme="majorHAnsi" w:cstheme="majorHAnsi"/>
          <w:sz w:val="24"/>
          <w:szCs w:val="24"/>
          <w:lang w:val="en"/>
        </w:rPr>
        <w:t xml:space="preserve"> gene, allows for the breakdown of lactose in infant mammals. Various human populations continue to express LCT post 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w:t>
      </w:r>
      <w:r w:rsidRPr="007A13CF">
        <w:rPr>
          <w:rFonts w:asciiTheme="majorHAnsi" w:hAnsiTheme="majorHAnsi" w:cstheme="majorHAnsi"/>
          <w:sz w:val="24"/>
          <w:szCs w:val="24"/>
          <w:lang w:val="en"/>
        </w:rPr>
        <w:lastRenderedPageBreak/>
        <w:t>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region. However, it is unclear whether mutations found within the LP haplotype block give rise to unfavorable phenotypes. Determining the differential risk of disease based on individual genetic backgrounds with the indirect phenotype of lactase persistence may help resolve contrasting epidemiological findings and improve public health. </w:t>
      </w:r>
      <w:commentRangeStart w:id="72"/>
      <w:del w:id="73" w:author="Shannon Erica Kendal Joslin" w:date="2023-09-16T11:33:00Z">
        <w:r w:rsidRPr="007A13CF" w:rsidDel="002B09C4">
          <w:rPr>
            <w:rFonts w:asciiTheme="majorHAnsi" w:hAnsiTheme="majorHAnsi" w:cstheme="majorHAnsi"/>
            <w:sz w:val="24"/>
            <w:szCs w:val="24"/>
            <w:lang w:val="en"/>
          </w:rPr>
          <w:delText>Therefore, the objective this study was to determine the size of the LP haplotype block and its impact on disease risk in humans with and without the LP allele.</w:delText>
        </w:r>
        <w:commentRangeEnd w:id="72"/>
        <w:r w:rsidR="003846EB" w:rsidDel="002B09C4">
          <w:rPr>
            <w:rStyle w:val="CommentReference"/>
          </w:rPr>
          <w:commentReference w:id="72"/>
        </w:r>
      </w:del>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74" w:name="_Toc113123182"/>
      <w:bookmarkStart w:id="75"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74"/>
      <w:bookmarkEnd w:id="75"/>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76"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77" w:name="_Toc144802731"/>
      <w:r w:rsidRPr="00FD21E9">
        <w:rPr>
          <w:rFonts w:asciiTheme="majorHAnsi" w:hAnsiTheme="majorHAnsi" w:cstheme="majorHAnsi"/>
          <w:szCs w:val="24"/>
        </w:rPr>
        <w:t>Introduction</w:t>
      </w:r>
      <w:bookmarkEnd w:id="76"/>
      <w:bookmarkEnd w:id="77"/>
    </w:p>
    <w:p w14:paraId="0EE34836" w14:textId="4CD9FA6E"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sidRPr="002B09C4">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uuUEi9Yc/owGZVXip","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2007)","noteIndex":0},"citationItems":[{"id":"uuUEi9Yc/eMFsdDFr","uris":["http://www.mendeley.com/documents/?uuid=154a621a-a2e3-443b-849e-2593b42c5c2d"],"itemData":{"author":[{"dropping-particle":"","family":"McAllister","given":"D.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Estuary","type":"article-journal","volume":"14"}},{"id":"uuUEi9Yc/zVB2tXkq","uris":["http://www.mendeley.com/documents/?uuid=757f5833-fa11-466a-b871-160ad1fface1"],"itemData":{"DOI":"10.1577/T06-148.1","ISSN":"0002-8487","abstract":"The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73145726" w:rsidR="007858F9" w:rsidRPr="002C5280"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1992)","noteIndex":0},"citationItems":[{"id":"uuUEi9Yc/uMnFPKLb","uris":["http://www.mendeley.com/documents/?uuid=b174141a-6f6e-47bf-9926-35120a427171"],"itemData":{"DOI":"10.1016/j.fertnstert.2012.04.042","ISSN":"1556-5653","PMID":"22656306","abstract":"To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Despite protections under the ESA and CESA the species ha</w:t>
      </w:r>
      <w:r w:rsidR="0030098D">
        <w:rPr>
          <w:rFonts w:asciiTheme="majorHAnsi" w:hAnsiTheme="majorHAnsi" w:cstheme="majorHAnsi"/>
          <w:color w:val="00000A"/>
          <w:sz w:val="24"/>
          <w:szCs w:val="24"/>
          <w:lang w:val="en"/>
        </w:rPr>
        <w:t>s</w:t>
      </w:r>
      <w:r>
        <w:rPr>
          <w:rFonts w:asciiTheme="majorHAnsi" w:hAnsiTheme="majorHAnsi" w:cstheme="majorHAnsi"/>
          <w:color w:val="00000A"/>
          <w:sz w:val="24"/>
          <w:szCs w:val="24"/>
          <w:lang w:val="en"/>
        </w:rPr>
        <w:t xml:space="preserve"> continued to decline throughout the SFE</w:t>
      </w:r>
      <w:r w:rsidR="00996BA9">
        <w:rPr>
          <w:rFonts w:asciiTheme="majorHAnsi" w:hAnsiTheme="majorHAnsi" w:cstheme="majorHAnsi"/>
          <w:color w:val="00000A"/>
          <w:sz w:val="24"/>
          <w:szCs w:val="24"/>
          <w:lang w:val="en"/>
        </w:rPr>
        <w:t xml:space="preserve"> </w:t>
      </w:r>
      <w:r w:rsidR="00743FAC">
        <w:rPr>
          <w:rFonts w:asciiTheme="majorHAnsi" w:hAnsiTheme="majorHAnsi" w:cstheme="majorHAnsi"/>
          <w:color w:val="00000A"/>
          <w:sz w:val="24"/>
          <w:szCs w:val="24"/>
          <w:lang w:val="en"/>
        </w:rPr>
        <w:fldChar w:fldCharType="begin"/>
      </w:r>
      <w:r w:rsidR="00996BA9">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sidR="00743FAC">
        <w:rPr>
          <w:rFonts w:asciiTheme="majorHAnsi" w:hAnsiTheme="majorHAnsi" w:cstheme="majorHAnsi"/>
          <w:color w:val="00000A"/>
          <w:sz w:val="24"/>
          <w:szCs w:val="24"/>
          <w:lang w:val="en"/>
        </w:rPr>
        <w:fldChar w:fldCharType="separate"/>
      </w:r>
      <w:r w:rsidR="00996BA9">
        <w:rPr>
          <w:rFonts w:asciiTheme="majorHAnsi" w:hAnsiTheme="majorHAnsi" w:cstheme="majorHAnsi"/>
          <w:noProof/>
          <w:color w:val="00000A"/>
          <w:sz w:val="24"/>
          <w:szCs w:val="24"/>
          <w:lang w:val="en"/>
        </w:rPr>
        <w:t>(State of California FMWT, 2022; State of California SKT, 2022)</w:t>
      </w:r>
      <w:r w:rsidR="00743FAC">
        <w:rPr>
          <w:rFonts w:asciiTheme="majorHAnsi" w:hAnsiTheme="majorHAnsi" w:cstheme="majorHAnsi"/>
          <w:color w:val="00000A"/>
          <w:sz w:val="24"/>
          <w:szCs w:val="24"/>
          <w:lang w:val="en"/>
        </w:rPr>
        <w:fldChar w:fldCharType="end"/>
      </w:r>
      <w:r>
        <w:rPr>
          <w:rFonts w:asciiTheme="majorHAnsi" w:hAnsiTheme="majorHAnsi" w:cstheme="majorHAnsi"/>
          <w:color w:val="00000A"/>
          <w:sz w:val="24"/>
          <w:szCs w:val="24"/>
          <w:lang w:val="en"/>
        </w:rPr>
        <w:t xml:space="preserve">. </w:t>
      </w:r>
      <w:ins w:id="78" w:author="Shannon Erica Kendal Joslin" w:date="2023-09-16T11:37:00Z">
        <w:r w:rsidR="00A07456">
          <w:rPr>
            <w:rFonts w:asciiTheme="majorHAnsi" w:hAnsiTheme="majorHAnsi" w:cstheme="majorHAnsi"/>
            <w:color w:val="00000A"/>
            <w:sz w:val="24"/>
            <w:szCs w:val="24"/>
            <w:lang w:val="en"/>
          </w:rPr>
          <w:t>Decreased p</w:t>
        </w:r>
      </w:ins>
      <w:commentRangeStart w:id="79"/>
      <w:del w:id="80" w:author="Shannon Erica Kendal Joslin" w:date="2023-09-16T11:37:00Z">
        <w:r w:rsidRPr="00F42C03" w:rsidDel="00A07456">
          <w:rPr>
            <w:rFonts w:asciiTheme="majorHAnsi" w:hAnsiTheme="majorHAnsi" w:cstheme="majorHAnsi"/>
            <w:color w:val="00000A"/>
            <w:sz w:val="24"/>
            <w:szCs w:val="24"/>
            <w:lang w:val="en"/>
          </w:rPr>
          <w:delText>P</w:delText>
        </w:r>
      </w:del>
      <w:r w:rsidRPr="00F42C03">
        <w:rPr>
          <w:rFonts w:asciiTheme="majorHAnsi" w:hAnsiTheme="majorHAnsi" w:cstheme="majorHAnsi"/>
          <w:color w:val="00000A"/>
          <w:sz w:val="24"/>
          <w:szCs w:val="24"/>
          <w:lang w:val="en"/>
        </w:rPr>
        <w:t xml:space="preserve">elagic productivity and </w:t>
      </w:r>
      <w:ins w:id="81" w:author="Shannon Erica Kendal Joslin" w:date="2023-09-16T11:37:00Z">
        <w:r w:rsidR="00A07456">
          <w:rPr>
            <w:rFonts w:asciiTheme="majorHAnsi" w:hAnsiTheme="majorHAnsi" w:cstheme="majorHAnsi"/>
            <w:color w:val="00000A"/>
            <w:sz w:val="24"/>
            <w:szCs w:val="24"/>
            <w:lang w:val="en"/>
          </w:rPr>
          <w:t xml:space="preserve">increased </w:t>
        </w:r>
      </w:ins>
      <w:r w:rsidRPr="00F42C03">
        <w:rPr>
          <w:rFonts w:asciiTheme="majorHAnsi" w:hAnsiTheme="majorHAnsi" w:cstheme="majorHAnsi"/>
          <w:color w:val="00000A"/>
          <w:sz w:val="24"/>
          <w:szCs w:val="24"/>
          <w:lang w:val="en"/>
        </w:rPr>
        <w:t xml:space="preserve">water temperature have been shown to be primary drivers of condition indices </w:t>
      </w:r>
      <w:del w:id="82" w:author="Shannon Erica Kendal Joslin" w:date="2023-09-16T11:38:00Z">
        <w:r w:rsidRPr="00F42C03" w:rsidDel="00A07456">
          <w:rPr>
            <w:rFonts w:asciiTheme="majorHAnsi" w:hAnsiTheme="majorHAnsi" w:cstheme="majorHAnsi"/>
            <w:color w:val="00000A"/>
            <w:sz w:val="24"/>
            <w:szCs w:val="24"/>
            <w:lang w:val="en"/>
          </w:rPr>
          <w:delText xml:space="preserve">ultimately </w:delText>
        </w:r>
      </w:del>
      <w:ins w:id="83" w:author="Shannon Erica Kendal Joslin" w:date="2023-09-16T11:38:00Z">
        <w:r w:rsidR="00A07456">
          <w:rPr>
            <w:rFonts w:asciiTheme="majorHAnsi" w:hAnsiTheme="majorHAnsi" w:cstheme="majorHAnsi"/>
            <w:color w:val="00000A"/>
            <w:sz w:val="24"/>
            <w:szCs w:val="24"/>
            <w:lang w:val="en"/>
          </w:rPr>
          <w:t>negatively</w:t>
        </w:r>
        <w:r w:rsidR="00A07456" w:rsidRPr="00F42C03">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affecting </w:t>
      </w:r>
      <w:del w:id="84" w:author="Shannon Erica Kendal Joslin" w:date="2023-09-16T11:38:00Z">
        <w:r w:rsidRPr="00F42C03" w:rsidDel="00A07456">
          <w:rPr>
            <w:rFonts w:asciiTheme="majorHAnsi" w:hAnsiTheme="majorHAnsi" w:cstheme="majorHAnsi"/>
            <w:color w:val="00000A"/>
            <w:sz w:val="24"/>
            <w:szCs w:val="24"/>
            <w:lang w:val="en"/>
          </w:rPr>
          <w:delText xml:space="preserve">the </w:delText>
        </w:r>
      </w:del>
      <w:r w:rsidRPr="00F42C03">
        <w:rPr>
          <w:rFonts w:asciiTheme="majorHAnsi" w:hAnsiTheme="majorHAnsi" w:cstheme="majorHAnsi"/>
          <w:color w:val="00000A"/>
          <w:sz w:val="24"/>
          <w:szCs w:val="24"/>
          <w:lang w:val="en"/>
        </w:rPr>
        <w:t xml:space="preserve">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2016)","noteIndex":0},"citationItems":[{"id":"uuUEi9Yc/ksy7oS3R","uris":["http://www.mendeley.com/documents/?uuid=23e53af3-288d-48bc-b9a7-174ca5e00a87"],"itemData":{"DOI":"10.1007/s10592-011-0240-y","ISBN":"1566-0621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w:t>
      </w:r>
      <w:commentRangeEnd w:id="79"/>
      <w:r w:rsidR="00397880">
        <w:rPr>
          <w:rStyle w:val="CommentReference"/>
        </w:rPr>
        <w:commentReference w:id="79"/>
      </w:r>
      <w:r w:rsidRPr="00F42C03">
        <w:rPr>
          <w:rFonts w:asciiTheme="majorHAnsi" w:hAnsiTheme="majorHAnsi" w:cstheme="majorHAnsi"/>
          <w:color w:val="00000A"/>
          <w:sz w:val="24"/>
          <w:szCs w:val="24"/>
          <w:lang w:val="en"/>
        </w:rPr>
        <w:t xml:space="preserve">As a result of their decline, resource management agencies, such as CDFW, continue to actively monitor the distribution and abundance of the wild population, and the Genomic Variation Laboratory </w:t>
      </w:r>
      <w:r w:rsidR="00397880">
        <w:rPr>
          <w:rFonts w:asciiTheme="majorHAnsi" w:hAnsiTheme="majorHAnsi" w:cstheme="majorHAnsi"/>
          <w:color w:val="00000A"/>
          <w:sz w:val="24"/>
          <w:szCs w:val="24"/>
          <w:lang w:val="en"/>
        </w:rPr>
        <w:t xml:space="preserve">at the University of California Davis (UC Davis) </w:t>
      </w:r>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p>
    <w:p w14:paraId="7DE4E146" w14:textId="49FAE0D1" w:rsidR="00397880" w:rsidRDefault="00397880" w:rsidP="007858F9">
      <w:pPr>
        <w:spacing w:line="240" w:lineRule="auto"/>
        <w:ind w:right="270"/>
        <w:rPr>
          <w:ins w:id="85" w:author="Andrea Schreier" w:date="2023-09-06T10:47:00Z"/>
          <w:rFonts w:asciiTheme="majorHAnsi" w:hAnsiTheme="majorHAnsi" w:cstheme="majorHAnsi"/>
          <w:sz w:val="24"/>
          <w:szCs w:val="24"/>
        </w:rPr>
      </w:pPr>
      <w:ins w:id="86" w:author="Andrea Schreier" w:date="2023-09-06T10:47:00Z">
        <w:r>
          <w:rPr>
            <w:rFonts w:asciiTheme="majorHAnsi" w:hAnsiTheme="majorHAnsi" w:cstheme="majorHAnsi"/>
            <w:sz w:val="24"/>
            <w:szCs w:val="24"/>
          </w:rPr>
          <w:t xml:space="preserve">How about including a transition to introductory material on </w:t>
        </w:r>
        <w:proofErr w:type="spellStart"/>
        <w:r>
          <w:rPr>
            <w:rFonts w:asciiTheme="majorHAnsi" w:hAnsiTheme="majorHAnsi" w:cstheme="majorHAnsi"/>
            <w:sz w:val="24"/>
            <w:szCs w:val="24"/>
          </w:rPr>
          <w:t>Osmeridae</w:t>
        </w:r>
        <w:proofErr w:type="spellEnd"/>
        <w:r>
          <w:rPr>
            <w:rFonts w:asciiTheme="majorHAnsi" w:hAnsiTheme="majorHAnsi" w:cstheme="majorHAnsi"/>
            <w:sz w:val="24"/>
            <w:szCs w:val="24"/>
          </w:rPr>
          <w:t xml:space="preserve"> genomes by describing how a reference genome could be used to inform genetic management at the FCCL and then follow with other </w:t>
        </w:r>
      </w:ins>
      <w:ins w:id="87" w:author="Andrea Schreier" w:date="2023-09-06T10:48:00Z">
        <w:r>
          <w:rPr>
            <w:rFonts w:asciiTheme="majorHAnsi" w:hAnsiTheme="majorHAnsi" w:cstheme="majorHAnsi"/>
            <w:sz w:val="24"/>
            <w:szCs w:val="24"/>
          </w:rPr>
          <w:t xml:space="preserve">uses relevant to conservation. </w:t>
        </w:r>
      </w:ins>
    </w:p>
    <w:p w14:paraId="400C4A41" w14:textId="7EE2DA95" w:rsidR="007858F9" w:rsidRDefault="007858F9" w:rsidP="007858F9">
      <w:pPr>
        <w:spacing w:line="240" w:lineRule="auto"/>
        <w:ind w:right="270"/>
        <w:rPr>
          <w:rFonts w:asciiTheme="majorHAnsi" w:hAnsiTheme="majorHAnsi" w:cstheme="majorHAnsi"/>
          <w:sz w:val="24"/>
          <w:szCs w:val="24"/>
        </w:rPr>
      </w:pPr>
      <w:commentRangeStart w:id="88"/>
      <w:r w:rsidRPr="004B6F68">
        <w:rPr>
          <w:rFonts w:asciiTheme="majorHAnsi" w:hAnsiTheme="majorHAnsi" w:cstheme="majorHAnsi"/>
          <w:sz w:val="24"/>
          <w:szCs w:val="24"/>
        </w:rPr>
        <w:t>P</w:t>
      </w:r>
      <w:commentRangeEnd w:id="88"/>
      <w:r w:rsidR="00397880">
        <w:rPr>
          <w:rStyle w:val="CommentReference"/>
        </w:rPr>
        <w:commentReference w:id="88"/>
      </w:r>
      <w:r w:rsidRPr="004B6F68">
        <w:rPr>
          <w:rFonts w:asciiTheme="majorHAnsi" w:hAnsiTheme="majorHAnsi" w:cstheme="majorHAnsi"/>
          <w:sz w:val="24"/>
          <w:szCs w:val="24"/>
        </w:rPr>
        <w:t xml:space="preserve">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 GenBank contained three highly fragmented draft genomes</w:t>
      </w:r>
      <w:r w:rsidR="004C3847">
        <w:rPr>
          <w:rFonts w:asciiTheme="majorHAnsi" w:hAnsiTheme="majorHAnsi" w:cstheme="majorHAnsi"/>
          <w:sz w:val="24"/>
          <w:szCs w:val="24"/>
        </w:rPr>
        <w:t xml:space="preserve"> from the </w:t>
      </w:r>
      <w:proofErr w:type="spellStart"/>
      <w:r w:rsidR="004C3847" w:rsidRPr="00A07456">
        <w:rPr>
          <w:rFonts w:asciiTheme="majorHAnsi" w:hAnsiTheme="majorHAnsi" w:cstheme="majorHAnsi"/>
          <w:sz w:val="24"/>
          <w:szCs w:val="24"/>
        </w:rPr>
        <w:t>Osemeridae</w:t>
      </w:r>
      <w:proofErr w:type="spellEnd"/>
      <w:r w:rsidR="004C3847">
        <w:rPr>
          <w:rFonts w:asciiTheme="majorHAnsi" w:hAnsiTheme="majorHAnsi" w:cstheme="majorHAnsi"/>
          <w:sz w:val="24"/>
          <w:szCs w:val="24"/>
        </w:rPr>
        <w:t xml:space="preserve"> family</w:t>
      </w:r>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(Table 2</w:t>
      </w:r>
      <w:r w:rsidR="00FE49ED">
        <w:rPr>
          <w:rFonts w:asciiTheme="majorHAnsi" w:hAnsiTheme="majorHAnsi" w:cstheme="majorHAnsi"/>
          <w:sz w:val="24"/>
          <w:szCs w:val="24"/>
        </w:rPr>
        <w:t>.1</w:t>
      </w:r>
      <w:r>
        <w:rPr>
          <w:rFonts w:asciiTheme="majorHAnsi" w:hAnsiTheme="majorHAnsi" w:cstheme="majorHAnsi"/>
          <w:sz w:val="24"/>
          <w:szCs w:val="24"/>
        </w:rPr>
        <w:t xml:space="preserve">). Understanding the differences between the delta smelt genome and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genome, estimated to be 4</w:t>
      </w:r>
      <w:r w:rsidR="00F6769B">
        <w:rPr>
          <w:rFonts w:asciiTheme="majorHAnsi" w:hAnsiTheme="majorHAnsi" w:cstheme="majorHAnsi"/>
          <w:sz w:val="24"/>
          <w:szCs w:val="24"/>
        </w:rPr>
        <w:t>6</w:t>
      </w:r>
      <w:r>
        <w:rPr>
          <w:rFonts w:asciiTheme="majorHAnsi" w:hAnsiTheme="majorHAnsi" w:cstheme="majorHAnsi"/>
          <w:sz w:val="24"/>
          <w:szCs w:val="24"/>
        </w:rPr>
        <w:t>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ins w:id="89" w:author="Shannon Erica Kendal Joslin" w:date="2023-09-16T14:33:00Z">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ins>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assembly</w:t>
      </w:r>
      <w:r w:rsidR="00F6769B">
        <w:rPr>
          <w:rFonts w:asciiTheme="majorHAnsi" w:hAnsiTheme="majorHAnsi" w:cstheme="majorHAnsi"/>
          <w:sz w:val="24"/>
          <w:szCs w:val="24"/>
        </w:rPr>
        <w:t xml:space="preserve"> </w:t>
      </w:r>
      <w:r>
        <w:rPr>
          <w:rFonts w:asciiTheme="majorHAnsi" w:hAnsiTheme="majorHAnsi" w:cstheme="majorHAnsi"/>
          <w:sz w:val="24"/>
          <w:szCs w:val="24"/>
        </w:rPr>
        <w:t xml:space="preserve">hosted on GenBank presents a highly </w:t>
      </w:r>
      <w:r>
        <w:rPr>
          <w:rFonts w:asciiTheme="majorHAnsi" w:hAnsiTheme="majorHAnsi" w:cstheme="majorHAnsi"/>
          <w:sz w:val="24"/>
          <w:szCs w:val="24"/>
        </w:rPr>
        <w:lastRenderedPageBreak/>
        <w:t>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90"/>
      <w:r>
        <w:rPr>
          <w:rFonts w:asciiTheme="majorHAnsi" w:hAnsiTheme="majorHAnsi" w:cstheme="majorHAnsi"/>
          <w:sz w:val="24"/>
          <w:szCs w:val="24"/>
        </w:rPr>
        <w:t>This discrepancy poses limitations when using the wakasagi assembly as a reference genome in analyses, as it only a partial assembly</w:t>
      </w:r>
      <w:commentRangeEnd w:id="90"/>
      <w:r w:rsidR="00EE0B9A">
        <w:rPr>
          <w:rStyle w:val="CommentReference"/>
        </w:rPr>
        <w:commentReference w:id="90"/>
      </w:r>
      <w:r>
        <w:rPr>
          <w:rFonts w:asciiTheme="majorHAnsi" w:hAnsiTheme="majorHAnsi" w:cstheme="majorHAnsi"/>
          <w:sz w:val="24"/>
          <w:szCs w:val="24"/>
        </w:rPr>
        <w:t>.</w:t>
      </w:r>
    </w:p>
    <w:p w14:paraId="3289722F" w14:textId="613409E9"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del w:id="91" w:author="Andrea Schreier" w:date="2023-09-06T10:51:00Z">
        <w:r w:rsidR="007858F9" w:rsidDel="00EE0B9A">
          <w:rPr>
            <w:rFonts w:asciiTheme="majorHAnsi" w:hAnsiTheme="majorHAnsi" w:cstheme="majorHAnsi"/>
            <w:sz w:val="24"/>
            <w:szCs w:val="24"/>
          </w:rPr>
          <w:delText>This</w:delText>
        </w:r>
      </w:del>
      <w:r w:rsidR="007858F9">
        <w:rPr>
          <w:rFonts w:asciiTheme="majorHAnsi" w:hAnsiTheme="majorHAnsi" w:cstheme="majorHAnsi"/>
          <w:sz w:val="24"/>
          <w:szCs w:val="24"/>
        </w:rPr>
        <w:t xml:space="preserve"> chromosome level delta smelt reference genome</w:t>
      </w:r>
      <w:ins w:id="92" w:author="Andrea Schreier" w:date="2023-09-06T10:52:00Z">
        <w:r>
          <w:rPr>
            <w:rFonts w:asciiTheme="majorHAnsi" w:hAnsiTheme="majorHAnsi" w:cstheme="majorHAnsi"/>
            <w:sz w:val="24"/>
            <w:szCs w:val="24"/>
          </w:rPr>
          <w:t>.</w:t>
        </w:r>
      </w:ins>
      <w:r w:rsidR="007858F9">
        <w:rPr>
          <w:rFonts w:asciiTheme="majorHAnsi" w:hAnsiTheme="majorHAnsi" w:cstheme="majorHAnsi"/>
          <w:sz w:val="24"/>
          <w:szCs w:val="24"/>
        </w:rPr>
        <w:t xml:space="preserve"> </w:t>
      </w:r>
      <w:ins w:id="93" w:author="Andrea Schreier" w:date="2023-09-06T10:53:00Z">
        <w:r>
          <w:rPr>
            <w:rFonts w:asciiTheme="majorHAnsi" w:hAnsiTheme="majorHAnsi" w:cstheme="majorHAnsi"/>
            <w:sz w:val="24"/>
            <w:szCs w:val="24"/>
          </w:rPr>
          <w:t xml:space="preserve">Maybe follow this with a “high level” statement about using a hybrid approach </w:t>
        </w:r>
      </w:ins>
      <w:ins w:id="94" w:author="Andrea Schreier" w:date="2023-09-06T10:58:00Z">
        <w:r>
          <w:rPr>
            <w:rFonts w:asciiTheme="majorHAnsi" w:hAnsiTheme="majorHAnsi" w:cstheme="majorHAnsi"/>
            <w:sz w:val="24"/>
            <w:szCs w:val="24"/>
          </w:rPr>
          <w:t xml:space="preserve">(what technologies used?) </w:t>
        </w:r>
      </w:ins>
      <w:ins w:id="95" w:author="Andrea Schreier" w:date="2023-09-06T10:53:00Z">
        <w:r>
          <w:rPr>
            <w:rFonts w:asciiTheme="majorHAnsi" w:hAnsiTheme="majorHAnsi" w:cstheme="majorHAnsi"/>
            <w:sz w:val="24"/>
            <w:szCs w:val="24"/>
          </w:rPr>
          <w:t>to get a contiguous genome (</w:t>
        </w:r>
        <w:proofErr w:type="spellStart"/>
        <w:r>
          <w:rPr>
            <w:rFonts w:asciiTheme="majorHAnsi" w:hAnsiTheme="majorHAnsi" w:cstheme="majorHAnsi"/>
            <w:sz w:val="24"/>
            <w:szCs w:val="24"/>
          </w:rPr>
          <w:t>etc</w:t>
        </w:r>
        <w:proofErr w:type="spellEnd"/>
        <w:r>
          <w:rPr>
            <w:rFonts w:asciiTheme="majorHAnsi" w:hAnsiTheme="majorHAnsi" w:cstheme="majorHAnsi"/>
            <w:sz w:val="24"/>
            <w:szCs w:val="24"/>
          </w:rPr>
          <w:t xml:space="preserve">). </w:t>
        </w:r>
      </w:ins>
      <w:commentRangeStart w:id="96"/>
      <w:r w:rsidR="007858F9">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on the tree of life.</w:t>
      </w:r>
      <w:commentRangeEnd w:id="96"/>
      <w:r>
        <w:rPr>
          <w:rStyle w:val="CommentReference"/>
        </w:rPr>
        <w:commentReference w:id="96"/>
      </w:r>
      <w:r w:rsidR="007858F9">
        <w:rPr>
          <w:rFonts w:asciiTheme="majorHAnsi" w:hAnsiTheme="majorHAnsi" w:cstheme="majorHAnsi"/>
          <w:sz w:val="24"/>
          <w:szCs w:val="24"/>
        </w:rPr>
        <w:t xml:space="preserve"> </w:t>
      </w:r>
      <w:commentRangeStart w:id="97"/>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97"/>
      <w:r>
        <w:rPr>
          <w:rStyle w:val="CommentReference"/>
        </w:rPr>
        <w:commentReference w:id="97"/>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98" w:name="_Toc113123184"/>
      <w:bookmarkStart w:id="99"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98"/>
      <w:bookmarkEnd w:id="99"/>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00" w:name="_Toc113123185"/>
      <w:bookmarkStart w:id="101" w:name="_Toc144802733"/>
      <w:r w:rsidRPr="00FD21E9">
        <w:rPr>
          <w:rFonts w:asciiTheme="majorHAnsi" w:hAnsiTheme="majorHAnsi" w:cstheme="majorHAnsi"/>
          <w:sz w:val="24"/>
          <w:szCs w:val="24"/>
        </w:rPr>
        <w:t>Sample collection &amp; DNA extraction</w:t>
      </w:r>
      <w:bookmarkEnd w:id="100"/>
      <w:bookmarkEnd w:id="101"/>
      <w:r w:rsidRPr="00FD21E9">
        <w:rPr>
          <w:rFonts w:asciiTheme="majorHAnsi" w:hAnsiTheme="majorHAnsi" w:cstheme="majorHAnsi"/>
          <w:sz w:val="24"/>
          <w:szCs w:val="24"/>
        </w:rPr>
        <w:t xml:space="preserve"> </w:t>
      </w:r>
    </w:p>
    <w:p w14:paraId="5261C20F" w14:textId="177BEC51"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del w:id="102" w:author="Shannon Erica Kendal Joslin" w:date="2023-09-17T12:17:00Z">
        <w:r w:rsidRPr="00FD21E9" w:rsidDel="007E4662">
          <w:rPr>
            <w:rFonts w:asciiTheme="majorHAnsi" w:hAnsiTheme="majorHAnsi" w:cstheme="majorHAnsi"/>
            <w:sz w:val="24"/>
            <w:szCs w:val="24"/>
          </w:rPr>
          <w:delText xml:space="preserve">collected </w:delText>
        </w:r>
      </w:del>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ins w:id="103" w:author="Shannon Erica Kendal Joslin" w:date="2023-09-17T12:24:00Z">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ins>
      <w:ins w:id="104" w:author="Shannon Erica Kendal Joslin" w:date="2023-09-17T12:25:00Z">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ins w:id="105" w:author="Shannon Erica Kendal Joslin" w:date="2023-09-17T12:25:00Z">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ins w:id="106" w:author="Shannon Erica Kendal Joslin" w:date="2023-09-16T11:43:00Z">
        <w:r w:rsidR="001B202C">
          <w:rPr>
            <w:rFonts w:asciiTheme="majorHAnsi" w:hAnsiTheme="majorHAnsi" w:cstheme="majorHAnsi"/>
            <w:sz w:val="24"/>
            <w:szCs w:val="24"/>
          </w:rPr>
          <w:t xml:space="preserve"> </w:t>
        </w:r>
      </w:ins>
      <w:ins w:id="107" w:author="Shannon Erica Kendal Joslin" w:date="2023-09-17T12:18:00Z">
        <w:r w:rsidR="007E4662">
          <w:rPr>
            <w:rFonts w:asciiTheme="majorHAnsi" w:hAnsiTheme="majorHAnsi" w:cstheme="majorHAnsi"/>
            <w:sz w:val="24"/>
            <w:szCs w:val="24"/>
          </w:rPr>
          <w:t>in</w:t>
        </w:r>
      </w:ins>
      <w:ins w:id="108" w:author="Shannon Erica Kendal Joslin" w:date="2023-09-16T11:43:00Z">
        <w:r w:rsidR="001B202C">
          <w:rPr>
            <w:rFonts w:asciiTheme="majorHAnsi" w:hAnsiTheme="majorHAnsi" w:cstheme="majorHAnsi"/>
            <w:sz w:val="24"/>
            <w:szCs w:val="24"/>
          </w:rPr>
          <w:t xml:space="preserve"> MS-222</w:t>
        </w:r>
      </w:ins>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tissue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ins w:id="109" w:author="Shannon Erica Kendal Joslin" w:date="2023-09-16T11:44:00Z">
        <w:r w:rsidR="001B202C">
          <w:rPr>
            <w:rFonts w:asciiTheme="majorHAnsi" w:hAnsiTheme="majorHAnsi" w:cstheme="majorHAnsi"/>
            <w:sz w:val="24"/>
            <w:szCs w:val="24"/>
          </w:rPr>
          <w:t>at -</w:t>
        </w:r>
      </w:ins>
      <w:ins w:id="110" w:author="Shannon Erica Kendal Joslin" w:date="2023-09-16T11:46:00Z">
        <w:r w:rsidR="001B202C">
          <w:rPr>
            <w:rFonts w:asciiTheme="majorHAnsi" w:hAnsiTheme="majorHAnsi" w:cstheme="majorHAnsi"/>
            <w:sz w:val="24"/>
            <w:szCs w:val="24"/>
          </w:rPr>
          <w:t>8</w:t>
        </w:r>
      </w:ins>
      <w:ins w:id="111" w:author="Shannon Erica Kendal Joslin" w:date="2023-09-16T11:44:00Z">
        <w:r w:rsidR="001B202C">
          <w:rPr>
            <w:rFonts w:asciiTheme="majorHAnsi" w:hAnsiTheme="majorHAnsi" w:cstheme="majorHAnsi"/>
            <w:sz w:val="24"/>
            <w:szCs w:val="24"/>
          </w:rPr>
          <w:t>0</w:t>
        </w:r>
      </w:ins>
      <w:ins w:id="112" w:author="Shannon Erica Kendal Joslin" w:date="2023-09-16T11:46:00Z">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C</w:t>
        </w:r>
        <w:r w:rsidR="001B202C"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subsequent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519C2187"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commentRangeStart w:id="113"/>
      <w:proofErr w:type="spellStart"/>
      <w:r w:rsidRPr="00FD21E9">
        <w:rPr>
          <w:rFonts w:asciiTheme="majorHAnsi" w:hAnsiTheme="majorHAnsi" w:cstheme="majorHAnsi"/>
          <w:sz w:val="24"/>
          <w:szCs w:val="24"/>
        </w:rPr>
        <w:t>NanoDrop</w:t>
      </w:r>
      <w:commentRangeEnd w:id="113"/>
      <w:proofErr w:type="spellEnd"/>
      <w:r w:rsidR="00EE0B9A">
        <w:rPr>
          <w:rStyle w:val="CommentReference"/>
        </w:rPr>
        <w:commentReference w:id="113"/>
      </w:r>
      <w:ins w:id="114" w:author="Shannon Erica Kendal Joslin" w:date="2023-09-17T10:07:00Z">
        <w:r w:rsidR="003F60A5">
          <w:rPr>
            <w:rFonts w:asciiTheme="majorHAnsi" w:hAnsiTheme="majorHAnsi" w:cstheme="majorHAnsi"/>
            <w:sz w:val="24"/>
            <w:szCs w:val="24"/>
          </w:rPr>
          <w:t xml:space="preserve"> </w:t>
        </w:r>
      </w:ins>
      <w:ins w:id="115" w:author="Shannon Erica Kendal Joslin" w:date="2023-09-17T10:08:00Z">
        <w:r w:rsidR="003F60A5">
          <w:rPr>
            <w:rFonts w:asciiTheme="majorHAnsi" w:hAnsiTheme="majorHAnsi" w:cstheme="majorHAnsi"/>
            <w:sz w:val="24"/>
            <w:szCs w:val="24"/>
          </w:rPr>
          <w:lastRenderedPageBreak/>
          <w:t>1000 S</w:t>
        </w:r>
      </w:ins>
      <w:ins w:id="116" w:author="Shannon Erica Kendal Joslin" w:date="2023-09-17T10:09:00Z">
        <w:r w:rsidR="003F60A5">
          <w:rPr>
            <w:rFonts w:asciiTheme="majorHAnsi" w:hAnsiTheme="majorHAnsi" w:cstheme="majorHAnsi"/>
            <w:sz w:val="24"/>
            <w:szCs w:val="24"/>
          </w:rPr>
          <w:t>pectrophotometer</w:t>
        </w:r>
      </w:ins>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3F60A5">
        <w:rPr>
          <w:rFonts w:asciiTheme="majorHAnsi" w:hAnsiTheme="majorHAnsi" w:cstheme="majorHAnsi"/>
          <w:sz w:val="24"/>
          <w:szCs w:val="24"/>
        </w:rPr>
        <w:t xml:space="preserve"> </w:t>
      </w:r>
      <w:r w:rsidR="00F93580">
        <w:rPr>
          <w:rFonts w:asciiTheme="majorHAnsi" w:hAnsiTheme="majorHAnsi" w:cstheme="majorHAnsi"/>
          <w:sz w:val="24"/>
          <w:szCs w:val="24"/>
        </w:rPr>
        <w:t>an</w:t>
      </w:r>
      <w:r w:rsidR="00C74898">
        <w:rPr>
          <w:rFonts w:asciiTheme="majorHAnsi" w:hAnsiTheme="majorHAnsi" w:cstheme="majorHAnsi"/>
          <w:sz w:val="24"/>
          <w:szCs w:val="24"/>
        </w:rPr>
        <w:t>d</w:t>
      </w:r>
      <w:ins w:id="117" w:author="Shannon Erica Kendal Joslin" w:date="2023-09-17T12:14:00Z">
        <w:r w:rsidR="00FB140D">
          <w:rPr>
            <w:rFonts w:asciiTheme="majorHAnsi" w:hAnsiTheme="majorHAnsi" w:cstheme="majorHAnsi"/>
            <w:sz w:val="24"/>
            <w:szCs w:val="24"/>
          </w:rPr>
          <w:t xml:space="preserve"> 10X Genomics Chromium Genome</w:t>
        </w:r>
      </w:ins>
      <w:ins w:id="118" w:author="Shannon Erica Kendal Joslin" w:date="2023-09-17T15:32:00Z">
        <w:r w:rsidR="00B0064E">
          <w:rPr>
            <w:rFonts w:asciiTheme="majorHAnsi" w:hAnsiTheme="majorHAnsi" w:cstheme="majorHAnsi"/>
            <w:sz w:val="24"/>
            <w:szCs w:val="24"/>
          </w:rPr>
          <w:t xml:space="preserve"> </w:t>
        </w:r>
      </w:ins>
      <w:r w:rsidR="001D762E">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{"citationID":"O7TheIEw","properties":{"formattedCitation":"(10X Genomics, 2016)","plainCitation":"(10X Genomics, 2016)","dontUpdate":true,"noteIndex":0},"citationItems":[{"id":709,"uris":["http://zotero.org/users/local/3tku6QP0/items/U7FEMH88"],"itemData":{"id":709,"type":"document","title":"Chromium™ Genome Reagent Kits v2 User Guide","author":[{"family":"10X Genomics","given":""}],"issued":{"date-parts":[["2016"]]}}}],"schema":"https://github.com/citation-style-language/schema/raw/master/csl-citation.json"} </w:instrText>
      </w:r>
      <w:r w:rsidR="001D762E">
        <w:rPr>
          <w:rFonts w:asciiTheme="majorHAnsi" w:hAnsiTheme="majorHAnsi" w:cstheme="majorHAnsi"/>
          <w:sz w:val="24"/>
          <w:szCs w:val="24"/>
        </w:rPr>
        <w:fldChar w:fldCharType="separate"/>
      </w:r>
      <w:r w:rsidR="001D762E">
        <w:rPr>
          <w:rFonts w:asciiTheme="majorHAnsi" w:hAnsiTheme="majorHAnsi" w:cstheme="majorHAnsi"/>
          <w:noProof/>
          <w:sz w:val="24"/>
          <w:szCs w:val="24"/>
        </w:rPr>
        <w:t>(10X Genomics, Pleasanton, CA)</w:t>
      </w:r>
      <w:r w:rsidR="001D762E">
        <w:rPr>
          <w:rFonts w:asciiTheme="majorHAnsi" w:hAnsiTheme="majorHAnsi" w:cstheme="majorHAnsi"/>
          <w:sz w:val="24"/>
          <w:szCs w:val="24"/>
        </w:rPr>
        <w:fldChar w:fldCharType="end"/>
      </w:r>
      <w:ins w:id="119" w:author="Shannon Erica Kendal Joslin" w:date="2023-09-17T12:15:00Z">
        <w:r w:rsidR="00FB140D">
          <w:rPr>
            <w:rFonts w:asciiTheme="majorHAnsi" w:hAnsiTheme="majorHAnsi" w:cstheme="majorHAnsi"/>
            <w:sz w:val="24"/>
            <w:szCs w:val="24"/>
          </w:rPr>
          <w:t xml:space="preserve"> and</w:t>
        </w:r>
      </w:ins>
      <w:r w:rsidR="00C74898">
        <w:rPr>
          <w:rFonts w:asciiTheme="majorHAnsi" w:hAnsiTheme="majorHAnsi" w:cstheme="majorHAnsi"/>
          <w:sz w:val="24"/>
          <w:szCs w:val="24"/>
        </w:rPr>
        <w:t xml:space="preserve"> </w:t>
      </w:r>
      <w:ins w:id="120" w:author="Shannon Erica Kendal Joslin" w:date="2023-09-17T12:14:00Z">
        <w:r w:rsidR="00FB140D">
          <w:rPr>
            <w:rFonts w:asciiTheme="majorHAnsi" w:hAnsiTheme="majorHAnsi" w:cstheme="majorHAnsi"/>
            <w:sz w:val="24"/>
            <w:szCs w:val="24"/>
          </w:rPr>
          <w:t xml:space="preserve">standard and ultra-low DNA input </w:t>
        </w:r>
      </w:ins>
      <w:ins w:id="121" w:author="Shannon Erica Kendal Joslin" w:date="2023-09-16T15:06:00Z">
        <w:r w:rsidR="00B4490E">
          <w:rPr>
            <w:rFonts w:asciiTheme="majorHAnsi" w:hAnsiTheme="majorHAnsi" w:cstheme="majorHAnsi"/>
            <w:sz w:val="24"/>
            <w:szCs w:val="24"/>
          </w:rPr>
          <w:t>PacBio HiFi</w:t>
        </w:r>
      </w:ins>
      <w:ins w:id="122" w:author="Shannon Erica Kendal Joslin" w:date="2023-09-16T15:08:00Z">
        <w:r w:rsidR="001C5BF5">
          <w:rPr>
            <w:rFonts w:asciiTheme="majorHAnsi" w:hAnsiTheme="majorHAnsi" w:cstheme="majorHAnsi"/>
            <w:sz w:val="24"/>
            <w:szCs w:val="24"/>
          </w:rPr>
          <w:t xml:space="preserve"> </w:t>
        </w:r>
      </w:ins>
      <w:ins w:id="123" w:author="Shannon Erica Kendal Joslin" w:date="2023-09-17T12:08:00Z">
        <w:r w:rsidR="0072365C">
          <w:rPr>
            <w:rFonts w:asciiTheme="majorHAnsi" w:hAnsiTheme="majorHAnsi" w:cstheme="majorHAnsi"/>
            <w:sz w:val="24"/>
            <w:szCs w:val="24"/>
          </w:rPr>
          <w:t>SMRTbell</w:t>
        </w:r>
      </w:ins>
      <w:ins w:id="124" w:author="Shannon Erica Kendal Joslin" w:date="2023-09-17T12:12:00Z">
        <w:r w:rsidR="00FB140D">
          <w:rPr>
            <w:rFonts w:asciiTheme="majorHAnsi" w:hAnsiTheme="majorHAnsi" w:cstheme="majorHAnsi"/>
            <w:sz w:val="24"/>
            <w:szCs w:val="24"/>
          </w:rPr>
          <w:t xml:space="preserve"> </w:t>
        </w:r>
      </w:ins>
      <w:ins w:id="125" w:author="Shannon Erica Kendal Joslin" w:date="2023-09-17T12:09:00Z">
        <w:r w:rsidR="00FB140D">
          <w:rPr>
            <w:rFonts w:asciiTheme="majorHAnsi" w:hAnsiTheme="majorHAnsi" w:cstheme="majorHAnsi"/>
            <w:sz w:val="24"/>
            <w:szCs w:val="24"/>
          </w:rPr>
          <w:t>libraries</w:t>
        </w:r>
      </w:ins>
      <w:ins w:id="126" w:author="Shannon Erica Kendal Joslin" w:date="2023-09-16T15:07:00Z">
        <w:r w:rsidR="00B4490E">
          <w:rPr>
            <w:rFonts w:asciiTheme="majorHAnsi" w:hAnsiTheme="majorHAnsi" w:cstheme="majorHAnsi"/>
            <w:sz w:val="24"/>
            <w:szCs w:val="24"/>
          </w:rPr>
          <w:t xml:space="preserve"> </w:t>
        </w:r>
      </w:ins>
      <w:r w:rsidRPr="00FD21E9">
        <w:rPr>
          <w:rFonts w:asciiTheme="majorHAnsi" w:hAnsiTheme="majorHAnsi" w:cstheme="majorHAnsi"/>
          <w:sz w:val="24"/>
          <w:szCs w:val="24"/>
        </w:rPr>
        <w:t>were created from extractions with an average read fragment length of 50</w:t>
      </w:r>
      <w:ins w:id="127" w:author="Andrea Schreier" w:date="2023-09-06T10:57: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kb.</w:t>
      </w:r>
      <w:r w:rsidR="00CD0ACF">
        <w:rPr>
          <w:rFonts w:asciiTheme="majorHAnsi" w:hAnsiTheme="majorHAnsi" w:cstheme="majorHAnsi"/>
          <w:sz w:val="24"/>
          <w:szCs w:val="24"/>
        </w:rPr>
        <w:t xml:space="preserve"> </w:t>
      </w:r>
    </w:p>
    <w:p w14:paraId="39DFEADB" w14:textId="3B01EE40" w:rsidR="005D14A7" w:rsidRPr="00CD0ACF" w:rsidRDefault="00A94661" w:rsidP="00CD0ACF">
      <w:pPr>
        <w:spacing w:line="240" w:lineRule="auto"/>
        <w:rPr>
          <w:rFonts w:asciiTheme="majorHAnsi" w:hAnsiTheme="majorHAnsi" w:cstheme="majorHAnsi"/>
          <w:iCs/>
          <w:sz w:val="24"/>
          <w:szCs w:val="24"/>
        </w:rPr>
      </w:pPr>
      <w:ins w:id="128" w:author="Shannon Erica Kendal Joslin" w:date="2023-09-17T12:21:00Z">
        <w:r>
          <w:rPr>
            <w:rFonts w:asciiTheme="majorHAnsi" w:hAnsiTheme="majorHAnsi" w:cstheme="majorHAnsi"/>
            <w:iCs/>
            <w:sz w:val="24"/>
            <w:szCs w:val="24"/>
          </w:rPr>
          <w:t>Extracted samples with sufficient H</w:t>
        </w:r>
      </w:ins>
      <w:ins w:id="129" w:author="Shannon Erica Kendal Joslin" w:date="2023-09-17T12:22:00Z">
        <w:r>
          <w:rPr>
            <w:rFonts w:asciiTheme="majorHAnsi" w:hAnsiTheme="majorHAnsi" w:cstheme="majorHAnsi"/>
            <w:iCs/>
            <w:sz w:val="24"/>
            <w:szCs w:val="24"/>
          </w:rPr>
          <w:t>MW gDNA were used for library prep and seq</w:t>
        </w:r>
      </w:ins>
      <w:ins w:id="130" w:author="Shannon Erica Kendal Joslin" w:date="2023-09-17T13:45:00Z">
        <w:r w:rsidR="00A04A7E">
          <w:rPr>
            <w:rFonts w:asciiTheme="majorHAnsi" w:hAnsiTheme="majorHAnsi" w:cstheme="majorHAnsi"/>
            <w:iCs/>
            <w:sz w:val="24"/>
            <w:szCs w:val="24"/>
          </w:rPr>
          <w:t>ue</w:t>
        </w:r>
      </w:ins>
      <w:ins w:id="131" w:author="Shannon Erica Kendal Joslin" w:date="2023-09-17T12:22:00Z">
        <w:r>
          <w:rPr>
            <w:rFonts w:asciiTheme="majorHAnsi" w:hAnsiTheme="majorHAnsi" w:cstheme="majorHAnsi"/>
            <w:iCs/>
            <w:sz w:val="24"/>
            <w:szCs w:val="24"/>
          </w:rPr>
          <w:t xml:space="preserve">ncing. </w:t>
        </w:r>
      </w:ins>
      <w:moveToRangeStart w:id="132" w:author="Shannon Erica Kendal Joslin" w:date="2023-09-17T16:20:00Z" w:name="move145860035"/>
      <w:commentRangeStart w:id="133"/>
      <w:commentRangeStart w:id="134"/>
      <w:moveTo w:id="135" w:author="Shannon Erica Kendal Joslin" w:date="2023-09-17T16:20:00Z">
        <w:r w:rsidR="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w:t>
        </w:r>
        <w:proofErr w:type="gramStart"/>
        <w:r w:rsidR="00B50827">
          <w:rPr>
            <w:rFonts w:asciiTheme="majorHAnsi" w:hAnsiTheme="majorHAnsi" w:cstheme="majorHAnsi"/>
            <w:sz w:val="24"/>
            <w:szCs w:val="24"/>
          </w:rPr>
          <w:t>each individual</w:t>
        </w:r>
        <w:proofErr w:type="gramEnd"/>
        <w:r w:rsidR="00B50827">
          <w:rPr>
            <w:rFonts w:asciiTheme="majorHAnsi" w:hAnsiTheme="majorHAnsi" w:cstheme="majorHAnsi"/>
            <w:sz w:val="24"/>
            <w:szCs w:val="24"/>
          </w:rPr>
          <w:t xml:space="preserve">. If no further HMW gDNA was available, we resampled tissue, extracted HMW gDNA, library-prepped and sequenced a new individual of the same sex. </w:t>
        </w:r>
        <w:commentRangeEnd w:id="133"/>
        <w:r w:rsidR="00B50827">
          <w:rPr>
            <w:rStyle w:val="CommentReference"/>
          </w:rPr>
          <w:commentReference w:id="133"/>
        </w:r>
      </w:moveTo>
      <w:moveToRangeEnd w:id="132"/>
      <w:commentRangeEnd w:id="134"/>
      <w:r w:rsidR="00B50827">
        <w:rPr>
          <w:rStyle w:val="CommentReference"/>
        </w:rPr>
        <w:commentReference w:id="134"/>
      </w:r>
      <w:r>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ins w:id="136" w:author="Shannon Erica Kendal Joslin" w:date="2023-09-17T12:26:00Z">
        <w:r w:rsidR="00C454CF">
          <w:rPr>
            <w:rFonts w:asciiTheme="majorHAnsi" w:hAnsiTheme="majorHAnsi" w:cstheme="majorHAnsi"/>
            <w:iCs/>
            <w:sz w:val="24"/>
            <w:szCs w:val="24"/>
          </w:rPr>
          <w:t>generat</w:t>
        </w:r>
      </w:ins>
      <w:ins w:id="137" w:author="Shannon Erica Kendal Joslin" w:date="2023-09-17T12:27:00Z">
        <w:r w:rsidR="00C454CF">
          <w:rPr>
            <w:rFonts w:asciiTheme="majorHAnsi" w:hAnsiTheme="majorHAnsi" w:cstheme="majorHAnsi"/>
            <w:iCs/>
            <w:sz w:val="24"/>
            <w:szCs w:val="24"/>
          </w:rPr>
          <w:t xml:space="preserve">ing </w:t>
        </w:r>
      </w:ins>
      <w:ins w:id="138" w:author="Shannon Erica Kendal Joslin" w:date="2023-09-17T12:26: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linked-read</w:t>
      </w:r>
      <w:ins w:id="139" w:author="Shannon Erica Kendal Joslin" w:date="2023-09-17T12:26:00Z">
        <w:r w:rsidR="00C454CF">
          <w:rPr>
            <w:rFonts w:asciiTheme="majorHAnsi" w:hAnsiTheme="majorHAnsi" w:cstheme="majorHAnsi"/>
            <w:iCs/>
            <w:sz w:val="24"/>
            <w:szCs w:val="24"/>
          </w:rPr>
          <w:t>s</w:t>
        </w:r>
      </w:ins>
      <w:r w:rsidR="005D14A7" w:rsidRPr="00FD21E9">
        <w:rPr>
          <w:rFonts w:asciiTheme="majorHAnsi" w:hAnsiTheme="majorHAnsi" w:cstheme="majorHAnsi"/>
          <w:iCs/>
          <w:sz w:val="24"/>
          <w:szCs w:val="24"/>
        </w:rPr>
        <w:t xml:space="preserve"> and </w:t>
      </w:r>
      <w:ins w:id="140" w:author="Shannon Erica Kendal Joslin" w:date="2023-09-17T12:27:00Z">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ins>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ins w:id="141" w:author="Shannon Erica Kendal Joslin" w:date="2023-09-17T12:27: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ins w:id="142" w:author="Shannon Erica Kendal Joslin" w:date="2023-09-17T12:27:00Z">
        <w:r w:rsidR="00C454CF">
          <w:rPr>
            <w:rFonts w:asciiTheme="majorHAnsi" w:hAnsiTheme="majorHAnsi" w:cstheme="majorHAnsi"/>
            <w:iCs/>
            <w:sz w:val="24"/>
            <w:szCs w:val="24"/>
          </w:rPr>
          <w:t xml:space="preserve">PacBio HiFi </w:t>
        </w:r>
      </w:ins>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ins w:id="143" w:author="Shannon Erica Kendal Joslin" w:date="2023-09-17T12:29: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ins w:id="144" w:author="Shannon Erica Kendal Joslin" w:date="2023-09-17T12:29:00Z">
        <w:r w:rsidR="00C454CF">
          <w:rPr>
            <w:rFonts w:asciiTheme="majorHAnsi" w:hAnsiTheme="majorHAnsi" w:cstheme="majorHAnsi"/>
            <w:iCs/>
            <w:sz w:val="24"/>
            <w:szCs w:val="24"/>
          </w:rPr>
          <w:t xml:space="preserve">PacBio HiFi </w:t>
        </w:r>
      </w:ins>
      <w:r w:rsidR="005D14A7" w:rsidRPr="00FD21E9">
        <w:rPr>
          <w:rFonts w:asciiTheme="majorHAnsi" w:hAnsiTheme="majorHAnsi" w:cstheme="majorHAnsi"/>
          <w:iCs/>
          <w:sz w:val="24"/>
          <w:szCs w:val="24"/>
        </w:rPr>
        <w:t>long read sequencing</w:t>
      </w:r>
      <w:ins w:id="145" w:author="Shannon Erica Kendal Joslin" w:date="2023-09-17T12:29: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w:t>
      </w:r>
      <w:commentRangeStart w:id="146"/>
      <w:r w:rsidR="005D14A7" w:rsidRPr="00FD21E9">
        <w:rPr>
          <w:rFonts w:asciiTheme="majorHAnsi" w:hAnsiTheme="majorHAnsi" w:cstheme="majorHAnsi"/>
          <w:iCs/>
          <w:sz w:val="24"/>
          <w:szCs w:val="24"/>
        </w:rPr>
        <w:t xml:space="preserve">and </w:t>
      </w:r>
      <w:ins w:id="147" w:author="Shannon Erica Kendal Joslin" w:date="2023-09-17T12:29:00Z">
        <w:r w:rsidR="00C454CF">
          <w:rPr>
            <w:rFonts w:asciiTheme="majorHAnsi" w:hAnsiTheme="majorHAnsi" w:cstheme="majorHAnsi"/>
            <w:iCs/>
            <w:sz w:val="24"/>
            <w:szCs w:val="24"/>
          </w:rPr>
          <w:t>pool</w:t>
        </w:r>
      </w:ins>
      <w:ins w:id="148" w:author="Shannon Erica Kendal Joslin" w:date="2023-09-17T12:44:00Z">
        <w:r w:rsidR="000A3BC9">
          <w:rPr>
            <w:rFonts w:asciiTheme="majorHAnsi" w:hAnsiTheme="majorHAnsi" w:cstheme="majorHAnsi"/>
            <w:iCs/>
            <w:sz w:val="24"/>
            <w:szCs w:val="24"/>
          </w:rPr>
          <w:t>ed</w:t>
        </w:r>
      </w:ins>
      <w:ins w:id="149" w:author="Shannon Erica Kendal Joslin" w:date="2023-09-17T12:29:00Z">
        <w:r w:rsidR="00C454CF">
          <w:rPr>
            <w:rFonts w:asciiTheme="majorHAnsi" w:hAnsiTheme="majorHAnsi" w:cstheme="majorHAnsi"/>
            <w:iCs/>
            <w:sz w:val="24"/>
            <w:szCs w:val="24"/>
          </w:rPr>
          <w:t xml:space="preserve"> </w:t>
        </w:r>
      </w:ins>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ins w:id="150" w:author="Shannon Erica Kendal Joslin" w:date="2023-09-17T12:29:00Z">
        <w:r w:rsidR="00C454CF">
          <w:rPr>
            <w:rFonts w:asciiTheme="majorHAnsi" w:hAnsiTheme="majorHAnsi" w:cstheme="majorHAnsi"/>
            <w:iCs/>
            <w:sz w:val="24"/>
            <w:szCs w:val="24"/>
          </w:rPr>
          <w:t xml:space="preserve">Arima Proximo </w:t>
        </w:r>
      </w:ins>
      <w:r w:rsidR="00C454CF">
        <w:rPr>
          <w:rFonts w:asciiTheme="majorHAnsi" w:hAnsiTheme="majorHAnsi" w:cstheme="majorHAnsi"/>
          <w:iCs/>
          <w:sz w:val="24"/>
          <w:szCs w:val="24"/>
        </w:rPr>
        <w:t>hi-c</w:t>
      </w:r>
      <w:r w:rsidR="005D14A7" w:rsidRPr="00FD21E9">
        <w:rPr>
          <w:rFonts w:asciiTheme="majorHAnsi" w:hAnsiTheme="majorHAnsi" w:cstheme="majorHAnsi"/>
          <w:iCs/>
          <w:sz w:val="24"/>
          <w:szCs w:val="24"/>
        </w:rPr>
        <w:t xml:space="preserve"> sequencing data </w:t>
      </w:r>
      <w:commentRangeEnd w:id="146"/>
      <w:r w:rsidR="00B0064E">
        <w:rPr>
          <w:rStyle w:val="CommentReference"/>
        </w:rPr>
        <w:commentReference w:id="146"/>
      </w:r>
      <w:r w:rsidR="005D14A7" w:rsidRPr="00FD21E9">
        <w:rPr>
          <w:rFonts w:asciiTheme="majorHAnsi" w:hAnsiTheme="majorHAnsi" w:cstheme="majorHAnsi"/>
          <w:iCs/>
          <w:sz w:val="24"/>
          <w:szCs w:val="24"/>
        </w:rPr>
        <w:t xml:space="preserve">(Table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51" w:name="_Toc113123186"/>
      <w:bookmarkStart w:id="152" w:name="_Toc144802734"/>
      <w:r w:rsidRPr="00FD21E9">
        <w:rPr>
          <w:rFonts w:asciiTheme="majorHAnsi" w:hAnsiTheme="majorHAnsi" w:cstheme="majorHAnsi"/>
          <w:sz w:val="24"/>
          <w:szCs w:val="24"/>
        </w:rPr>
        <w:t>Linked-read library prep, sequencing &amp; quality control</w:t>
      </w:r>
      <w:bookmarkEnd w:id="151"/>
      <w:bookmarkEnd w:id="152"/>
    </w:p>
    <w:p w14:paraId="243F302D" w14:textId="3154E58A" w:rsidR="003F5039" w:rsidRPr="00FD21E9" w:rsidRDefault="009D6B98" w:rsidP="008739C3">
      <w:pPr>
        <w:spacing w:line="240" w:lineRule="auto"/>
        <w:ind w:right="270"/>
        <w:rPr>
          <w:rFonts w:asciiTheme="majorHAnsi" w:hAnsiTheme="majorHAnsi" w:cstheme="majorHAnsi"/>
          <w:sz w:val="24"/>
          <w:szCs w:val="24"/>
        </w:rPr>
      </w:pPr>
      <w:commentRangeStart w:id="153"/>
      <w:r>
        <w:rPr>
          <w:rFonts w:asciiTheme="majorHAnsi" w:hAnsiTheme="majorHAnsi" w:cstheme="majorHAnsi"/>
          <w:sz w:val="24"/>
          <w:szCs w:val="24"/>
        </w:rPr>
        <w:t xml:space="preserve">The linked-read sequencing technology provided by 10X Genomics </w:t>
      </w:r>
      <w:r w:rsidR="00D14BAF">
        <w:rPr>
          <w:rFonts w:asciiTheme="majorHAnsi" w:hAnsiTheme="majorHAnsi" w:cstheme="majorHAnsi"/>
          <w:sz w:val="24"/>
          <w:szCs w:val="24"/>
        </w:rPr>
        <w:t>i</w:t>
      </w:r>
      <w:r>
        <w:rPr>
          <w:rFonts w:asciiTheme="majorHAnsi" w:hAnsiTheme="majorHAnsi" w:cstheme="majorHAnsi"/>
          <w:sz w:val="24"/>
          <w:szCs w:val="24"/>
        </w:rPr>
        <w:t xml:space="preserve">s a useful technology to incorporate into </w:t>
      </w:r>
      <w:r w:rsidR="00D14BAF">
        <w:rPr>
          <w:rFonts w:asciiTheme="majorHAnsi" w:hAnsiTheme="majorHAnsi" w:cstheme="majorHAnsi"/>
          <w:sz w:val="24"/>
          <w:szCs w:val="24"/>
        </w:rPr>
        <w:t xml:space="preserve">my </w:t>
      </w:r>
      <w:r>
        <w:rPr>
          <w:rFonts w:asciiTheme="majorHAnsi" w:hAnsiTheme="majorHAnsi" w:cstheme="majorHAnsi"/>
          <w:sz w:val="24"/>
          <w:szCs w:val="24"/>
        </w:rPr>
        <w:t>hybrid genome assembl</w:t>
      </w:r>
      <w:r w:rsidR="00D14BAF">
        <w:rPr>
          <w:rFonts w:asciiTheme="majorHAnsi" w:hAnsiTheme="majorHAnsi" w:cstheme="majorHAnsi"/>
          <w:sz w:val="24"/>
          <w:szCs w:val="24"/>
        </w:rPr>
        <w:t>y</w:t>
      </w:r>
      <w:r>
        <w:rPr>
          <w:rFonts w:asciiTheme="majorHAnsi" w:hAnsiTheme="majorHAnsi" w:cstheme="majorHAnsi"/>
          <w:sz w:val="24"/>
          <w:szCs w:val="24"/>
        </w:rPr>
        <w:t xml:space="preserve">, as it </w:t>
      </w:r>
      <w:r w:rsidR="00D57765">
        <w:rPr>
          <w:rFonts w:asciiTheme="majorHAnsi" w:hAnsiTheme="majorHAnsi" w:cstheme="majorHAnsi"/>
          <w:sz w:val="24"/>
          <w:szCs w:val="24"/>
        </w:rPr>
        <w:t xml:space="preserve">requires </w:t>
      </w:r>
      <w:commentRangeStart w:id="154"/>
      <w:r w:rsidR="00D57765">
        <w:rPr>
          <w:rFonts w:asciiTheme="majorHAnsi" w:hAnsiTheme="majorHAnsi" w:cstheme="majorHAnsi"/>
          <w:sz w:val="24"/>
          <w:szCs w:val="24"/>
        </w:rPr>
        <w:t>small amounts (n</w:t>
      </w:r>
      <w:r w:rsidR="005C1F2A">
        <w:rPr>
          <w:rFonts w:asciiTheme="majorHAnsi" w:hAnsiTheme="majorHAnsi" w:cstheme="majorHAnsi"/>
          <w:sz w:val="24"/>
          <w:szCs w:val="24"/>
        </w:rPr>
        <w:t>anogram</w:t>
      </w:r>
      <w:r w:rsidR="00D57765">
        <w:rPr>
          <w:rFonts w:asciiTheme="majorHAnsi" w:hAnsiTheme="majorHAnsi" w:cstheme="majorHAnsi"/>
          <w:sz w:val="24"/>
          <w:szCs w:val="24"/>
        </w:rPr>
        <w:t xml:space="preserve">s) of DNA </w:t>
      </w:r>
      <w:commentRangeEnd w:id="154"/>
      <w:r w:rsidR="00D14BAF">
        <w:rPr>
          <w:rStyle w:val="CommentReference"/>
        </w:rPr>
        <w:commentReference w:id="154"/>
      </w:r>
      <w:r w:rsidR="00D57765">
        <w:rPr>
          <w:rFonts w:asciiTheme="majorHAnsi" w:hAnsiTheme="majorHAnsi" w:cstheme="majorHAnsi"/>
          <w:sz w:val="24"/>
          <w:szCs w:val="24"/>
        </w:rPr>
        <w:t xml:space="preserve">and </w:t>
      </w:r>
      <w:r>
        <w:rPr>
          <w:rFonts w:asciiTheme="majorHAnsi" w:hAnsiTheme="majorHAnsi" w:cstheme="majorHAnsi"/>
          <w:sz w:val="24"/>
          <w:szCs w:val="24"/>
        </w:rPr>
        <w:t>creates highly accurate pseudo-long reads</w:t>
      </w:r>
      <w:r w:rsidR="00D57765">
        <w:rPr>
          <w:rFonts w:asciiTheme="majorHAnsi" w:hAnsiTheme="majorHAnsi" w:cstheme="majorHAnsi"/>
          <w:sz w:val="24"/>
          <w:szCs w:val="24"/>
        </w:rPr>
        <w:t xml:space="preserve">. </w:t>
      </w:r>
      <w:r w:rsidR="00D14BAF">
        <w:rPr>
          <w:rFonts w:asciiTheme="majorHAnsi" w:hAnsiTheme="majorHAnsi" w:cstheme="majorHAnsi"/>
          <w:sz w:val="24"/>
          <w:szCs w:val="24"/>
        </w:rPr>
        <w:t>L</w:t>
      </w:r>
      <w:r w:rsidR="00025764">
        <w:rPr>
          <w:rFonts w:asciiTheme="majorHAnsi" w:hAnsiTheme="majorHAnsi" w:cstheme="majorHAnsi"/>
          <w:sz w:val="24"/>
          <w:szCs w:val="24"/>
        </w:rPr>
        <w:t>inked-read</w:t>
      </w:r>
      <w:r w:rsidR="005C1F2A">
        <w:rPr>
          <w:rFonts w:asciiTheme="majorHAnsi" w:hAnsiTheme="majorHAnsi" w:cstheme="majorHAnsi"/>
          <w:sz w:val="24"/>
          <w:szCs w:val="24"/>
        </w:rPr>
        <w:t xml:space="preserve"> technology</w:t>
      </w:r>
      <w:r w:rsidR="00D57765">
        <w:rPr>
          <w:rFonts w:asciiTheme="majorHAnsi" w:hAnsiTheme="majorHAnsi" w:cstheme="majorHAnsi"/>
          <w:sz w:val="24"/>
          <w:szCs w:val="24"/>
        </w:rPr>
        <w:t xml:space="preserve"> combine</w:t>
      </w:r>
      <w:r w:rsidR="005C1F2A">
        <w:rPr>
          <w:rFonts w:asciiTheme="majorHAnsi" w:hAnsiTheme="majorHAnsi" w:cstheme="majorHAnsi"/>
          <w:sz w:val="24"/>
          <w:szCs w:val="24"/>
        </w:rPr>
        <w:t>s</w:t>
      </w:r>
      <w:r w:rsidR="00D57765">
        <w:rPr>
          <w:rFonts w:asciiTheme="majorHAnsi" w:hAnsiTheme="majorHAnsi" w:cstheme="majorHAnsi"/>
          <w:sz w:val="24"/>
          <w:szCs w:val="24"/>
        </w:rPr>
        <w:t xml:space="preserve"> the benefits of long and short reads</w:t>
      </w:r>
      <w:r>
        <w:rPr>
          <w:rFonts w:asciiTheme="majorHAnsi" w:hAnsiTheme="majorHAnsi" w:cstheme="majorHAnsi"/>
          <w:sz w:val="24"/>
          <w:szCs w:val="24"/>
        </w:rPr>
        <w:t xml:space="preserve"> through</w:t>
      </w:r>
      <w:r w:rsidR="00D57765">
        <w:rPr>
          <w:rFonts w:asciiTheme="majorHAnsi" w:hAnsiTheme="majorHAnsi" w:cstheme="majorHAnsi"/>
          <w:sz w:val="24"/>
          <w:szCs w:val="24"/>
        </w:rPr>
        <w:t xml:space="preserve"> encapsulating individual long </w:t>
      </w:r>
      <w:r w:rsidR="00D14BAF">
        <w:rPr>
          <w:rFonts w:asciiTheme="majorHAnsi" w:hAnsiTheme="majorHAnsi" w:cstheme="majorHAnsi"/>
          <w:sz w:val="24"/>
          <w:szCs w:val="24"/>
        </w:rPr>
        <w:t xml:space="preserve">DNA fragments </w:t>
      </w:r>
      <w:r w:rsidR="00025764">
        <w:rPr>
          <w:rFonts w:asciiTheme="majorHAnsi" w:hAnsiTheme="majorHAnsi" w:cstheme="majorHAnsi"/>
          <w:sz w:val="24"/>
          <w:szCs w:val="24"/>
        </w:rPr>
        <w:t>(50-200</w:t>
      </w:r>
      <w:r w:rsidR="00D14BAF">
        <w:rPr>
          <w:rFonts w:asciiTheme="majorHAnsi" w:hAnsiTheme="majorHAnsi" w:cstheme="majorHAnsi"/>
          <w:sz w:val="24"/>
          <w:szCs w:val="24"/>
        </w:rPr>
        <w:t xml:space="preserve"> </w:t>
      </w:r>
      <w:r w:rsidR="00025764">
        <w:rPr>
          <w:rFonts w:asciiTheme="majorHAnsi" w:hAnsiTheme="majorHAnsi" w:cstheme="majorHAnsi"/>
          <w:sz w:val="24"/>
          <w:szCs w:val="24"/>
        </w:rPr>
        <w:t>kb)</w:t>
      </w:r>
      <w:r w:rsidR="00D57765">
        <w:rPr>
          <w:rFonts w:asciiTheme="majorHAnsi" w:hAnsiTheme="majorHAnsi" w:cstheme="majorHAnsi"/>
          <w:sz w:val="24"/>
          <w:szCs w:val="24"/>
        </w:rPr>
        <w:t xml:space="preserve"> into </w:t>
      </w:r>
      <w:r w:rsidR="00025764">
        <w:rPr>
          <w:rFonts w:asciiTheme="majorHAnsi" w:hAnsiTheme="majorHAnsi" w:cstheme="majorHAnsi"/>
          <w:sz w:val="24"/>
          <w:szCs w:val="24"/>
        </w:rPr>
        <w:t>droplets of water-in-oil emulsion</w:t>
      </w:r>
      <w:r w:rsidR="00167B56">
        <w:rPr>
          <w:rFonts w:asciiTheme="majorHAnsi" w:hAnsiTheme="majorHAnsi" w:cstheme="majorHAnsi"/>
          <w:sz w:val="24"/>
          <w:szCs w:val="24"/>
        </w:rPr>
        <w:t>, or</w:t>
      </w:r>
      <w:r w:rsidR="00025764">
        <w:rPr>
          <w:rFonts w:asciiTheme="majorHAnsi" w:hAnsiTheme="majorHAnsi" w:cstheme="majorHAnsi"/>
          <w:sz w:val="24"/>
          <w:szCs w:val="24"/>
        </w:rPr>
        <w:t xml:space="preserve"> </w:t>
      </w:r>
      <w:r w:rsidR="00167B56" w:rsidRPr="00FD21E9">
        <w:rPr>
          <w:rFonts w:asciiTheme="majorHAnsi" w:hAnsiTheme="majorHAnsi" w:cstheme="majorHAnsi"/>
          <w:sz w:val="24"/>
          <w:szCs w:val="24"/>
        </w:rPr>
        <w:t xml:space="preserve">Gel Bead-in-Emulsions </w:t>
      </w:r>
      <w:r w:rsidR="00025764">
        <w:rPr>
          <w:rFonts w:asciiTheme="majorHAnsi" w:hAnsiTheme="majorHAnsi" w:cstheme="majorHAnsi"/>
          <w:sz w:val="24"/>
          <w:szCs w:val="24"/>
        </w:rPr>
        <w:t>(GEMs)</w:t>
      </w:r>
      <w:r w:rsidR="00D57765">
        <w:rPr>
          <w:rFonts w:asciiTheme="majorHAnsi" w:hAnsiTheme="majorHAnsi" w:cstheme="majorHAnsi"/>
          <w:sz w:val="24"/>
          <w:szCs w:val="24"/>
        </w:rPr>
        <w:t>, shearing</w:t>
      </w:r>
      <w:r w:rsidR="00025764">
        <w:rPr>
          <w:rFonts w:asciiTheme="majorHAnsi" w:hAnsiTheme="majorHAnsi" w:cstheme="majorHAnsi"/>
          <w:sz w:val="24"/>
          <w:szCs w:val="24"/>
        </w:rPr>
        <w:t xml:space="preserve"> long</w:t>
      </w:r>
      <w:r w:rsidR="005C1F2A">
        <w:rPr>
          <w:rFonts w:asciiTheme="majorHAnsi" w:hAnsiTheme="majorHAnsi" w:cstheme="majorHAnsi"/>
          <w:sz w:val="24"/>
          <w:szCs w:val="24"/>
        </w:rPr>
        <w:t xml:space="preserve"> </w:t>
      </w:r>
      <w:r w:rsidR="00D14BAF">
        <w:rPr>
          <w:rFonts w:asciiTheme="majorHAnsi" w:hAnsiTheme="majorHAnsi" w:cstheme="majorHAnsi"/>
          <w:sz w:val="24"/>
          <w:szCs w:val="24"/>
        </w:rPr>
        <w:t xml:space="preserve">fragments </w:t>
      </w:r>
      <w:r w:rsidR="00025764">
        <w:rPr>
          <w:rFonts w:asciiTheme="majorHAnsi" w:hAnsiTheme="majorHAnsi" w:cstheme="majorHAnsi"/>
          <w:sz w:val="24"/>
          <w:szCs w:val="24"/>
        </w:rPr>
        <w:t xml:space="preserve">into </w:t>
      </w:r>
      <w:r w:rsidR="00D57765">
        <w:rPr>
          <w:rFonts w:asciiTheme="majorHAnsi" w:hAnsiTheme="majorHAnsi" w:cstheme="majorHAnsi"/>
          <w:sz w:val="24"/>
          <w:szCs w:val="24"/>
        </w:rPr>
        <w:t xml:space="preserve">short </w:t>
      </w:r>
      <w:r w:rsidR="00D14BAF">
        <w:rPr>
          <w:rFonts w:asciiTheme="majorHAnsi" w:hAnsiTheme="majorHAnsi" w:cstheme="majorHAnsi"/>
          <w:sz w:val="24"/>
          <w:szCs w:val="24"/>
        </w:rPr>
        <w:t>fragment</w:t>
      </w:r>
      <w:r w:rsidR="00D57765">
        <w:rPr>
          <w:rFonts w:asciiTheme="majorHAnsi" w:hAnsiTheme="majorHAnsi" w:cstheme="majorHAnsi"/>
          <w:sz w:val="24"/>
          <w:szCs w:val="24"/>
        </w:rPr>
        <w:t>s</w:t>
      </w:r>
      <w:r w:rsidR="00025764">
        <w:rPr>
          <w:rFonts w:asciiTheme="majorHAnsi" w:hAnsiTheme="majorHAnsi" w:cstheme="majorHAnsi"/>
          <w:sz w:val="24"/>
          <w:szCs w:val="24"/>
        </w:rPr>
        <w:t xml:space="preserve"> (</w:t>
      </w:r>
      <w:r w:rsidR="005C1F2A">
        <w:rPr>
          <w:rFonts w:asciiTheme="majorHAnsi" w:hAnsiTheme="majorHAnsi" w:cstheme="majorHAnsi"/>
          <w:sz w:val="24"/>
          <w:szCs w:val="24"/>
        </w:rPr>
        <w:t>400-600 bp)</w:t>
      </w:r>
      <w:r w:rsidR="00D57765">
        <w:rPr>
          <w:rFonts w:asciiTheme="majorHAnsi" w:hAnsiTheme="majorHAnsi" w:cstheme="majorHAnsi"/>
          <w:sz w:val="24"/>
          <w:szCs w:val="24"/>
        </w:rPr>
        <w:t xml:space="preserve">, </w:t>
      </w:r>
      <w:r w:rsidR="005C1F2A">
        <w:rPr>
          <w:rFonts w:asciiTheme="majorHAnsi" w:hAnsiTheme="majorHAnsi" w:cstheme="majorHAnsi"/>
          <w:sz w:val="24"/>
          <w:szCs w:val="24"/>
        </w:rPr>
        <w:t>attaching a unique barcode to all</w:t>
      </w:r>
      <w:r w:rsidR="00D57765">
        <w:rPr>
          <w:rFonts w:asciiTheme="majorHAnsi" w:hAnsiTheme="majorHAnsi" w:cstheme="majorHAnsi"/>
          <w:sz w:val="24"/>
          <w:szCs w:val="24"/>
        </w:rPr>
        <w:t xml:space="preserve"> </w:t>
      </w:r>
      <w:r w:rsidR="00D14BAF">
        <w:rPr>
          <w:rFonts w:asciiTheme="majorHAnsi" w:hAnsiTheme="majorHAnsi" w:cstheme="majorHAnsi"/>
          <w:sz w:val="24"/>
          <w:szCs w:val="24"/>
        </w:rPr>
        <w:t xml:space="preserve">DNA </w:t>
      </w:r>
      <w:r w:rsidR="00D57765">
        <w:rPr>
          <w:rFonts w:asciiTheme="majorHAnsi" w:hAnsiTheme="majorHAnsi" w:cstheme="majorHAnsi"/>
          <w:sz w:val="24"/>
          <w:szCs w:val="24"/>
        </w:rPr>
        <w:t xml:space="preserve">fragments in one </w:t>
      </w:r>
      <w:r w:rsidR="00025764">
        <w:rPr>
          <w:rFonts w:asciiTheme="majorHAnsi" w:hAnsiTheme="majorHAnsi" w:cstheme="majorHAnsi"/>
          <w:sz w:val="24"/>
          <w:szCs w:val="24"/>
        </w:rPr>
        <w:t>GEM</w:t>
      </w:r>
      <w:r w:rsidR="005C1F2A">
        <w:rPr>
          <w:rFonts w:asciiTheme="majorHAnsi" w:hAnsiTheme="majorHAnsi" w:cstheme="majorHAnsi"/>
          <w:sz w:val="24"/>
          <w:szCs w:val="24"/>
        </w:rPr>
        <w:t>, sequencing</w:t>
      </w:r>
      <w:r w:rsidR="008739C3">
        <w:rPr>
          <w:rFonts w:asciiTheme="majorHAnsi" w:hAnsiTheme="majorHAnsi" w:cstheme="majorHAnsi"/>
          <w:sz w:val="24"/>
          <w:szCs w:val="24"/>
        </w:rPr>
        <w:t xml:space="preserve"> paired end (PE) reads</w:t>
      </w:r>
      <w:r w:rsidR="005C1F2A">
        <w:rPr>
          <w:rFonts w:asciiTheme="majorHAnsi" w:hAnsiTheme="majorHAnsi" w:cstheme="majorHAnsi"/>
          <w:sz w:val="24"/>
          <w:szCs w:val="24"/>
        </w:rPr>
        <w:t xml:space="preserve"> on an Illumina sequencer, and using bioinformatics to</w:t>
      </w:r>
      <w:r w:rsidR="008739C3">
        <w:rPr>
          <w:rFonts w:asciiTheme="majorHAnsi" w:hAnsiTheme="majorHAnsi" w:cstheme="majorHAnsi"/>
          <w:sz w:val="24"/>
          <w:szCs w:val="24"/>
        </w:rPr>
        <w:t xml:space="preserve"> create pseudo-long reads </w:t>
      </w:r>
      <w:r w:rsidR="00D14BAF">
        <w:rPr>
          <w:rFonts w:asciiTheme="majorHAnsi" w:hAnsiTheme="majorHAnsi" w:cstheme="majorHAnsi"/>
          <w:sz w:val="24"/>
          <w:szCs w:val="24"/>
        </w:rPr>
        <w:t xml:space="preserve">by </w:t>
      </w:r>
      <w:r w:rsidR="005C1F2A">
        <w:rPr>
          <w:rFonts w:asciiTheme="majorHAnsi" w:hAnsiTheme="majorHAnsi" w:cstheme="majorHAnsi"/>
          <w:sz w:val="24"/>
          <w:szCs w:val="24"/>
        </w:rPr>
        <w:t>reassociat</w:t>
      </w:r>
      <w:r w:rsidR="008739C3">
        <w:rPr>
          <w:rFonts w:asciiTheme="majorHAnsi" w:hAnsiTheme="majorHAnsi" w:cstheme="majorHAnsi"/>
          <w:sz w:val="24"/>
          <w:szCs w:val="24"/>
        </w:rPr>
        <w:t>ing</w:t>
      </w:r>
      <w:r w:rsidR="005C1F2A">
        <w:rPr>
          <w:rFonts w:asciiTheme="majorHAnsi" w:hAnsiTheme="majorHAnsi" w:cstheme="majorHAnsi"/>
          <w:sz w:val="24"/>
          <w:szCs w:val="24"/>
        </w:rPr>
        <w:t xml:space="preserve"> short reads previously contained in one GEM.</w:t>
      </w:r>
      <w:r>
        <w:rPr>
          <w:rFonts w:asciiTheme="majorHAnsi" w:hAnsiTheme="majorHAnsi" w:cstheme="majorHAnsi"/>
          <w:sz w:val="24"/>
          <w:szCs w:val="24"/>
        </w:rPr>
        <w:t xml:space="preserve"> </w:t>
      </w:r>
      <w:commentRangeEnd w:id="153"/>
      <w:r w:rsidR="00D14BAF">
        <w:rPr>
          <w:rStyle w:val="CommentReference"/>
        </w:rPr>
        <w:commentReference w:id="153"/>
      </w:r>
      <w:commentRangeStart w:id="155"/>
      <w:commentRangeStart w:id="156"/>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w:t>
      </w:r>
      <w:r w:rsidR="001D762E">
        <w:rPr>
          <w:rFonts w:asciiTheme="majorHAnsi" w:hAnsiTheme="majorHAnsi" w:cstheme="majorHAnsi"/>
          <w:sz w:val="24"/>
          <w:szCs w:val="24"/>
        </w:rPr>
        <w:t>Genome Center</w:t>
      </w:r>
      <w:r w:rsidR="006E58E9">
        <w:rPr>
          <w:rFonts w:asciiTheme="majorHAnsi" w:hAnsiTheme="majorHAnsi" w:cstheme="majorHAnsi"/>
          <w:sz w:val="24"/>
          <w:szCs w:val="24"/>
        </w:rPr>
        <w:t>.</w:t>
      </w:r>
      <w:commentRangeEnd w:id="155"/>
      <w:r w:rsidR="00D14BAF">
        <w:rPr>
          <w:rStyle w:val="CommentReference"/>
        </w:rPr>
        <w:commentReference w:id="155"/>
      </w:r>
      <w:commentRangeEnd w:id="156"/>
      <w:r w:rsidR="001D762E">
        <w:rPr>
          <w:rStyle w:val="CommentReference"/>
        </w:rPr>
        <w:commentReference w:id="156"/>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003F5039"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{"citationID":"uHQj8NHQ","properties":{"formattedCitation":"(Covaris, 2017)","plainCitation":"(Covaris, 2017)","noteIndex":0},"citationItems":[{"id":712,"uris":["http://zotero.org/users/local/3tku6QP0/items/9D7WDQPV"],"itemData":{"id":712,"type":"document","title":"E/LE220 Series SonoLab 7 USER MANUAL","author":[{"family":"Covaris","given":""}],"issued":{"date-parts":[["2017"]]}}}],"schema":"https://github.com/citation-style-language/schema/raw/master/csl-citation.json"}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003F5039"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w:t>
      </w:r>
      <w:r w:rsidR="003F5039" w:rsidRPr="00FD21E9">
        <w:rPr>
          <w:rFonts w:asciiTheme="majorHAnsi" w:hAnsiTheme="majorHAnsi" w:cstheme="majorHAnsi"/>
          <w:sz w:val="24"/>
          <w:szCs w:val="24"/>
        </w:rPr>
        <w:lastRenderedPageBreak/>
        <w:t xml:space="preserve">200). Then, the sheared GEMs were converted to a sequencing library following the 10X standard operating procedure. </w:t>
      </w:r>
    </w:p>
    <w:p w14:paraId="27280019" w14:textId="7F1147C8"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DF3C75">
        <w:rPr>
          <w:rFonts w:asciiTheme="majorHAnsi" w:hAnsiTheme="majorHAnsi" w:cstheme="majorHAnsi"/>
          <w:sz w:val="24"/>
          <w:szCs w:val="24"/>
        </w:rPr>
        <w:instrText xml:space="preserve"> ADDIN ZOTERO_ITEM CSL_CITATION {"citationID":"pzf31sbs","properties":{"formattedCitation":"(Illumina, 2022)","plainCitation":"(Illumina, 2022)","noteIndex":0},"citationItems":[{"id":714,"uris":["http://zotero.org/users/local/3tku6QP0/items/9CDQIU2D"],"itemData":{"id":714,"type":"document","title":"illumina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444F79ED"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uuUEi9Yc/AVP5XeUc","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w:t>
      </w:r>
      <w:r w:rsidR="00425ACB" w:rsidRPr="00425ACB">
        <w:rPr>
          <w:rFonts w:asciiTheme="majorHAnsi" w:hAnsiTheme="majorHAnsi" w:cstheme="majorHAnsi"/>
          <w:sz w:val="24"/>
          <w:szCs w:val="24"/>
        </w:rPr>
        <w:t xml:space="preserve">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57" w:name="_Toc113123187"/>
      <w:bookmarkStart w:id="158" w:name="_Toc144802735"/>
      <w:r w:rsidRPr="00FD21E9">
        <w:rPr>
          <w:rFonts w:asciiTheme="majorHAnsi" w:hAnsiTheme="majorHAnsi" w:cstheme="majorHAnsi"/>
          <w:sz w:val="24"/>
          <w:szCs w:val="24"/>
        </w:rPr>
        <w:t>Long-read library prep, sequencing &amp; quality control</w:t>
      </w:r>
      <w:bookmarkEnd w:id="157"/>
      <w:bookmarkEnd w:id="158"/>
    </w:p>
    <w:p w14:paraId="0573720A" w14:textId="1C889A9E" w:rsidR="003F5039" w:rsidRPr="00FD21E9" w:rsidRDefault="00425ACB" w:rsidP="0011235A">
      <w:pPr>
        <w:spacing w:line="240" w:lineRule="auto"/>
        <w:ind w:right="270"/>
        <w:rPr>
          <w:rFonts w:asciiTheme="majorHAnsi" w:hAnsiTheme="majorHAnsi" w:cstheme="majorHAnsi"/>
          <w:sz w:val="24"/>
          <w:szCs w:val="24"/>
        </w:rPr>
      </w:pPr>
      <w:ins w:id="159" w:author="Shannon Erica Kendal Joslin" w:date="2023-09-17T15:59:00Z">
        <w:r>
          <w:rPr>
            <w:rFonts w:asciiTheme="majorHAnsi" w:hAnsiTheme="majorHAnsi" w:cstheme="majorHAnsi"/>
            <w:sz w:val="24"/>
            <w:szCs w:val="24"/>
          </w:rPr>
          <w:t>PacBio HiFi SMRTbell long</w:t>
        </w:r>
      </w:ins>
      <w:r w:rsidR="008142CF">
        <w:rPr>
          <w:rFonts w:asciiTheme="majorHAnsi" w:hAnsiTheme="majorHAnsi" w:cstheme="majorHAnsi"/>
          <w:sz w:val="24"/>
          <w:szCs w:val="24"/>
        </w:rPr>
        <w:t>-read library prep was carried out</w:t>
      </w:r>
      <w:r w:rsidR="008142CF" w:rsidRPr="00FD21E9">
        <w:rPr>
          <w:rFonts w:asciiTheme="majorHAnsi" w:hAnsiTheme="majorHAnsi" w:cstheme="majorHAnsi"/>
          <w:sz w:val="24"/>
          <w:szCs w:val="24"/>
        </w:rPr>
        <w:t xml:space="preserve"> by the UC Davis </w:t>
      </w:r>
      <w:r>
        <w:rPr>
          <w:rFonts w:asciiTheme="majorHAnsi" w:hAnsiTheme="majorHAnsi" w:cstheme="majorHAnsi"/>
          <w:sz w:val="24"/>
          <w:szCs w:val="24"/>
        </w:rPr>
        <w:t>Genome Center</w:t>
      </w:r>
      <w:r w:rsidR="008142CF">
        <w:rPr>
          <w:rFonts w:asciiTheme="majorHAnsi" w:hAnsiTheme="majorHAnsi" w:cstheme="majorHAnsi"/>
          <w:sz w:val="24"/>
          <w:szCs w:val="24"/>
        </w:rPr>
        <w:t>.</w:t>
      </w:r>
      <w:r w:rsidR="008142CF" w:rsidRPr="00FD21E9">
        <w:rPr>
          <w:rFonts w:asciiTheme="majorHAnsi" w:hAnsiTheme="majorHAnsi" w:cstheme="majorHAnsi"/>
          <w:sz w:val="24"/>
          <w:szCs w:val="24"/>
        </w:rPr>
        <w:t xml:space="preserve"> </w:t>
      </w:r>
      <w:r w:rsidR="00586A77">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male </w:t>
      </w:r>
      <w:r w:rsidR="00586A77">
        <w:rPr>
          <w:rFonts w:asciiTheme="majorHAnsi" w:hAnsiTheme="majorHAnsi" w:cstheme="majorHAnsi"/>
          <w:sz w:val="24"/>
          <w:szCs w:val="24"/>
        </w:rPr>
        <w:t xml:space="preserve">individual </w:t>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06C6DF90" w:rsidR="003F5039" w:rsidRPr="00FD21E9" w:rsidRDefault="00586A77" w:rsidP="0011235A">
      <w:pPr>
        <w:spacing w:line="240" w:lineRule="auto"/>
        <w:ind w:right="270"/>
        <w:rPr>
          <w:rFonts w:asciiTheme="majorHAnsi" w:hAnsiTheme="majorHAnsi" w:cstheme="majorHAnsi"/>
          <w:sz w:val="24"/>
          <w:szCs w:val="24"/>
        </w:rPr>
      </w:pPr>
      <w:ins w:id="160" w:author="Shannon Erica Kendal Joslin" w:date="2023-09-17T16:15:00Z">
        <w:r>
          <w:rPr>
            <w:rFonts w:asciiTheme="majorHAnsi" w:hAnsiTheme="majorHAnsi" w:cstheme="majorHAnsi"/>
            <w:sz w:val="24"/>
            <w:szCs w:val="24"/>
          </w:rPr>
          <w:t xml:space="preserve">When there </w:t>
        </w:r>
        <w:proofErr w:type="gramStart"/>
        <w:r>
          <w:rPr>
            <w:rFonts w:asciiTheme="majorHAnsi" w:hAnsiTheme="majorHAnsi" w:cstheme="majorHAnsi"/>
            <w:sz w:val="24"/>
            <w:szCs w:val="24"/>
          </w:rPr>
          <w:t>was</w:t>
        </w:r>
        <w:proofErr w:type="gramEnd"/>
        <w:r>
          <w:rPr>
            <w:rFonts w:asciiTheme="majorHAnsi" w:hAnsiTheme="majorHAnsi" w:cstheme="majorHAnsi"/>
            <w:sz w:val="24"/>
            <w:szCs w:val="24"/>
          </w:rPr>
          <w:t xml:space="preserve"> insufficient quantities of extracted DNA, l</w:t>
        </w:r>
      </w:ins>
      <w:commentRangeStart w:id="161"/>
      <w:commentRangeStart w:id="162"/>
      <w:del w:id="163" w:author="Shannon Erica Kendal Joslin" w:date="2023-09-17T16:15:00Z">
        <w:r w:rsidR="003F5039" w:rsidRPr="00FD21E9" w:rsidDel="00586A77">
          <w:rPr>
            <w:rFonts w:asciiTheme="majorHAnsi" w:hAnsiTheme="majorHAnsi" w:cstheme="majorHAnsi"/>
            <w:sz w:val="24"/>
            <w:szCs w:val="24"/>
          </w:rPr>
          <w:delText>L</w:delText>
        </w:r>
      </w:del>
      <w:r w:rsidR="003F5039" w:rsidRPr="00FD21E9">
        <w:rPr>
          <w:rFonts w:asciiTheme="majorHAnsi" w:hAnsiTheme="majorHAnsi" w:cstheme="majorHAnsi"/>
          <w:sz w:val="24"/>
          <w:szCs w:val="24"/>
        </w:rPr>
        <w:t xml:space="preserve">ow-input </w:t>
      </w:r>
      <w:commentRangeEnd w:id="161"/>
      <w:r w:rsidR="007B7A16">
        <w:rPr>
          <w:rStyle w:val="CommentReference"/>
        </w:rPr>
        <w:commentReference w:id="161"/>
      </w:r>
      <w:commentRangeEnd w:id="162"/>
      <w:r>
        <w:rPr>
          <w:rStyle w:val="CommentReference"/>
        </w:rPr>
        <w:commentReference w:id="162"/>
      </w:r>
      <w:r w:rsidR="003F5039" w:rsidRPr="00FD21E9">
        <w:rPr>
          <w:rFonts w:asciiTheme="majorHAnsi" w:hAnsiTheme="majorHAnsi" w:cstheme="majorHAnsi"/>
          <w:sz w:val="24"/>
          <w:szCs w:val="24"/>
        </w:rPr>
        <w:t>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ins w:id="164"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15 minutes, followed by further enzymatic steps of DNA damage repair at 37</w:t>
      </w:r>
      <w:ins w:id="165"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End Repair and A-tailing at 20</w:t>
      </w:r>
      <w:ins w:id="166"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10 minutes and 65</w:t>
      </w:r>
      <w:ins w:id="167"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ligation of overhang adapters v3 at 20</w:t>
      </w:r>
      <w:ins w:id="168"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3FA86A47"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moveFromRangeStart w:id="169" w:author="Shannon Erica Kendal Joslin" w:date="2023-09-17T16:20:00Z" w:name="move145860035"/>
      <w:commentRangeStart w:id="170"/>
      <w:moveFrom w:id="171" w:author="Shannon Erica Kendal Joslin" w:date="2023-09-17T16:20:00Z">
        <w:r w:rsidR="00B50827" w:rsidDel="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each individual. If no further HMW gDNA was available, we resampled tissue, extracted HMW gDNA, library-prepped and sequenced a new individual of the same sex. </w:t>
        </w:r>
        <w:commentRangeEnd w:id="170"/>
        <w:r w:rsidR="00B50827" w:rsidDel="00B50827">
          <w:rPr>
            <w:rStyle w:val="CommentReference"/>
          </w:rPr>
          <w:commentReference w:id="170"/>
        </w:r>
      </w:moveFrom>
      <w:moveFromRangeEnd w:id="169"/>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72" w:name="_Toc113123188"/>
      <w:bookmarkStart w:id="173" w:name="_Toc144802736"/>
      <w:r w:rsidRPr="00FD21E9">
        <w:rPr>
          <w:rFonts w:asciiTheme="majorHAnsi" w:hAnsiTheme="majorHAnsi" w:cstheme="majorHAnsi"/>
          <w:sz w:val="24"/>
          <w:szCs w:val="24"/>
        </w:rPr>
        <w:t>Hi-C chromatin conformation capture library prep, sequencing &amp; quality control</w:t>
      </w:r>
      <w:bookmarkEnd w:id="172"/>
      <w:bookmarkEnd w:id="173"/>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ins w:id="174" w:author="Shannon Erica Kendal Joslin" w:date="2023-09-17T16:21:00Z">
        <w:r w:rsidR="003A0548">
          <w:rPr>
            <w:rFonts w:asciiTheme="majorHAnsi" w:hAnsiTheme="majorHAnsi" w:cstheme="majorHAnsi"/>
            <w:sz w:val="24"/>
            <w:szCs w:val="24"/>
          </w:rPr>
          <w:t xml:space="preserve"> the</w:t>
        </w:r>
      </w:ins>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xml:space="preserve">. Continuing with the manufacturer's protocol, molecules were pulled down with streptavidin beads and </w:t>
      </w:r>
      <w:r w:rsidRPr="00EC0C3A">
        <w:rPr>
          <w:rFonts w:asciiTheme="majorHAnsi" w:hAnsiTheme="majorHAnsi" w:cstheme="majorHAnsi"/>
          <w:sz w:val="24"/>
          <w:szCs w:val="24"/>
        </w:rPr>
        <w:lastRenderedPageBreak/>
        <w:t>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175" w:name="_Toc113123189"/>
      <w:bookmarkStart w:id="176" w:name="_Toc144802737"/>
      <w:r w:rsidRPr="0087338E">
        <w:rPr>
          <w:rFonts w:asciiTheme="majorHAnsi" w:hAnsiTheme="majorHAnsi" w:cstheme="majorHAnsi"/>
          <w:sz w:val="24"/>
          <w:szCs w:val="24"/>
        </w:rPr>
        <w:t>Genome assembly</w:t>
      </w:r>
      <w:bookmarkEnd w:id="175"/>
      <w:bookmarkEnd w:id="176"/>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77" w:name="_Toc113123190"/>
      <w:bookmarkStart w:id="178" w:name="_Toc144802738"/>
      <w:r w:rsidRPr="00FD21E9">
        <w:rPr>
          <w:rFonts w:asciiTheme="majorHAnsi" w:hAnsiTheme="majorHAnsi" w:cstheme="majorHAnsi"/>
          <w:sz w:val="24"/>
          <w:szCs w:val="24"/>
        </w:rPr>
        <w:lastRenderedPageBreak/>
        <w:t>Assembly quality assessment</w:t>
      </w:r>
      <w:bookmarkEnd w:id="177"/>
      <w:bookmarkEnd w:id="178"/>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79" w:name="_Toc113123191"/>
      <w:bookmarkStart w:id="180" w:name="_Toc144802739"/>
      <w:r w:rsidRPr="00FD21E9">
        <w:rPr>
          <w:rFonts w:asciiTheme="majorHAnsi" w:hAnsiTheme="majorHAnsi" w:cstheme="majorHAnsi"/>
          <w:sz w:val="24"/>
          <w:szCs w:val="24"/>
        </w:rPr>
        <w:t>Cytogenic chromosome validation</w:t>
      </w:r>
      <w:bookmarkEnd w:id="179"/>
      <w:bookmarkEnd w:id="180"/>
    </w:p>
    <w:p w14:paraId="49CD6C97" w14:textId="2A908451"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w:t>
      </w:r>
      <w:commentRangeStart w:id="181"/>
      <w:r>
        <w:rPr>
          <w:rFonts w:asciiTheme="majorHAnsi" w:hAnsiTheme="majorHAnsi" w:cstheme="majorHAnsi"/>
          <w:sz w:val="24"/>
          <w:szCs w:val="24"/>
        </w:rPr>
        <w:t xml:space="preserve">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commentRangeEnd w:id="181"/>
      <w:r w:rsidR="002A4536">
        <w:rPr>
          <w:rStyle w:val="CommentReference"/>
        </w:rPr>
        <w:commentReference w:id="181"/>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240 day post hatch subadult delta smelt and the second harvest using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commentRangeStart w:id="182"/>
      <w:r w:rsidR="00AA0A58">
        <w:rPr>
          <w:rFonts w:asciiTheme="majorHAnsi" w:hAnsiTheme="majorHAnsi" w:cstheme="majorHAnsi"/>
          <w:sz w:val="24"/>
          <w:szCs w:val="24"/>
        </w:rPr>
        <w:t>measured in length</w:t>
      </w:r>
      <w:commentRangeEnd w:id="182"/>
      <w:r w:rsidR="002A4536">
        <w:rPr>
          <w:rStyle w:val="CommentReference"/>
        </w:rPr>
        <w:commentReference w:id="182"/>
      </w:r>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D558A1">
        <w:rPr>
          <w:rFonts w:asciiTheme="majorHAnsi" w:hAnsiTheme="majorHAnsi" w:cstheme="majorHAnsi"/>
          <w:sz w:val="24"/>
          <w:szCs w:val="24"/>
        </w:rPr>
        <w:t>TKTK</w:t>
      </w:r>
      <w:commentRangeStart w:id="183"/>
      <w:r w:rsidR="002A4536">
        <w:rPr>
          <w:rFonts w:asciiTheme="majorHAnsi" w:hAnsiTheme="majorHAnsi" w:cstheme="majorHAnsi"/>
          <w:sz w:val="24"/>
          <w:szCs w:val="24"/>
        </w:rPr>
        <w:t xml:space="preserve"> ppt</w:t>
      </w:r>
      <w:commentRangeEnd w:id="183"/>
      <w:r w:rsidR="002A4536">
        <w:rPr>
          <w:rStyle w:val="CommentReference"/>
        </w:rPr>
        <w:commentReference w:id="183"/>
      </w:r>
      <w:r w:rsidR="002A4536">
        <w:rPr>
          <w:rFonts w:asciiTheme="majorHAnsi" w:hAnsiTheme="majorHAnsi" w:cstheme="majorHAnsi"/>
          <w:sz w:val="24"/>
          <w:szCs w:val="24"/>
        </w:rPr>
        <w: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14630D88"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184" w:name="_Toc113123192"/>
      <w:bookmarkStart w:id="185" w:name="_Toc144802740"/>
      <w:r w:rsidRPr="00FD21E9">
        <w:rPr>
          <w:rFonts w:asciiTheme="majorHAnsi" w:hAnsiTheme="majorHAnsi" w:cstheme="majorHAnsi"/>
          <w:szCs w:val="24"/>
        </w:rPr>
        <w:lastRenderedPageBreak/>
        <w:t>Results</w:t>
      </w:r>
      <w:bookmarkEnd w:id="184"/>
      <w:bookmarkEnd w:id="185"/>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86" w:name="_Toc113123193"/>
      <w:bookmarkStart w:id="187" w:name="_Toc144802741"/>
      <w:r w:rsidRPr="00FD21E9">
        <w:rPr>
          <w:rFonts w:asciiTheme="majorHAnsi" w:hAnsiTheme="majorHAnsi" w:cstheme="majorHAnsi"/>
          <w:sz w:val="24"/>
          <w:szCs w:val="24"/>
        </w:rPr>
        <w:t>Sample collection &amp; DNA extraction</w:t>
      </w:r>
      <w:bookmarkEnd w:id="186"/>
      <w:bookmarkEnd w:id="187"/>
    </w:p>
    <w:p w14:paraId="1687826F" w14:textId="588B4614" w:rsidR="003F5039" w:rsidRDefault="003F5039" w:rsidP="0011235A">
      <w:pPr>
        <w:spacing w:line="240" w:lineRule="auto"/>
        <w:ind w:right="270"/>
        <w:rPr>
          <w:rFonts w:asciiTheme="majorHAnsi" w:hAnsiTheme="majorHAnsi" w:cstheme="majorHAnsi"/>
          <w:iCs/>
          <w:sz w:val="24"/>
          <w:szCs w:val="24"/>
        </w:rPr>
      </w:pPr>
      <w:del w:id="188" w:author="Andrea Schreier" w:date="2023-09-06T12:51:00Z">
        <w:r w:rsidRPr="00FD21E9" w:rsidDel="00FE49ED">
          <w:rPr>
            <w:rFonts w:asciiTheme="majorHAnsi" w:hAnsiTheme="majorHAnsi" w:cstheme="majorHAnsi"/>
            <w:iCs/>
            <w:sz w:val="24"/>
            <w:szCs w:val="24"/>
          </w:rPr>
          <w:delText xml:space="preserve">After mixed results in length and quantity yield of </w:delText>
        </w:r>
      </w:del>
      <w:r w:rsidRPr="00FD21E9">
        <w:rPr>
          <w:rFonts w:asciiTheme="majorHAnsi" w:hAnsiTheme="majorHAnsi" w:cstheme="majorHAnsi"/>
          <w:iCs/>
          <w:sz w:val="24"/>
          <w:szCs w:val="24"/>
        </w:rPr>
        <w:t xml:space="preserve">HMW gDNA </w:t>
      </w:r>
      <w:ins w:id="189" w:author="Andrea Schreier" w:date="2023-09-06T12:51:00Z">
        <w:r w:rsidR="00FE49ED">
          <w:rPr>
            <w:rFonts w:asciiTheme="majorHAnsi" w:hAnsiTheme="majorHAnsi" w:cstheme="majorHAnsi"/>
            <w:iCs/>
            <w:sz w:val="24"/>
            <w:szCs w:val="24"/>
          </w:rPr>
          <w:t xml:space="preserve">extraction </w:t>
        </w:r>
      </w:ins>
      <w:r w:rsidRPr="00FD21E9">
        <w:rPr>
          <w:rFonts w:asciiTheme="majorHAnsi" w:hAnsiTheme="majorHAnsi" w:cstheme="majorHAnsi"/>
          <w:iCs/>
          <w:sz w:val="24"/>
          <w:szCs w:val="24"/>
        </w:rPr>
        <w:t>from back muscle tissue flash frozen and stored unsuspended in liquid</w:t>
      </w:r>
      <w:del w:id="190" w:author="Andrea Schreier" w:date="2023-09-06T12:57:00Z">
        <w:r w:rsidRPr="00FD21E9" w:rsidDel="00FE49ED">
          <w:rPr>
            <w:rFonts w:asciiTheme="majorHAnsi" w:hAnsiTheme="majorHAnsi" w:cstheme="majorHAnsi"/>
            <w:iCs/>
            <w:sz w:val="24"/>
            <w:szCs w:val="24"/>
          </w:rPr>
          <w:delText>,</w:delText>
        </w:r>
      </w:del>
      <w:r w:rsidRPr="00FD21E9">
        <w:rPr>
          <w:rFonts w:asciiTheme="majorHAnsi" w:hAnsiTheme="majorHAnsi" w:cstheme="majorHAnsi"/>
          <w:iCs/>
          <w:sz w:val="24"/>
          <w:szCs w:val="24"/>
        </w:rPr>
        <w:t xml:space="preserve"> </w:t>
      </w:r>
      <w:ins w:id="191" w:author="Andrea Schreier" w:date="2023-09-06T12:51:00Z">
        <w:r w:rsidR="00FE49ED">
          <w:rPr>
            <w:rFonts w:asciiTheme="majorHAnsi" w:hAnsiTheme="majorHAnsi" w:cstheme="majorHAnsi"/>
            <w:iCs/>
            <w:sz w:val="24"/>
            <w:szCs w:val="24"/>
          </w:rPr>
          <w:t xml:space="preserve">yielded mixed results, so </w:t>
        </w:r>
      </w:ins>
      <w:r w:rsidRPr="00FD21E9">
        <w:rPr>
          <w:rFonts w:asciiTheme="majorHAnsi" w:hAnsiTheme="majorHAnsi" w:cstheme="majorHAnsi"/>
          <w:iCs/>
          <w:sz w:val="24"/>
          <w:szCs w:val="24"/>
        </w:rPr>
        <w:t xml:space="preserve">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w:t>
      </w:r>
      <w:commentRangeStart w:id="192"/>
      <w:r w:rsidRPr="00FD21E9">
        <w:rPr>
          <w:rFonts w:asciiTheme="majorHAnsi" w:hAnsiTheme="majorHAnsi" w:cstheme="majorHAnsi"/>
          <w:iCs/>
          <w:sz w:val="24"/>
          <w:szCs w:val="24"/>
        </w:rPr>
        <w:t xml:space="preserve">tissue samples </w:t>
      </w:r>
      <w:commentRangeEnd w:id="192"/>
      <w:r w:rsidR="00FE49ED">
        <w:rPr>
          <w:rStyle w:val="CommentReference"/>
        </w:rPr>
        <w:commentReference w:id="192"/>
      </w:r>
      <w:r w:rsidRPr="00FD21E9">
        <w:rPr>
          <w:rFonts w:asciiTheme="majorHAnsi" w:hAnsiTheme="majorHAnsi" w:cstheme="majorHAnsi"/>
          <w:iCs/>
          <w:sz w:val="24"/>
          <w:szCs w:val="24"/>
        </w:rPr>
        <w:t>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w:t>
      </w:r>
      <w:commentRangeStart w:id="193"/>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not suspended in any kind of solution after flash freezing.</w:t>
      </w:r>
      <w:commentRangeEnd w:id="193"/>
      <w:r w:rsidR="00FE49ED">
        <w:rPr>
          <w:rStyle w:val="CommentReference"/>
        </w:rPr>
        <w:commentReference w:id="193"/>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ins w:id="194" w:author="Andrea Schreier" w:date="2023-09-06T12:53:00Z">
        <w:r w:rsidR="00FE49ED">
          <w:rPr>
            <w:rFonts w:asciiTheme="majorHAnsi" w:hAnsiTheme="majorHAnsi" w:cstheme="majorHAnsi"/>
            <w:iCs/>
            <w:sz w:val="24"/>
            <w:szCs w:val="24"/>
          </w:rPr>
          <w:t xml:space="preserve">HMW </w:t>
        </w:r>
      </w:ins>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0B2C1F48" w:rsidR="003F5039" w:rsidRPr="00FD21E9" w:rsidRDefault="003F5039" w:rsidP="0011235A">
      <w:pPr>
        <w:pStyle w:val="HTMLAddress"/>
        <w:spacing w:line="240" w:lineRule="auto"/>
        <w:outlineLvl w:val="2"/>
        <w:rPr>
          <w:rFonts w:asciiTheme="majorHAnsi" w:hAnsiTheme="majorHAnsi" w:cstheme="majorHAnsi"/>
          <w:sz w:val="24"/>
          <w:szCs w:val="24"/>
        </w:rPr>
      </w:pPr>
      <w:bookmarkStart w:id="195" w:name="_Toc113123194"/>
      <w:bookmarkStart w:id="196" w:name="_Toc144802742"/>
      <w:r w:rsidRPr="00FD21E9">
        <w:rPr>
          <w:rFonts w:asciiTheme="majorHAnsi" w:hAnsiTheme="majorHAnsi" w:cstheme="majorHAnsi"/>
          <w:sz w:val="24"/>
          <w:szCs w:val="24"/>
        </w:rPr>
        <w:t xml:space="preserve">Linked-read </w:t>
      </w:r>
      <w:del w:id="197" w:author="Andrea Schreier" w:date="2023-09-06T11:59:00Z">
        <w:r w:rsidRPr="00FD21E9" w:rsidDel="00174778">
          <w:rPr>
            <w:rFonts w:asciiTheme="majorHAnsi" w:hAnsiTheme="majorHAnsi" w:cstheme="majorHAnsi"/>
            <w:sz w:val="24"/>
            <w:szCs w:val="24"/>
          </w:rPr>
          <w:delText xml:space="preserve">library prep, </w:delText>
        </w:r>
      </w:del>
      <w:r w:rsidRPr="00FD21E9">
        <w:rPr>
          <w:rFonts w:asciiTheme="majorHAnsi" w:hAnsiTheme="majorHAnsi" w:cstheme="majorHAnsi"/>
          <w:sz w:val="24"/>
          <w:szCs w:val="24"/>
        </w:rPr>
        <w:t>sequencing &amp; quality control</w:t>
      </w:r>
      <w:bookmarkEnd w:id="195"/>
      <w:bookmarkEnd w:id="196"/>
    </w:p>
    <w:p w14:paraId="529DA7B4" w14:textId="00D269C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del w:id="198" w:author="Andrea Schreier" w:date="2023-09-06T12:59:00Z">
        <w:r w:rsidRPr="00FD21E9" w:rsidDel="00FE49ED">
          <w:rPr>
            <w:rFonts w:asciiTheme="majorHAnsi" w:hAnsiTheme="majorHAnsi" w:cstheme="majorHAnsi"/>
            <w:sz w:val="24"/>
            <w:szCs w:val="24"/>
          </w:rPr>
          <w:delText xml:space="preserve">quantified </w:delText>
        </w:r>
      </w:del>
      <w:r w:rsidRPr="00FD21E9">
        <w:rPr>
          <w:rFonts w:asciiTheme="majorHAnsi" w:hAnsiTheme="majorHAnsi" w:cstheme="majorHAnsi"/>
          <w:sz w:val="24"/>
          <w:szCs w:val="24"/>
        </w:rPr>
        <w:t xml:space="preserve">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commentRangeStart w:id="199"/>
      <w:r w:rsidRPr="00FD21E9">
        <w:rPr>
          <w:rFonts w:asciiTheme="majorHAnsi" w:hAnsiTheme="majorHAnsi" w:cstheme="majorHAnsi"/>
          <w:sz w:val="24"/>
          <w:szCs w:val="24"/>
        </w:rPr>
        <w:t>In total, we generated 94,825,601,818 bp and 65,806,680,934 bp of female and male linked-read sequencing data, respectively.</w:t>
      </w:r>
      <w:commentRangeEnd w:id="199"/>
      <w:r w:rsidR="00FE49ED">
        <w:rPr>
          <w:rStyle w:val="CommentReference"/>
        </w:rPr>
        <w:commentReference w:id="199"/>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297CFEEE"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00" w:name="_Toc113123195"/>
      <w:bookmarkStart w:id="201" w:name="_Toc144802743"/>
      <w:proofErr w:type="gramStart"/>
      <w:r w:rsidRPr="00FD21E9">
        <w:rPr>
          <w:rFonts w:asciiTheme="majorHAnsi" w:hAnsiTheme="majorHAnsi" w:cstheme="majorHAnsi"/>
          <w:sz w:val="24"/>
          <w:szCs w:val="24"/>
        </w:rPr>
        <w:t>Long-read</w:t>
      </w:r>
      <w:proofErr w:type="gramEnd"/>
      <w:r w:rsidRPr="00FD21E9">
        <w:rPr>
          <w:rFonts w:asciiTheme="majorHAnsi" w:hAnsiTheme="majorHAnsi" w:cstheme="majorHAnsi"/>
          <w:sz w:val="24"/>
          <w:szCs w:val="24"/>
        </w:rPr>
        <w:t xml:space="preserve"> </w:t>
      </w:r>
      <w:del w:id="202" w:author="Andrea Schreier" w:date="2023-09-06T11:59:00Z">
        <w:r w:rsidRPr="00FD21E9" w:rsidDel="00174778">
          <w:rPr>
            <w:rFonts w:asciiTheme="majorHAnsi" w:hAnsiTheme="majorHAnsi" w:cstheme="majorHAnsi"/>
            <w:sz w:val="24"/>
            <w:szCs w:val="24"/>
          </w:rPr>
          <w:delText xml:space="preserve">library prep, </w:delText>
        </w:r>
      </w:del>
      <w:r w:rsidRPr="00FD21E9">
        <w:rPr>
          <w:rFonts w:asciiTheme="majorHAnsi" w:hAnsiTheme="majorHAnsi" w:cstheme="majorHAnsi"/>
          <w:sz w:val="24"/>
          <w:szCs w:val="24"/>
        </w:rPr>
        <w:t>sequencing &amp; quality control</w:t>
      </w:r>
      <w:bookmarkEnd w:id="200"/>
      <w:bookmarkEnd w:id="201"/>
    </w:p>
    <w:p w14:paraId="4D0B36AC" w14:textId="2E911B59"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one high-input library from one female individual (</w:t>
      </w:r>
      <w:r w:rsidR="00E733FB" w:rsidRPr="00FD21E9">
        <w:rPr>
          <w:rFonts w:asciiTheme="majorHAnsi" w:hAnsiTheme="majorHAnsi" w:cstheme="majorHAnsi"/>
          <w:iCs/>
          <w:sz w:val="24"/>
          <w:szCs w:val="24"/>
        </w:rPr>
        <w:t>T1F02_BM_FF</w:t>
      </w:r>
      <w:r>
        <w:rPr>
          <w:rFonts w:asciiTheme="majorHAnsi" w:hAnsiTheme="majorHAnsi" w:cstheme="majorHAnsi"/>
          <w:sz w:val="24"/>
          <w:szCs w:val="24"/>
        </w:rPr>
        <w:t>), and one 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ug of gDNA. The sheared gDNA input </w:t>
      </w:r>
      <w:r w:rsidR="003F5039" w:rsidRPr="00FD21E9">
        <w:rPr>
          <w:rFonts w:asciiTheme="majorHAnsi" w:hAnsiTheme="majorHAnsi" w:cstheme="majorHAnsi"/>
          <w:sz w:val="24"/>
          <w:szCs w:val="24"/>
        </w:rPr>
        <w:lastRenderedPageBreak/>
        <w:t>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78FA4E06" w:rsidR="003F5039" w:rsidRPr="00FD21E9" w:rsidRDefault="003F5039" w:rsidP="0011235A">
      <w:pPr>
        <w:pStyle w:val="HTMLAddress"/>
        <w:spacing w:line="240" w:lineRule="auto"/>
        <w:outlineLvl w:val="2"/>
        <w:rPr>
          <w:rFonts w:asciiTheme="majorHAnsi" w:hAnsiTheme="majorHAnsi" w:cstheme="majorHAnsi"/>
          <w:sz w:val="24"/>
          <w:szCs w:val="24"/>
        </w:rPr>
      </w:pPr>
      <w:bookmarkStart w:id="203" w:name="_Toc113123196"/>
      <w:bookmarkStart w:id="204" w:name="_Toc144802744"/>
      <w:r w:rsidRPr="00FD21E9">
        <w:rPr>
          <w:rFonts w:asciiTheme="majorHAnsi" w:hAnsiTheme="majorHAnsi" w:cstheme="majorHAnsi"/>
          <w:sz w:val="24"/>
          <w:szCs w:val="24"/>
        </w:rPr>
        <w:t xml:space="preserve">Hi-C chromatin </w:t>
      </w:r>
      <w:del w:id="205" w:author="Andrea Schreier" w:date="2023-09-06T12:00:00Z">
        <w:r w:rsidRPr="00FD21E9" w:rsidDel="00174778">
          <w:rPr>
            <w:rFonts w:asciiTheme="majorHAnsi" w:hAnsiTheme="majorHAnsi" w:cstheme="majorHAnsi"/>
            <w:sz w:val="24"/>
            <w:szCs w:val="24"/>
          </w:rPr>
          <w:delText xml:space="preserve">conformation capture library prep, </w:delText>
        </w:r>
      </w:del>
      <w:r w:rsidRPr="00FD21E9">
        <w:rPr>
          <w:rFonts w:asciiTheme="majorHAnsi" w:hAnsiTheme="majorHAnsi" w:cstheme="majorHAnsi"/>
          <w:sz w:val="24"/>
          <w:szCs w:val="24"/>
        </w:rPr>
        <w:t>sequencing &amp; quality control</w:t>
      </w:r>
      <w:bookmarkEnd w:id="203"/>
      <w:bookmarkEnd w:id="204"/>
    </w:p>
    <w:p w14:paraId="51586397" w14:textId="4819096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kb</w:t>
      </w:r>
      <w:del w:id="206" w:author="Andrea Schreier" w:date="2023-09-06T13:05:00Z">
        <w:r w:rsidRPr="00FD21E9" w:rsidDel="00502EF8">
          <w:rPr>
            <w:rFonts w:asciiTheme="majorHAnsi" w:hAnsiTheme="majorHAnsi" w:cstheme="majorHAnsi"/>
            <w:sz w:val="24"/>
            <w:szCs w:val="24"/>
          </w:rPr>
          <w:delText>p</w:delText>
        </w:r>
      </w:del>
      <w:r w:rsidRPr="00FD21E9">
        <w:rPr>
          <w:rFonts w:asciiTheme="majorHAnsi" w:hAnsiTheme="majorHAnsi" w:cstheme="majorHAnsi"/>
          <w:sz w:val="24"/>
          <w:szCs w:val="24"/>
        </w:rPr>
        <w:t>, 18.78% of the read pairs mapped to greater than 10 k</w:t>
      </w:r>
      <w:del w:id="207" w:author="Andrea Schreier" w:date="2023-09-06T13:06:00Z">
        <w:r w:rsidRPr="00FD21E9" w:rsidDel="00502EF8">
          <w:rPr>
            <w:rFonts w:asciiTheme="majorHAnsi" w:hAnsiTheme="majorHAnsi" w:cstheme="majorHAnsi"/>
            <w:sz w:val="24"/>
            <w:szCs w:val="24"/>
          </w:rPr>
          <w:delText>ilobases (k</w:delText>
        </w:r>
      </w:del>
      <w:r w:rsidRPr="00FD21E9">
        <w:rPr>
          <w:rFonts w:asciiTheme="majorHAnsi" w:hAnsiTheme="majorHAnsi" w:cstheme="majorHAnsi"/>
          <w:sz w:val="24"/>
          <w:szCs w:val="24"/>
        </w:rPr>
        <w:t>b</w:t>
      </w:r>
      <w:del w:id="208" w:author="Andrea Schreier" w:date="2023-09-06T13:06:00Z">
        <w:r w:rsidRPr="00FD21E9" w:rsidDel="00502EF8">
          <w:rPr>
            <w:rFonts w:asciiTheme="majorHAnsi" w:hAnsiTheme="majorHAnsi" w:cstheme="majorHAnsi"/>
            <w:sz w:val="24"/>
            <w:szCs w:val="24"/>
          </w:rPr>
          <w:delText>p)</w:delText>
        </w:r>
      </w:del>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09" w:name="_Toc113123197"/>
      <w:bookmarkStart w:id="210" w:name="_Toc144802745"/>
      <w:r w:rsidRPr="00FD21E9">
        <w:rPr>
          <w:rFonts w:asciiTheme="majorHAnsi" w:hAnsiTheme="majorHAnsi" w:cstheme="majorHAnsi"/>
          <w:sz w:val="24"/>
          <w:szCs w:val="24"/>
        </w:rPr>
        <w:t>Assembly quality assessment</w:t>
      </w:r>
      <w:bookmarkEnd w:id="209"/>
      <w:bookmarkEnd w:id="210"/>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w:t>
      </w:r>
      <w:commentRangeStart w:id="211"/>
      <w:r w:rsidRPr="00FD21E9">
        <w:rPr>
          <w:rFonts w:asciiTheme="majorHAnsi" w:hAnsiTheme="majorHAnsi" w:cstheme="majorHAnsi"/>
          <w:sz w:val="24"/>
          <w:szCs w:val="24"/>
        </w:rPr>
        <w:t>89.3% complete double copy</w:t>
      </w:r>
      <w:commentRangeEnd w:id="211"/>
      <w:r w:rsidR="00502EF8">
        <w:rPr>
          <w:rStyle w:val="CommentReference"/>
        </w:rPr>
        <w:commentReference w:id="211"/>
      </w:r>
      <w:r w:rsidRPr="00FD21E9">
        <w:rPr>
          <w:rFonts w:asciiTheme="majorHAnsi" w:hAnsiTheme="majorHAnsi" w:cstheme="majorHAnsi"/>
          <w:sz w:val="24"/>
          <w:szCs w:val="24"/>
        </w:rPr>
        <w:t>,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w:t>
      </w:r>
      <w:commentRangeStart w:id="212"/>
      <w:r w:rsidRPr="00FD21E9">
        <w:rPr>
          <w:rFonts w:asciiTheme="majorHAnsi" w:hAnsiTheme="majorHAnsi" w:cstheme="majorHAnsi"/>
          <w:sz w:val="24"/>
          <w:szCs w:val="24"/>
        </w:rPr>
        <w:t>87.7% single copy and 1.6% double copy</w:t>
      </w:r>
      <w:commentRangeEnd w:id="212"/>
      <w:r w:rsidR="00502EF8">
        <w:rPr>
          <w:rStyle w:val="CommentReference"/>
        </w:rPr>
        <w:commentReference w:id="212"/>
      </w:r>
      <w:r w:rsidRPr="00FD21E9">
        <w:rPr>
          <w:rFonts w:asciiTheme="majorHAnsi" w:hAnsiTheme="majorHAnsi" w:cstheme="majorHAnsi"/>
          <w:sz w:val="24"/>
          <w:szCs w:val="24"/>
        </w:rPr>
        <w:t>)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13" w:name="_Toc113123198"/>
      <w:bookmarkStart w:id="214" w:name="_Toc144802746"/>
      <w:r w:rsidRPr="00FD21E9">
        <w:rPr>
          <w:rFonts w:asciiTheme="majorHAnsi" w:hAnsiTheme="majorHAnsi" w:cstheme="majorHAnsi"/>
          <w:sz w:val="24"/>
          <w:szCs w:val="24"/>
        </w:rPr>
        <w:t>Cytogenic chromosome validation</w:t>
      </w:r>
      <w:bookmarkEnd w:id="213"/>
      <w:bookmarkEnd w:id="214"/>
      <w:r w:rsidRPr="00FD21E9">
        <w:rPr>
          <w:rFonts w:asciiTheme="majorHAnsi" w:hAnsiTheme="majorHAnsi" w:cstheme="majorHAnsi"/>
          <w:sz w:val="24"/>
          <w:szCs w:val="24"/>
        </w:rPr>
        <w:t xml:space="preserve"> </w:t>
      </w:r>
    </w:p>
    <w:p w14:paraId="2A9017F9" w14:textId="30FEC179"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 xml:space="preserve">Subadult and adult </w:t>
      </w:r>
      <w:commentRangeStart w:id="215"/>
      <w:del w:id="216" w:author="Andrea Schreier" w:date="2023-09-06T13:12:00Z">
        <w:r w:rsidR="002F52A4" w:rsidDel="00384916">
          <w:rPr>
            <w:rFonts w:asciiTheme="majorHAnsi" w:hAnsiTheme="majorHAnsi" w:cstheme="majorHAnsi"/>
            <w:sz w:val="24"/>
            <w:szCs w:val="24"/>
          </w:rPr>
          <w:delText>specimen</w:delText>
        </w:r>
        <w:r w:rsidR="002C4466" w:rsidDel="00384916">
          <w:rPr>
            <w:rFonts w:asciiTheme="majorHAnsi" w:hAnsiTheme="majorHAnsi" w:cstheme="majorHAnsi"/>
            <w:sz w:val="24"/>
            <w:szCs w:val="24"/>
          </w:rPr>
          <w:delText xml:space="preserve"> </w:delText>
        </w:r>
      </w:del>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2F52A4">
        <w:rPr>
          <w:rFonts w:asciiTheme="majorHAnsi" w:hAnsiTheme="majorHAnsi" w:cstheme="majorHAnsi"/>
          <w:sz w:val="24"/>
          <w:szCs w:val="24"/>
        </w:rPr>
        <w:t>2 to 3 inches</w:t>
      </w:r>
      <w:r>
        <w:rPr>
          <w:rFonts w:asciiTheme="majorHAnsi" w:hAnsiTheme="majorHAnsi" w:cstheme="majorHAnsi"/>
          <w:sz w:val="24"/>
          <w:szCs w:val="24"/>
        </w:rPr>
        <w:t xml:space="preserve"> (mean=2.5 inches)</w:t>
      </w:r>
      <w:r w:rsidR="002F52A4">
        <w:rPr>
          <w:rFonts w:asciiTheme="majorHAnsi" w:hAnsiTheme="majorHAnsi" w:cstheme="majorHAnsi"/>
          <w:sz w:val="24"/>
          <w:szCs w:val="24"/>
        </w:rPr>
        <w:t xml:space="preserve"> and </w:t>
      </w:r>
      <w:r w:rsidR="006C6899">
        <w:rPr>
          <w:rFonts w:asciiTheme="majorHAnsi" w:hAnsiTheme="majorHAnsi" w:cstheme="majorHAnsi"/>
          <w:sz w:val="24"/>
          <w:szCs w:val="24"/>
        </w:rPr>
        <w:t>2.</w:t>
      </w:r>
      <w:r>
        <w:rPr>
          <w:rFonts w:asciiTheme="majorHAnsi" w:hAnsiTheme="majorHAnsi" w:cstheme="majorHAnsi"/>
          <w:sz w:val="24"/>
          <w:szCs w:val="24"/>
        </w:rPr>
        <w:t>75</w:t>
      </w:r>
      <w:r w:rsidR="006C6899">
        <w:rPr>
          <w:rFonts w:asciiTheme="majorHAnsi" w:hAnsiTheme="majorHAnsi" w:cstheme="majorHAnsi"/>
          <w:sz w:val="24"/>
          <w:szCs w:val="24"/>
        </w:rPr>
        <w:t xml:space="preserve"> to 4 inches</w:t>
      </w:r>
      <w:r>
        <w:rPr>
          <w:rFonts w:asciiTheme="majorHAnsi" w:hAnsiTheme="majorHAnsi" w:cstheme="majorHAnsi"/>
          <w:sz w:val="24"/>
          <w:szCs w:val="24"/>
        </w:rPr>
        <w:t xml:space="preserve"> (mean=3.5 inches)</w:t>
      </w:r>
      <w:commentRangeEnd w:id="215"/>
      <w:r w:rsidR="00384916">
        <w:rPr>
          <w:rStyle w:val="CommentReference"/>
        </w:rPr>
        <w:commentReference w:id="215"/>
      </w:r>
      <w:r w:rsidR="002F52A4">
        <w:rPr>
          <w:rFonts w:asciiTheme="majorHAnsi" w:hAnsiTheme="majorHAnsi" w:cstheme="majorHAnsi"/>
          <w:sz w:val="24"/>
          <w:szCs w:val="24"/>
        </w:rPr>
        <w:t xml:space="preserve">, respectively. </w:t>
      </w:r>
      <w:commentRangeStart w:id="217"/>
      <w:del w:id="218" w:author="Andrea Schreier" w:date="2023-09-06T13:13:00Z">
        <w:r w:rsidR="006F591B" w:rsidDel="00384916">
          <w:rPr>
            <w:rFonts w:asciiTheme="majorHAnsi" w:hAnsiTheme="majorHAnsi" w:cstheme="majorHAnsi"/>
            <w:sz w:val="24"/>
            <w:szCs w:val="24"/>
          </w:rPr>
          <w:delText xml:space="preserve">Spleen, head kidney and heart organs were collected from the first harvest. Spleen and one male gonad were collected from the second harvest. </w:delText>
        </w:r>
      </w:del>
      <w:r>
        <w:rPr>
          <w:rFonts w:asciiTheme="majorHAnsi" w:hAnsiTheme="majorHAnsi" w:cstheme="majorHAnsi"/>
          <w:sz w:val="24"/>
          <w:szCs w:val="24"/>
        </w:rPr>
        <w:t xml:space="preserve">Eight and </w:t>
      </w:r>
      <w:r w:rsidR="006F591B">
        <w:rPr>
          <w:rFonts w:asciiTheme="majorHAnsi" w:hAnsiTheme="majorHAnsi" w:cstheme="majorHAnsi"/>
          <w:sz w:val="24"/>
          <w:szCs w:val="24"/>
        </w:rPr>
        <w:t xml:space="preserve">fifteen cell slides were prepared </w:t>
      </w:r>
      <w:r w:rsidR="006F591B">
        <w:rPr>
          <w:rFonts w:asciiTheme="majorHAnsi" w:hAnsiTheme="majorHAnsi" w:cstheme="majorHAnsi"/>
          <w:sz w:val="24"/>
          <w:szCs w:val="24"/>
        </w:rPr>
        <w:lastRenderedPageBreak/>
        <w:t>from the first and second harvest, respectively. S</w:t>
      </w:r>
      <w:r w:rsidR="003F5039" w:rsidRPr="00FD21E9">
        <w:rPr>
          <w:rFonts w:asciiTheme="majorHAnsi" w:hAnsiTheme="majorHAnsi" w:cstheme="majorHAnsi"/>
          <w:sz w:val="24"/>
          <w:szCs w:val="24"/>
        </w:rPr>
        <w:t>eventy-five cell images were collected from the three pooled sample sets (mixed sex, males-only, females-only).</w:t>
      </w:r>
      <w:r w:rsidR="00791715">
        <w:rPr>
          <w:rFonts w:asciiTheme="majorHAnsi" w:hAnsiTheme="majorHAnsi" w:cstheme="majorHAnsi"/>
          <w:sz w:val="24"/>
          <w:szCs w:val="24"/>
        </w:rPr>
        <w:t xml:space="preserve"> </w:t>
      </w:r>
      <w:commentRangeEnd w:id="217"/>
      <w:r w:rsidR="00384916">
        <w:rPr>
          <w:rStyle w:val="CommentReference"/>
        </w:rPr>
        <w:commentReference w:id="217"/>
      </w:r>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219" w:name="_Toc113123199"/>
      <w:bookmarkStart w:id="220" w:name="_Toc144802747"/>
      <w:r w:rsidRPr="00FD21E9">
        <w:rPr>
          <w:rFonts w:asciiTheme="majorHAnsi" w:hAnsiTheme="majorHAnsi" w:cstheme="majorHAnsi"/>
          <w:szCs w:val="24"/>
        </w:rPr>
        <w:t>Discussion &amp; Conclusion</w:t>
      </w:r>
      <w:bookmarkEnd w:id="219"/>
      <w:bookmarkEnd w:id="220"/>
    </w:p>
    <w:p w14:paraId="7CFC316C" w14:textId="62B9A99A"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ins w:id="221" w:author="Andrea Schreier" w:date="2023-09-06T13:16:00Z">
        <w:r w:rsidR="00384916">
          <w:rPr>
            <w:rFonts w:asciiTheme="majorHAnsi" w:hAnsiTheme="majorHAnsi" w:cstheme="majorHAnsi"/>
            <w:sz w:val="24"/>
            <w:szCs w:val="24"/>
          </w:rPr>
          <w:t xml:space="preserve">delta smelt </w:t>
        </w:r>
      </w:ins>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w:t>
      </w:r>
      <w:del w:id="222" w:author="Andrea Schreier" w:date="2023-09-06T13:16:00Z">
        <w:r w:rsidRPr="00FD21E9" w:rsidDel="00384916">
          <w:rPr>
            <w:rFonts w:asciiTheme="majorHAnsi" w:hAnsiTheme="majorHAnsi" w:cstheme="majorHAnsi"/>
            <w:sz w:val="24"/>
            <w:szCs w:val="24"/>
          </w:rPr>
          <w:delText xml:space="preserve">fish </w:delText>
        </w:r>
      </w:del>
      <w:r w:rsidRPr="00FD21E9">
        <w:rPr>
          <w:rFonts w:asciiTheme="majorHAnsi" w:hAnsiTheme="majorHAnsi" w:cstheme="majorHAnsi"/>
          <w:sz w:val="24"/>
          <w:szCs w:val="24"/>
        </w:rPr>
        <w:t xml:space="preserve">and one for a male </w:t>
      </w:r>
      <w:ins w:id="223" w:author="Andrea Schreier" w:date="2023-09-06T13:16:00Z">
        <w:r w:rsidR="00384916">
          <w:rPr>
            <w:rFonts w:asciiTheme="majorHAnsi" w:hAnsiTheme="majorHAnsi" w:cstheme="majorHAnsi"/>
            <w:sz w:val="24"/>
            <w:szCs w:val="24"/>
          </w:rPr>
          <w:t>delta smelt</w:t>
        </w:r>
      </w:ins>
      <w:del w:id="224" w:author="Andrea Schreier" w:date="2023-09-06T13:16:00Z">
        <w:r w:rsidRPr="00FD21E9" w:rsidDel="00384916">
          <w:rPr>
            <w:rFonts w:asciiTheme="majorHAnsi" w:hAnsiTheme="majorHAnsi" w:cstheme="majorHAnsi"/>
            <w:sz w:val="24"/>
            <w:szCs w:val="24"/>
          </w:rPr>
          <w:delText>fish</w:delText>
        </w:r>
      </w:del>
      <w:r w:rsidRPr="00FD21E9">
        <w:rPr>
          <w:rFonts w:asciiTheme="majorHAnsi" w:hAnsiTheme="majorHAnsi" w:cstheme="majorHAnsi"/>
          <w:sz w:val="24"/>
          <w:szCs w:val="24"/>
        </w:rPr>
        <w:t xml:space="preserve">, </w:t>
      </w:r>
      <w:ins w:id="225" w:author="Andrea Schreier" w:date="2023-09-06T13:17:00Z">
        <w:r w:rsidR="00384916">
          <w:rPr>
            <w:rFonts w:asciiTheme="majorHAnsi" w:hAnsiTheme="majorHAnsi" w:cstheme="majorHAnsi"/>
            <w:sz w:val="24"/>
            <w:szCs w:val="24"/>
          </w:rPr>
          <w:t>and</w:t>
        </w:r>
      </w:ins>
      <w:del w:id="226" w:author="Andrea Schreier" w:date="2023-09-06T13:17:00Z">
        <w:r w:rsidRPr="00FD21E9" w:rsidDel="00384916">
          <w:rPr>
            <w:rFonts w:asciiTheme="majorHAnsi" w:hAnsiTheme="majorHAnsi" w:cstheme="majorHAnsi"/>
            <w:sz w:val="24"/>
            <w:szCs w:val="24"/>
          </w:rPr>
          <w:delText>where</w:delText>
        </w:r>
      </w:del>
      <w:r w:rsidRPr="00FD21E9">
        <w:rPr>
          <w:rFonts w:asciiTheme="majorHAnsi" w:hAnsiTheme="majorHAnsi" w:cstheme="majorHAnsi"/>
          <w:sz w:val="24"/>
          <w:szCs w:val="24"/>
        </w:rPr>
        <w:t xml:space="preserve"> a chromosome count</w:t>
      </w:r>
      <w:del w:id="227" w:author="Andrea Schreier" w:date="2023-09-06T13:17:00Z">
        <w:r w:rsidRPr="00FD21E9" w:rsidDel="00384916">
          <w:rPr>
            <w:rFonts w:asciiTheme="majorHAnsi" w:hAnsiTheme="majorHAnsi" w:cstheme="majorHAnsi"/>
            <w:sz w:val="24"/>
            <w:szCs w:val="24"/>
          </w:rPr>
          <w:delText>s</w:delText>
        </w:r>
      </w:del>
      <w:r w:rsidRPr="00FD21E9">
        <w:rPr>
          <w:rFonts w:asciiTheme="majorHAnsi" w:hAnsiTheme="majorHAnsi" w:cstheme="majorHAnsi"/>
          <w:sz w:val="24"/>
          <w:szCs w:val="24"/>
        </w:rPr>
        <w:t xml:space="preserve"> of 2n=56 for the species was independently validated by </w:t>
      </w:r>
      <w:commentRangeStart w:id="228"/>
      <w:r w:rsidRPr="00FD21E9">
        <w:rPr>
          <w:rFonts w:asciiTheme="majorHAnsi" w:hAnsiTheme="majorHAnsi" w:cstheme="majorHAnsi"/>
          <w:sz w:val="24"/>
          <w:szCs w:val="24"/>
        </w:rPr>
        <w:t>sequencing-free cytogenetic methods</w:t>
      </w:r>
      <w:commentRangeEnd w:id="228"/>
      <w:r w:rsidR="00384916">
        <w:rPr>
          <w:rStyle w:val="CommentReference"/>
        </w:rPr>
        <w:commentReference w:id="228"/>
      </w:r>
      <w:r w:rsidRPr="00FD21E9">
        <w:rPr>
          <w:rFonts w:asciiTheme="majorHAnsi" w:hAnsiTheme="majorHAnsi" w:cstheme="majorHAnsi"/>
          <w:sz w:val="24"/>
          <w:szCs w:val="24"/>
        </w:rPr>
        <w:t xml:space="preserve">. </w:t>
      </w:r>
      <w:ins w:id="229" w:author="Andrea Schreier" w:date="2023-09-06T13:22:00Z">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ins>
    </w:p>
    <w:p w14:paraId="21443E08" w14:textId="30039128"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 first 28 contigs, representing the number of haploid chromosomes confirmed by </w:t>
      </w:r>
      <w:del w:id="230" w:author="Andrea Schreier" w:date="2023-09-06T13:19:00Z">
        <w:r w:rsidRPr="00FD21E9" w:rsidDel="00384916">
          <w:rPr>
            <w:rFonts w:asciiTheme="majorHAnsi" w:hAnsiTheme="majorHAnsi" w:cstheme="majorHAnsi"/>
            <w:sz w:val="24"/>
            <w:szCs w:val="24"/>
          </w:rPr>
          <w:delText xml:space="preserve">cytogenetic </w:delText>
        </w:r>
      </w:del>
      <w:r w:rsidRPr="00FD21E9">
        <w:rPr>
          <w:rFonts w:asciiTheme="majorHAnsi" w:hAnsiTheme="majorHAnsi" w:cstheme="majorHAnsi"/>
          <w:sz w:val="24"/>
          <w:szCs w:val="24"/>
        </w:rPr>
        <w:t>karyotyping, contain</w:t>
      </w:r>
      <w:ins w:id="231" w:author="Andrea Schreier" w:date="2023-09-06T13:20:00Z">
        <w:r w:rsidR="00384916">
          <w:rPr>
            <w:rFonts w:asciiTheme="majorHAnsi" w:hAnsiTheme="majorHAnsi" w:cstheme="majorHAnsi"/>
            <w:sz w:val="24"/>
            <w:szCs w:val="24"/>
          </w:rPr>
          <w:t>ed</w:t>
        </w:r>
      </w:ins>
      <w:r w:rsidRPr="00FD21E9">
        <w:rPr>
          <w:rFonts w:asciiTheme="majorHAnsi" w:hAnsiTheme="majorHAnsi" w:cstheme="majorHAnsi"/>
          <w:sz w:val="24"/>
          <w:szCs w:val="24"/>
        </w:rPr>
        <w:t xml:space="preserve"> 73.3% and 81.6% of the </w:t>
      </w:r>
      <w:del w:id="232" w:author="Andrea Schreier" w:date="2023-09-06T13:20:00Z">
        <w:r w:rsidRPr="00FD21E9" w:rsidDel="00384916">
          <w:rPr>
            <w:rFonts w:asciiTheme="majorHAnsi" w:hAnsiTheme="majorHAnsi" w:cstheme="majorHAnsi"/>
            <w:sz w:val="24"/>
            <w:szCs w:val="24"/>
          </w:rPr>
          <w:delText xml:space="preserve">sequencing data of </w:delText>
        </w:r>
      </w:del>
      <w:r w:rsidRPr="00FD21E9">
        <w:rPr>
          <w:rFonts w:asciiTheme="majorHAnsi" w:hAnsiTheme="majorHAnsi" w:cstheme="majorHAnsi"/>
          <w:sz w:val="24"/>
          <w:szCs w:val="24"/>
        </w:rPr>
        <w:t>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ins w:id="233" w:author="Andrea Schreier" w:date="2023-09-06T13:20:00Z">
        <w:r w:rsidR="00384916">
          <w:rPr>
            <w:rFonts w:asciiTheme="majorHAnsi" w:hAnsiTheme="majorHAnsi" w:cstheme="majorHAnsi"/>
            <w:sz w:val="24"/>
            <w:szCs w:val="24"/>
          </w:rPr>
          <w:t xml:space="preserve">not </w:t>
        </w:r>
      </w:ins>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1AB34C69" w:rsidR="003F5039" w:rsidDel="00D37010" w:rsidRDefault="003F5039" w:rsidP="0011235A">
      <w:pPr>
        <w:spacing w:line="240" w:lineRule="auto"/>
        <w:rPr>
          <w:del w:id="234" w:author="Andrea Schreier" w:date="2023-09-06T13:22:00Z"/>
          <w:rFonts w:asciiTheme="majorHAnsi" w:hAnsiTheme="majorHAnsi" w:cstheme="majorHAnsi"/>
          <w:sz w:val="24"/>
          <w:szCs w:val="24"/>
        </w:rPr>
      </w:pPr>
      <w:commentRangeStart w:id="235"/>
      <w:del w:id="236" w:author="Andrea Schreier" w:date="2023-09-06T13:22:00Z">
        <w:r w:rsidRPr="00FD21E9" w:rsidDel="00D37010">
          <w:rPr>
            <w:rFonts w:asciiTheme="majorHAnsi" w:hAnsiTheme="majorHAnsi" w:cstheme="majorHAnsi"/>
            <w:sz w:val="24"/>
            <w:szCs w:val="24"/>
          </w:rPr>
          <w:delText xml:space="preserve">Our two reference genomes were published to NCBI with GenBank assembly accession numbers GCA_021917145.1 (female) and GCA_021870715.1 (male) on February 02, </w:delText>
        </w:r>
        <w:r w:rsidR="003037E2" w:rsidRPr="00FD21E9" w:rsidDel="00D37010">
          <w:rPr>
            <w:rFonts w:asciiTheme="majorHAnsi" w:hAnsiTheme="majorHAnsi" w:cstheme="majorHAnsi"/>
            <w:sz w:val="24"/>
            <w:szCs w:val="24"/>
          </w:rPr>
          <w:delText>2022,</w:delText>
        </w:r>
        <w:r w:rsidRPr="00FD21E9" w:rsidDel="00D37010">
          <w:rPr>
            <w:rFonts w:asciiTheme="majorHAnsi" w:hAnsiTheme="majorHAnsi" w:cstheme="majorHAnsi"/>
            <w:sz w:val="24"/>
            <w:szCs w:val="24"/>
          </w:rPr>
          <w:delText xml:space="preserve"> and February 03, 2022, respectively and the more contiguous female genome </w:delText>
        </w:r>
      </w:del>
      <w:del w:id="237" w:author="Andrea Schreier" w:date="2023-09-06T13:21:00Z">
        <w:r w:rsidRPr="00FD21E9" w:rsidDel="00384916">
          <w:rPr>
            <w:rFonts w:asciiTheme="majorHAnsi" w:hAnsiTheme="majorHAnsi" w:cstheme="majorHAnsi"/>
            <w:sz w:val="24"/>
            <w:szCs w:val="24"/>
          </w:rPr>
          <w:delText xml:space="preserve">has subsequently </w:delText>
        </w:r>
      </w:del>
      <w:del w:id="238" w:author="Andrea Schreier" w:date="2023-09-06T13:22:00Z">
        <w:r w:rsidRPr="00FD21E9" w:rsidDel="00D37010">
          <w:rPr>
            <w:rFonts w:asciiTheme="majorHAnsi" w:hAnsiTheme="majorHAnsi" w:cstheme="majorHAnsi"/>
            <w:sz w:val="24"/>
            <w:szCs w:val="24"/>
          </w:rPr>
          <w:delText xml:space="preserve">annotated by the NCBI Eukaryotic Genome Annotation Pipeline. </w:delText>
        </w:r>
      </w:del>
    </w:p>
    <w:p w14:paraId="21CB257D" w14:textId="7E4B8985"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w:t>
      </w:r>
      <w:commentRangeEnd w:id="235"/>
      <w:r w:rsidR="00D37010">
        <w:rPr>
          <w:rStyle w:val="CommentReference"/>
        </w:rPr>
        <w:commentReference w:id="235"/>
      </w:r>
      <w:r w:rsidRPr="00FD21E9">
        <w:rPr>
          <w:rFonts w:asciiTheme="majorHAnsi" w:hAnsiTheme="majorHAnsi" w:cstheme="majorHAnsi"/>
          <w:sz w:val="24"/>
          <w:szCs w:val="24"/>
        </w:rPr>
        <w:t xml:space="preserve">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del w:id="239" w:author="Andrea Schreier" w:date="2023-09-06T13:23:00Z">
        <w:r w:rsidRPr="00FD21E9" w:rsidDel="00D37010">
          <w:rPr>
            <w:rFonts w:asciiTheme="majorHAnsi" w:hAnsiTheme="majorHAnsi" w:cstheme="majorHAnsi"/>
            <w:sz w:val="24"/>
            <w:szCs w:val="24"/>
          </w:rPr>
          <w:delText xml:space="preserve">the </w:delText>
        </w:r>
      </w:del>
      <w:ins w:id="240" w:author="Andrea Schreier" w:date="2023-09-06T13:23:00Z">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source of the karyotype variation</w:t>
      </w:r>
      <w:ins w:id="241" w:author="Andrea Schreier" w:date="2023-09-06T13:23:00Z">
        <w:r w:rsidR="00D37010">
          <w:rPr>
            <w:rFonts w:asciiTheme="majorHAnsi" w:hAnsiTheme="majorHAnsi" w:cstheme="majorHAnsi"/>
            <w:sz w:val="24"/>
            <w:szCs w:val="24"/>
          </w:rPr>
          <w:t xml:space="preserve"> with the </w:t>
        </w:r>
        <w:proofErr w:type="spellStart"/>
        <w:r w:rsidR="00D37010">
          <w:rPr>
            <w:rFonts w:asciiTheme="majorHAnsi" w:hAnsiTheme="majorHAnsi" w:cstheme="majorHAnsi"/>
            <w:sz w:val="24"/>
            <w:szCs w:val="24"/>
          </w:rPr>
          <w:t>Os</w:t>
        </w:r>
      </w:ins>
      <w:ins w:id="242" w:author="Andrea Schreier" w:date="2023-09-06T13:24:00Z">
        <w:r w:rsidR="00D37010">
          <w:rPr>
            <w:rFonts w:asciiTheme="majorHAnsi" w:hAnsiTheme="majorHAnsi" w:cstheme="majorHAnsi"/>
            <w:sz w:val="24"/>
            <w:szCs w:val="24"/>
          </w:rPr>
          <w:t>meridae</w:t>
        </w:r>
      </w:ins>
      <w:proofErr w:type="spellEnd"/>
      <w:r w:rsidRPr="00FD21E9">
        <w:rPr>
          <w:rFonts w:asciiTheme="majorHAnsi" w:hAnsiTheme="majorHAnsi" w:cstheme="majorHAnsi"/>
          <w:sz w:val="24"/>
          <w:szCs w:val="24"/>
        </w:rPr>
        <w:t xml:space="preserve">, </w:t>
      </w:r>
      <w:del w:id="243" w:author="Andrea Schreier" w:date="2023-09-06T13:24:00Z">
        <w:r w:rsidRPr="00FD21E9" w:rsidDel="00D37010">
          <w:rPr>
            <w:rFonts w:asciiTheme="majorHAnsi" w:hAnsiTheme="majorHAnsi" w:cstheme="majorHAnsi"/>
            <w:sz w:val="24"/>
            <w:szCs w:val="24"/>
          </w:rPr>
          <w:delText xml:space="preserve">which is also the basis for karyotype variation </w:delText>
        </w:r>
      </w:del>
      <w:ins w:id="244" w:author="Andrea Schreier" w:date="2023-09-06T13:24:00Z">
        <w:r w:rsidR="00D37010">
          <w:rPr>
            <w:rFonts w:asciiTheme="majorHAnsi" w:hAnsiTheme="majorHAnsi" w:cstheme="majorHAnsi"/>
            <w:sz w:val="24"/>
            <w:szCs w:val="24"/>
          </w:rPr>
          <w:t xml:space="preserve">as </w:t>
        </w:r>
      </w:ins>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del w:id="245" w:author="Andrea Schreier" w:date="2023-09-06T13:24:00Z">
        <w:r w:rsidRPr="00FD21E9" w:rsidDel="00D37010">
          <w:rPr>
            <w:rFonts w:asciiTheme="majorHAnsi" w:hAnsiTheme="majorHAnsi" w:cstheme="majorHAnsi"/>
            <w:sz w:val="24"/>
            <w:szCs w:val="24"/>
          </w:rPr>
          <w:delText xml:space="preserve">those </w:delText>
        </w:r>
      </w:del>
      <w:ins w:id="246" w:author="Andrea Schreier" w:date="2023-09-06T13:24:00Z">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del w:id="247" w:author="Andrea Schreier" w:date="2023-09-06T13:24:00Z">
        <w:r w:rsidRPr="00FD21E9" w:rsidDel="00D37010">
          <w:rPr>
            <w:rFonts w:asciiTheme="majorHAnsi" w:hAnsiTheme="majorHAnsi" w:cstheme="majorHAnsi"/>
            <w:sz w:val="24"/>
            <w:szCs w:val="24"/>
          </w:rPr>
          <w:delText>, as one might expect for closely related species</w:delText>
        </w:r>
      </w:del>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Chromosome composition is a descriptive metric, and our findings did not alter or affect our genome assembly process.</w:t>
      </w:r>
    </w:p>
    <w:p w14:paraId="522C01BB" w14:textId="47F5D92E"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r w:rsidR="00081378">
        <w:rPr>
          <w:rFonts w:asciiTheme="majorHAnsi" w:hAnsiTheme="majorHAnsi" w:cstheme="majorHAnsi"/>
          <w:sz w:val="24"/>
          <w:szCs w:val="24"/>
        </w:rPr>
        <w:t xml:space="preserve">, </w:t>
      </w:r>
      <w:commentRangeStart w:id="248"/>
      <w:r w:rsidR="00081378">
        <w:rPr>
          <w:rFonts w:asciiTheme="majorHAnsi" w:hAnsiTheme="majorHAnsi" w:cstheme="majorHAnsi"/>
          <w:sz w:val="24"/>
          <w:szCs w:val="24"/>
        </w:rPr>
        <w:t xml:space="preserve">may be broadly </w:t>
      </w:r>
      <w:r w:rsidR="006B6CB5">
        <w:rPr>
          <w:rFonts w:asciiTheme="majorHAnsi" w:hAnsiTheme="majorHAnsi" w:cstheme="majorHAnsi"/>
          <w:sz w:val="24"/>
          <w:szCs w:val="24"/>
        </w:rPr>
        <w:t>and specifically</w:t>
      </w:r>
      <w:commentRangeEnd w:id="248"/>
      <w:r w:rsidR="00D37010">
        <w:rPr>
          <w:rStyle w:val="CommentReference"/>
        </w:rPr>
        <w:commentReference w:id="248"/>
      </w:r>
      <w:r w:rsidR="006B6CB5">
        <w:rPr>
          <w:rFonts w:asciiTheme="majorHAnsi" w:hAnsiTheme="majorHAnsi" w:cstheme="majorHAnsi"/>
          <w:sz w:val="24"/>
          <w:szCs w:val="24"/>
        </w:rPr>
        <w:t xml:space="preserve">. At the broadest level, this chromosome level genome provides a resource for evolutionary studies across the tree of life. Within the </w:t>
      </w:r>
      <w:proofErr w:type="spellStart"/>
      <w:r w:rsidR="006B6CB5" w:rsidRPr="002B09C4">
        <w:rPr>
          <w:rFonts w:asciiTheme="majorHAnsi" w:hAnsiTheme="majorHAnsi" w:cstheme="majorHAnsi"/>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xml:space="preserve">. Specifically, </w:t>
      </w:r>
      <w:del w:id="249" w:author="Andrea Schreier" w:date="2023-09-06T13:27:00Z">
        <w:r w:rsidR="006B6CB5" w:rsidDel="00D37010">
          <w:rPr>
            <w:rFonts w:asciiTheme="majorHAnsi" w:hAnsiTheme="majorHAnsi" w:cstheme="majorHAnsi"/>
            <w:sz w:val="24"/>
            <w:szCs w:val="24"/>
          </w:rPr>
          <w:delText>to delta smelt</w:delText>
        </w:r>
        <w:r w:rsidR="00081378" w:rsidDel="00D37010">
          <w:rPr>
            <w:rFonts w:asciiTheme="majorHAnsi" w:hAnsiTheme="majorHAnsi" w:cstheme="majorHAnsi"/>
            <w:sz w:val="24"/>
            <w:szCs w:val="24"/>
          </w:rPr>
          <w:delText xml:space="preserve"> </w:delText>
        </w:r>
      </w:del>
      <w:r w:rsidR="006B6CB5">
        <w:rPr>
          <w:rFonts w:asciiTheme="majorHAnsi" w:hAnsiTheme="majorHAnsi" w:cstheme="majorHAnsi"/>
          <w:sz w:val="24"/>
          <w:szCs w:val="24"/>
        </w:rPr>
        <w:t>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ins w:id="250" w:author="Andrea Schreier" w:date="2023-09-06T13:27:00Z">
        <w:r w:rsidR="00D37010">
          <w:rPr>
            <w:rFonts w:asciiTheme="majorHAnsi" w:hAnsiTheme="majorHAnsi" w:cstheme="majorHAnsi"/>
            <w:sz w:val="24"/>
            <w:szCs w:val="24"/>
          </w:rPr>
          <w:t>It has also been used to investigate mechanisms</w:t>
        </w:r>
      </w:ins>
      <w:ins w:id="251" w:author="Andrea Schreier" w:date="2023-09-06T13:28:00Z">
        <w:r w:rsidR="00D37010">
          <w:rPr>
            <w:rFonts w:asciiTheme="majorHAnsi" w:hAnsiTheme="majorHAnsi" w:cstheme="majorHAnsi"/>
            <w:sz w:val="24"/>
            <w:szCs w:val="24"/>
          </w:rPr>
          <w:t xml:space="preserve"> driving domestication of the FCCL population (</w:t>
        </w:r>
        <w:commentRangeStart w:id="252"/>
        <w:r w:rsidR="00D37010">
          <w:rPr>
            <w:rFonts w:asciiTheme="majorHAnsi" w:hAnsiTheme="majorHAnsi" w:cstheme="majorHAnsi"/>
            <w:sz w:val="24"/>
            <w:szCs w:val="24"/>
          </w:rPr>
          <w:t>Habibi et al. 2022</w:t>
        </w:r>
        <w:commentRangeEnd w:id="252"/>
        <w:r w:rsidR="00D37010">
          <w:rPr>
            <w:rStyle w:val="CommentReference"/>
          </w:rPr>
          <w:commentReference w:id="252"/>
        </w:r>
        <w:r w:rsidR="00D37010">
          <w:rPr>
            <w:rFonts w:asciiTheme="majorHAnsi" w:hAnsiTheme="majorHAnsi" w:cstheme="majorHAnsi"/>
            <w:sz w:val="24"/>
            <w:szCs w:val="24"/>
          </w:rPr>
          <w:t xml:space="preserve">; </w:t>
        </w:r>
        <w:commentRangeStart w:id="253"/>
        <w:r w:rsidR="00D37010">
          <w:rPr>
            <w:rFonts w:asciiTheme="majorHAnsi" w:hAnsiTheme="majorHAnsi" w:cstheme="majorHAnsi"/>
            <w:sz w:val="24"/>
            <w:szCs w:val="24"/>
          </w:rPr>
          <w:t>Habibi et al., in prep</w:t>
        </w:r>
      </w:ins>
      <w:commentRangeEnd w:id="253"/>
      <w:ins w:id="254" w:author="Andrea Schreier" w:date="2023-09-06T13:29:00Z">
        <w:r w:rsidR="00D37010">
          <w:rPr>
            <w:rStyle w:val="CommentReference"/>
          </w:rPr>
          <w:commentReference w:id="253"/>
        </w:r>
      </w:ins>
      <w:ins w:id="255" w:author="Andrea Schreier" w:date="2023-09-06T13:28:00Z">
        <w:r w:rsidR="00D37010">
          <w:rPr>
            <w:rFonts w:asciiTheme="majorHAnsi" w:hAnsiTheme="majorHAnsi" w:cstheme="majorHAnsi"/>
            <w:sz w:val="24"/>
            <w:szCs w:val="24"/>
          </w:rPr>
          <w:t xml:space="preserve">). </w:t>
        </w:r>
      </w:ins>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ins w:id="256" w:author="Andrea Schreier" w:date="2023-09-06T13:29:00Z">
        <w:r w:rsidR="00D37010">
          <w:rPr>
            <w:rFonts w:asciiTheme="majorHAnsi" w:hAnsiTheme="majorHAnsi" w:cstheme="majorHAnsi"/>
            <w:sz w:val="24"/>
            <w:szCs w:val="24"/>
          </w:rPr>
          <w:t>ting</w:t>
        </w:r>
      </w:ins>
      <w:del w:id="257" w:author="Andrea Schreier" w:date="2023-09-06T13:29:00Z">
        <w:r w:rsidR="00A7543D" w:rsidDel="00D37010">
          <w:rPr>
            <w:rFonts w:asciiTheme="majorHAnsi" w:hAnsiTheme="majorHAnsi" w:cstheme="majorHAnsi"/>
            <w:sz w:val="24"/>
            <w:szCs w:val="24"/>
          </w:rPr>
          <w:delText>tation of</w:delText>
        </w:r>
      </w:del>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the majority of all living individuals of the species, this genome provides a powerful resource to develop hatchery management strategies to best support </w:t>
      </w:r>
      <w:ins w:id="258" w:author="Andrea Schreier" w:date="2023-09-06T13:30:00Z">
        <w:r w:rsidR="00D37010">
          <w:rPr>
            <w:rFonts w:asciiTheme="majorHAnsi" w:hAnsiTheme="majorHAnsi" w:cstheme="majorHAnsi"/>
            <w:sz w:val="24"/>
            <w:szCs w:val="24"/>
          </w:rPr>
          <w:t xml:space="preserve">conservation of </w:t>
        </w:r>
      </w:ins>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del w:id="259" w:author="Andrea Schreier" w:date="2023-09-06T13:30:00Z">
        <w:r w:rsidR="00ED58FF" w:rsidDel="00D37010">
          <w:rPr>
            <w:rFonts w:asciiTheme="majorHAnsi" w:hAnsiTheme="majorHAnsi" w:cstheme="majorHAnsi"/>
            <w:sz w:val="24"/>
            <w:szCs w:val="24"/>
          </w:rPr>
          <w:delText xml:space="preserve"> contributing to survival </w:delText>
        </w:r>
        <w:r w:rsidR="00A7543D" w:rsidDel="00D37010">
          <w:rPr>
            <w:rFonts w:asciiTheme="majorHAnsi" w:hAnsiTheme="majorHAnsi" w:cstheme="majorHAnsi"/>
            <w:sz w:val="24"/>
            <w:szCs w:val="24"/>
          </w:rPr>
          <w:delText>within the delta smelt species</w:delText>
        </w:r>
      </w:del>
      <w:r w:rsidR="00A7543D">
        <w:rPr>
          <w:rFonts w:asciiTheme="majorHAnsi" w:hAnsiTheme="majorHAnsi" w:cstheme="majorHAnsi"/>
          <w:sz w:val="24"/>
          <w:szCs w:val="24"/>
        </w:rPr>
        <w:t>.</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9F27D70" w:rsidR="008914E8" w:rsidRPr="005549A1" w:rsidRDefault="00174778" w:rsidP="0011235A">
      <w:pPr>
        <w:pStyle w:val="TOCHeading"/>
        <w:tabs>
          <w:tab w:val="left" w:pos="532"/>
        </w:tabs>
        <w:spacing w:line="240" w:lineRule="auto"/>
        <w:outlineLvl w:val="0"/>
      </w:pPr>
      <w:bookmarkStart w:id="260" w:name="_Toc144802748"/>
      <w:ins w:id="261" w:author="Andrea Schreier" w:date="2023-09-06T12:00:00Z">
        <w:r>
          <w:lastRenderedPageBreak/>
          <w:t>Reference</w:t>
        </w:r>
        <w:commentRangeStart w:id="262"/>
        <w:r>
          <w:t>s</w:t>
        </w:r>
      </w:ins>
      <w:commentRangeEnd w:id="262"/>
      <w:ins w:id="263" w:author="Andrea Schreier" w:date="2023-09-06T14:45:00Z">
        <w:r w:rsidR="00AA26EA">
          <w:rPr>
            <w:rStyle w:val="CommentReference"/>
            <w:rFonts w:asciiTheme="minorHAnsi" w:hAnsiTheme="minorHAnsi"/>
            <w:smallCaps w:val="0"/>
            <w:spacing w:val="0"/>
          </w:rPr>
          <w:commentReference w:id="262"/>
        </w:r>
      </w:ins>
      <w:del w:id="264" w:author="Andrea Schreier" w:date="2023-09-06T12:00:00Z">
        <w:r w:rsidR="00EC36DE" w:rsidDel="00174778">
          <w:delText>Works Cited</w:delText>
        </w:r>
      </w:del>
      <w:bookmarkEnd w:id="260"/>
    </w:p>
    <w:p w14:paraId="6B84D980" w14:textId="77777777" w:rsidR="00DF3C75" w:rsidRPr="00DF3C75" w:rsidRDefault="0087338E" w:rsidP="00DF3C75">
      <w:pPr>
        <w:pStyle w:val="Bibliography"/>
        <w:rPr>
          <w:rFonts w:ascii="Times New Roman" w:hAnsi="Times New Roman" w:cs="Times New Roman"/>
        </w:rPr>
      </w:pPr>
      <w:r w:rsidRPr="00C8614F">
        <w:rPr>
          <w:rFonts w:eastAsia="Times New Roman"/>
        </w:rPr>
        <w:fldChar w:fldCharType="begin"/>
      </w:r>
      <w:r w:rsidR="00167B56">
        <w:rPr>
          <w:rFonts w:eastAsia="Times New Roman"/>
        </w:rPr>
        <w:instrText xml:space="preserve"> ADDIN ZOTERO_BIBL {"uncited":[],"omitted":[],"custom":[]} CSL_BIBLIOGRAPHY </w:instrText>
      </w:r>
      <w:r w:rsidRPr="00C8614F">
        <w:rPr>
          <w:rFonts w:eastAsia="Times New Roman"/>
        </w:rPr>
        <w:fldChar w:fldCharType="separate"/>
      </w:r>
      <w:r w:rsidR="00DF3C75" w:rsidRPr="00DF3C75">
        <w:rPr>
          <w:rFonts w:ascii="Times New Roman" w:hAnsi="Times New Roman" w:cs="Times New Roman"/>
        </w:rPr>
        <w:t xml:space="preserve">10X Genomics. (2016). </w:t>
      </w:r>
      <w:proofErr w:type="spellStart"/>
      <w:r w:rsidR="00DF3C75" w:rsidRPr="00DF3C75">
        <w:rPr>
          <w:rFonts w:ascii="Times New Roman" w:hAnsi="Times New Roman" w:cs="Times New Roman"/>
          <w:i/>
          <w:iCs/>
        </w:rPr>
        <w:t>Chromium</w:t>
      </w:r>
      <w:r w:rsidR="00DF3C75" w:rsidRPr="00DF3C75">
        <w:rPr>
          <w:rFonts w:ascii="Times New Roman" w:hAnsi="Times New Roman" w:cs="Times New Roman"/>
          <w:i/>
          <w:iCs/>
          <w:vertAlign w:val="superscript"/>
        </w:rPr>
        <w:t>TM</w:t>
      </w:r>
      <w:proofErr w:type="spellEnd"/>
      <w:r w:rsidR="00DF3C75" w:rsidRPr="00DF3C75">
        <w:rPr>
          <w:rFonts w:ascii="Times New Roman" w:hAnsi="Times New Roman" w:cs="Times New Roman"/>
          <w:i/>
          <w:iCs/>
        </w:rPr>
        <w:t xml:space="preserve"> Genome Reagent Kits v2 User Guide</w:t>
      </w:r>
      <w:r w:rsidR="00DF3C75" w:rsidRPr="00DF3C75">
        <w:rPr>
          <w:rFonts w:ascii="Times New Roman" w:hAnsi="Times New Roman" w:cs="Times New Roman"/>
        </w:rPr>
        <w:t>.</w:t>
      </w:r>
    </w:p>
    <w:p w14:paraId="6298E6EE"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Andrews, S. (2010). </w:t>
      </w:r>
      <w:proofErr w:type="spellStart"/>
      <w:r w:rsidRPr="00DF3C75">
        <w:rPr>
          <w:rFonts w:ascii="Times New Roman" w:hAnsi="Times New Roman" w:cs="Times New Roman"/>
          <w:i/>
          <w:iCs/>
        </w:rPr>
        <w:t>FastQC</w:t>
      </w:r>
      <w:proofErr w:type="spellEnd"/>
      <w:r w:rsidRPr="00DF3C75">
        <w:rPr>
          <w:rFonts w:ascii="Times New Roman" w:hAnsi="Times New Roman" w:cs="Times New Roman"/>
          <w:i/>
          <w:iCs/>
        </w:rPr>
        <w:t>: a quality control tool for high throughput sequence data.</w:t>
      </w:r>
      <w:r w:rsidRPr="00DF3C75">
        <w:rPr>
          <w:rFonts w:ascii="Times New Roman" w:hAnsi="Times New Roman" w:cs="Times New Roman"/>
        </w:rPr>
        <w:t xml:space="preserve"> (0.11.9) [Computer software]. https://www.bioinformatics.babraham.ac.uk/projects/fastqc/</w:t>
      </w:r>
    </w:p>
    <w:p w14:paraId="1EE013C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Barnard, P. L., </w:t>
      </w:r>
      <w:proofErr w:type="spellStart"/>
      <w:r w:rsidRPr="00DF3C75">
        <w:rPr>
          <w:rFonts w:ascii="Times New Roman" w:hAnsi="Times New Roman" w:cs="Times New Roman"/>
        </w:rPr>
        <w:t>Schoellhamer</w:t>
      </w:r>
      <w:proofErr w:type="spellEnd"/>
      <w:r w:rsidRPr="00DF3C75">
        <w:rPr>
          <w:rFonts w:ascii="Times New Roman" w:hAnsi="Times New Roman" w:cs="Times New Roman"/>
        </w:rPr>
        <w:t xml:space="preserve">, D. H., Jaffe, B. E., &amp; McKee, L. J. (2013). Sediment transport in the San Francisco Bay Coastal System: An overview. </w:t>
      </w:r>
      <w:r w:rsidRPr="00DF3C75">
        <w:rPr>
          <w:rFonts w:ascii="Times New Roman" w:hAnsi="Times New Roman" w:cs="Times New Roman"/>
          <w:i/>
          <w:iCs/>
        </w:rPr>
        <w:t>Marine Geology</w:t>
      </w:r>
      <w:r w:rsidRPr="00DF3C75">
        <w:rPr>
          <w:rFonts w:ascii="Times New Roman" w:hAnsi="Times New Roman" w:cs="Times New Roman"/>
        </w:rPr>
        <w:t xml:space="preserve">, </w:t>
      </w:r>
      <w:r w:rsidRPr="00DF3C75">
        <w:rPr>
          <w:rFonts w:ascii="Times New Roman" w:hAnsi="Times New Roman" w:cs="Times New Roman"/>
          <w:i/>
          <w:iCs/>
        </w:rPr>
        <w:t>345</w:t>
      </w:r>
      <w:r w:rsidRPr="00DF3C75">
        <w:rPr>
          <w:rFonts w:ascii="Times New Roman" w:hAnsi="Times New Roman" w:cs="Times New Roman"/>
        </w:rPr>
        <w:t>, 3–17. https://doi.org/10.1016/j.margeo.2013.04.005</w:t>
      </w:r>
    </w:p>
    <w:p w14:paraId="15646310"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Belarmino</w:t>
      </w:r>
      <w:proofErr w:type="spellEnd"/>
      <w:r w:rsidRPr="00DF3C75">
        <w:rPr>
          <w:rFonts w:ascii="Times New Roman" w:hAnsi="Times New Roman" w:cs="Times New Roman"/>
        </w:rPr>
        <w:t xml:space="preserve">, E., </w:t>
      </w:r>
      <w:proofErr w:type="spellStart"/>
      <w:r w:rsidRPr="00DF3C75">
        <w:rPr>
          <w:rFonts w:ascii="Times New Roman" w:hAnsi="Times New Roman" w:cs="Times New Roman"/>
        </w:rPr>
        <w:t>Nóbrega</w:t>
      </w:r>
      <w:proofErr w:type="spellEnd"/>
      <w:r w:rsidRPr="00DF3C75">
        <w:rPr>
          <w:rFonts w:ascii="Times New Roman" w:hAnsi="Times New Roman" w:cs="Times New Roman"/>
        </w:rPr>
        <w:t xml:space="preserve">, M. F. de, Grimm, A. M., </w:t>
      </w:r>
      <w:proofErr w:type="spellStart"/>
      <w:r w:rsidRPr="00DF3C75">
        <w:rPr>
          <w:rFonts w:ascii="Times New Roman" w:hAnsi="Times New Roman" w:cs="Times New Roman"/>
        </w:rPr>
        <w:t>Copertino</w:t>
      </w:r>
      <w:proofErr w:type="spellEnd"/>
      <w:r w:rsidRPr="00DF3C75">
        <w:rPr>
          <w:rFonts w:ascii="Times New Roman" w:hAnsi="Times New Roman" w:cs="Times New Roman"/>
        </w:rPr>
        <w:t xml:space="preserve">, M. da S., Vieira, J. P., &amp; Garcia, A. M. (2021). Long-term trends in the abundance of an estuarine fish and relationships with El Niño climatic impacts and seagrass meadows reduction. </w:t>
      </w:r>
      <w:r w:rsidRPr="00DF3C75">
        <w:rPr>
          <w:rFonts w:ascii="Times New Roman" w:hAnsi="Times New Roman" w:cs="Times New Roman"/>
          <w:i/>
          <w:iCs/>
        </w:rPr>
        <w:t>Estuarine, Coastal and Shelf Science</w:t>
      </w:r>
      <w:r w:rsidRPr="00DF3C75">
        <w:rPr>
          <w:rFonts w:ascii="Times New Roman" w:hAnsi="Times New Roman" w:cs="Times New Roman"/>
        </w:rPr>
        <w:t xml:space="preserve">, </w:t>
      </w:r>
      <w:r w:rsidRPr="00DF3C75">
        <w:rPr>
          <w:rFonts w:ascii="Times New Roman" w:hAnsi="Times New Roman" w:cs="Times New Roman"/>
          <w:i/>
          <w:iCs/>
        </w:rPr>
        <w:t>261</w:t>
      </w:r>
      <w:r w:rsidRPr="00DF3C75">
        <w:rPr>
          <w:rFonts w:ascii="Times New Roman" w:hAnsi="Times New Roman" w:cs="Times New Roman"/>
        </w:rPr>
        <w:t>, 107565. https://doi.org/10.1016/j.ecss.2021.107565</w:t>
      </w:r>
    </w:p>
    <w:p w14:paraId="47390A2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Bersaglieri, T., </w:t>
      </w:r>
      <w:proofErr w:type="spellStart"/>
      <w:r w:rsidRPr="00DF3C75">
        <w:rPr>
          <w:rFonts w:ascii="Times New Roman" w:hAnsi="Times New Roman" w:cs="Times New Roman"/>
        </w:rPr>
        <w:t>Sabeti</w:t>
      </w:r>
      <w:proofErr w:type="spellEnd"/>
      <w:r w:rsidRPr="00DF3C75">
        <w:rPr>
          <w:rFonts w:ascii="Times New Roman" w:hAnsi="Times New Roman" w:cs="Times New Roman"/>
        </w:rPr>
        <w:t xml:space="preserve">, P. C., Patterson, N., </w:t>
      </w:r>
      <w:proofErr w:type="spellStart"/>
      <w:r w:rsidRPr="00DF3C75">
        <w:rPr>
          <w:rFonts w:ascii="Times New Roman" w:hAnsi="Times New Roman" w:cs="Times New Roman"/>
        </w:rPr>
        <w:t>Vanderploeg</w:t>
      </w:r>
      <w:proofErr w:type="spellEnd"/>
      <w:r w:rsidRPr="00DF3C75">
        <w:rPr>
          <w:rFonts w:ascii="Times New Roman" w:hAnsi="Times New Roman" w:cs="Times New Roman"/>
        </w:rPr>
        <w:t xml:space="preserve">, T., Schaffner, S. F., Drake, J. A., Rhodes, M., Reich, D. E., &amp; Hirschhorn, J. N. (2004). Genetic Signatures of Strong Recent Positive Selection at the Lactase Gene. </w:t>
      </w:r>
      <w:r w:rsidRPr="00DF3C75">
        <w:rPr>
          <w:rFonts w:ascii="Times New Roman" w:hAnsi="Times New Roman" w:cs="Times New Roman"/>
          <w:i/>
          <w:iCs/>
        </w:rPr>
        <w:t>The American Journal of Human Genetics</w:t>
      </w:r>
      <w:r w:rsidRPr="00DF3C75">
        <w:rPr>
          <w:rFonts w:ascii="Times New Roman" w:hAnsi="Times New Roman" w:cs="Times New Roman"/>
        </w:rPr>
        <w:t xml:space="preserve">, </w:t>
      </w:r>
      <w:r w:rsidRPr="00DF3C75">
        <w:rPr>
          <w:rFonts w:ascii="Times New Roman" w:hAnsi="Times New Roman" w:cs="Times New Roman"/>
          <w:i/>
          <w:iCs/>
        </w:rPr>
        <w:t>74</w:t>
      </w:r>
      <w:r w:rsidRPr="00DF3C75">
        <w:rPr>
          <w:rFonts w:ascii="Times New Roman" w:hAnsi="Times New Roman" w:cs="Times New Roman"/>
        </w:rPr>
        <w:t>(6), 1111–1120. https://doi.org/10.1086/421051</w:t>
      </w:r>
    </w:p>
    <w:p w14:paraId="72470328"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Bickhart</w:t>
      </w:r>
      <w:proofErr w:type="spellEnd"/>
      <w:r w:rsidRPr="00DF3C75">
        <w:rPr>
          <w:rFonts w:ascii="Times New Roman" w:hAnsi="Times New Roman" w:cs="Times New Roman"/>
        </w:rPr>
        <w:t xml:space="preserve">, D. M., Rosen, B. D., </w:t>
      </w:r>
      <w:proofErr w:type="spellStart"/>
      <w:r w:rsidRPr="00DF3C75">
        <w:rPr>
          <w:rFonts w:ascii="Times New Roman" w:hAnsi="Times New Roman" w:cs="Times New Roman"/>
        </w:rPr>
        <w:t>Koren</w:t>
      </w:r>
      <w:proofErr w:type="spellEnd"/>
      <w:r w:rsidRPr="00DF3C75">
        <w:rPr>
          <w:rFonts w:ascii="Times New Roman" w:hAnsi="Times New Roman" w:cs="Times New Roman"/>
        </w:rPr>
        <w:t xml:space="preserve">, S., Sayre, B. L., Hastie, A. R., Chan, S., Lee, J., Lam, E. T., </w:t>
      </w:r>
      <w:proofErr w:type="spellStart"/>
      <w:r w:rsidRPr="00DF3C75">
        <w:rPr>
          <w:rFonts w:ascii="Times New Roman" w:hAnsi="Times New Roman" w:cs="Times New Roman"/>
        </w:rPr>
        <w:t>Liachko</w:t>
      </w:r>
      <w:proofErr w:type="spellEnd"/>
      <w:r w:rsidRPr="00DF3C75">
        <w:rPr>
          <w:rFonts w:ascii="Times New Roman" w:hAnsi="Times New Roman" w:cs="Times New Roman"/>
        </w:rPr>
        <w:t xml:space="preserve">, I., Sullivan, S. T., Burton, J. N., </w:t>
      </w:r>
      <w:proofErr w:type="spellStart"/>
      <w:r w:rsidRPr="00DF3C75">
        <w:rPr>
          <w:rFonts w:ascii="Times New Roman" w:hAnsi="Times New Roman" w:cs="Times New Roman"/>
        </w:rPr>
        <w:t>Huson</w:t>
      </w:r>
      <w:proofErr w:type="spellEnd"/>
      <w:r w:rsidRPr="00DF3C75">
        <w:rPr>
          <w:rFonts w:ascii="Times New Roman" w:hAnsi="Times New Roman" w:cs="Times New Roman"/>
        </w:rPr>
        <w:t xml:space="preserve">, H. J., Nystrom, J. C., Kelley, C. M., Hutchison, J. L., Zhou, Y., Sun, J., </w:t>
      </w:r>
      <w:proofErr w:type="spellStart"/>
      <w:r w:rsidRPr="00DF3C75">
        <w:rPr>
          <w:rFonts w:ascii="Times New Roman" w:hAnsi="Times New Roman" w:cs="Times New Roman"/>
        </w:rPr>
        <w:t>Crisà</w:t>
      </w:r>
      <w:proofErr w:type="spellEnd"/>
      <w:r w:rsidRPr="00DF3C75">
        <w:rPr>
          <w:rFonts w:ascii="Times New Roman" w:hAnsi="Times New Roman" w:cs="Times New Roman"/>
        </w:rPr>
        <w:t xml:space="preserve">, A., Ponce de León, F. A., … Smith, T. P. L. (2017). Single-molecule sequencing and chromatin conformation capture enable de novo reference assembly of the domestic goat genome. </w:t>
      </w:r>
      <w:r w:rsidRPr="00DF3C75">
        <w:rPr>
          <w:rFonts w:ascii="Times New Roman" w:hAnsi="Times New Roman" w:cs="Times New Roman"/>
          <w:i/>
          <w:iCs/>
        </w:rPr>
        <w:t>Nature Genetics</w:t>
      </w:r>
      <w:r w:rsidRPr="00DF3C75">
        <w:rPr>
          <w:rFonts w:ascii="Times New Roman" w:hAnsi="Times New Roman" w:cs="Times New Roman"/>
        </w:rPr>
        <w:t xml:space="preserve">, </w:t>
      </w:r>
      <w:r w:rsidRPr="00DF3C75">
        <w:rPr>
          <w:rFonts w:ascii="Times New Roman" w:hAnsi="Times New Roman" w:cs="Times New Roman"/>
          <w:i/>
          <w:iCs/>
        </w:rPr>
        <w:t>49</w:t>
      </w:r>
      <w:r w:rsidRPr="00DF3C75">
        <w:rPr>
          <w:rFonts w:ascii="Times New Roman" w:hAnsi="Times New Roman" w:cs="Times New Roman"/>
        </w:rPr>
        <w:t>(4), 643–650. https://doi.org/10.1038/ng.3802</w:t>
      </w:r>
    </w:p>
    <w:p w14:paraId="29510DF1"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Campbell, M. A., Joslin, S. E. K., </w:t>
      </w:r>
      <w:proofErr w:type="spellStart"/>
      <w:r w:rsidRPr="00DF3C75">
        <w:rPr>
          <w:rFonts w:ascii="Times New Roman" w:hAnsi="Times New Roman" w:cs="Times New Roman"/>
        </w:rPr>
        <w:t>Goodbla</w:t>
      </w:r>
      <w:proofErr w:type="spellEnd"/>
      <w:r w:rsidRPr="00DF3C75">
        <w:rPr>
          <w:rFonts w:ascii="Times New Roman" w:hAnsi="Times New Roman" w:cs="Times New Roman"/>
        </w:rPr>
        <w:t xml:space="preserve">, A. M., </w:t>
      </w:r>
      <w:proofErr w:type="spellStart"/>
      <w:r w:rsidRPr="00DF3C75">
        <w:rPr>
          <w:rFonts w:ascii="Times New Roman" w:hAnsi="Times New Roman" w:cs="Times New Roman"/>
        </w:rPr>
        <w:t>Willmes</w:t>
      </w:r>
      <w:proofErr w:type="spellEnd"/>
      <w:r w:rsidRPr="00DF3C75">
        <w:rPr>
          <w:rFonts w:ascii="Times New Roman" w:hAnsi="Times New Roman" w:cs="Times New Roman"/>
        </w:rPr>
        <w:t xml:space="preserve">, M., Hobbs, J. A., Lewis, L. S., &amp; Finger, A. J. (2022). Polygenic discrimination of migratory phenotypes in an estuarine forage fish. </w:t>
      </w:r>
      <w:r w:rsidRPr="00DF3C75">
        <w:rPr>
          <w:rFonts w:ascii="Times New Roman" w:hAnsi="Times New Roman" w:cs="Times New Roman"/>
          <w:i/>
          <w:iCs/>
        </w:rPr>
        <w:t xml:space="preserve">G3 </w:t>
      </w:r>
      <w:proofErr w:type="spellStart"/>
      <w:r w:rsidRPr="00DF3C75">
        <w:rPr>
          <w:rFonts w:ascii="Times New Roman" w:hAnsi="Times New Roman" w:cs="Times New Roman"/>
          <w:i/>
          <w:iCs/>
        </w:rPr>
        <w:t>Genes|Genomes|Genetics</w:t>
      </w:r>
      <w:proofErr w:type="spellEnd"/>
      <w:r w:rsidRPr="00DF3C75">
        <w:rPr>
          <w:rFonts w:ascii="Times New Roman" w:hAnsi="Times New Roman" w:cs="Times New Roman"/>
        </w:rPr>
        <w:t xml:space="preserve">, </w:t>
      </w:r>
      <w:r w:rsidRPr="00DF3C75">
        <w:rPr>
          <w:rFonts w:ascii="Times New Roman" w:hAnsi="Times New Roman" w:cs="Times New Roman"/>
          <w:i/>
          <w:iCs/>
        </w:rPr>
        <w:t>12</w:t>
      </w:r>
      <w:r w:rsidRPr="00DF3C75">
        <w:rPr>
          <w:rFonts w:ascii="Times New Roman" w:hAnsi="Times New Roman" w:cs="Times New Roman"/>
        </w:rPr>
        <w:t>(8), jkac133. https://doi.org/10.1093/g3journal/jkac133</w:t>
      </w:r>
    </w:p>
    <w:p w14:paraId="2590AC7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Caro, T., Rowe, Z., Berger, J., </w:t>
      </w:r>
      <w:proofErr w:type="spellStart"/>
      <w:r w:rsidRPr="00DF3C75">
        <w:rPr>
          <w:rFonts w:ascii="Times New Roman" w:hAnsi="Times New Roman" w:cs="Times New Roman"/>
        </w:rPr>
        <w:t>Wholey</w:t>
      </w:r>
      <w:proofErr w:type="spellEnd"/>
      <w:r w:rsidRPr="00DF3C75">
        <w:rPr>
          <w:rFonts w:ascii="Times New Roman" w:hAnsi="Times New Roman" w:cs="Times New Roman"/>
        </w:rPr>
        <w:t xml:space="preserve">, P., &amp; Dobson, A. (2022). An inconvenient misconception: Climate change is not the principal driver of biodiversity loss. </w:t>
      </w:r>
      <w:r w:rsidRPr="00DF3C75">
        <w:rPr>
          <w:rFonts w:ascii="Times New Roman" w:hAnsi="Times New Roman" w:cs="Times New Roman"/>
          <w:i/>
          <w:iCs/>
        </w:rPr>
        <w:t>Conservation Letters</w:t>
      </w:r>
      <w:r w:rsidRPr="00DF3C75">
        <w:rPr>
          <w:rFonts w:ascii="Times New Roman" w:hAnsi="Times New Roman" w:cs="Times New Roman"/>
        </w:rPr>
        <w:t xml:space="preserve">, </w:t>
      </w:r>
      <w:r w:rsidRPr="00DF3C75">
        <w:rPr>
          <w:rFonts w:ascii="Times New Roman" w:hAnsi="Times New Roman" w:cs="Times New Roman"/>
          <w:i/>
          <w:iCs/>
        </w:rPr>
        <w:t>15</w:t>
      </w:r>
      <w:r w:rsidRPr="00DF3C75">
        <w:rPr>
          <w:rFonts w:ascii="Times New Roman" w:hAnsi="Times New Roman" w:cs="Times New Roman"/>
        </w:rPr>
        <w:t>(3), e12868. https://doi.org/10.1111/conl.12868</w:t>
      </w:r>
    </w:p>
    <w:p w14:paraId="3A3644BA"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Catchen</w:t>
      </w:r>
      <w:proofErr w:type="spellEnd"/>
      <w:r w:rsidRPr="00DF3C75">
        <w:rPr>
          <w:rFonts w:ascii="Times New Roman" w:hAnsi="Times New Roman" w:cs="Times New Roman"/>
        </w:rPr>
        <w:t xml:space="preserve">, J., </w:t>
      </w:r>
      <w:proofErr w:type="spellStart"/>
      <w:r w:rsidRPr="00DF3C75">
        <w:rPr>
          <w:rFonts w:ascii="Times New Roman" w:hAnsi="Times New Roman" w:cs="Times New Roman"/>
        </w:rPr>
        <w:t>Amores</w:t>
      </w:r>
      <w:proofErr w:type="spellEnd"/>
      <w:r w:rsidRPr="00DF3C75">
        <w:rPr>
          <w:rFonts w:ascii="Times New Roman" w:hAnsi="Times New Roman" w:cs="Times New Roman"/>
        </w:rPr>
        <w:t xml:space="preserve">, A., &amp; </w:t>
      </w:r>
      <w:proofErr w:type="spellStart"/>
      <w:r w:rsidRPr="00DF3C75">
        <w:rPr>
          <w:rFonts w:ascii="Times New Roman" w:hAnsi="Times New Roman" w:cs="Times New Roman"/>
        </w:rPr>
        <w:t>Bassham</w:t>
      </w:r>
      <w:proofErr w:type="spellEnd"/>
      <w:r w:rsidRPr="00DF3C75">
        <w:rPr>
          <w:rFonts w:ascii="Times New Roman" w:hAnsi="Times New Roman" w:cs="Times New Roman"/>
        </w:rPr>
        <w:t xml:space="preserve">, S. (2020). </w:t>
      </w:r>
      <w:proofErr w:type="spellStart"/>
      <w:r w:rsidRPr="00DF3C75">
        <w:rPr>
          <w:rFonts w:ascii="Times New Roman" w:hAnsi="Times New Roman" w:cs="Times New Roman"/>
        </w:rPr>
        <w:t>Chromonomer</w:t>
      </w:r>
      <w:proofErr w:type="spellEnd"/>
      <w:r w:rsidRPr="00DF3C75">
        <w:rPr>
          <w:rFonts w:ascii="Times New Roman" w:hAnsi="Times New Roman" w:cs="Times New Roman"/>
        </w:rPr>
        <w:t xml:space="preserve">: A Tool Set for Repairing and Enhancing Assembled Genomes Through Integration of Genetic Maps and Conserved Synteny. </w:t>
      </w:r>
      <w:r w:rsidRPr="00DF3C75">
        <w:rPr>
          <w:rFonts w:ascii="Times New Roman" w:hAnsi="Times New Roman" w:cs="Times New Roman"/>
          <w:i/>
          <w:iCs/>
        </w:rPr>
        <w:t xml:space="preserve">G3: </w:t>
      </w:r>
      <w:proofErr w:type="spellStart"/>
      <w:r w:rsidRPr="00DF3C75">
        <w:rPr>
          <w:rFonts w:ascii="Times New Roman" w:hAnsi="Times New Roman" w:cs="Times New Roman"/>
          <w:i/>
          <w:iCs/>
        </w:rPr>
        <w:t>Genes|Genomes|Genetics</w:t>
      </w:r>
      <w:proofErr w:type="spellEnd"/>
      <w:r w:rsidRPr="00DF3C75">
        <w:rPr>
          <w:rFonts w:ascii="Times New Roman" w:hAnsi="Times New Roman" w:cs="Times New Roman"/>
        </w:rPr>
        <w:t xml:space="preserve">, </w:t>
      </w:r>
      <w:r w:rsidRPr="00DF3C75">
        <w:rPr>
          <w:rFonts w:ascii="Times New Roman" w:hAnsi="Times New Roman" w:cs="Times New Roman"/>
          <w:i/>
          <w:iCs/>
        </w:rPr>
        <w:t>10</w:t>
      </w:r>
      <w:r w:rsidRPr="00DF3C75">
        <w:rPr>
          <w:rFonts w:ascii="Times New Roman" w:hAnsi="Times New Roman" w:cs="Times New Roman"/>
        </w:rPr>
        <w:t>(11), 4115–4128. https://doi.org/10.1534/g3.120.401485</w:t>
      </w:r>
    </w:p>
    <w:p w14:paraId="4EF75D1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Chun, S., &amp; Fay, J. C. (2011). Evidence for Hitchhiking of Deleterious Mutations within the Human Genome. </w:t>
      </w:r>
      <w:proofErr w:type="spellStart"/>
      <w:r w:rsidRPr="00DF3C75">
        <w:rPr>
          <w:rFonts w:ascii="Times New Roman" w:hAnsi="Times New Roman" w:cs="Times New Roman"/>
          <w:i/>
          <w:iCs/>
        </w:rPr>
        <w:t>PLoS</w:t>
      </w:r>
      <w:proofErr w:type="spellEnd"/>
      <w:r w:rsidRPr="00DF3C75">
        <w:rPr>
          <w:rFonts w:ascii="Times New Roman" w:hAnsi="Times New Roman" w:cs="Times New Roman"/>
          <w:i/>
          <w:iCs/>
        </w:rPr>
        <w:t xml:space="preserve"> Genetics</w:t>
      </w:r>
      <w:r w:rsidRPr="00DF3C75">
        <w:rPr>
          <w:rFonts w:ascii="Times New Roman" w:hAnsi="Times New Roman" w:cs="Times New Roman"/>
        </w:rPr>
        <w:t xml:space="preserve">, </w:t>
      </w:r>
      <w:r w:rsidRPr="00DF3C75">
        <w:rPr>
          <w:rFonts w:ascii="Times New Roman" w:hAnsi="Times New Roman" w:cs="Times New Roman"/>
          <w:i/>
          <w:iCs/>
        </w:rPr>
        <w:t>7</w:t>
      </w:r>
      <w:r w:rsidRPr="00DF3C75">
        <w:rPr>
          <w:rFonts w:ascii="Times New Roman" w:hAnsi="Times New Roman" w:cs="Times New Roman"/>
        </w:rPr>
        <w:t>(8), e1002240. https://doi.org/10.1371/journal.pgen.1002240</w:t>
      </w:r>
    </w:p>
    <w:p w14:paraId="02BA8303"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Claussnitzer</w:t>
      </w:r>
      <w:proofErr w:type="spellEnd"/>
      <w:r w:rsidRPr="00DF3C75">
        <w:rPr>
          <w:rFonts w:ascii="Times New Roman" w:hAnsi="Times New Roman" w:cs="Times New Roman"/>
        </w:rPr>
        <w:t xml:space="preserve">, M., Cho, J. H., Collins, R., Cox, N. J., </w:t>
      </w:r>
      <w:proofErr w:type="spellStart"/>
      <w:r w:rsidRPr="00DF3C75">
        <w:rPr>
          <w:rFonts w:ascii="Times New Roman" w:hAnsi="Times New Roman" w:cs="Times New Roman"/>
        </w:rPr>
        <w:t>Dermitzakis</w:t>
      </w:r>
      <w:proofErr w:type="spellEnd"/>
      <w:r w:rsidRPr="00DF3C75">
        <w:rPr>
          <w:rFonts w:ascii="Times New Roman" w:hAnsi="Times New Roman" w:cs="Times New Roman"/>
        </w:rPr>
        <w:t xml:space="preserve">, E. T., </w:t>
      </w:r>
      <w:proofErr w:type="spellStart"/>
      <w:r w:rsidRPr="00DF3C75">
        <w:rPr>
          <w:rFonts w:ascii="Times New Roman" w:hAnsi="Times New Roman" w:cs="Times New Roman"/>
        </w:rPr>
        <w:t>Hurles</w:t>
      </w:r>
      <w:proofErr w:type="spellEnd"/>
      <w:r w:rsidRPr="00DF3C75">
        <w:rPr>
          <w:rFonts w:ascii="Times New Roman" w:hAnsi="Times New Roman" w:cs="Times New Roman"/>
        </w:rPr>
        <w:t xml:space="preserve">, M. E., </w:t>
      </w:r>
      <w:proofErr w:type="spellStart"/>
      <w:r w:rsidRPr="00DF3C75">
        <w:rPr>
          <w:rFonts w:ascii="Times New Roman" w:hAnsi="Times New Roman" w:cs="Times New Roman"/>
        </w:rPr>
        <w:t>Kathiresan</w:t>
      </w:r>
      <w:proofErr w:type="spellEnd"/>
      <w:r w:rsidRPr="00DF3C75">
        <w:rPr>
          <w:rFonts w:ascii="Times New Roman" w:hAnsi="Times New Roman" w:cs="Times New Roman"/>
        </w:rPr>
        <w:t xml:space="preserve">, S., Kenny, E. E., Lindgren, C. M., MacArthur, D. G., North, K. N., </w:t>
      </w:r>
      <w:proofErr w:type="spellStart"/>
      <w:r w:rsidRPr="00DF3C75">
        <w:rPr>
          <w:rFonts w:ascii="Times New Roman" w:hAnsi="Times New Roman" w:cs="Times New Roman"/>
        </w:rPr>
        <w:t>Plon</w:t>
      </w:r>
      <w:proofErr w:type="spellEnd"/>
      <w:r w:rsidRPr="00DF3C75">
        <w:rPr>
          <w:rFonts w:ascii="Times New Roman" w:hAnsi="Times New Roman" w:cs="Times New Roman"/>
        </w:rPr>
        <w:t xml:space="preserve">, S. E., Rehm, H. L., </w:t>
      </w:r>
      <w:proofErr w:type="spellStart"/>
      <w:r w:rsidRPr="00DF3C75">
        <w:rPr>
          <w:rFonts w:ascii="Times New Roman" w:hAnsi="Times New Roman" w:cs="Times New Roman"/>
        </w:rPr>
        <w:t>Risch</w:t>
      </w:r>
      <w:proofErr w:type="spellEnd"/>
      <w:r w:rsidRPr="00DF3C75">
        <w:rPr>
          <w:rFonts w:ascii="Times New Roman" w:hAnsi="Times New Roman" w:cs="Times New Roman"/>
        </w:rPr>
        <w:t xml:space="preserve">, N., Rotimi, C. N., </w:t>
      </w:r>
      <w:proofErr w:type="spellStart"/>
      <w:r w:rsidRPr="00DF3C75">
        <w:rPr>
          <w:rFonts w:ascii="Times New Roman" w:hAnsi="Times New Roman" w:cs="Times New Roman"/>
        </w:rPr>
        <w:t>Shendure</w:t>
      </w:r>
      <w:proofErr w:type="spellEnd"/>
      <w:r w:rsidRPr="00DF3C75">
        <w:rPr>
          <w:rFonts w:ascii="Times New Roman" w:hAnsi="Times New Roman" w:cs="Times New Roman"/>
        </w:rPr>
        <w:t xml:space="preserve">, J., </w:t>
      </w:r>
      <w:proofErr w:type="spellStart"/>
      <w:r w:rsidRPr="00DF3C75">
        <w:rPr>
          <w:rFonts w:ascii="Times New Roman" w:hAnsi="Times New Roman" w:cs="Times New Roman"/>
        </w:rPr>
        <w:t>Soranzo</w:t>
      </w:r>
      <w:proofErr w:type="spellEnd"/>
      <w:r w:rsidRPr="00DF3C75">
        <w:rPr>
          <w:rFonts w:ascii="Times New Roman" w:hAnsi="Times New Roman" w:cs="Times New Roman"/>
        </w:rPr>
        <w:t xml:space="preserve">, N., &amp; McCarthy, M. I. (2020). A brief history of human disease genetics.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577</w:t>
      </w:r>
      <w:r w:rsidRPr="00DF3C75">
        <w:rPr>
          <w:rFonts w:ascii="Times New Roman" w:hAnsi="Times New Roman" w:cs="Times New Roman"/>
        </w:rPr>
        <w:t>(7789), 179–189. https://doi.org/10.1038/s41586-019-1879-7</w:t>
      </w:r>
    </w:p>
    <w:p w14:paraId="4840CD27"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Conomos</w:t>
      </w:r>
      <w:proofErr w:type="spellEnd"/>
      <w:r w:rsidRPr="00DF3C75">
        <w:rPr>
          <w:rFonts w:ascii="Times New Roman" w:hAnsi="Times New Roman" w:cs="Times New Roman"/>
        </w:rPr>
        <w:t xml:space="preserve">, T. J. (1979). </w:t>
      </w:r>
      <w:r w:rsidRPr="00DF3C75">
        <w:rPr>
          <w:rFonts w:ascii="Times New Roman" w:hAnsi="Times New Roman" w:cs="Times New Roman"/>
          <w:i/>
          <w:iCs/>
        </w:rPr>
        <w:t>San Francisco Bay—The urbanized estuary</w:t>
      </w:r>
      <w:r w:rsidRPr="00DF3C75">
        <w:rPr>
          <w:rFonts w:ascii="Times New Roman" w:hAnsi="Times New Roman" w:cs="Times New Roman"/>
        </w:rPr>
        <w:t>. American Association for the Advancement of Science- Pacific Division.</w:t>
      </w:r>
    </w:p>
    <w:p w14:paraId="790B1A72"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Cottingham, A., Huang, P., </w:t>
      </w:r>
      <w:proofErr w:type="spellStart"/>
      <w:r w:rsidRPr="00DF3C75">
        <w:rPr>
          <w:rFonts w:ascii="Times New Roman" w:hAnsi="Times New Roman" w:cs="Times New Roman"/>
        </w:rPr>
        <w:t>Hipsey</w:t>
      </w:r>
      <w:proofErr w:type="spellEnd"/>
      <w:r w:rsidRPr="00DF3C75">
        <w:rPr>
          <w:rFonts w:ascii="Times New Roman" w:hAnsi="Times New Roman" w:cs="Times New Roman"/>
        </w:rPr>
        <w:t xml:space="preserve">, M. R., Hall, N. G., Ashworth, E., Williams, J., &amp; Potter, I. C. (n.d.). </w:t>
      </w:r>
      <w:r w:rsidRPr="00DF3C75">
        <w:rPr>
          <w:rFonts w:ascii="Times New Roman" w:hAnsi="Times New Roman" w:cs="Times New Roman"/>
          <w:i/>
          <w:iCs/>
        </w:rPr>
        <w:t>Growth, condition, and maturity schedules of an estuarine fish species change in estuaries following increased hypoxia due to climate change</w:t>
      </w:r>
      <w:r w:rsidRPr="00DF3C75">
        <w:rPr>
          <w:rFonts w:ascii="Times New Roman" w:hAnsi="Times New Roman" w:cs="Times New Roman"/>
        </w:rPr>
        <w:t>. 20.</w:t>
      </w:r>
    </w:p>
    <w:p w14:paraId="3A0290FC"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Covaris</w:t>
      </w:r>
      <w:proofErr w:type="spellEnd"/>
      <w:r w:rsidRPr="00DF3C75">
        <w:rPr>
          <w:rFonts w:ascii="Times New Roman" w:hAnsi="Times New Roman" w:cs="Times New Roman"/>
        </w:rPr>
        <w:t xml:space="preserve">. (2017). </w:t>
      </w:r>
      <w:r w:rsidRPr="00DF3C75">
        <w:rPr>
          <w:rFonts w:ascii="Times New Roman" w:hAnsi="Times New Roman" w:cs="Times New Roman"/>
          <w:i/>
          <w:iCs/>
        </w:rPr>
        <w:t xml:space="preserve">E/LE220 Series </w:t>
      </w:r>
      <w:proofErr w:type="spellStart"/>
      <w:r w:rsidRPr="00DF3C75">
        <w:rPr>
          <w:rFonts w:ascii="Times New Roman" w:hAnsi="Times New Roman" w:cs="Times New Roman"/>
          <w:i/>
          <w:iCs/>
        </w:rPr>
        <w:t>SonoLab</w:t>
      </w:r>
      <w:proofErr w:type="spellEnd"/>
      <w:r w:rsidRPr="00DF3C75">
        <w:rPr>
          <w:rFonts w:ascii="Times New Roman" w:hAnsi="Times New Roman" w:cs="Times New Roman"/>
          <w:i/>
          <w:iCs/>
        </w:rPr>
        <w:t xml:space="preserve"> 7 USER MANUAL</w:t>
      </w:r>
      <w:r w:rsidRPr="00DF3C75">
        <w:rPr>
          <w:rFonts w:ascii="Times New Roman" w:hAnsi="Times New Roman" w:cs="Times New Roman"/>
        </w:rPr>
        <w:t>.</w:t>
      </w:r>
    </w:p>
    <w:p w14:paraId="0F80D9E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Cutter, A. D., &amp; </w:t>
      </w:r>
      <w:proofErr w:type="spellStart"/>
      <w:r w:rsidRPr="00DF3C75">
        <w:rPr>
          <w:rFonts w:ascii="Times New Roman" w:hAnsi="Times New Roman" w:cs="Times New Roman"/>
        </w:rPr>
        <w:t>Payseur</w:t>
      </w:r>
      <w:proofErr w:type="spellEnd"/>
      <w:r w:rsidRPr="00DF3C75">
        <w:rPr>
          <w:rFonts w:ascii="Times New Roman" w:hAnsi="Times New Roman" w:cs="Times New Roman"/>
        </w:rPr>
        <w:t xml:space="preserve">, B. A. (2013). Genomic signatures of selection at linked sites: Unifying the disparity among species. </w:t>
      </w:r>
      <w:r w:rsidRPr="00DF3C75">
        <w:rPr>
          <w:rFonts w:ascii="Times New Roman" w:hAnsi="Times New Roman" w:cs="Times New Roman"/>
          <w:i/>
          <w:iCs/>
        </w:rPr>
        <w:t>Nature Reviews Genetics</w:t>
      </w:r>
      <w:r w:rsidRPr="00DF3C75">
        <w:rPr>
          <w:rFonts w:ascii="Times New Roman" w:hAnsi="Times New Roman" w:cs="Times New Roman"/>
        </w:rPr>
        <w:t xml:space="preserve">, </w:t>
      </w:r>
      <w:r w:rsidRPr="00DF3C75">
        <w:rPr>
          <w:rFonts w:ascii="Times New Roman" w:hAnsi="Times New Roman" w:cs="Times New Roman"/>
          <w:i/>
          <w:iCs/>
        </w:rPr>
        <w:t>14</w:t>
      </w:r>
      <w:r w:rsidRPr="00DF3C75">
        <w:rPr>
          <w:rFonts w:ascii="Times New Roman" w:hAnsi="Times New Roman" w:cs="Times New Roman"/>
        </w:rPr>
        <w:t>(4), 262–274. https://doi.org/10.1038/nrg3425</w:t>
      </w:r>
    </w:p>
    <w:p w14:paraId="5D34624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Dill, W. A., &amp; </w:t>
      </w:r>
      <w:proofErr w:type="spellStart"/>
      <w:r w:rsidRPr="00DF3C75">
        <w:rPr>
          <w:rFonts w:ascii="Times New Roman" w:hAnsi="Times New Roman" w:cs="Times New Roman"/>
        </w:rPr>
        <w:t>Cordone</w:t>
      </w:r>
      <w:proofErr w:type="spellEnd"/>
      <w:r w:rsidRPr="00DF3C75">
        <w:rPr>
          <w:rFonts w:ascii="Times New Roman" w:hAnsi="Times New Roman" w:cs="Times New Roman"/>
        </w:rPr>
        <w:t xml:space="preserve">, A. J. (1997). </w:t>
      </w:r>
      <w:r w:rsidRPr="00DF3C75">
        <w:rPr>
          <w:rFonts w:ascii="Times New Roman" w:hAnsi="Times New Roman" w:cs="Times New Roman"/>
          <w:i/>
          <w:iCs/>
        </w:rPr>
        <w:t xml:space="preserve">STATE OF CALIFORNIA THE RESOURCES AGENCY DEPARTMENT OF FISH AND GAME FISH BULLETIN 178 History </w:t>
      </w:r>
      <w:proofErr w:type="gramStart"/>
      <w:r w:rsidRPr="00DF3C75">
        <w:rPr>
          <w:rFonts w:ascii="Times New Roman" w:hAnsi="Times New Roman" w:cs="Times New Roman"/>
          <w:i/>
          <w:iCs/>
        </w:rPr>
        <w:t>And</w:t>
      </w:r>
      <w:proofErr w:type="gramEnd"/>
      <w:r w:rsidRPr="00DF3C75">
        <w:rPr>
          <w:rFonts w:ascii="Times New Roman" w:hAnsi="Times New Roman" w:cs="Times New Roman"/>
          <w:i/>
          <w:iCs/>
        </w:rPr>
        <w:t xml:space="preserve"> Status of Introduced Fishes In California, 1871 – 1996</w:t>
      </w:r>
      <w:r w:rsidRPr="00DF3C75">
        <w:rPr>
          <w:rFonts w:ascii="Times New Roman" w:hAnsi="Times New Roman" w:cs="Times New Roman"/>
        </w:rPr>
        <w:t>. 415.</w:t>
      </w:r>
    </w:p>
    <w:p w14:paraId="3DAA7B0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East, A. E., &amp; Sankey, J. B. (2020). Geomorphic and Sedimentary Effects of Modern Climate Change: Current and Anticipated Future Conditions in the Western United States. </w:t>
      </w:r>
      <w:r w:rsidRPr="00DF3C75">
        <w:rPr>
          <w:rFonts w:ascii="Times New Roman" w:hAnsi="Times New Roman" w:cs="Times New Roman"/>
          <w:i/>
          <w:iCs/>
        </w:rPr>
        <w:t>Reviews of Geophysics</w:t>
      </w:r>
      <w:r w:rsidRPr="00DF3C75">
        <w:rPr>
          <w:rFonts w:ascii="Times New Roman" w:hAnsi="Times New Roman" w:cs="Times New Roman"/>
        </w:rPr>
        <w:t xml:space="preserve">, </w:t>
      </w:r>
      <w:r w:rsidRPr="00DF3C75">
        <w:rPr>
          <w:rFonts w:ascii="Times New Roman" w:hAnsi="Times New Roman" w:cs="Times New Roman"/>
          <w:i/>
          <w:iCs/>
        </w:rPr>
        <w:t>58</w:t>
      </w:r>
      <w:r w:rsidRPr="00DF3C75">
        <w:rPr>
          <w:rFonts w:ascii="Times New Roman" w:hAnsi="Times New Roman" w:cs="Times New Roman"/>
        </w:rPr>
        <w:t>(4), e2019RG000692. https://doi.org/10.1029/2019RG000692</w:t>
      </w:r>
    </w:p>
    <w:p w14:paraId="503EC1D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Fay, J. C., &amp; Wu, C.-I. (2000). Hitchhiking Under Positive Darwinian Selection. </w:t>
      </w:r>
      <w:r w:rsidRPr="00DF3C75">
        <w:rPr>
          <w:rFonts w:ascii="Times New Roman" w:hAnsi="Times New Roman" w:cs="Times New Roman"/>
          <w:i/>
          <w:iCs/>
        </w:rPr>
        <w:t>Genetics</w:t>
      </w:r>
      <w:r w:rsidRPr="00DF3C75">
        <w:rPr>
          <w:rFonts w:ascii="Times New Roman" w:hAnsi="Times New Roman" w:cs="Times New Roman"/>
        </w:rPr>
        <w:t xml:space="preserve">, </w:t>
      </w:r>
      <w:r w:rsidRPr="00DF3C75">
        <w:rPr>
          <w:rFonts w:ascii="Times New Roman" w:hAnsi="Times New Roman" w:cs="Times New Roman"/>
          <w:i/>
          <w:iCs/>
        </w:rPr>
        <w:t>155</w:t>
      </w:r>
      <w:r w:rsidRPr="00DF3C75">
        <w:rPr>
          <w:rFonts w:ascii="Times New Roman" w:hAnsi="Times New Roman" w:cs="Times New Roman"/>
        </w:rPr>
        <w:t>(3), 1405–1413.</w:t>
      </w:r>
    </w:p>
    <w:p w14:paraId="129E359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Feng, S., Stiller, J., Deng, Y., Armstrong, J., Fang, Q., Reeve, A. H., </w:t>
      </w:r>
      <w:proofErr w:type="spellStart"/>
      <w:r w:rsidRPr="00DF3C75">
        <w:rPr>
          <w:rFonts w:ascii="Times New Roman" w:hAnsi="Times New Roman" w:cs="Times New Roman"/>
        </w:rPr>
        <w:t>Xie</w:t>
      </w:r>
      <w:proofErr w:type="spellEnd"/>
      <w:r w:rsidRPr="00DF3C75">
        <w:rPr>
          <w:rFonts w:ascii="Times New Roman" w:hAnsi="Times New Roman" w:cs="Times New Roman"/>
        </w:rPr>
        <w:t xml:space="preserve">, D., Chen, G., Guo, C., Faircloth, B. C., Petersen, B., Wang, Z., Zhou, Q., </w:t>
      </w:r>
      <w:proofErr w:type="spellStart"/>
      <w:r w:rsidRPr="00DF3C75">
        <w:rPr>
          <w:rFonts w:ascii="Times New Roman" w:hAnsi="Times New Roman" w:cs="Times New Roman"/>
        </w:rPr>
        <w:t>Diekhans</w:t>
      </w:r>
      <w:proofErr w:type="spellEnd"/>
      <w:r w:rsidRPr="00DF3C75">
        <w:rPr>
          <w:rFonts w:ascii="Times New Roman" w:hAnsi="Times New Roman" w:cs="Times New Roman"/>
        </w:rPr>
        <w:t xml:space="preserve">, M., Chen, W., Andreu-Sánchez, S., </w:t>
      </w:r>
      <w:proofErr w:type="spellStart"/>
      <w:r w:rsidRPr="00DF3C75">
        <w:rPr>
          <w:rFonts w:ascii="Times New Roman" w:hAnsi="Times New Roman" w:cs="Times New Roman"/>
        </w:rPr>
        <w:t>Margaryan</w:t>
      </w:r>
      <w:proofErr w:type="spellEnd"/>
      <w:r w:rsidRPr="00DF3C75">
        <w:rPr>
          <w:rFonts w:ascii="Times New Roman" w:hAnsi="Times New Roman" w:cs="Times New Roman"/>
        </w:rPr>
        <w:t xml:space="preserve">, A., Howard, J. T., Parent, C., … Zhang, G. (2020). Dense sampling of bird diversity increases power of comparative genomics.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587</w:t>
      </w:r>
      <w:r w:rsidRPr="00DF3C75">
        <w:rPr>
          <w:rFonts w:ascii="Times New Roman" w:hAnsi="Times New Roman" w:cs="Times New Roman"/>
        </w:rPr>
        <w:t>(7833), 252–257. https://doi.org/10.1038/s41586-020-2873-9</w:t>
      </w:r>
    </w:p>
    <w:p w14:paraId="5A7A79F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Finger, A. J., </w:t>
      </w:r>
      <w:proofErr w:type="spellStart"/>
      <w:r w:rsidRPr="00DF3C75">
        <w:rPr>
          <w:rFonts w:ascii="Times New Roman" w:hAnsi="Times New Roman" w:cs="Times New Roman"/>
        </w:rPr>
        <w:t>Mahardja</w:t>
      </w:r>
      <w:proofErr w:type="spellEnd"/>
      <w:r w:rsidRPr="00DF3C75">
        <w:rPr>
          <w:rFonts w:ascii="Times New Roman" w:hAnsi="Times New Roman" w:cs="Times New Roman"/>
        </w:rPr>
        <w:t xml:space="preserve">, B., Fisch, K. M., Benjamin, A., Lindberg, J., Ellison, L., </w:t>
      </w:r>
      <w:proofErr w:type="spellStart"/>
      <w:r w:rsidRPr="00DF3C75">
        <w:rPr>
          <w:rFonts w:ascii="Times New Roman" w:hAnsi="Times New Roman" w:cs="Times New Roman"/>
        </w:rPr>
        <w:t>Ghebremariam</w:t>
      </w:r>
      <w:proofErr w:type="spellEnd"/>
      <w:r w:rsidRPr="00DF3C75">
        <w:rPr>
          <w:rFonts w:ascii="Times New Roman" w:hAnsi="Times New Roman" w:cs="Times New Roman"/>
        </w:rPr>
        <w:t xml:space="preserve">, T., Hung, T.-C., &amp; May, B. (2018). A Conservation Hatchery Population of Delta Smelt Shows Evidence of Genetic Adaptation to Captivity After 9 Generations. </w:t>
      </w:r>
      <w:r w:rsidRPr="00DF3C75">
        <w:rPr>
          <w:rFonts w:ascii="Times New Roman" w:hAnsi="Times New Roman" w:cs="Times New Roman"/>
          <w:i/>
          <w:iCs/>
        </w:rPr>
        <w:t>Journal of Heredity</w:t>
      </w:r>
      <w:r w:rsidRPr="00DF3C75">
        <w:rPr>
          <w:rFonts w:ascii="Times New Roman" w:hAnsi="Times New Roman" w:cs="Times New Roman"/>
        </w:rPr>
        <w:t xml:space="preserve">, </w:t>
      </w:r>
      <w:r w:rsidRPr="00DF3C75">
        <w:rPr>
          <w:rFonts w:ascii="Times New Roman" w:hAnsi="Times New Roman" w:cs="Times New Roman"/>
          <w:i/>
          <w:iCs/>
        </w:rPr>
        <w:t>109</w:t>
      </w:r>
      <w:r w:rsidRPr="00DF3C75">
        <w:rPr>
          <w:rFonts w:ascii="Times New Roman" w:hAnsi="Times New Roman" w:cs="Times New Roman"/>
        </w:rPr>
        <w:t>(6), 11.</w:t>
      </w:r>
    </w:p>
    <w:p w14:paraId="27A67EC2"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Fisch, K. M., Henderson, J. M., Burton, R. S., &amp; May, B. (2011). Population genetics and conservation implications for the endangered delta smelt in the San Francisco Bay-Delta. </w:t>
      </w:r>
      <w:r w:rsidRPr="00DF3C75">
        <w:rPr>
          <w:rFonts w:ascii="Times New Roman" w:hAnsi="Times New Roman" w:cs="Times New Roman"/>
          <w:i/>
          <w:iCs/>
        </w:rPr>
        <w:t>Conservation Genetics</w:t>
      </w:r>
      <w:r w:rsidRPr="00DF3C75">
        <w:rPr>
          <w:rFonts w:ascii="Times New Roman" w:hAnsi="Times New Roman" w:cs="Times New Roman"/>
        </w:rPr>
        <w:t xml:space="preserve">, </w:t>
      </w:r>
      <w:r w:rsidRPr="00DF3C75">
        <w:rPr>
          <w:rFonts w:ascii="Times New Roman" w:hAnsi="Times New Roman" w:cs="Times New Roman"/>
          <w:i/>
          <w:iCs/>
        </w:rPr>
        <w:t>12</w:t>
      </w:r>
      <w:r w:rsidRPr="00DF3C75">
        <w:rPr>
          <w:rFonts w:ascii="Times New Roman" w:hAnsi="Times New Roman" w:cs="Times New Roman"/>
        </w:rPr>
        <w:t>(6), 1421–1434. https://doi.org/10.1007/s10592-011-0240-y</w:t>
      </w:r>
    </w:p>
    <w:p w14:paraId="39599385"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Ghurye</w:t>
      </w:r>
      <w:proofErr w:type="spellEnd"/>
      <w:r w:rsidRPr="00DF3C75">
        <w:rPr>
          <w:rFonts w:ascii="Times New Roman" w:hAnsi="Times New Roman" w:cs="Times New Roman"/>
        </w:rPr>
        <w:t xml:space="preserve">, J., </w:t>
      </w:r>
      <w:proofErr w:type="spellStart"/>
      <w:r w:rsidRPr="00DF3C75">
        <w:rPr>
          <w:rFonts w:ascii="Times New Roman" w:hAnsi="Times New Roman" w:cs="Times New Roman"/>
        </w:rPr>
        <w:t>Rhie</w:t>
      </w:r>
      <w:proofErr w:type="spellEnd"/>
      <w:r w:rsidRPr="00DF3C75">
        <w:rPr>
          <w:rFonts w:ascii="Times New Roman" w:hAnsi="Times New Roman" w:cs="Times New Roman"/>
        </w:rPr>
        <w:t xml:space="preserve">, A., </w:t>
      </w:r>
      <w:proofErr w:type="spellStart"/>
      <w:r w:rsidRPr="00DF3C75">
        <w:rPr>
          <w:rFonts w:ascii="Times New Roman" w:hAnsi="Times New Roman" w:cs="Times New Roman"/>
        </w:rPr>
        <w:t>Walenz</w:t>
      </w:r>
      <w:proofErr w:type="spellEnd"/>
      <w:r w:rsidRPr="00DF3C75">
        <w:rPr>
          <w:rFonts w:ascii="Times New Roman" w:hAnsi="Times New Roman" w:cs="Times New Roman"/>
        </w:rPr>
        <w:t xml:space="preserve">, B. P., Schmitt, A., Selvaraj, S., Pop, M., </w:t>
      </w:r>
      <w:proofErr w:type="spellStart"/>
      <w:r w:rsidRPr="00DF3C75">
        <w:rPr>
          <w:rFonts w:ascii="Times New Roman" w:hAnsi="Times New Roman" w:cs="Times New Roman"/>
        </w:rPr>
        <w:t>Phillippy</w:t>
      </w:r>
      <w:proofErr w:type="spellEnd"/>
      <w:r w:rsidRPr="00DF3C75">
        <w:rPr>
          <w:rFonts w:ascii="Times New Roman" w:hAnsi="Times New Roman" w:cs="Times New Roman"/>
        </w:rPr>
        <w:t xml:space="preserve">, A. M., &amp; </w:t>
      </w:r>
      <w:proofErr w:type="spellStart"/>
      <w:r w:rsidRPr="00DF3C75">
        <w:rPr>
          <w:rFonts w:ascii="Times New Roman" w:hAnsi="Times New Roman" w:cs="Times New Roman"/>
        </w:rPr>
        <w:t>Koren</w:t>
      </w:r>
      <w:proofErr w:type="spellEnd"/>
      <w:r w:rsidRPr="00DF3C75">
        <w:rPr>
          <w:rFonts w:ascii="Times New Roman" w:hAnsi="Times New Roman" w:cs="Times New Roman"/>
        </w:rPr>
        <w:t xml:space="preserve">, S. (2019). Integrating Hi-C links with assembly graphs for chromosome-scale assembly. </w:t>
      </w:r>
      <w:r w:rsidRPr="00DF3C75">
        <w:rPr>
          <w:rFonts w:ascii="Times New Roman" w:hAnsi="Times New Roman" w:cs="Times New Roman"/>
          <w:i/>
          <w:iCs/>
        </w:rPr>
        <w:t>PLOS Computational Biology</w:t>
      </w:r>
      <w:r w:rsidRPr="00DF3C75">
        <w:rPr>
          <w:rFonts w:ascii="Times New Roman" w:hAnsi="Times New Roman" w:cs="Times New Roman"/>
        </w:rPr>
        <w:t xml:space="preserve">, </w:t>
      </w:r>
      <w:r w:rsidRPr="00DF3C75">
        <w:rPr>
          <w:rFonts w:ascii="Times New Roman" w:hAnsi="Times New Roman" w:cs="Times New Roman"/>
          <w:i/>
          <w:iCs/>
        </w:rPr>
        <w:t>15</w:t>
      </w:r>
      <w:r w:rsidRPr="00DF3C75">
        <w:rPr>
          <w:rFonts w:ascii="Times New Roman" w:hAnsi="Times New Roman" w:cs="Times New Roman"/>
        </w:rPr>
        <w:t>(8), e1007273. https://doi.org/10.1371/journal.pcbi.1007273</w:t>
      </w:r>
    </w:p>
    <w:p w14:paraId="3C7D3440"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Glibert</w:t>
      </w:r>
      <w:proofErr w:type="spellEnd"/>
      <w:r w:rsidRPr="00DF3C75">
        <w:rPr>
          <w:rFonts w:ascii="Times New Roman" w:hAnsi="Times New Roman" w:cs="Times New Roman"/>
        </w:rPr>
        <w:t xml:space="preserve">, P. M., Fullerton, D., Burkholder, J. M., Cornwell, J. C., &amp; Kana, T. M. (2011). Ecological Stoichiometry, Biogeochemical Cycling, Invasive Species, and Aquatic Food Webs: San Francisco Estuary and Comparative Systems. </w:t>
      </w:r>
      <w:r w:rsidRPr="00DF3C75">
        <w:rPr>
          <w:rFonts w:ascii="Times New Roman" w:hAnsi="Times New Roman" w:cs="Times New Roman"/>
          <w:i/>
          <w:iCs/>
        </w:rPr>
        <w:t>Reviews in Fisheries Science</w:t>
      </w:r>
      <w:r w:rsidRPr="00DF3C75">
        <w:rPr>
          <w:rFonts w:ascii="Times New Roman" w:hAnsi="Times New Roman" w:cs="Times New Roman"/>
        </w:rPr>
        <w:t xml:space="preserve">, </w:t>
      </w:r>
      <w:r w:rsidRPr="00DF3C75">
        <w:rPr>
          <w:rFonts w:ascii="Times New Roman" w:hAnsi="Times New Roman" w:cs="Times New Roman"/>
          <w:i/>
          <w:iCs/>
        </w:rPr>
        <w:t>19</w:t>
      </w:r>
      <w:r w:rsidRPr="00DF3C75">
        <w:rPr>
          <w:rFonts w:ascii="Times New Roman" w:hAnsi="Times New Roman" w:cs="Times New Roman"/>
        </w:rPr>
        <w:t>(4), 358–417. https://doi.org/10.1080/10641262.2011.611916</w:t>
      </w:r>
    </w:p>
    <w:p w14:paraId="2A4A5A69"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Gremme</w:t>
      </w:r>
      <w:proofErr w:type="spellEnd"/>
      <w:r w:rsidRPr="00DF3C75">
        <w:rPr>
          <w:rFonts w:ascii="Times New Roman" w:hAnsi="Times New Roman" w:cs="Times New Roman"/>
        </w:rPr>
        <w:t xml:space="preserve">, G., </w:t>
      </w:r>
      <w:proofErr w:type="spellStart"/>
      <w:r w:rsidRPr="00DF3C75">
        <w:rPr>
          <w:rFonts w:ascii="Times New Roman" w:hAnsi="Times New Roman" w:cs="Times New Roman"/>
        </w:rPr>
        <w:t>Steinbiss</w:t>
      </w:r>
      <w:proofErr w:type="spellEnd"/>
      <w:r w:rsidRPr="00DF3C75">
        <w:rPr>
          <w:rFonts w:ascii="Times New Roman" w:hAnsi="Times New Roman" w:cs="Times New Roman"/>
        </w:rPr>
        <w:t xml:space="preserve">, S., &amp; Kurtz, S. (2013). </w:t>
      </w:r>
      <w:proofErr w:type="spellStart"/>
      <w:r w:rsidRPr="00DF3C75">
        <w:rPr>
          <w:rFonts w:ascii="Times New Roman" w:hAnsi="Times New Roman" w:cs="Times New Roman"/>
        </w:rPr>
        <w:t>GenomeTools</w:t>
      </w:r>
      <w:proofErr w:type="spellEnd"/>
      <w:r w:rsidRPr="00DF3C75">
        <w:rPr>
          <w:rFonts w:ascii="Times New Roman" w:hAnsi="Times New Roman" w:cs="Times New Roman"/>
        </w:rPr>
        <w:t xml:space="preserve">: A Comprehensive Software Library for Efficient Processing of Structured Genome Annotations. </w:t>
      </w:r>
      <w:r w:rsidRPr="00DF3C75">
        <w:rPr>
          <w:rFonts w:ascii="Times New Roman" w:hAnsi="Times New Roman" w:cs="Times New Roman"/>
          <w:i/>
          <w:iCs/>
        </w:rPr>
        <w:t>IEEE/ACM Transactions on Computational Biology and Bioinformatics / IEEE, ACM</w:t>
      </w:r>
      <w:r w:rsidRPr="00DF3C75">
        <w:rPr>
          <w:rFonts w:ascii="Times New Roman" w:hAnsi="Times New Roman" w:cs="Times New Roman"/>
        </w:rPr>
        <w:t xml:space="preserve">, </w:t>
      </w:r>
      <w:r w:rsidRPr="00DF3C75">
        <w:rPr>
          <w:rFonts w:ascii="Times New Roman" w:hAnsi="Times New Roman" w:cs="Times New Roman"/>
          <w:i/>
          <w:iCs/>
        </w:rPr>
        <w:t>10</w:t>
      </w:r>
      <w:r w:rsidRPr="00DF3C75">
        <w:rPr>
          <w:rFonts w:ascii="Times New Roman" w:hAnsi="Times New Roman" w:cs="Times New Roman"/>
        </w:rPr>
        <w:t>, 645–656. https://doi.org/10.1109/TCBB.2013.68</w:t>
      </w:r>
    </w:p>
    <w:p w14:paraId="017B3BD9"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Guan, D., McCarthy, S. A., Wood, J., Howe, K., Wang, Y., &amp; Durbin, R. (2020). Identifying and removing haplotypic duplication in primary genome assemblies.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36</w:t>
      </w:r>
      <w:r w:rsidRPr="00DF3C75">
        <w:rPr>
          <w:rFonts w:ascii="Times New Roman" w:hAnsi="Times New Roman" w:cs="Times New Roman"/>
        </w:rPr>
        <w:t>(9), 2896–2898. https://doi.org/10.1093/bioinformatics/btaa025</w:t>
      </w:r>
    </w:p>
    <w:p w14:paraId="6FB3B52B"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Gurevich</w:t>
      </w:r>
      <w:proofErr w:type="spellEnd"/>
      <w:r w:rsidRPr="00DF3C75">
        <w:rPr>
          <w:rFonts w:ascii="Times New Roman" w:hAnsi="Times New Roman" w:cs="Times New Roman"/>
        </w:rPr>
        <w:t xml:space="preserve">, A., </w:t>
      </w:r>
      <w:proofErr w:type="spellStart"/>
      <w:r w:rsidRPr="00DF3C75">
        <w:rPr>
          <w:rFonts w:ascii="Times New Roman" w:hAnsi="Times New Roman" w:cs="Times New Roman"/>
        </w:rPr>
        <w:t>Saveliev</w:t>
      </w:r>
      <w:proofErr w:type="spellEnd"/>
      <w:r w:rsidRPr="00DF3C75">
        <w:rPr>
          <w:rFonts w:ascii="Times New Roman" w:hAnsi="Times New Roman" w:cs="Times New Roman"/>
        </w:rPr>
        <w:t xml:space="preserve">, V., </w:t>
      </w:r>
      <w:proofErr w:type="spellStart"/>
      <w:r w:rsidRPr="00DF3C75">
        <w:rPr>
          <w:rFonts w:ascii="Times New Roman" w:hAnsi="Times New Roman" w:cs="Times New Roman"/>
        </w:rPr>
        <w:t>Vyahhi</w:t>
      </w:r>
      <w:proofErr w:type="spellEnd"/>
      <w:r w:rsidRPr="00DF3C75">
        <w:rPr>
          <w:rFonts w:ascii="Times New Roman" w:hAnsi="Times New Roman" w:cs="Times New Roman"/>
        </w:rPr>
        <w:t xml:space="preserve">, N., &amp; </w:t>
      </w:r>
      <w:proofErr w:type="spellStart"/>
      <w:r w:rsidRPr="00DF3C75">
        <w:rPr>
          <w:rFonts w:ascii="Times New Roman" w:hAnsi="Times New Roman" w:cs="Times New Roman"/>
        </w:rPr>
        <w:t>Tesler</w:t>
      </w:r>
      <w:proofErr w:type="spellEnd"/>
      <w:r w:rsidRPr="00DF3C75">
        <w:rPr>
          <w:rFonts w:ascii="Times New Roman" w:hAnsi="Times New Roman" w:cs="Times New Roman"/>
        </w:rPr>
        <w:t xml:space="preserve">, G. (2013). QUAST: Quality assessment tool for genome assemblies.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29</w:t>
      </w:r>
      <w:r w:rsidRPr="00DF3C75">
        <w:rPr>
          <w:rFonts w:ascii="Times New Roman" w:hAnsi="Times New Roman" w:cs="Times New Roman"/>
        </w:rPr>
        <w:t>(8), 1072–1075. https://doi.org/10.1093/bioinformatics/btt086</w:t>
      </w:r>
    </w:p>
    <w:p w14:paraId="5C3A1B72"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Hammock, B. G., Hartman, R., Dahlgren, R. A., Johnston, C., Kurobe, T., Lehman, P. W., Lewis, L. S., Van Nieuwenhuyse, E., Ramírez-Duarte, W. F., Schultz, A. A., &amp; </w:t>
      </w:r>
      <w:proofErr w:type="spellStart"/>
      <w:r w:rsidRPr="00DF3C75">
        <w:rPr>
          <w:rFonts w:ascii="Times New Roman" w:hAnsi="Times New Roman" w:cs="Times New Roman"/>
        </w:rPr>
        <w:t>Teh</w:t>
      </w:r>
      <w:proofErr w:type="spellEnd"/>
      <w:r w:rsidRPr="00DF3C75">
        <w:rPr>
          <w:rFonts w:ascii="Times New Roman" w:hAnsi="Times New Roman" w:cs="Times New Roman"/>
        </w:rPr>
        <w:t xml:space="preserve">, S. J. (2022). Patterns and predictors of condition indices in a critically endangered fish. </w:t>
      </w:r>
      <w:proofErr w:type="spellStart"/>
      <w:r w:rsidRPr="00DF3C75">
        <w:rPr>
          <w:rFonts w:ascii="Times New Roman" w:hAnsi="Times New Roman" w:cs="Times New Roman"/>
          <w:i/>
          <w:iCs/>
        </w:rPr>
        <w:t>Hydrobiologia</w:t>
      </w:r>
      <w:proofErr w:type="spellEnd"/>
      <w:r w:rsidRPr="00DF3C75">
        <w:rPr>
          <w:rFonts w:ascii="Times New Roman" w:hAnsi="Times New Roman" w:cs="Times New Roman"/>
        </w:rPr>
        <w:t xml:space="preserve">, </w:t>
      </w:r>
      <w:r w:rsidRPr="00DF3C75">
        <w:rPr>
          <w:rFonts w:ascii="Times New Roman" w:hAnsi="Times New Roman" w:cs="Times New Roman"/>
          <w:i/>
          <w:iCs/>
        </w:rPr>
        <w:t>849</w:t>
      </w:r>
      <w:r w:rsidRPr="00DF3C75">
        <w:rPr>
          <w:rFonts w:ascii="Times New Roman" w:hAnsi="Times New Roman" w:cs="Times New Roman"/>
        </w:rPr>
        <w:t>(3), 675–695. https://doi.org/10.1007/s10750-021-04738-z</w:t>
      </w:r>
    </w:p>
    <w:p w14:paraId="3C3BCE4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Hartley, S. E. (1987). THE CHROMOSOMES OF SALMONID FISHES. </w:t>
      </w:r>
      <w:r w:rsidRPr="00DF3C75">
        <w:rPr>
          <w:rFonts w:ascii="Times New Roman" w:hAnsi="Times New Roman" w:cs="Times New Roman"/>
          <w:i/>
          <w:iCs/>
        </w:rPr>
        <w:t>Biological Reviews</w:t>
      </w:r>
      <w:r w:rsidRPr="00DF3C75">
        <w:rPr>
          <w:rFonts w:ascii="Times New Roman" w:hAnsi="Times New Roman" w:cs="Times New Roman"/>
        </w:rPr>
        <w:t xml:space="preserve">, </w:t>
      </w:r>
      <w:r w:rsidRPr="00DF3C75">
        <w:rPr>
          <w:rFonts w:ascii="Times New Roman" w:hAnsi="Times New Roman" w:cs="Times New Roman"/>
          <w:i/>
          <w:iCs/>
        </w:rPr>
        <w:t>62</w:t>
      </w:r>
      <w:r w:rsidRPr="00DF3C75">
        <w:rPr>
          <w:rFonts w:ascii="Times New Roman" w:hAnsi="Times New Roman" w:cs="Times New Roman"/>
        </w:rPr>
        <w:t>(3), 197–214. https://doi.org/10.1111/j.1469-185X.1987.tb00663.x</w:t>
      </w:r>
    </w:p>
    <w:p w14:paraId="5D65B99C"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Hobbs, J. A., Lewis, L. S., </w:t>
      </w:r>
      <w:proofErr w:type="spellStart"/>
      <w:r w:rsidRPr="00DF3C75">
        <w:rPr>
          <w:rFonts w:ascii="Times New Roman" w:hAnsi="Times New Roman" w:cs="Times New Roman"/>
        </w:rPr>
        <w:t>Willmes</w:t>
      </w:r>
      <w:proofErr w:type="spellEnd"/>
      <w:r w:rsidRPr="00DF3C75">
        <w:rPr>
          <w:rFonts w:ascii="Times New Roman" w:hAnsi="Times New Roman" w:cs="Times New Roman"/>
        </w:rPr>
        <w:t xml:space="preserve">, M., Denney, C., &amp; Bush, E. (2019). Complex life histories discovered in a critically endangered fish. </w:t>
      </w:r>
      <w:r w:rsidRPr="00DF3C75">
        <w:rPr>
          <w:rFonts w:ascii="Times New Roman" w:hAnsi="Times New Roman" w:cs="Times New Roman"/>
          <w:i/>
          <w:iCs/>
        </w:rPr>
        <w:t>Scientific Reports</w:t>
      </w:r>
      <w:r w:rsidRPr="00DF3C75">
        <w:rPr>
          <w:rFonts w:ascii="Times New Roman" w:hAnsi="Times New Roman" w:cs="Times New Roman"/>
        </w:rPr>
        <w:t xml:space="preserve">, </w:t>
      </w:r>
      <w:r w:rsidRPr="00DF3C75">
        <w:rPr>
          <w:rFonts w:ascii="Times New Roman" w:hAnsi="Times New Roman" w:cs="Times New Roman"/>
          <w:i/>
          <w:iCs/>
        </w:rPr>
        <w:t>9</w:t>
      </w:r>
      <w:r w:rsidRPr="00DF3C75">
        <w:rPr>
          <w:rFonts w:ascii="Times New Roman" w:hAnsi="Times New Roman" w:cs="Times New Roman"/>
        </w:rPr>
        <w:t>(1), 16772. https://doi.org/10.1038/s41598-019-52273-8</w:t>
      </w:r>
    </w:p>
    <w:p w14:paraId="228E6F83"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Hotaling</w:t>
      </w:r>
      <w:proofErr w:type="spellEnd"/>
      <w:r w:rsidRPr="00DF3C75">
        <w:rPr>
          <w:rFonts w:ascii="Times New Roman" w:hAnsi="Times New Roman" w:cs="Times New Roman"/>
        </w:rPr>
        <w:t xml:space="preserve">, S., Kelley, J. L., &amp; Frandsen, P. B. (2021). Toward a genome sequence for every animal: Where are we now? </w:t>
      </w:r>
      <w:r w:rsidRPr="00DF3C75">
        <w:rPr>
          <w:rFonts w:ascii="Times New Roman" w:hAnsi="Times New Roman" w:cs="Times New Roman"/>
          <w:i/>
          <w:iCs/>
        </w:rPr>
        <w:t>Proceedings of the National Academy of Sciences</w:t>
      </w:r>
      <w:r w:rsidRPr="00DF3C75">
        <w:rPr>
          <w:rFonts w:ascii="Times New Roman" w:hAnsi="Times New Roman" w:cs="Times New Roman"/>
        </w:rPr>
        <w:t xml:space="preserve">, </w:t>
      </w:r>
      <w:r w:rsidRPr="00DF3C75">
        <w:rPr>
          <w:rFonts w:ascii="Times New Roman" w:hAnsi="Times New Roman" w:cs="Times New Roman"/>
          <w:i/>
          <w:iCs/>
        </w:rPr>
        <w:t>118</w:t>
      </w:r>
      <w:r w:rsidRPr="00DF3C75">
        <w:rPr>
          <w:rFonts w:ascii="Times New Roman" w:hAnsi="Times New Roman" w:cs="Times New Roman"/>
        </w:rPr>
        <w:t>(52), e2109019118. https://doi.org/10.1073/pnas.2109019118</w:t>
      </w:r>
    </w:p>
    <w:p w14:paraId="4D58C64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Illumina. (2022). </w:t>
      </w:r>
      <w:r w:rsidRPr="00DF3C75">
        <w:rPr>
          <w:rFonts w:ascii="Times New Roman" w:hAnsi="Times New Roman" w:cs="Times New Roman"/>
          <w:i/>
          <w:iCs/>
        </w:rPr>
        <w:t xml:space="preserve">Illumina </w:t>
      </w:r>
      <w:proofErr w:type="spellStart"/>
      <w:r w:rsidRPr="00DF3C75">
        <w:rPr>
          <w:rFonts w:ascii="Times New Roman" w:hAnsi="Times New Roman" w:cs="Times New Roman"/>
          <w:i/>
          <w:iCs/>
        </w:rPr>
        <w:t>NovaSeq</w:t>
      </w:r>
      <w:proofErr w:type="spellEnd"/>
      <w:r w:rsidRPr="00DF3C75">
        <w:rPr>
          <w:rFonts w:ascii="Times New Roman" w:hAnsi="Times New Roman" w:cs="Times New Roman"/>
          <w:i/>
          <w:iCs/>
        </w:rPr>
        <w:t xml:space="preserve"> 6000 Sequencing System Guide</w:t>
      </w:r>
      <w:r w:rsidRPr="00DF3C75">
        <w:rPr>
          <w:rFonts w:ascii="Times New Roman" w:hAnsi="Times New Roman" w:cs="Times New Roman"/>
        </w:rPr>
        <w:t>.</w:t>
      </w:r>
    </w:p>
    <w:p w14:paraId="61BAD1B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International Human Genome Sequencing Consortium, Whitehead Institute for Biomedical Research, Center for Genome </w:t>
      </w:r>
      <w:proofErr w:type="gramStart"/>
      <w:r w:rsidRPr="00DF3C75">
        <w:rPr>
          <w:rFonts w:ascii="Times New Roman" w:hAnsi="Times New Roman" w:cs="Times New Roman"/>
        </w:rPr>
        <w:t>Research:,</w:t>
      </w:r>
      <w:proofErr w:type="gramEnd"/>
      <w:r w:rsidRPr="00DF3C75">
        <w:rPr>
          <w:rFonts w:ascii="Times New Roman" w:hAnsi="Times New Roman" w:cs="Times New Roman"/>
        </w:rPr>
        <w:t xml:space="preserve"> Lander, E. S., Linton, L. M., </w:t>
      </w:r>
      <w:proofErr w:type="spellStart"/>
      <w:r w:rsidRPr="00DF3C75">
        <w:rPr>
          <w:rFonts w:ascii="Times New Roman" w:hAnsi="Times New Roman" w:cs="Times New Roman"/>
        </w:rPr>
        <w:t>Birren</w:t>
      </w:r>
      <w:proofErr w:type="spellEnd"/>
      <w:r w:rsidRPr="00DF3C75">
        <w:rPr>
          <w:rFonts w:ascii="Times New Roman" w:hAnsi="Times New Roman" w:cs="Times New Roman"/>
        </w:rPr>
        <w:t xml:space="preserve">, B., Nusbaum, C., </w:t>
      </w:r>
      <w:proofErr w:type="spellStart"/>
      <w:r w:rsidRPr="00DF3C75">
        <w:rPr>
          <w:rFonts w:ascii="Times New Roman" w:hAnsi="Times New Roman" w:cs="Times New Roman"/>
        </w:rPr>
        <w:t>Zody</w:t>
      </w:r>
      <w:proofErr w:type="spellEnd"/>
      <w:r w:rsidRPr="00DF3C75">
        <w:rPr>
          <w:rFonts w:ascii="Times New Roman" w:hAnsi="Times New Roman" w:cs="Times New Roman"/>
        </w:rPr>
        <w:t xml:space="preserve">, M. C., Baldwin, J., Devon, K., Dewar, K., Doyle, M., </w:t>
      </w:r>
      <w:proofErr w:type="spellStart"/>
      <w:r w:rsidRPr="00DF3C75">
        <w:rPr>
          <w:rFonts w:ascii="Times New Roman" w:hAnsi="Times New Roman" w:cs="Times New Roman"/>
        </w:rPr>
        <w:t>FitzHugh</w:t>
      </w:r>
      <w:proofErr w:type="spellEnd"/>
      <w:r w:rsidRPr="00DF3C75">
        <w:rPr>
          <w:rFonts w:ascii="Times New Roman" w:hAnsi="Times New Roman" w:cs="Times New Roman"/>
        </w:rPr>
        <w:t xml:space="preserve">, W., Funke, R., Gage, D., Harris, K., </w:t>
      </w:r>
      <w:proofErr w:type="spellStart"/>
      <w:r w:rsidRPr="00DF3C75">
        <w:rPr>
          <w:rFonts w:ascii="Times New Roman" w:hAnsi="Times New Roman" w:cs="Times New Roman"/>
        </w:rPr>
        <w:t>Heaford</w:t>
      </w:r>
      <w:proofErr w:type="spellEnd"/>
      <w:r w:rsidRPr="00DF3C75">
        <w:rPr>
          <w:rFonts w:ascii="Times New Roman" w:hAnsi="Times New Roman" w:cs="Times New Roman"/>
        </w:rPr>
        <w:t xml:space="preserve">, A., Howland, J., </w:t>
      </w:r>
      <w:proofErr w:type="spellStart"/>
      <w:r w:rsidRPr="00DF3C75">
        <w:rPr>
          <w:rFonts w:ascii="Times New Roman" w:hAnsi="Times New Roman" w:cs="Times New Roman"/>
        </w:rPr>
        <w:t>Kann</w:t>
      </w:r>
      <w:proofErr w:type="spellEnd"/>
      <w:r w:rsidRPr="00DF3C75">
        <w:rPr>
          <w:rFonts w:ascii="Times New Roman" w:hAnsi="Times New Roman" w:cs="Times New Roman"/>
        </w:rPr>
        <w:t xml:space="preserve">, L., </w:t>
      </w:r>
      <w:proofErr w:type="spellStart"/>
      <w:r w:rsidRPr="00DF3C75">
        <w:rPr>
          <w:rFonts w:ascii="Times New Roman" w:hAnsi="Times New Roman" w:cs="Times New Roman"/>
        </w:rPr>
        <w:t>Lehoczky</w:t>
      </w:r>
      <w:proofErr w:type="spellEnd"/>
      <w:r w:rsidRPr="00DF3C75">
        <w:rPr>
          <w:rFonts w:ascii="Times New Roman" w:hAnsi="Times New Roman" w:cs="Times New Roman"/>
        </w:rPr>
        <w:t xml:space="preserve">, J., … Morgan, M. J. (2001). Initial sequencing and analysis of the human genome.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409</w:t>
      </w:r>
      <w:r w:rsidRPr="00DF3C75">
        <w:rPr>
          <w:rFonts w:ascii="Times New Roman" w:hAnsi="Times New Roman" w:cs="Times New Roman"/>
        </w:rPr>
        <w:t>(6822), 860–921. https://doi.org/10.1038/35057062</w:t>
      </w:r>
    </w:p>
    <w:p w14:paraId="570CC128"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Itan</w:t>
      </w:r>
      <w:proofErr w:type="spellEnd"/>
      <w:r w:rsidRPr="00DF3C75">
        <w:rPr>
          <w:rFonts w:ascii="Times New Roman" w:hAnsi="Times New Roman" w:cs="Times New Roman"/>
        </w:rPr>
        <w:t xml:space="preserve">, Y., Powell, A., Beaumont, M. A., Burger, J., &amp; Thomas, M. G. (2009). The Origins of Lactase Persistence in Europe. </w:t>
      </w:r>
      <w:proofErr w:type="spellStart"/>
      <w:r w:rsidRPr="00DF3C75">
        <w:rPr>
          <w:rFonts w:ascii="Times New Roman" w:hAnsi="Times New Roman" w:cs="Times New Roman"/>
          <w:i/>
          <w:iCs/>
        </w:rPr>
        <w:t>PLoS</w:t>
      </w:r>
      <w:proofErr w:type="spellEnd"/>
      <w:r w:rsidRPr="00DF3C75">
        <w:rPr>
          <w:rFonts w:ascii="Times New Roman" w:hAnsi="Times New Roman" w:cs="Times New Roman"/>
          <w:i/>
          <w:iCs/>
        </w:rPr>
        <w:t xml:space="preserve"> Computational Biology</w:t>
      </w:r>
      <w:r w:rsidRPr="00DF3C75">
        <w:rPr>
          <w:rFonts w:ascii="Times New Roman" w:hAnsi="Times New Roman" w:cs="Times New Roman"/>
        </w:rPr>
        <w:t xml:space="preserve">, </w:t>
      </w:r>
      <w:r w:rsidRPr="00DF3C75">
        <w:rPr>
          <w:rFonts w:ascii="Times New Roman" w:hAnsi="Times New Roman" w:cs="Times New Roman"/>
          <w:i/>
          <w:iCs/>
        </w:rPr>
        <w:t>5</w:t>
      </w:r>
      <w:r w:rsidRPr="00DF3C75">
        <w:rPr>
          <w:rFonts w:ascii="Times New Roman" w:hAnsi="Times New Roman" w:cs="Times New Roman"/>
        </w:rPr>
        <w:t>(8), e1000491. https://doi.org/10.1371/journal.pcbi.1000491</w:t>
      </w:r>
    </w:p>
    <w:p w14:paraId="1F5B0DA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James, N. C., Cowley, P. D., &amp; Whitfield, A. K. (2018). The marine fish assemblage of the East </w:t>
      </w:r>
      <w:proofErr w:type="spellStart"/>
      <w:r w:rsidRPr="00DF3C75">
        <w:rPr>
          <w:rFonts w:ascii="Times New Roman" w:hAnsi="Times New Roman" w:cs="Times New Roman"/>
        </w:rPr>
        <w:t>Kleinemonde</w:t>
      </w:r>
      <w:proofErr w:type="spellEnd"/>
      <w:r w:rsidRPr="00DF3C75">
        <w:rPr>
          <w:rFonts w:ascii="Times New Roman" w:hAnsi="Times New Roman" w:cs="Times New Roman"/>
        </w:rPr>
        <w:t xml:space="preserve"> Estuary over 20 years: Declining abundance and nursery function? </w:t>
      </w:r>
      <w:r w:rsidRPr="00DF3C75">
        <w:rPr>
          <w:rFonts w:ascii="Times New Roman" w:hAnsi="Times New Roman" w:cs="Times New Roman"/>
          <w:i/>
          <w:iCs/>
        </w:rPr>
        <w:t>Estuarine, Coastal and Shelf Science</w:t>
      </w:r>
      <w:r w:rsidRPr="00DF3C75">
        <w:rPr>
          <w:rFonts w:ascii="Times New Roman" w:hAnsi="Times New Roman" w:cs="Times New Roman"/>
        </w:rPr>
        <w:t xml:space="preserve">, </w:t>
      </w:r>
      <w:r w:rsidRPr="00DF3C75">
        <w:rPr>
          <w:rFonts w:ascii="Times New Roman" w:hAnsi="Times New Roman" w:cs="Times New Roman"/>
          <w:i/>
          <w:iCs/>
        </w:rPr>
        <w:t>214</w:t>
      </w:r>
      <w:r w:rsidRPr="00DF3C75">
        <w:rPr>
          <w:rFonts w:ascii="Times New Roman" w:hAnsi="Times New Roman" w:cs="Times New Roman"/>
        </w:rPr>
        <w:t>, 64–71. https://doi.org/10.1016/j.ecss.2018.09.010</w:t>
      </w:r>
    </w:p>
    <w:p w14:paraId="03276549"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Kitada</w:t>
      </w:r>
      <w:proofErr w:type="spellEnd"/>
      <w:r w:rsidRPr="00DF3C75">
        <w:rPr>
          <w:rFonts w:ascii="Times New Roman" w:hAnsi="Times New Roman" w:cs="Times New Roman"/>
        </w:rPr>
        <w:t xml:space="preserve">, J., </w:t>
      </w:r>
      <w:proofErr w:type="spellStart"/>
      <w:r w:rsidRPr="00DF3C75">
        <w:rPr>
          <w:rFonts w:ascii="Times New Roman" w:hAnsi="Times New Roman" w:cs="Times New Roman"/>
        </w:rPr>
        <w:t>Tatewaki</w:t>
      </w:r>
      <w:proofErr w:type="spellEnd"/>
      <w:r w:rsidRPr="00DF3C75">
        <w:rPr>
          <w:rFonts w:ascii="Times New Roman" w:hAnsi="Times New Roman" w:cs="Times New Roman"/>
        </w:rPr>
        <w:t xml:space="preserve">, R., &amp; Tagawa, M. (1980). Chromosomes of the pond smelt Hypomesus transpacificus nipponensis. </w:t>
      </w:r>
      <w:proofErr w:type="spellStart"/>
      <w:r w:rsidRPr="00DF3C75">
        <w:rPr>
          <w:rFonts w:ascii="Times New Roman" w:hAnsi="Times New Roman" w:cs="Times New Roman"/>
          <w:i/>
          <w:iCs/>
        </w:rPr>
        <w:t>Chrom</w:t>
      </w:r>
      <w:proofErr w:type="spellEnd"/>
      <w:r w:rsidRPr="00DF3C75">
        <w:rPr>
          <w:rFonts w:ascii="Times New Roman" w:hAnsi="Times New Roman" w:cs="Times New Roman"/>
          <w:i/>
          <w:iCs/>
        </w:rPr>
        <w:t>. Inform. Serv.</w:t>
      </w:r>
      <w:r w:rsidRPr="00DF3C75">
        <w:rPr>
          <w:rFonts w:ascii="Times New Roman" w:hAnsi="Times New Roman" w:cs="Times New Roman"/>
        </w:rPr>
        <w:t xml:space="preserve">, </w:t>
      </w:r>
      <w:r w:rsidRPr="00DF3C75">
        <w:rPr>
          <w:rFonts w:ascii="Times New Roman" w:hAnsi="Times New Roman" w:cs="Times New Roman"/>
          <w:i/>
          <w:iCs/>
        </w:rPr>
        <w:t>28</w:t>
      </w:r>
      <w:r w:rsidRPr="00DF3C75">
        <w:rPr>
          <w:rFonts w:ascii="Times New Roman" w:hAnsi="Times New Roman" w:cs="Times New Roman"/>
        </w:rPr>
        <w:t>, 8–9.</w:t>
      </w:r>
    </w:p>
    <w:p w14:paraId="19655C0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Lew, R. M., Finger, A. J., </w:t>
      </w:r>
      <w:proofErr w:type="spellStart"/>
      <w:r w:rsidRPr="00DF3C75">
        <w:rPr>
          <w:rFonts w:ascii="Times New Roman" w:hAnsi="Times New Roman" w:cs="Times New Roman"/>
        </w:rPr>
        <w:t>Baerwald</w:t>
      </w:r>
      <w:proofErr w:type="spellEnd"/>
      <w:r w:rsidRPr="00DF3C75">
        <w:rPr>
          <w:rFonts w:ascii="Times New Roman" w:hAnsi="Times New Roman" w:cs="Times New Roman"/>
        </w:rPr>
        <w:t xml:space="preserve">, M. R., </w:t>
      </w:r>
      <w:proofErr w:type="spellStart"/>
      <w:r w:rsidRPr="00DF3C75">
        <w:rPr>
          <w:rFonts w:ascii="Times New Roman" w:hAnsi="Times New Roman" w:cs="Times New Roman"/>
        </w:rPr>
        <w:t>Goodbla</w:t>
      </w:r>
      <w:proofErr w:type="spellEnd"/>
      <w:r w:rsidRPr="00DF3C75">
        <w:rPr>
          <w:rFonts w:ascii="Times New Roman" w:hAnsi="Times New Roman" w:cs="Times New Roman"/>
        </w:rPr>
        <w:t xml:space="preserve">, A., May, B., &amp; Meek, M. H. (2015). Using Next-Generation Sequencing to Assist a Conservation Hatchery: A Single-Nucleotide Polymorphism Panel for the Genetic Management of Endangered Delta Smelt. </w:t>
      </w:r>
      <w:r w:rsidRPr="00DF3C75">
        <w:rPr>
          <w:rFonts w:ascii="Times New Roman" w:hAnsi="Times New Roman" w:cs="Times New Roman"/>
          <w:i/>
          <w:iCs/>
        </w:rPr>
        <w:t>Transactions of the American Fisheries Society</w:t>
      </w:r>
      <w:r w:rsidRPr="00DF3C75">
        <w:rPr>
          <w:rFonts w:ascii="Times New Roman" w:hAnsi="Times New Roman" w:cs="Times New Roman"/>
        </w:rPr>
        <w:t xml:space="preserve">, </w:t>
      </w:r>
      <w:r w:rsidRPr="00DF3C75">
        <w:rPr>
          <w:rFonts w:ascii="Times New Roman" w:hAnsi="Times New Roman" w:cs="Times New Roman"/>
          <w:i/>
          <w:iCs/>
        </w:rPr>
        <w:t>144</w:t>
      </w:r>
      <w:r w:rsidRPr="00DF3C75">
        <w:rPr>
          <w:rFonts w:ascii="Times New Roman" w:hAnsi="Times New Roman" w:cs="Times New Roman"/>
        </w:rPr>
        <w:t>(4), 767–779. https://doi.org/10.1080/00028487.2015.1037016</w:t>
      </w:r>
    </w:p>
    <w:p w14:paraId="6088C02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Li, H., &amp; Durbin, R. (2009). Fast and accurate short read alignment with Burrows-Wheeler transform.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25</w:t>
      </w:r>
      <w:r w:rsidRPr="00DF3C75">
        <w:rPr>
          <w:rFonts w:ascii="Times New Roman" w:hAnsi="Times New Roman" w:cs="Times New Roman"/>
        </w:rPr>
        <w:t>(14), 1754–1760. https://doi.org/10.1093/bioinformatics/btp324</w:t>
      </w:r>
    </w:p>
    <w:p w14:paraId="794084D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Li, H., </w:t>
      </w:r>
      <w:proofErr w:type="spellStart"/>
      <w:r w:rsidRPr="00DF3C75">
        <w:rPr>
          <w:rFonts w:ascii="Times New Roman" w:hAnsi="Times New Roman" w:cs="Times New Roman"/>
        </w:rPr>
        <w:t>Handsaker</w:t>
      </w:r>
      <w:proofErr w:type="spellEnd"/>
      <w:r w:rsidRPr="00DF3C75">
        <w:rPr>
          <w:rFonts w:ascii="Times New Roman" w:hAnsi="Times New Roman" w:cs="Times New Roman"/>
        </w:rPr>
        <w:t xml:space="preserve">, B., </w:t>
      </w:r>
      <w:proofErr w:type="spellStart"/>
      <w:r w:rsidRPr="00DF3C75">
        <w:rPr>
          <w:rFonts w:ascii="Times New Roman" w:hAnsi="Times New Roman" w:cs="Times New Roman"/>
        </w:rPr>
        <w:t>Wysoker</w:t>
      </w:r>
      <w:proofErr w:type="spellEnd"/>
      <w:r w:rsidRPr="00DF3C75">
        <w:rPr>
          <w:rFonts w:ascii="Times New Roman" w:hAnsi="Times New Roman" w:cs="Times New Roman"/>
        </w:rPr>
        <w:t xml:space="preserve">, A., Fennell, T., </w:t>
      </w:r>
      <w:proofErr w:type="spellStart"/>
      <w:r w:rsidRPr="00DF3C75">
        <w:rPr>
          <w:rFonts w:ascii="Times New Roman" w:hAnsi="Times New Roman" w:cs="Times New Roman"/>
        </w:rPr>
        <w:t>Ruan</w:t>
      </w:r>
      <w:proofErr w:type="spellEnd"/>
      <w:r w:rsidRPr="00DF3C75">
        <w:rPr>
          <w:rFonts w:ascii="Times New Roman" w:hAnsi="Times New Roman" w:cs="Times New Roman"/>
        </w:rPr>
        <w:t xml:space="preserve">, J., Homer, N., Marth, G., </w:t>
      </w:r>
      <w:proofErr w:type="spellStart"/>
      <w:r w:rsidRPr="00DF3C75">
        <w:rPr>
          <w:rFonts w:ascii="Times New Roman" w:hAnsi="Times New Roman" w:cs="Times New Roman"/>
        </w:rPr>
        <w:t>Abecasis</w:t>
      </w:r>
      <w:proofErr w:type="spellEnd"/>
      <w:r w:rsidRPr="00DF3C75">
        <w:rPr>
          <w:rFonts w:ascii="Times New Roman" w:hAnsi="Times New Roman" w:cs="Times New Roman"/>
        </w:rPr>
        <w:t xml:space="preserve">, G., &amp; Durbin, R. (2009). The Sequence Alignment/Map format and </w:t>
      </w:r>
      <w:proofErr w:type="spellStart"/>
      <w:r w:rsidRPr="00DF3C75">
        <w:rPr>
          <w:rFonts w:ascii="Times New Roman" w:hAnsi="Times New Roman" w:cs="Times New Roman"/>
        </w:rPr>
        <w:t>SAMtools</w:t>
      </w:r>
      <w:proofErr w:type="spellEnd"/>
      <w:r w:rsidRPr="00DF3C75">
        <w:rPr>
          <w:rFonts w:ascii="Times New Roman" w:hAnsi="Times New Roman" w:cs="Times New Roman"/>
        </w:rPr>
        <w:t xml:space="preserve">.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25</w:t>
      </w:r>
      <w:r w:rsidRPr="00DF3C75">
        <w:rPr>
          <w:rFonts w:ascii="Times New Roman" w:hAnsi="Times New Roman" w:cs="Times New Roman"/>
        </w:rPr>
        <w:t>(16), 2078–2079. https://doi.org/10.1093/bioinformatics/btp352</w:t>
      </w:r>
    </w:p>
    <w:p w14:paraId="3B3407F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Mapleson, D., </w:t>
      </w:r>
      <w:proofErr w:type="spellStart"/>
      <w:r w:rsidRPr="00DF3C75">
        <w:rPr>
          <w:rFonts w:ascii="Times New Roman" w:hAnsi="Times New Roman" w:cs="Times New Roman"/>
        </w:rPr>
        <w:t>Accinelli</w:t>
      </w:r>
      <w:proofErr w:type="spellEnd"/>
      <w:r w:rsidRPr="00DF3C75">
        <w:rPr>
          <w:rFonts w:ascii="Times New Roman" w:hAnsi="Times New Roman" w:cs="Times New Roman"/>
        </w:rPr>
        <w:t xml:space="preserve">, G. G., </w:t>
      </w:r>
      <w:proofErr w:type="spellStart"/>
      <w:r w:rsidRPr="00DF3C75">
        <w:rPr>
          <w:rFonts w:ascii="Times New Roman" w:hAnsi="Times New Roman" w:cs="Times New Roman"/>
        </w:rPr>
        <w:t>Kettleborough</w:t>
      </w:r>
      <w:proofErr w:type="spellEnd"/>
      <w:r w:rsidRPr="00DF3C75">
        <w:rPr>
          <w:rFonts w:ascii="Times New Roman" w:hAnsi="Times New Roman" w:cs="Times New Roman"/>
        </w:rPr>
        <w:t xml:space="preserve">, G., Wright, J., &amp; Clavijo, B. J. (2017). </w:t>
      </w:r>
      <w:r w:rsidRPr="00DF3C75">
        <w:rPr>
          <w:rFonts w:ascii="Times New Roman" w:hAnsi="Times New Roman" w:cs="Times New Roman"/>
          <w:i/>
          <w:iCs/>
        </w:rPr>
        <w:t xml:space="preserve">Sequence analysis </w:t>
      </w:r>
      <w:proofErr w:type="gramStart"/>
      <w:r w:rsidRPr="00DF3C75">
        <w:rPr>
          <w:rFonts w:ascii="Times New Roman" w:hAnsi="Times New Roman" w:cs="Times New Roman"/>
          <w:i/>
          <w:iCs/>
        </w:rPr>
        <w:t>KAT :</w:t>
      </w:r>
      <w:proofErr w:type="gramEnd"/>
      <w:r w:rsidRPr="00DF3C75">
        <w:rPr>
          <w:rFonts w:ascii="Times New Roman" w:hAnsi="Times New Roman" w:cs="Times New Roman"/>
          <w:i/>
          <w:iCs/>
        </w:rPr>
        <w:t xml:space="preserve"> a K-mer analysis toolkit to quality control NGS datasets and genome assemblies</w:t>
      </w:r>
      <w:r w:rsidRPr="00DF3C75">
        <w:rPr>
          <w:rFonts w:ascii="Times New Roman" w:hAnsi="Times New Roman" w:cs="Times New Roman"/>
        </w:rPr>
        <w:t xml:space="preserve">. </w:t>
      </w:r>
      <w:r w:rsidRPr="00DF3C75">
        <w:rPr>
          <w:rFonts w:ascii="Times New Roman" w:hAnsi="Times New Roman" w:cs="Times New Roman"/>
          <w:i/>
          <w:iCs/>
        </w:rPr>
        <w:t>33</w:t>
      </w:r>
      <w:r w:rsidRPr="00DF3C75">
        <w:rPr>
          <w:rFonts w:ascii="Times New Roman" w:hAnsi="Times New Roman" w:cs="Times New Roman"/>
        </w:rPr>
        <w:t>(November 2016), 574–576. https://doi.org/10.1093/bioinformatics/btw663</w:t>
      </w:r>
    </w:p>
    <w:p w14:paraId="56215D13"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Marçais</w:t>
      </w:r>
      <w:proofErr w:type="spellEnd"/>
      <w:r w:rsidRPr="00DF3C75">
        <w:rPr>
          <w:rFonts w:ascii="Times New Roman" w:hAnsi="Times New Roman" w:cs="Times New Roman"/>
        </w:rPr>
        <w:t xml:space="preserve">, G., &amp; Kingsford, C. (2011). A fast, lock-free approach for efficient parallel counting of occurrences of k-mers.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27</w:t>
      </w:r>
      <w:r w:rsidRPr="00DF3C75">
        <w:rPr>
          <w:rFonts w:ascii="Times New Roman" w:hAnsi="Times New Roman" w:cs="Times New Roman"/>
        </w:rPr>
        <w:t>(6), 764–770. https://doi.org/10.1093/bioinformatics/btr011</w:t>
      </w:r>
    </w:p>
    <w:p w14:paraId="58FC886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McAllister, D. E. (1963). </w:t>
      </w:r>
      <w:r w:rsidRPr="00DF3C75">
        <w:rPr>
          <w:rFonts w:ascii="Times New Roman" w:hAnsi="Times New Roman" w:cs="Times New Roman"/>
          <w:i/>
          <w:iCs/>
        </w:rPr>
        <w:t xml:space="preserve">Revision of the smelt family, </w:t>
      </w:r>
      <w:proofErr w:type="spellStart"/>
      <w:r w:rsidRPr="00DF3C75">
        <w:rPr>
          <w:rFonts w:ascii="Times New Roman" w:hAnsi="Times New Roman" w:cs="Times New Roman"/>
          <w:i/>
          <w:iCs/>
        </w:rPr>
        <w:t>Osmeridae</w:t>
      </w:r>
      <w:proofErr w:type="spellEnd"/>
      <w:r w:rsidRPr="00DF3C75">
        <w:rPr>
          <w:rFonts w:ascii="Times New Roman" w:hAnsi="Times New Roman" w:cs="Times New Roman"/>
          <w:i/>
          <w:iCs/>
        </w:rPr>
        <w:t>.</w:t>
      </w:r>
      <w:r w:rsidRPr="00DF3C75">
        <w:rPr>
          <w:rFonts w:ascii="Times New Roman" w:hAnsi="Times New Roman" w:cs="Times New Roman"/>
        </w:rPr>
        <w:t xml:space="preserve"> National Museum of Canada, Biological Series 191.</w:t>
      </w:r>
    </w:p>
    <w:p w14:paraId="6B09C3D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 B. (2002). </w:t>
      </w:r>
      <w:r w:rsidRPr="00DF3C75">
        <w:rPr>
          <w:rFonts w:ascii="Times New Roman" w:hAnsi="Times New Roman" w:cs="Times New Roman"/>
          <w:i/>
          <w:iCs/>
        </w:rPr>
        <w:t>Inland Fishes of California</w:t>
      </w:r>
      <w:r w:rsidRPr="00DF3C75">
        <w:rPr>
          <w:rFonts w:ascii="Times New Roman" w:hAnsi="Times New Roman" w:cs="Times New Roman"/>
        </w:rPr>
        <w:t xml:space="preserve"> (2nd ed.). University of California Press.</w:t>
      </w:r>
    </w:p>
    <w:p w14:paraId="70AAE29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 B., Herbold, B., Stevens, D. E., &amp; Miller, L. W. (1992). Transactions of the American Fisheries Society Life History and Status of Delta Smelt in the Sacramento-San Joaquin </w:t>
      </w:r>
      <w:proofErr w:type="gramStart"/>
      <w:r w:rsidRPr="00DF3C75">
        <w:rPr>
          <w:rFonts w:ascii="Times New Roman" w:hAnsi="Times New Roman" w:cs="Times New Roman"/>
        </w:rPr>
        <w:t>Estuary ,</w:t>
      </w:r>
      <w:proofErr w:type="gramEnd"/>
      <w:r w:rsidRPr="00DF3C75">
        <w:rPr>
          <w:rFonts w:ascii="Times New Roman" w:hAnsi="Times New Roman" w:cs="Times New Roman"/>
        </w:rPr>
        <w:t xml:space="preserve"> California. </w:t>
      </w:r>
      <w:r w:rsidRPr="00DF3C75">
        <w:rPr>
          <w:rFonts w:ascii="Times New Roman" w:hAnsi="Times New Roman" w:cs="Times New Roman"/>
          <w:i/>
          <w:iCs/>
        </w:rPr>
        <w:t>Transactions of the American Fisheries Society</w:t>
      </w:r>
      <w:r w:rsidRPr="00DF3C75">
        <w:rPr>
          <w:rFonts w:ascii="Times New Roman" w:hAnsi="Times New Roman" w:cs="Times New Roman"/>
        </w:rPr>
        <w:t xml:space="preserve">, </w:t>
      </w:r>
      <w:r w:rsidRPr="00DF3C75">
        <w:rPr>
          <w:rFonts w:ascii="Times New Roman" w:hAnsi="Times New Roman" w:cs="Times New Roman"/>
          <w:i/>
          <w:iCs/>
        </w:rPr>
        <w:t>121</w:t>
      </w:r>
      <w:r w:rsidRPr="00DF3C75">
        <w:rPr>
          <w:rFonts w:ascii="Times New Roman" w:hAnsi="Times New Roman" w:cs="Times New Roman"/>
        </w:rPr>
        <w:t>(1), 67–77. https://doi.org/10.1016/j.fertnstert.2012.04.042</w:t>
      </w:r>
    </w:p>
    <w:p w14:paraId="66C308B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 B., Hobbs, J. A., &amp; Durand, J. R. (2018). Delta Smelt and Water Politics in California. </w:t>
      </w:r>
      <w:r w:rsidRPr="00DF3C75">
        <w:rPr>
          <w:rFonts w:ascii="Times New Roman" w:hAnsi="Times New Roman" w:cs="Times New Roman"/>
          <w:i/>
          <w:iCs/>
        </w:rPr>
        <w:t>Fisheries</w:t>
      </w:r>
      <w:r w:rsidRPr="00DF3C75">
        <w:rPr>
          <w:rFonts w:ascii="Times New Roman" w:hAnsi="Times New Roman" w:cs="Times New Roman"/>
        </w:rPr>
        <w:t xml:space="preserve">, </w:t>
      </w:r>
      <w:r w:rsidRPr="00DF3C75">
        <w:rPr>
          <w:rFonts w:ascii="Times New Roman" w:hAnsi="Times New Roman" w:cs="Times New Roman"/>
          <w:i/>
          <w:iCs/>
        </w:rPr>
        <w:t>43</w:t>
      </w:r>
      <w:r w:rsidRPr="00DF3C75">
        <w:rPr>
          <w:rFonts w:ascii="Times New Roman" w:hAnsi="Times New Roman" w:cs="Times New Roman"/>
        </w:rPr>
        <w:t>(1), 42–50. https://doi.org/10.1002/fsh.10014</w:t>
      </w:r>
    </w:p>
    <w:p w14:paraId="6332B3F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Peter B., Brown, Larry R., Durand, John R., Hobbs, J. A. (2016). Delta Smelt: </w:t>
      </w:r>
      <w:proofErr w:type="spellStart"/>
      <w:r w:rsidRPr="00DF3C75">
        <w:rPr>
          <w:rFonts w:ascii="Times New Roman" w:hAnsi="Times New Roman" w:cs="Times New Roman"/>
        </w:rPr>
        <w:t>LIfe</w:t>
      </w:r>
      <w:proofErr w:type="spellEnd"/>
      <w:r w:rsidRPr="00DF3C75">
        <w:rPr>
          <w:rFonts w:ascii="Times New Roman" w:hAnsi="Times New Roman" w:cs="Times New Roman"/>
        </w:rPr>
        <w:t xml:space="preserve"> History and Decline of a Once-</w:t>
      </w:r>
      <w:proofErr w:type="spellStart"/>
      <w:r w:rsidRPr="00DF3C75">
        <w:rPr>
          <w:rFonts w:ascii="Times New Roman" w:hAnsi="Times New Roman" w:cs="Times New Roman"/>
        </w:rPr>
        <w:t>Adundant</w:t>
      </w:r>
      <w:proofErr w:type="spellEnd"/>
      <w:r w:rsidRPr="00DF3C75">
        <w:rPr>
          <w:rFonts w:ascii="Times New Roman" w:hAnsi="Times New Roman" w:cs="Times New Roman"/>
        </w:rPr>
        <w:t xml:space="preserve"> Species in the San Francisco Estuary. </w:t>
      </w:r>
      <w:r w:rsidRPr="00DF3C75">
        <w:rPr>
          <w:rFonts w:ascii="Times New Roman" w:hAnsi="Times New Roman" w:cs="Times New Roman"/>
          <w:i/>
          <w:iCs/>
        </w:rPr>
        <w:t>San Francisco Estuary and Watershed Science</w:t>
      </w:r>
      <w:r w:rsidRPr="00DF3C75">
        <w:rPr>
          <w:rFonts w:ascii="Times New Roman" w:hAnsi="Times New Roman" w:cs="Times New Roman"/>
        </w:rPr>
        <w:t xml:space="preserve">, </w:t>
      </w:r>
      <w:r w:rsidRPr="00DF3C75">
        <w:rPr>
          <w:rFonts w:ascii="Times New Roman" w:hAnsi="Times New Roman" w:cs="Times New Roman"/>
          <w:i/>
          <w:iCs/>
        </w:rPr>
        <w:t>14</w:t>
      </w:r>
      <w:r w:rsidRPr="00DF3C75">
        <w:rPr>
          <w:rFonts w:ascii="Times New Roman" w:hAnsi="Times New Roman" w:cs="Times New Roman"/>
        </w:rPr>
        <w:t>(2), 1–40.</w:t>
      </w:r>
    </w:p>
    <w:p w14:paraId="2B2FEAB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Nichols, F. H., </w:t>
      </w:r>
      <w:proofErr w:type="spellStart"/>
      <w:r w:rsidRPr="00DF3C75">
        <w:rPr>
          <w:rFonts w:ascii="Times New Roman" w:hAnsi="Times New Roman" w:cs="Times New Roman"/>
        </w:rPr>
        <w:t>Cloern</w:t>
      </w:r>
      <w:proofErr w:type="spellEnd"/>
      <w:r w:rsidRPr="00DF3C75">
        <w:rPr>
          <w:rFonts w:ascii="Times New Roman" w:hAnsi="Times New Roman" w:cs="Times New Roman"/>
        </w:rPr>
        <w:t xml:space="preserve">, J. E., </w:t>
      </w:r>
      <w:proofErr w:type="spellStart"/>
      <w:r w:rsidRPr="00DF3C75">
        <w:rPr>
          <w:rFonts w:ascii="Times New Roman" w:hAnsi="Times New Roman" w:cs="Times New Roman"/>
        </w:rPr>
        <w:t>Luoma</w:t>
      </w:r>
      <w:proofErr w:type="spellEnd"/>
      <w:r w:rsidRPr="00DF3C75">
        <w:rPr>
          <w:rFonts w:ascii="Times New Roman" w:hAnsi="Times New Roman" w:cs="Times New Roman"/>
        </w:rPr>
        <w:t xml:space="preserve">, S. N., &amp; Peterson, D. H. (1986). The Modification of an Estuary. </w:t>
      </w:r>
      <w:r w:rsidRPr="00DF3C75">
        <w:rPr>
          <w:rFonts w:ascii="Times New Roman" w:hAnsi="Times New Roman" w:cs="Times New Roman"/>
          <w:i/>
          <w:iCs/>
        </w:rPr>
        <w:t>Science</w:t>
      </w:r>
      <w:r w:rsidRPr="00DF3C75">
        <w:rPr>
          <w:rFonts w:ascii="Times New Roman" w:hAnsi="Times New Roman" w:cs="Times New Roman"/>
        </w:rPr>
        <w:t xml:space="preserve">, </w:t>
      </w:r>
      <w:r w:rsidRPr="00DF3C75">
        <w:rPr>
          <w:rFonts w:ascii="Times New Roman" w:hAnsi="Times New Roman" w:cs="Times New Roman"/>
          <w:i/>
          <w:iCs/>
        </w:rPr>
        <w:t>231</w:t>
      </w:r>
      <w:r w:rsidRPr="00DF3C75">
        <w:rPr>
          <w:rFonts w:ascii="Times New Roman" w:hAnsi="Times New Roman" w:cs="Times New Roman"/>
        </w:rPr>
        <w:t>(4738), 567–573. https://doi.org/10.1126/science.231.4738.567</w:t>
      </w:r>
    </w:p>
    <w:p w14:paraId="684D623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Ning, Z. (n.d.). </w:t>
      </w:r>
      <w:r w:rsidRPr="00DF3C75">
        <w:rPr>
          <w:rFonts w:ascii="Times New Roman" w:hAnsi="Times New Roman" w:cs="Times New Roman"/>
          <w:i/>
          <w:iCs/>
        </w:rPr>
        <w:t>Scaff10X: Pipeline for scaffolding and breaking a genome assembly using 10x genomics linked-reads</w:t>
      </w:r>
      <w:r w:rsidRPr="00DF3C75">
        <w:rPr>
          <w:rFonts w:ascii="Times New Roman" w:hAnsi="Times New Roman" w:cs="Times New Roman"/>
        </w:rPr>
        <w:t xml:space="preserve"> [Computer software].</w:t>
      </w:r>
    </w:p>
    <w:p w14:paraId="7BBD1CE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Nygren, A., Nilsson, B., &amp; Jahnke, M. (1971). Cytological studies in the smelt (Osmerus eperlanus L.). </w:t>
      </w:r>
      <w:proofErr w:type="spellStart"/>
      <w:r w:rsidRPr="00DF3C75">
        <w:rPr>
          <w:rFonts w:ascii="Times New Roman" w:hAnsi="Times New Roman" w:cs="Times New Roman"/>
          <w:i/>
          <w:iCs/>
        </w:rPr>
        <w:t>Hereditas</w:t>
      </w:r>
      <w:proofErr w:type="spellEnd"/>
      <w:r w:rsidRPr="00DF3C75">
        <w:rPr>
          <w:rFonts w:ascii="Times New Roman" w:hAnsi="Times New Roman" w:cs="Times New Roman"/>
        </w:rPr>
        <w:t xml:space="preserve">, </w:t>
      </w:r>
      <w:r w:rsidRPr="00DF3C75">
        <w:rPr>
          <w:rFonts w:ascii="Times New Roman" w:hAnsi="Times New Roman" w:cs="Times New Roman"/>
          <w:i/>
          <w:iCs/>
        </w:rPr>
        <w:t>67</w:t>
      </w:r>
      <w:r w:rsidRPr="00DF3C75">
        <w:rPr>
          <w:rFonts w:ascii="Times New Roman" w:hAnsi="Times New Roman" w:cs="Times New Roman"/>
        </w:rPr>
        <w:t>(2), 283–286. https://doi.org/10.1111/j.1601-5223.1971.tb02381.x</w:t>
      </w:r>
    </w:p>
    <w:p w14:paraId="210BF7EF"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Ocalewicz</w:t>
      </w:r>
      <w:proofErr w:type="spellEnd"/>
      <w:r w:rsidRPr="00DF3C75">
        <w:rPr>
          <w:rFonts w:ascii="Times New Roman" w:hAnsi="Times New Roman" w:cs="Times New Roman"/>
        </w:rPr>
        <w:t xml:space="preserve">, K., </w:t>
      </w:r>
      <w:proofErr w:type="spellStart"/>
      <w:r w:rsidRPr="00DF3C75">
        <w:rPr>
          <w:rFonts w:ascii="Times New Roman" w:hAnsi="Times New Roman" w:cs="Times New Roman"/>
        </w:rPr>
        <w:t>Hliwa</w:t>
      </w:r>
      <w:proofErr w:type="spellEnd"/>
      <w:r w:rsidRPr="00DF3C75">
        <w:rPr>
          <w:rFonts w:ascii="Times New Roman" w:hAnsi="Times New Roman" w:cs="Times New Roman"/>
        </w:rPr>
        <w:t xml:space="preserve">, P., </w:t>
      </w:r>
      <w:proofErr w:type="spellStart"/>
      <w:r w:rsidRPr="00DF3C75">
        <w:rPr>
          <w:rFonts w:ascii="Times New Roman" w:hAnsi="Times New Roman" w:cs="Times New Roman"/>
        </w:rPr>
        <w:t>Krol</w:t>
      </w:r>
      <w:proofErr w:type="spellEnd"/>
      <w:r w:rsidRPr="00DF3C75">
        <w:rPr>
          <w:rFonts w:ascii="Times New Roman" w:hAnsi="Times New Roman" w:cs="Times New Roman"/>
        </w:rPr>
        <w:t xml:space="preserve">, J., </w:t>
      </w:r>
      <w:proofErr w:type="spellStart"/>
      <w:r w:rsidRPr="00DF3C75">
        <w:rPr>
          <w:rFonts w:ascii="Times New Roman" w:hAnsi="Times New Roman" w:cs="Times New Roman"/>
        </w:rPr>
        <w:t>Rábová</w:t>
      </w:r>
      <w:proofErr w:type="spellEnd"/>
      <w:r w:rsidRPr="00DF3C75">
        <w:rPr>
          <w:rFonts w:ascii="Times New Roman" w:hAnsi="Times New Roman" w:cs="Times New Roman"/>
        </w:rPr>
        <w:t xml:space="preserve">, M., </w:t>
      </w:r>
      <w:proofErr w:type="spellStart"/>
      <w:r w:rsidRPr="00DF3C75">
        <w:rPr>
          <w:rFonts w:ascii="Times New Roman" w:hAnsi="Times New Roman" w:cs="Times New Roman"/>
        </w:rPr>
        <w:t>Stabinski</w:t>
      </w:r>
      <w:proofErr w:type="spellEnd"/>
      <w:r w:rsidRPr="00DF3C75">
        <w:rPr>
          <w:rFonts w:ascii="Times New Roman" w:hAnsi="Times New Roman" w:cs="Times New Roman"/>
        </w:rPr>
        <w:t xml:space="preserve">, R., &amp; </w:t>
      </w:r>
      <w:proofErr w:type="spellStart"/>
      <w:r w:rsidRPr="00DF3C75">
        <w:rPr>
          <w:rFonts w:ascii="Times New Roman" w:hAnsi="Times New Roman" w:cs="Times New Roman"/>
        </w:rPr>
        <w:t>Ráb</w:t>
      </w:r>
      <w:proofErr w:type="spellEnd"/>
      <w:r w:rsidRPr="00DF3C75">
        <w:rPr>
          <w:rFonts w:ascii="Times New Roman" w:hAnsi="Times New Roman" w:cs="Times New Roman"/>
        </w:rPr>
        <w:t xml:space="preserve">, P. (2007). Karyotype and chromosomal characteristics of Ag–NOR sites and 5S rDNA in European smelt, Osmerus eperlanus. </w:t>
      </w:r>
      <w:proofErr w:type="spellStart"/>
      <w:r w:rsidRPr="00DF3C75">
        <w:rPr>
          <w:rFonts w:ascii="Times New Roman" w:hAnsi="Times New Roman" w:cs="Times New Roman"/>
          <w:i/>
          <w:iCs/>
        </w:rPr>
        <w:t>Genetica</w:t>
      </w:r>
      <w:proofErr w:type="spellEnd"/>
      <w:r w:rsidRPr="00DF3C75">
        <w:rPr>
          <w:rFonts w:ascii="Times New Roman" w:hAnsi="Times New Roman" w:cs="Times New Roman"/>
        </w:rPr>
        <w:t xml:space="preserve">, </w:t>
      </w:r>
      <w:r w:rsidRPr="00DF3C75">
        <w:rPr>
          <w:rFonts w:ascii="Times New Roman" w:hAnsi="Times New Roman" w:cs="Times New Roman"/>
          <w:i/>
          <w:iCs/>
        </w:rPr>
        <w:t>131</w:t>
      </w:r>
      <w:r w:rsidRPr="00DF3C75">
        <w:rPr>
          <w:rFonts w:ascii="Times New Roman" w:hAnsi="Times New Roman" w:cs="Times New Roman"/>
        </w:rPr>
        <w:t>(1), 29–35. https://doi.org/10.1007/s10709-006-9110-9</w:t>
      </w:r>
    </w:p>
    <w:p w14:paraId="6333501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Patrick, H. J. H., </w:t>
      </w:r>
      <w:proofErr w:type="spellStart"/>
      <w:r w:rsidRPr="00DF3C75">
        <w:rPr>
          <w:rFonts w:ascii="Times New Roman" w:hAnsi="Times New Roman" w:cs="Times New Roman"/>
        </w:rPr>
        <w:t>Chomič</w:t>
      </w:r>
      <w:proofErr w:type="spellEnd"/>
      <w:r w:rsidRPr="00DF3C75">
        <w:rPr>
          <w:rFonts w:ascii="Times New Roman" w:hAnsi="Times New Roman" w:cs="Times New Roman"/>
        </w:rPr>
        <w:t xml:space="preserve">, A., &amp; Armstrong, K. F. (2016). Cooled Propylene Glycol as a Pragmatic Choice for Preservation of DNA From Remote Field-Collected Diptera for Next-Generation Sequence Analysis. </w:t>
      </w:r>
      <w:r w:rsidRPr="00DF3C75">
        <w:rPr>
          <w:rFonts w:ascii="Times New Roman" w:hAnsi="Times New Roman" w:cs="Times New Roman"/>
          <w:i/>
          <w:iCs/>
        </w:rPr>
        <w:t>Journal of Economic Entomology</w:t>
      </w:r>
      <w:r w:rsidRPr="00DF3C75">
        <w:rPr>
          <w:rFonts w:ascii="Times New Roman" w:hAnsi="Times New Roman" w:cs="Times New Roman"/>
        </w:rPr>
        <w:t xml:space="preserve">, </w:t>
      </w:r>
      <w:r w:rsidRPr="00DF3C75">
        <w:rPr>
          <w:rFonts w:ascii="Times New Roman" w:hAnsi="Times New Roman" w:cs="Times New Roman"/>
          <w:i/>
          <w:iCs/>
        </w:rPr>
        <w:t>109</w:t>
      </w:r>
      <w:r w:rsidRPr="00DF3C75">
        <w:rPr>
          <w:rFonts w:ascii="Times New Roman" w:hAnsi="Times New Roman" w:cs="Times New Roman"/>
        </w:rPr>
        <w:t>(3), 1469–1473. https://doi.org/10.1093/jee/tow047</w:t>
      </w:r>
    </w:p>
    <w:p w14:paraId="429421A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Quinlan, A. R., &amp; Hall, I. M. (2010). </w:t>
      </w:r>
      <w:proofErr w:type="spellStart"/>
      <w:r w:rsidRPr="00DF3C75">
        <w:rPr>
          <w:rFonts w:ascii="Times New Roman" w:hAnsi="Times New Roman" w:cs="Times New Roman"/>
        </w:rPr>
        <w:t>BEDTools</w:t>
      </w:r>
      <w:proofErr w:type="spellEnd"/>
      <w:r w:rsidRPr="00DF3C75">
        <w:rPr>
          <w:rFonts w:ascii="Times New Roman" w:hAnsi="Times New Roman" w:cs="Times New Roman"/>
        </w:rPr>
        <w:t xml:space="preserve">: A flexible suite of utilities for comparing genomic features.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26</w:t>
      </w:r>
      <w:r w:rsidRPr="00DF3C75">
        <w:rPr>
          <w:rFonts w:ascii="Times New Roman" w:hAnsi="Times New Roman" w:cs="Times New Roman"/>
        </w:rPr>
        <w:t>(6), 841–842. https://doi.org/10.1093/bioinformatics/btq033</w:t>
      </w:r>
    </w:p>
    <w:p w14:paraId="47DCC0D7"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Rhie</w:t>
      </w:r>
      <w:proofErr w:type="spellEnd"/>
      <w:r w:rsidRPr="00DF3C75">
        <w:rPr>
          <w:rFonts w:ascii="Times New Roman" w:hAnsi="Times New Roman" w:cs="Times New Roman"/>
        </w:rPr>
        <w:t xml:space="preserve">, A., McCarthy, S. A., </w:t>
      </w:r>
      <w:proofErr w:type="spellStart"/>
      <w:r w:rsidRPr="00DF3C75">
        <w:rPr>
          <w:rFonts w:ascii="Times New Roman" w:hAnsi="Times New Roman" w:cs="Times New Roman"/>
        </w:rPr>
        <w:t>Fedrigo</w:t>
      </w:r>
      <w:proofErr w:type="spellEnd"/>
      <w:r w:rsidRPr="00DF3C75">
        <w:rPr>
          <w:rFonts w:ascii="Times New Roman" w:hAnsi="Times New Roman" w:cs="Times New Roman"/>
        </w:rPr>
        <w:t xml:space="preserve">, O., Damas, J., </w:t>
      </w:r>
      <w:proofErr w:type="spellStart"/>
      <w:r w:rsidRPr="00DF3C75">
        <w:rPr>
          <w:rFonts w:ascii="Times New Roman" w:hAnsi="Times New Roman" w:cs="Times New Roman"/>
        </w:rPr>
        <w:t>Formenti</w:t>
      </w:r>
      <w:proofErr w:type="spellEnd"/>
      <w:r w:rsidRPr="00DF3C75">
        <w:rPr>
          <w:rFonts w:ascii="Times New Roman" w:hAnsi="Times New Roman" w:cs="Times New Roman"/>
        </w:rPr>
        <w:t xml:space="preserve">, G., </w:t>
      </w:r>
      <w:proofErr w:type="spellStart"/>
      <w:r w:rsidRPr="00DF3C75">
        <w:rPr>
          <w:rFonts w:ascii="Times New Roman" w:hAnsi="Times New Roman" w:cs="Times New Roman"/>
        </w:rPr>
        <w:t>Koren</w:t>
      </w:r>
      <w:proofErr w:type="spellEnd"/>
      <w:r w:rsidRPr="00DF3C75">
        <w:rPr>
          <w:rFonts w:ascii="Times New Roman" w:hAnsi="Times New Roman" w:cs="Times New Roman"/>
        </w:rPr>
        <w:t xml:space="preserve">, S., </w:t>
      </w:r>
      <w:proofErr w:type="spellStart"/>
      <w:r w:rsidRPr="00DF3C75">
        <w:rPr>
          <w:rFonts w:ascii="Times New Roman" w:hAnsi="Times New Roman" w:cs="Times New Roman"/>
        </w:rPr>
        <w:t>Uliano</w:t>
      </w:r>
      <w:proofErr w:type="spellEnd"/>
      <w:r w:rsidRPr="00DF3C75">
        <w:rPr>
          <w:rFonts w:ascii="Times New Roman" w:hAnsi="Times New Roman" w:cs="Times New Roman"/>
        </w:rPr>
        <w:t xml:space="preserve">-Silva, M., Chow, W., </w:t>
      </w:r>
      <w:proofErr w:type="spellStart"/>
      <w:r w:rsidRPr="00DF3C75">
        <w:rPr>
          <w:rFonts w:ascii="Times New Roman" w:hAnsi="Times New Roman" w:cs="Times New Roman"/>
        </w:rPr>
        <w:t>Fungtammasan</w:t>
      </w:r>
      <w:proofErr w:type="spellEnd"/>
      <w:r w:rsidRPr="00DF3C75">
        <w:rPr>
          <w:rFonts w:ascii="Times New Roman" w:hAnsi="Times New Roman" w:cs="Times New Roman"/>
        </w:rPr>
        <w:t xml:space="preserve">, A., Kim, J., Lee, C., Ko, B. J., </w:t>
      </w:r>
      <w:proofErr w:type="spellStart"/>
      <w:r w:rsidRPr="00DF3C75">
        <w:rPr>
          <w:rFonts w:ascii="Times New Roman" w:hAnsi="Times New Roman" w:cs="Times New Roman"/>
        </w:rPr>
        <w:t>Chaisson</w:t>
      </w:r>
      <w:proofErr w:type="spellEnd"/>
      <w:r w:rsidRPr="00DF3C75">
        <w:rPr>
          <w:rFonts w:ascii="Times New Roman" w:hAnsi="Times New Roman" w:cs="Times New Roman"/>
        </w:rPr>
        <w:t xml:space="preserve">, M., </w:t>
      </w:r>
      <w:proofErr w:type="spellStart"/>
      <w:r w:rsidRPr="00DF3C75">
        <w:rPr>
          <w:rFonts w:ascii="Times New Roman" w:hAnsi="Times New Roman" w:cs="Times New Roman"/>
        </w:rPr>
        <w:t>Gedman</w:t>
      </w:r>
      <w:proofErr w:type="spellEnd"/>
      <w:r w:rsidRPr="00DF3C75">
        <w:rPr>
          <w:rFonts w:ascii="Times New Roman" w:hAnsi="Times New Roman" w:cs="Times New Roman"/>
        </w:rPr>
        <w:t xml:space="preserve">, G. L., </w:t>
      </w:r>
      <w:proofErr w:type="spellStart"/>
      <w:r w:rsidRPr="00DF3C75">
        <w:rPr>
          <w:rFonts w:ascii="Times New Roman" w:hAnsi="Times New Roman" w:cs="Times New Roman"/>
        </w:rPr>
        <w:t>Cantin</w:t>
      </w:r>
      <w:proofErr w:type="spellEnd"/>
      <w:r w:rsidRPr="00DF3C75">
        <w:rPr>
          <w:rFonts w:ascii="Times New Roman" w:hAnsi="Times New Roman" w:cs="Times New Roman"/>
        </w:rPr>
        <w:t xml:space="preserve">, L. J., </w:t>
      </w:r>
      <w:proofErr w:type="spellStart"/>
      <w:r w:rsidRPr="00DF3C75">
        <w:rPr>
          <w:rFonts w:ascii="Times New Roman" w:hAnsi="Times New Roman" w:cs="Times New Roman"/>
        </w:rPr>
        <w:t>Thibaud</w:t>
      </w:r>
      <w:proofErr w:type="spellEnd"/>
      <w:r w:rsidRPr="00DF3C75">
        <w:rPr>
          <w:rFonts w:ascii="Times New Roman" w:hAnsi="Times New Roman" w:cs="Times New Roman"/>
        </w:rPr>
        <w:t xml:space="preserve">-Nissen, F., Haggerty, L., </w:t>
      </w:r>
      <w:proofErr w:type="spellStart"/>
      <w:r w:rsidRPr="00DF3C75">
        <w:rPr>
          <w:rFonts w:ascii="Times New Roman" w:hAnsi="Times New Roman" w:cs="Times New Roman"/>
        </w:rPr>
        <w:t>Bista</w:t>
      </w:r>
      <w:proofErr w:type="spellEnd"/>
      <w:r w:rsidRPr="00DF3C75">
        <w:rPr>
          <w:rFonts w:ascii="Times New Roman" w:hAnsi="Times New Roman" w:cs="Times New Roman"/>
        </w:rPr>
        <w:t xml:space="preserve">, I., Smith, M., … Jarvis, E. D. (2021). Towards complete and error-free genome </w:t>
      </w:r>
      <w:r w:rsidRPr="00DF3C75">
        <w:rPr>
          <w:rFonts w:ascii="Times New Roman" w:hAnsi="Times New Roman" w:cs="Times New Roman"/>
        </w:rPr>
        <w:lastRenderedPageBreak/>
        <w:t xml:space="preserve">assemblies of all vertebrate species.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592</w:t>
      </w:r>
      <w:r w:rsidRPr="00DF3C75">
        <w:rPr>
          <w:rFonts w:ascii="Times New Roman" w:hAnsi="Times New Roman" w:cs="Times New Roman"/>
        </w:rPr>
        <w:t>(7856), 737–746. https://doi.org/10.1038/s41586-021-03451-0</w:t>
      </w:r>
    </w:p>
    <w:p w14:paraId="7ADECD8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Rosenfield, J. A., &amp; Baxter, R. D. (2007). Population Dynamics and Distribution Patterns of Longfin Smelt in the San Francisco Estuary. </w:t>
      </w:r>
      <w:r w:rsidRPr="00DF3C75">
        <w:rPr>
          <w:rFonts w:ascii="Times New Roman" w:hAnsi="Times New Roman" w:cs="Times New Roman"/>
          <w:i/>
          <w:iCs/>
        </w:rPr>
        <w:t>Transactions of the American Fisheries Society</w:t>
      </w:r>
      <w:r w:rsidRPr="00DF3C75">
        <w:rPr>
          <w:rFonts w:ascii="Times New Roman" w:hAnsi="Times New Roman" w:cs="Times New Roman"/>
        </w:rPr>
        <w:t xml:space="preserve">, </w:t>
      </w:r>
      <w:r w:rsidRPr="00DF3C75">
        <w:rPr>
          <w:rFonts w:ascii="Times New Roman" w:hAnsi="Times New Roman" w:cs="Times New Roman"/>
          <w:i/>
          <w:iCs/>
        </w:rPr>
        <w:t>136</w:t>
      </w:r>
      <w:r w:rsidRPr="00DF3C75">
        <w:rPr>
          <w:rFonts w:ascii="Times New Roman" w:hAnsi="Times New Roman" w:cs="Times New Roman"/>
        </w:rPr>
        <w:t>(6), 1577–1592. https://doi.org/10.1577/T06-148.1</w:t>
      </w:r>
    </w:p>
    <w:p w14:paraId="507F6A3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Sage Sciences. (2014). </w:t>
      </w:r>
      <w:r w:rsidRPr="00DF3C75">
        <w:rPr>
          <w:rFonts w:ascii="Times New Roman" w:hAnsi="Times New Roman" w:cs="Times New Roman"/>
          <w:i/>
          <w:iCs/>
        </w:rPr>
        <w:t>User Manual Pippin Pulse Electrophoresis Power Supply</w:t>
      </w:r>
      <w:r w:rsidRPr="00DF3C75">
        <w:rPr>
          <w:rFonts w:ascii="Times New Roman" w:hAnsi="Times New Roman" w:cs="Times New Roman"/>
        </w:rPr>
        <w:t>. https://www.sagescience.com/wp-content/uploads/2014/01/Pippin-Pulse-User-Manual-RevH.pdf</w:t>
      </w:r>
    </w:p>
    <w:p w14:paraId="431AA668"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Ségurel</w:t>
      </w:r>
      <w:proofErr w:type="spellEnd"/>
      <w:r w:rsidRPr="00DF3C75">
        <w:rPr>
          <w:rFonts w:ascii="Times New Roman" w:hAnsi="Times New Roman" w:cs="Times New Roman"/>
        </w:rPr>
        <w:t xml:space="preserve">, L., &amp; Bon, C. (2017). On the Evolution of Lactase Persistence in Humans. </w:t>
      </w:r>
      <w:r w:rsidRPr="00DF3C75">
        <w:rPr>
          <w:rFonts w:ascii="Times New Roman" w:hAnsi="Times New Roman" w:cs="Times New Roman"/>
          <w:i/>
          <w:iCs/>
        </w:rPr>
        <w:t>Annual Review of Genomics and Human Genetics</w:t>
      </w:r>
      <w:r w:rsidRPr="00DF3C75">
        <w:rPr>
          <w:rFonts w:ascii="Times New Roman" w:hAnsi="Times New Roman" w:cs="Times New Roman"/>
        </w:rPr>
        <w:t xml:space="preserve">, </w:t>
      </w:r>
      <w:r w:rsidRPr="00DF3C75">
        <w:rPr>
          <w:rFonts w:ascii="Times New Roman" w:hAnsi="Times New Roman" w:cs="Times New Roman"/>
          <w:i/>
          <w:iCs/>
        </w:rPr>
        <w:t>18</w:t>
      </w:r>
      <w:r w:rsidRPr="00DF3C75">
        <w:rPr>
          <w:rFonts w:ascii="Times New Roman" w:hAnsi="Times New Roman" w:cs="Times New Roman"/>
        </w:rPr>
        <w:t>(1), 297–319. https://doi.org/10.1146/annurev-genom-091416-035340</w:t>
      </w:r>
    </w:p>
    <w:p w14:paraId="706EC93B"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Simão</w:t>
      </w:r>
      <w:proofErr w:type="spellEnd"/>
      <w:r w:rsidRPr="00DF3C75">
        <w:rPr>
          <w:rFonts w:ascii="Times New Roman" w:hAnsi="Times New Roman" w:cs="Times New Roman"/>
        </w:rPr>
        <w:t xml:space="preserve">, F. A., Waterhouse, R. M., Ioannidis, P., </w:t>
      </w:r>
      <w:proofErr w:type="spellStart"/>
      <w:r w:rsidRPr="00DF3C75">
        <w:rPr>
          <w:rFonts w:ascii="Times New Roman" w:hAnsi="Times New Roman" w:cs="Times New Roman"/>
        </w:rPr>
        <w:t>Kriventseva</w:t>
      </w:r>
      <w:proofErr w:type="spellEnd"/>
      <w:r w:rsidRPr="00DF3C75">
        <w:rPr>
          <w:rFonts w:ascii="Times New Roman" w:hAnsi="Times New Roman" w:cs="Times New Roman"/>
        </w:rPr>
        <w:t xml:space="preserve">, E. V., &amp; </w:t>
      </w:r>
      <w:proofErr w:type="spellStart"/>
      <w:r w:rsidRPr="00DF3C75">
        <w:rPr>
          <w:rFonts w:ascii="Times New Roman" w:hAnsi="Times New Roman" w:cs="Times New Roman"/>
        </w:rPr>
        <w:t>Zdobnov</w:t>
      </w:r>
      <w:proofErr w:type="spellEnd"/>
      <w:r w:rsidRPr="00DF3C75">
        <w:rPr>
          <w:rFonts w:ascii="Times New Roman" w:hAnsi="Times New Roman" w:cs="Times New Roman"/>
        </w:rPr>
        <w:t xml:space="preserve">, E. M. (2015). BUSCO: Assessing genome assembly and annotation completeness with </w:t>
      </w:r>
      <w:proofErr w:type="gramStart"/>
      <w:r w:rsidRPr="00DF3C75">
        <w:rPr>
          <w:rFonts w:ascii="Times New Roman" w:hAnsi="Times New Roman" w:cs="Times New Roman"/>
        </w:rPr>
        <w:t>single-copy</w:t>
      </w:r>
      <w:proofErr w:type="gramEnd"/>
      <w:r w:rsidRPr="00DF3C75">
        <w:rPr>
          <w:rFonts w:ascii="Times New Roman" w:hAnsi="Times New Roman" w:cs="Times New Roman"/>
        </w:rPr>
        <w:t xml:space="preserve"> orthologs.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31</w:t>
      </w:r>
      <w:r w:rsidRPr="00DF3C75">
        <w:rPr>
          <w:rFonts w:ascii="Times New Roman" w:hAnsi="Times New Roman" w:cs="Times New Roman"/>
        </w:rPr>
        <w:t>(19), 3210–3212. https://doi.org/10.1093/bioinformatics/btv351</w:t>
      </w:r>
    </w:p>
    <w:p w14:paraId="652ADA6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Smith, J. M., &amp; Haigh, J. (1974). The hitch-hiking effect of a </w:t>
      </w:r>
      <w:proofErr w:type="spellStart"/>
      <w:r w:rsidRPr="00DF3C75">
        <w:rPr>
          <w:rFonts w:ascii="Times New Roman" w:hAnsi="Times New Roman" w:cs="Times New Roman"/>
        </w:rPr>
        <w:t>favourable</w:t>
      </w:r>
      <w:proofErr w:type="spellEnd"/>
      <w:r w:rsidRPr="00DF3C75">
        <w:rPr>
          <w:rFonts w:ascii="Times New Roman" w:hAnsi="Times New Roman" w:cs="Times New Roman"/>
        </w:rPr>
        <w:t xml:space="preserve"> gene. </w:t>
      </w:r>
      <w:r w:rsidRPr="00DF3C75">
        <w:rPr>
          <w:rFonts w:ascii="Times New Roman" w:hAnsi="Times New Roman" w:cs="Times New Roman"/>
          <w:i/>
          <w:iCs/>
        </w:rPr>
        <w:t>Genetical Research</w:t>
      </w:r>
      <w:r w:rsidRPr="00DF3C75">
        <w:rPr>
          <w:rFonts w:ascii="Times New Roman" w:hAnsi="Times New Roman" w:cs="Times New Roman"/>
        </w:rPr>
        <w:t xml:space="preserve">, </w:t>
      </w:r>
      <w:r w:rsidRPr="00DF3C75">
        <w:rPr>
          <w:rFonts w:ascii="Times New Roman" w:hAnsi="Times New Roman" w:cs="Times New Roman"/>
          <w:i/>
          <w:iCs/>
        </w:rPr>
        <w:t>23</w:t>
      </w:r>
      <w:r w:rsidRPr="00DF3C75">
        <w:rPr>
          <w:rFonts w:ascii="Times New Roman" w:hAnsi="Times New Roman" w:cs="Times New Roman"/>
        </w:rPr>
        <w:t>(1), 23–35. https://doi.org/10.1017/S0016672300014634</w:t>
      </w:r>
    </w:p>
    <w:p w14:paraId="3808EED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Sommer, T., Armor, C., Baxter, R., Breuer, R., Brown, L., </w:t>
      </w:r>
      <w:proofErr w:type="spellStart"/>
      <w:r w:rsidRPr="00DF3C75">
        <w:rPr>
          <w:rFonts w:ascii="Times New Roman" w:hAnsi="Times New Roman" w:cs="Times New Roman"/>
        </w:rPr>
        <w:t>Chotkowski</w:t>
      </w:r>
      <w:proofErr w:type="spellEnd"/>
      <w:r w:rsidRPr="00DF3C75">
        <w:rPr>
          <w:rFonts w:ascii="Times New Roman" w:hAnsi="Times New Roman" w:cs="Times New Roman"/>
        </w:rPr>
        <w:t xml:space="preserve">, M., Culberson, S., </w:t>
      </w:r>
      <w:proofErr w:type="spellStart"/>
      <w:r w:rsidRPr="00DF3C75">
        <w:rPr>
          <w:rFonts w:ascii="Times New Roman" w:hAnsi="Times New Roman" w:cs="Times New Roman"/>
        </w:rPr>
        <w:t>Feyrer</w:t>
      </w:r>
      <w:proofErr w:type="spellEnd"/>
      <w:r w:rsidRPr="00DF3C75">
        <w:rPr>
          <w:rFonts w:ascii="Times New Roman" w:hAnsi="Times New Roman" w:cs="Times New Roman"/>
        </w:rPr>
        <w:t>, F., Gingras, M., Herbold, B., Kimmerer, W., Mueller-</w:t>
      </w:r>
      <w:proofErr w:type="spellStart"/>
      <w:r w:rsidRPr="00DF3C75">
        <w:rPr>
          <w:rFonts w:ascii="Times New Roman" w:hAnsi="Times New Roman" w:cs="Times New Roman"/>
        </w:rPr>
        <w:t>Solger</w:t>
      </w:r>
      <w:proofErr w:type="spellEnd"/>
      <w:r w:rsidRPr="00DF3C75">
        <w:rPr>
          <w:rFonts w:ascii="Times New Roman" w:hAnsi="Times New Roman" w:cs="Times New Roman"/>
        </w:rPr>
        <w:t xml:space="preserve">, A., </w:t>
      </w:r>
      <w:proofErr w:type="spellStart"/>
      <w:r w:rsidRPr="00DF3C75">
        <w:rPr>
          <w:rFonts w:ascii="Times New Roman" w:hAnsi="Times New Roman" w:cs="Times New Roman"/>
        </w:rPr>
        <w:t>Nobriga</w:t>
      </w:r>
      <w:proofErr w:type="spellEnd"/>
      <w:r w:rsidRPr="00DF3C75">
        <w:rPr>
          <w:rFonts w:ascii="Times New Roman" w:hAnsi="Times New Roman" w:cs="Times New Roman"/>
        </w:rPr>
        <w:t xml:space="preserve">, M., &amp; Souza, K. (2007). The Collapse of Pelagic Fishes in the Upper San Francisco Estuary: El </w:t>
      </w:r>
      <w:proofErr w:type="spellStart"/>
      <w:r w:rsidRPr="00DF3C75">
        <w:rPr>
          <w:rFonts w:ascii="Times New Roman" w:hAnsi="Times New Roman" w:cs="Times New Roman"/>
        </w:rPr>
        <w:t>Colapso</w:t>
      </w:r>
      <w:proofErr w:type="spellEnd"/>
      <w:r w:rsidRPr="00DF3C75">
        <w:rPr>
          <w:rFonts w:ascii="Times New Roman" w:hAnsi="Times New Roman" w:cs="Times New Roman"/>
        </w:rPr>
        <w:t xml:space="preserve"> de los </w:t>
      </w:r>
      <w:proofErr w:type="spellStart"/>
      <w:r w:rsidRPr="00DF3C75">
        <w:rPr>
          <w:rFonts w:ascii="Times New Roman" w:hAnsi="Times New Roman" w:cs="Times New Roman"/>
        </w:rPr>
        <w:t>Peces</w:t>
      </w:r>
      <w:proofErr w:type="spellEnd"/>
      <w:r w:rsidRPr="00DF3C75">
        <w:rPr>
          <w:rFonts w:ascii="Times New Roman" w:hAnsi="Times New Roman" w:cs="Times New Roman"/>
        </w:rPr>
        <w:t xml:space="preserve"> </w:t>
      </w:r>
      <w:proofErr w:type="spellStart"/>
      <w:r w:rsidRPr="00DF3C75">
        <w:rPr>
          <w:rFonts w:ascii="Times New Roman" w:hAnsi="Times New Roman" w:cs="Times New Roman"/>
        </w:rPr>
        <w:t>Pelagicos</w:t>
      </w:r>
      <w:proofErr w:type="spellEnd"/>
      <w:r w:rsidRPr="00DF3C75">
        <w:rPr>
          <w:rFonts w:ascii="Times New Roman" w:hAnsi="Times New Roman" w:cs="Times New Roman"/>
        </w:rPr>
        <w:t xml:space="preserve"> </w:t>
      </w:r>
      <w:proofErr w:type="spellStart"/>
      <w:r w:rsidRPr="00DF3C75">
        <w:rPr>
          <w:rFonts w:ascii="Times New Roman" w:hAnsi="Times New Roman" w:cs="Times New Roman"/>
        </w:rPr>
        <w:t>en</w:t>
      </w:r>
      <w:proofErr w:type="spellEnd"/>
      <w:r w:rsidRPr="00DF3C75">
        <w:rPr>
          <w:rFonts w:ascii="Times New Roman" w:hAnsi="Times New Roman" w:cs="Times New Roman"/>
        </w:rPr>
        <w:t xml:space="preserve"> La Cabecera Del </w:t>
      </w:r>
      <w:proofErr w:type="spellStart"/>
      <w:r w:rsidRPr="00DF3C75">
        <w:rPr>
          <w:rFonts w:ascii="Times New Roman" w:hAnsi="Times New Roman" w:cs="Times New Roman"/>
        </w:rPr>
        <w:t>Estuario</w:t>
      </w:r>
      <w:proofErr w:type="spellEnd"/>
      <w:r w:rsidRPr="00DF3C75">
        <w:rPr>
          <w:rFonts w:ascii="Times New Roman" w:hAnsi="Times New Roman" w:cs="Times New Roman"/>
        </w:rPr>
        <w:t xml:space="preserve"> San Francisco. </w:t>
      </w:r>
      <w:r w:rsidRPr="00DF3C75">
        <w:rPr>
          <w:rFonts w:ascii="Times New Roman" w:hAnsi="Times New Roman" w:cs="Times New Roman"/>
          <w:i/>
          <w:iCs/>
        </w:rPr>
        <w:t>Fisheries</w:t>
      </w:r>
      <w:r w:rsidRPr="00DF3C75">
        <w:rPr>
          <w:rFonts w:ascii="Times New Roman" w:hAnsi="Times New Roman" w:cs="Times New Roman"/>
        </w:rPr>
        <w:t xml:space="preserve">, </w:t>
      </w:r>
      <w:r w:rsidRPr="00DF3C75">
        <w:rPr>
          <w:rFonts w:ascii="Times New Roman" w:hAnsi="Times New Roman" w:cs="Times New Roman"/>
          <w:i/>
          <w:iCs/>
        </w:rPr>
        <w:t>32</w:t>
      </w:r>
      <w:r w:rsidRPr="00DF3C75">
        <w:rPr>
          <w:rFonts w:ascii="Times New Roman" w:hAnsi="Times New Roman" w:cs="Times New Roman"/>
        </w:rPr>
        <w:t>(6), 270–277. https://doi.org/10.1577/1548-8446(2007)32[</w:t>
      </w:r>
      <w:proofErr w:type="gramStart"/>
      <w:r w:rsidRPr="00DF3C75">
        <w:rPr>
          <w:rFonts w:ascii="Times New Roman" w:hAnsi="Times New Roman" w:cs="Times New Roman"/>
        </w:rPr>
        <w:t>270:TCOPFI</w:t>
      </w:r>
      <w:proofErr w:type="gramEnd"/>
      <w:r w:rsidRPr="00DF3C75">
        <w:rPr>
          <w:rFonts w:ascii="Times New Roman" w:hAnsi="Times New Roman" w:cs="Times New Roman"/>
        </w:rPr>
        <w:t>]2.0.CO;2</w:t>
      </w:r>
    </w:p>
    <w:p w14:paraId="49BF9701"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Sommer, T., Mejia, F., </w:t>
      </w:r>
      <w:proofErr w:type="spellStart"/>
      <w:r w:rsidRPr="00DF3C75">
        <w:rPr>
          <w:rFonts w:ascii="Times New Roman" w:hAnsi="Times New Roman" w:cs="Times New Roman"/>
        </w:rPr>
        <w:t>Nobriga</w:t>
      </w:r>
      <w:proofErr w:type="spellEnd"/>
      <w:r w:rsidRPr="00DF3C75">
        <w:rPr>
          <w:rFonts w:ascii="Times New Roman" w:hAnsi="Times New Roman" w:cs="Times New Roman"/>
        </w:rPr>
        <w:t xml:space="preserve">, M., </w:t>
      </w:r>
      <w:proofErr w:type="spellStart"/>
      <w:r w:rsidRPr="00DF3C75">
        <w:rPr>
          <w:rFonts w:ascii="Times New Roman" w:hAnsi="Times New Roman" w:cs="Times New Roman"/>
        </w:rPr>
        <w:t>Feyrer</w:t>
      </w:r>
      <w:proofErr w:type="spellEnd"/>
      <w:r w:rsidRPr="00DF3C75">
        <w:rPr>
          <w:rFonts w:ascii="Times New Roman" w:hAnsi="Times New Roman" w:cs="Times New Roman"/>
        </w:rPr>
        <w:t xml:space="preserve">, F., &amp; </w:t>
      </w:r>
      <w:proofErr w:type="spellStart"/>
      <w:r w:rsidRPr="00DF3C75">
        <w:rPr>
          <w:rFonts w:ascii="Times New Roman" w:hAnsi="Times New Roman" w:cs="Times New Roman"/>
        </w:rPr>
        <w:t>Grimaldo</w:t>
      </w:r>
      <w:proofErr w:type="spellEnd"/>
      <w:r w:rsidRPr="00DF3C75">
        <w:rPr>
          <w:rFonts w:ascii="Times New Roman" w:hAnsi="Times New Roman" w:cs="Times New Roman"/>
        </w:rPr>
        <w:t xml:space="preserve">, L. (2011). The Spawning Migration of Delta Smelt in the Upper San Francisco Estuary. </w:t>
      </w:r>
      <w:r w:rsidRPr="00DF3C75">
        <w:rPr>
          <w:rFonts w:ascii="Times New Roman" w:hAnsi="Times New Roman" w:cs="Times New Roman"/>
          <w:i/>
          <w:iCs/>
        </w:rPr>
        <w:t>San Francisco Estuary and Watershed Science</w:t>
      </w:r>
      <w:r w:rsidRPr="00DF3C75">
        <w:rPr>
          <w:rFonts w:ascii="Times New Roman" w:hAnsi="Times New Roman" w:cs="Times New Roman"/>
        </w:rPr>
        <w:t xml:space="preserve">, </w:t>
      </w:r>
      <w:r w:rsidRPr="00DF3C75">
        <w:rPr>
          <w:rFonts w:ascii="Times New Roman" w:hAnsi="Times New Roman" w:cs="Times New Roman"/>
          <w:i/>
          <w:iCs/>
        </w:rPr>
        <w:t>9</w:t>
      </w:r>
      <w:r w:rsidRPr="00DF3C75">
        <w:rPr>
          <w:rFonts w:ascii="Times New Roman" w:hAnsi="Times New Roman" w:cs="Times New Roman"/>
        </w:rPr>
        <w:t>(2), 1–44.</w:t>
      </w:r>
    </w:p>
    <w:p w14:paraId="5610E69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State of California FMWT. (2022). </w:t>
      </w:r>
      <w:r w:rsidRPr="00DF3C75">
        <w:rPr>
          <w:rFonts w:ascii="Times New Roman" w:hAnsi="Times New Roman" w:cs="Times New Roman"/>
          <w:i/>
          <w:iCs/>
        </w:rPr>
        <w:t>2022 Fall Midwater Trawl annual fish abundance and distribution summary</w:t>
      </w:r>
      <w:r w:rsidRPr="00DF3C75">
        <w:rPr>
          <w:rFonts w:ascii="Times New Roman" w:hAnsi="Times New Roman" w:cs="Times New Roman"/>
        </w:rPr>
        <w:t xml:space="preserve"> (pp. 1–16) [Annual Survey Results Memorandum]. State of California Department of Fish and Wildlife. https://wildlife.ca.gov/Conservation/Delta/Fall-Midwater-Trawl</w:t>
      </w:r>
    </w:p>
    <w:p w14:paraId="616B17E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State of California SKT. (2022). </w:t>
      </w:r>
      <w:r w:rsidRPr="00DF3C75">
        <w:rPr>
          <w:rFonts w:ascii="Times New Roman" w:hAnsi="Times New Roman" w:cs="Times New Roman"/>
          <w:i/>
          <w:iCs/>
        </w:rPr>
        <w:t>2022 Spring Kodiak Trawl Delta Smelt Index</w:t>
      </w:r>
      <w:r w:rsidRPr="00DF3C75">
        <w:rPr>
          <w:rFonts w:ascii="Times New Roman" w:hAnsi="Times New Roman" w:cs="Times New Roman"/>
        </w:rPr>
        <w:t xml:space="preserve"> (pp. 1–2) [Annual Survey Results Memorandum]. State of California Department of Fish and Wildlife. https://nrm.dfg.ca.gov/FileHandler.ashx?DocumentId=204731&amp;inline</w:t>
      </w:r>
    </w:p>
    <w:p w14:paraId="6480EC15"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lastRenderedPageBreak/>
        <w:t>Strona</w:t>
      </w:r>
      <w:proofErr w:type="spellEnd"/>
      <w:r w:rsidRPr="00DF3C75">
        <w:rPr>
          <w:rFonts w:ascii="Times New Roman" w:hAnsi="Times New Roman" w:cs="Times New Roman"/>
        </w:rPr>
        <w:t xml:space="preserve">, G., &amp; Bradshaw, C. J. A. (2022). Coextinctions dominate future vertebrate losses from climate and land use change. </w:t>
      </w:r>
      <w:r w:rsidRPr="00DF3C75">
        <w:rPr>
          <w:rFonts w:ascii="Times New Roman" w:hAnsi="Times New Roman" w:cs="Times New Roman"/>
          <w:i/>
          <w:iCs/>
        </w:rPr>
        <w:t>Science Advances</w:t>
      </w:r>
      <w:r w:rsidRPr="00DF3C75">
        <w:rPr>
          <w:rFonts w:ascii="Times New Roman" w:hAnsi="Times New Roman" w:cs="Times New Roman"/>
        </w:rPr>
        <w:t xml:space="preserve">, </w:t>
      </w:r>
      <w:r w:rsidRPr="00DF3C75">
        <w:rPr>
          <w:rFonts w:ascii="Times New Roman" w:hAnsi="Times New Roman" w:cs="Times New Roman"/>
          <w:i/>
          <w:iCs/>
        </w:rPr>
        <w:t>8</w:t>
      </w:r>
      <w:r w:rsidRPr="00DF3C75">
        <w:rPr>
          <w:rFonts w:ascii="Times New Roman" w:hAnsi="Times New Roman" w:cs="Times New Roman"/>
        </w:rPr>
        <w:t>(50), eabn4345. https://doi.org/10.1126/sciadv.abn4345</w:t>
      </w:r>
    </w:p>
    <w:p w14:paraId="40EDC27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Swallow, D. M. (2003). Genetics of Lactase Persistence and Lactose Intolerance. </w:t>
      </w:r>
      <w:r w:rsidRPr="00DF3C75">
        <w:rPr>
          <w:rFonts w:ascii="Times New Roman" w:hAnsi="Times New Roman" w:cs="Times New Roman"/>
          <w:i/>
          <w:iCs/>
        </w:rPr>
        <w:t>Annual Review of Genetics</w:t>
      </w:r>
      <w:r w:rsidRPr="00DF3C75">
        <w:rPr>
          <w:rFonts w:ascii="Times New Roman" w:hAnsi="Times New Roman" w:cs="Times New Roman"/>
        </w:rPr>
        <w:t xml:space="preserve">, </w:t>
      </w:r>
      <w:r w:rsidRPr="00DF3C75">
        <w:rPr>
          <w:rFonts w:ascii="Times New Roman" w:hAnsi="Times New Roman" w:cs="Times New Roman"/>
          <w:i/>
          <w:iCs/>
        </w:rPr>
        <w:t>37</w:t>
      </w:r>
      <w:r w:rsidRPr="00DF3C75">
        <w:rPr>
          <w:rFonts w:ascii="Times New Roman" w:hAnsi="Times New Roman" w:cs="Times New Roman"/>
        </w:rPr>
        <w:t>(1), 197–219. https://doi.org/10.1146/annurev.genet.37.110801.143820</w:t>
      </w:r>
    </w:p>
    <w:p w14:paraId="7C49103C"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Thermo Scientific. (2010). </w:t>
      </w:r>
      <w:proofErr w:type="spellStart"/>
      <w:r w:rsidRPr="00DF3C75">
        <w:rPr>
          <w:rFonts w:ascii="Times New Roman" w:hAnsi="Times New Roman" w:cs="Times New Roman"/>
          <w:i/>
          <w:iCs/>
        </w:rPr>
        <w:t>NanoDrop</w:t>
      </w:r>
      <w:proofErr w:type="spellEnd"/>
      <w:r w:rsidRPr="00DF3C75">
        <w:rPr>
          <w:rFonts w:ascii="Times New Roman" w:hAnsi="Times New Roman" w:cs="Times New Roman"/>
          <w:i/>
          <w:iCs/>
        </w:rPr>
        <w:t xml:space="preserve"> 1000 Spectrophotometer User’s Manual</w:t>
      </w:r>
      <w:r w:rsidRPr="00DF3C75">
        <w:rPr>
          <w:rFonts w:ascii="Times New Roman" w:hAnsi="Times New Roman" w:cs="Times New Roman"/>
        </w:rPr>
        <w:t>. https://assets.thermofisher.com/TFS-Assets/CAD/manuals/nd-1000-v3.8-users-manual-8%205x11.pdf</w:t>
      </w:r>
    </w:p>
    <w:p w14:paraId="1A00CDE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Ullrich, P. A., Xu, Z., Rhoades, A. M., </w:t>
      </w:r>
      <w:proofErr w:type="spellStart"/>
      <w:r w:rsidRPr="00DF3C75">
        <w:rPr>
          <w:rFonts w:ascii="Times New Roman" w:hAnsi="Times New Roman" w:cs="Times New Roman"/>
        </w:rPr>
        <w:t>Dettinger</w:t>
      </w:r>
      <w:proofErr w:type="spellEnd"/>
      <w:r w:rsidRPr="00DF3C75">
        <w:rPr>
          <w:rFonts w:ascii="Times New Roman" w:hAnsi="Times New Roman" w:cs="Times New Roman"/>
        </w:rPr>
        <w:t xml:space="preserve">, M. D., Mount, J. F., Jones, A. D., &amp; </w:t>
      </w:r>
      <w:proofErr w:type="spellStart"/>
      <w:r w:rsidRPr="00DF3C75">
        <w:rPr>
          <w:rFonts w:ascii="Times New Roman" w:hAnsi="Times New Roman" w:cs="Times New Roman"/>
        </w:rPr>
        <w:t>Vahmani</w:t>
      </w:r>
      <w:proofErr w:type="spellEnd"/>
      <w:r w:rsidRPr="00DF3C75">
        <w:rPr>
          <w:rFonts w:ascii="Times New Roman" w:hAnsi="Times New Roman" w:cs="Times New Roman"/>
        </w:rPr>
        <w:t xml:space="preserve">, P. (2018). California’s Drought of the Future: A Midcentury Recreation of the Exceptional Conditions of 2012–2017. </w:t>
      </w:r>
      <w:r w:rsidRPr="00DF3C75">
        <w:rPr>
          <w:rFonts w:ascii="Times New Roman" w:hAnsi="Times New Roman" w:cs="Times New Roman"/>
          <w:i/>
          <w:iCs/>
        </w:rPr>
        <w:t>Earth’s Future</w:t>
      </w:r>
      <w:r w:rsidRPr="00DF3C75">
        <w:rPr>
          <w:rFonts w:ascii="Times New Roman" w:hAnsi="Times New Roman" w:cs="Times New Roman"/>
        </w:rPr>
        <w:t xml:space="preserve">, </w:t>
      </w:r>
      <w:r w:rsidRPr="00DF3C75">
        <w:rPr>
          <w:rFonts w:ascii="Times New Roman" w:hAnsi="Times New Roman" w:cs="Times New Roman"/>
          <w:i/>
          <w:iCs/>
        </w:rPr>
        <w:t>6</w:t>
      </w:r>
      <w:r w:rsidRPr="00DF3C75">
        <w:rPr>
          <w:rFonts w:ascii="Times New Roman" w:hAnsi="Times New Roman" w:cs="Times New Roman"/>
        </w:rPr>
        <w:t>(11), 1568–1587. https://doi.org/10.1029/2018EF001007</w:t>
      </w:r>
    </w:p>
    <w:p w14:paraId="2BE8C7F4"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Vaser</w:t>
      </w:r>
      <w:proofErr w:type="spellEnd"/>
      <w:r w:rsidRPr="00DF3C75">
        <w:rPr>
          <w:rFonts w:ascii="Times New Roman" w:hAnsi="Times New Roman" w:cs="Times New Roman"/>
        </w:rPr>
        <w:t xml:space="preserve">, R., </w:t>
      </w:r>
      <w:proofErr w:type="spellStart"/>
      <w:r w:rsidRPr="00DF3C75">
        <w:rPr>
          <w:rFonts w:ascii="Times New Roman" w:hAnsi="Times New Roman" w:cs="Times New Roman"/>
        </w:rPr>
        <w:t>Sović</w:t>
      </w:r>
      <w:proofErr w:type="spellEnd"/>
      <w:r w:rsidRPr="00DF3C75">
        <w:rPr>
          <w:rFonts w:ascii="Times New Roman" w:hAnsi="Times New Roman" w:cs="Times New Roman"/>
        </w:rPr>
        <w:t xml:space="preserve">, I., Nagarajan, N., &amp; </w:t>
      </w:r>
      <w:proofErr w:type="spellStart"/>
      <w:r w:rsidRPr="00DF3C75">
        <w:rPr>
          <w:rFonts w:ascii="Times New Roman" w:hAnsi="Times New Roman" w:cs="Times New Roman"/>
        </w:rPr>
        <w:t>Šikić</w:t>
      </w:r>
      <w:proofErr w:type="spellEnd"/>
      <w:r w:rsidRPr="00DF3C75">
        <w:rPr>
          <w:rFonts w:ascii="Times New Roman" w:hAnsi="Times New Roman" w:cs="Times New Roman"/>
        </w:rPr>
        <w:t xml:space="preserve">, M. (2017). Fast and accurate de novo genome assembly from long uncorrected reads. </w:t>
      </w:r>
      <w:r w:rsidRPr="00DF3C75">
        <w:rPr>
          <w:rFonts w:ascii="Times New Roman" w:hAnsi="Times New Roman" w:cs="Times New Roman"/>
          <w:i/>
          <w:iCs/>
        </w:rPr>
        <w:t>Genome Research</w:t>
      </w:r>
      <w:r w:rsidRPr="00DF3C75">
        <w:rPr>
          <w:rFonts w:ascii="Times New Roman" w:hAnsi="Times New Roman" w:cs="Times New Roman"/>
        </w:rPr>
        <w:t xml:space="preserve">, </w:t>
      </w:r>
      <w:r w:rsidRPr="00DF3C75">
        <w:rPr>
          <w:rFonts w:ascii="Times New Roman" w:hAnsi="Times New Roman" w:cs="Times New Roman"/>
          <w:i/>
          <w:iCs/>
        </w:rPr>
        <w:t>27</w:t>
      </w:r>
      <w:r w:rsidRPr="00DF3C75">
        <w:rPr>
          <w:rFonts w:ascii="Times New Roman" w:hAnsi="Times New Roman" w:cs="Times New Roman"/>
        </w:rPr>
        <w:t>(5), 737–746. https://doi.org/10.1101/gr.214270.116</w:t>
      </w:r>
    </w:p>
    <w:p w14:paraId="1C4BA0BA"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Vurture</w:t>
      </w:r>
      <w:proofErr w:type="spellEnd"/>
      <w:r w:rsidRPr="00DF3C75">
        <w:rPr>
          <w:rFonts w:ascii="Times New Roman" w:hAnsi="Times New Roman" w:cs="Times New Roman"/>
        </w:rPr>
        <w:t xml:space="preserve">, G. W., </w:t>
      </w:r>
      <w:proofErr w:type="spellStart"/>
      <w:r w:rsidRPr="00DF3C75">
        <w:rPr>
          <w:rFonts w:ascii="Times New Roman" w:hAnsi="Times New Roman" w:cs="Times New Roman"/>
        </w:rPr>
        <w:t>Sedlazeck</w:t>
      </w:r>
      <w:proofErr w:type="spellEnd"/>
      <w:r w:rsidRPr="00DF3C75">
        <w:rPr>
          <w:rFonts w:ascii="Times New Roman" w:hAnsi="Times New Roman" w:cs="Times New Roman"/>
        </w:rPr>
        <w:t xml:space="preserve">, F. J., </w:t>
      </w:r>
      <w:proofErr w:type="spellStart"/>
      <w:r w:rsidRPr="00DF3C75">
        <w:rPr>
          <w:rFonts w:ascii="Times New Roman" w:hAnsi="Times New Roman" w:cs="Times New Roman"/>
        </w:rPr>
        <w:t>Nattestad</w:t>
      </w:r>
      <w:proofErr w:type="spellEnd"/>
      <w:r w:rsidRPr="00DF3C75">
        <w:rPr>
          <w:rFonts w:ascii="Times New Roman" w:hAnsi="Times New Roman" w:cs="Times New Roman"/>
        </w:rPr>
        <w:t xml:space="preserve">, M., Underwood, C. J., Fang, H., </w:t>
      </w:r>
      <w:proofErr w:type="spellStart"/>
      <w:r w:rsidRPr="00DF3C75">
        <w:rPr>
          <w:rFonts w:ascii="Times New Roman" w:hAnsi="Times New Roman" w:cs="Times New Roman"/>
        </w:rPr>
        <w:t>Gurtowski</w:t>
      </w:r>
      <w:proofErr w:type="spellEnd"/>
      <w:r w:rsidRPr="00DF3C75">
        <w:rPr>
          <w:rFonts w:ascii="Times New Roman" w:hAnsi="Times New Roman" w:cs="Times New Roman"/>
        </w:rPr>
        <w:t xml:space="preserve">, J., &amp; Schatz, M. C. (2017). </w:t>
      </w:r>
      <w:proofErr w:type="spellStart"/>
      <w:r w:rsidRPr="00DF3C75">
        <w:rPr>
          <w:rFonts w:ascii="Times New Roman" w:hAnsi="Times New Roman" w:cs="Times New Roman"/>
        </w:rPr>
        <w:t>GenomeScope</w:t>
      </w:r>
      <w:proofErr w:type="spellEnd"/>
      <w:r w:rsidRPr="00DF3C75">
        <w:rPr>
          <w:rFonts w:ascii="Times New Roman" w:hAnsi="Times New Roman" w:cs="Times New Roman"/>
        </w:rPr>
        <w:t xml:space="preserve">: Fast reference-free genome profiling from short reads.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33</w:t>
      </w:r>
      <w:r w:rsidRPr="00DF3C75">
        <w:rPr>
          <w:rFonts w:ascii="Times New Roman" w:hAnsi="Times New Roman" w:cs="Times New Roman"/>
        </w:rPr>
        <w:t>(14), 2202–2204. https://doi.org/10.1093/bioinformatics/btx153</w:t>
      </w:r>
    </w:p>
    <w:p w14:paraId="1C61C52E"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Wasko</w:t>
      </w:r>
      <w:proofErr w:type="spellEnd"/>
      <w:r w:rsidRPr="00DF3C75">
        <w:rPr>
          <w:rFonts w:ascii="Times New Roman" w:hAnsi="Times New Roman" w:cs="Times New Roman"/>
        </w:rPr>
        <w:t xml:space="preserve">, A. P., Martins, C., Oliveira, C., &amp; </w:t>
      </w:r>
      <w:proofErr w:type="spellStart"/>
      <w:r w:rsidRPr="00DF3C75">
        <w:rPr>
          <w:rFonts w:ascii="Times New Roman" w:hAnsi="Times New Roman" w:cs="Times New Roman"/>
        </w:rPr>
        <w:t>Foresti</w:t>
      </w:r>
      <w:proofErr w:type="spellEnd"/>
      <w:r w:rsidRPr="00DF3C75">
        <w:rPr>
          <w:rFonts w:ascii="Times New Roman" w:hAnsi="Times New Roman" w:cs="Times New Roman"/>
        </w:rPr>
        <w:t xml:space="preserve">, F. (2003). Non-destructive genetic sampling in fish. An improved method for DNA extraction from fish fins and scales. </w:t>
      </w:r>
      <w:proofErr w:type="spellStart"/>
      <w:r w:rsidRPr="00DF3C75">
        <w:rPr>
          <w:rFonts w:ascii="Times New Roman" w:hAnsi="Times New Roman" w:cs="Times New Roman"/>
          <w:i/>
          <w:iCs/>
        </w:rPr>
        <w:t>Hereditas</w:t>
      </w:r>
      <w:proofErr w:type="spellEnd"/>
      <w:r w:rsidRPr="00DF3C75">
        <w:rPr>
          <w:rFonts w:ascii="Times New Roman" w:hAnsi="Times New Roman" w:cs="Times New Roman"/>
        </w:rPr>
        <w:t xml:space="preserve">, </w:t>
      </w:r>
      <w:r w:rsidRPr="00DF3C75">
        <w:rPr>
          <w:rFonts w:ascii="Times New Roman" w:hAnsi="Times New Roman" w:cs="Times New Roman"/>
          <w:i/>
          <w:iCs/>
        </w:rPr>
        <w:t>138</w:t>
      </w:r>
      <w:r w:rsidRPr="00DF3C75">
        <w:rPr>
          <w:rFonts w:ascii="Times New Roman" w:hAnsi="Times New Roman" w:cs="Times New Roman"/>
        </w:rPr>
        <w:t>(3), 161–165. https://doi.org/10.1034/j.1601-5223.2003.01503.x</w:t>
      </w:r>
    </w:p>
    <w:p w14:paraId="6DD645B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Xuan, B., Kim, E. M., Song, M.-Y., Shin, Y., Jeon, J.-H., &amp; Bae, E. (2021). Draft Genome of the Korean smelt Hypomesus nipponensis and its transcriptomic. </w:t>
      </w:r>
      <w:r w:rsidRPr="00DF3C75">
        <w:rPr>
          <w:rFonts w:ascii="Times New Roman" w:hAnsi="Times New Roman" w:cs="Times New Roman"/>
          <w:i/>
          <w:iCs/>
        </w:rPr>
        <w:t xml:space="preserve">G3: </w:t>
      </w:r>
      <w:proofErr w:type="spellStart"/>
      <w:r w:rsidRPr="00DF3C75">
        <w:rPr>
          <w:rFonts w:ascii="Times New Roman" w:hAnsi="Times New Roman" w:cs="Times New Roman"/>
          <w:i/>
          <w:iCs/>
        </w:rPr>
        <w:t>Genes|Genomes|Genetics</w:t>
      </w:r>
      <w:proofErr w:type="spellEnd"/>
      <w:r w:rsidRPr="00DF3C75">
        <w:rPr>
          <w:rFonts w:ascii="Times New Roman" w:hAnsi="Times New Roman" w:cs="Times New Roman"/>
        </w:rPr>
        <w:t>, 35. https://doi.org/10.1093/g3journal/jkab147</w:t>
      </w:r>
    </w:p>
    <w:p w14:paraId="503E16D6" w14:textId="77777777" w:rsidR="00DF3C75" w:rsidRPr="00DF3C75" w:rsidRDefault="00DF3C75" w:rsidP="00DF3C75">
      <w:pPr>
        <w:pStyle w:val="Bibliography"/>
        <w:rPr>
          <w:rFonts w:ascii="Times New Roman" w:hAnsi="Times New Roman" w:cs="Times New Roman"/>
        </w:rPr>
      </w:pPr>
      <w:proofErr w:type="spellStart"/>
      <w:r w:rsidRPr="00DF3C75">
        <w:rPr>
          <w:rFonts w:ascii="Times New Roman" w:hAnsi="Times New Roman" w:cs="Times New Roman"/>
        </w:rPr>
        <w:t>Zoonomia</w:t>
      </w:r>
      <w:proofErr w:type="spellEnd"/>
      <w:r w:rsidRPr="00DF3C75">
        <w:rPr>
          <w:rFonts w:ascii="Times New Roman" w:hAnsi="Times New Roman" w:cs="Times New Roman"/>
        </w:rPr>
        <w:t xml:space="preserve"> Consortium. (2020). A comparative genomics multitool for scientific discovery and conservation.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587</w:t>
      </w:r>
      <w:r w:rsidRPr="00DF3C75">
        <w:rPr>
          <w:rFonts w:ascii="Times New Roman" w:hAnsi="Times New Roman" w:cs="Times New Roman"/>
        </w:rPr>
        <w:t>(7833), 240–245. https://doi.org/10.1038/s41586-020-2876-6</w:t>
      </w:r>
    </w:p>
    <w:p w14:paraId="25149163" w14:textId="408AABBF" w:rsidR="000E70AC" w:rsidRDefault="0087338E" w:rsidP="0011235A">
      <w:pPr>
        <w:spacing w:after="0" w:line="240" w:lineRule="auto"/>
        <w:jc w:val="left"/>
        <w:rPr>
          <w:rFonts w:ascii="Calibri" w:eastAsia="Times New Roman" w:hAnsi="Calibri" w:cs="Calibri"/>
          <w:color w:val="000000"/>
        </w:rPr>
      </w:pPr>
      <w:r w:rsidRPr="00C8614F">
        <w:rPr>
          <w:rFonts w:asciiTheme="majorHAnsi" w:eastAsia="Times New Roman" w:hAnsiTheme="majorHAnsi" w:cstheme="majorHAnsi"/>
          <w:color w:val="000000"/>
          <w:sz w:val="24"/>
          <w:szCs w:val="24"/>
        </w:rPr>
        <w:fldChar w:fldCharType="end"/>
      </w:r>
    </w:p>
    <w:p w14:paraId="0978B2C1" w14:textId="77777777" w:rsidR="008914E8" w:rsidRDefault="008914E8" w:rsidP="0011235A">
      <w:pPr>
        <w:spacing w:after="0" w:line="240" w:lineRule="auto"/>
        <w:jc w:val="left"/>
        <w:rPr>
          <w:rFonts w:ascii="Calibri" w:eastAsia="Times New Roman" w:hAnsi="Calibri" w:cs="Calibr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265" w:name="_Toc144802749"/>
      <w:r>
        <w:t>Tables and Figures</w:t>
      </w:r>
      <w:bookmarkEnd w:id="265"/>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ins w:id="266" w:author="Andrea Schreier" w:date="2023-09-06T13:31:00Z">
              <w:r w:rsidR="00D37010">
                <w:rPr>
                  <w:rFonts w:ascii="Calibri Light" w:eastAsia="Times New Roman" w:hAnsi="Calibri Light" w:cs="Calibri Light"/>
                  <w:color w:val="000000"/>
                </w:rPr>
                <w:t xml:space="preserve">sampling </w:t>
              </w:r>
            </w:ins>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1017"/>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11235A">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3312C9E4"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ins w:id="267" w:author="Andrea Schreier" w:date="2023-09-06T13:32:00Z">
              <w:r w:rsidR="008F7FE6">
                <w:rPr>
                  <w:rFonts w:ascii="Calibri Light" w:eastAsia="Times New Roman" w:hAnsi="Calibri Light" w:cs="Calibri Light"/>
                  <w:b/>
                  <w:bCs/>
                  <w:color w:val="000000"/>
                </w:rPr>
                <w:t>c</w:t>
              </w:r>
            </w:ins>
            <w:r w:rsidRPr="007E7567">
              <w:rPr>
                <w:rFonts w:ascii="Calibri Light" w:eastAsia="Times New Roman" w:hAnsi="Calibri Light" w:cs="Calibri Light"/>
                <w:b/>
                <w:bCs/>
                <w:color w:val="000000"/>
              </w:rPr>
              <w:t xml:space="preserve">ing </w:t>
            </w:r>
            <w:ins w:id="268" w:author="Andrea Schreier" w:date="2023-09-06T13:32:00Z">
              <w:r w:rsidR="008F7FE6">
                <w:rPr>
                  <w:rFonts w:ascii="Calibri Light" w:eastAsia="Times New Roman" w:hAnsi="Calibri Light" w:cs="Calibri Light"/>
                  <w:b/>
                  <w:bCs/>
                  <w:color w:val="000000"/>
                </w:rPr>
                <w:t>Platform</w:t>
              </w:r>
            </w:ins>
            <w:del w:id="269" w:author="Andrea Schreier" w:date="2023-09-06T13:32:00Z">
              <w:r w:rsidRPr="007E7567" w:rsidDel="008F7FE6">
                <w:rPr>
                  <w:rFonts w:ascii="Calibri Light" w:eastAsia="Times New Roman" w:hAnsi="Calibri Light" w:cs="Calibri Light"/>
                  <w:b/>
                  <w:bCs/>
                  <w:color w:val="000000"/>
                </w:rPr>
                <w:delText>Company</w:delText>
              </w:r>
            </w:del>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commentRangeStart w:id="270"/>
            <w:r w:rsidRPr="007E7567">
              <w:rPr>
                <w:rFonts w:ascii="Calibri Light" w:eastAsia="Times New Roman" w:hAnsi="Calibri Light" w:cs="Calibri Light"/>
                <w:b/>
                <w:bCs/>
                <w:color w:val="000000"/>
              </w:rPr>
              <w:t>Run ID</w:t>
            </w:r>
            <w:commentRangeEnd w:id="270"/>
            <w:r w:rsidR="008F7FE6">
              <w:rPr>
                <w:rStyle w:val="CommentReference"/>
              </w:rPr>
              <w:commentReference w:id="270"/>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commentRangeStart w:id="271"/>
            <w:r w:rsidRPr="007E7567">
              <w:rPr>
                <w:rFonts w:ascii="Calibri Light" w:eastAsia="Times New Roman" w:hAnsi="Calibri Light" w:cs="Calibri Light"/>
                <w:b/>
                <w:bCs/>
                <w:color w:val="000000"/>
              </w:rPr>
              <w:t>GC%</w:t>
            </w:r>
            <w:commentRangeEnd w:id="271"/>
            <w:r w:rsidR="008F7FE6">
              <w:rPr>
                <w:rStyle w:val="CommentReference"/>
              </w:rPr>
              <w:commentReference w:id="271"/>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0D37D9B9"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sidR="00AB2E55">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272"/>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272"/>
            <w:r w:rsidR="008F7FE6">
              <w:rPr>
                <w:rStyle w:val="CommentReference"/>
              </w:rPr>
              <w:commentReference w:id="272"/>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031081A0">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F005222"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 50</w:t>
      </w:r>
      <w:ins w:id="273"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del w:id="274" w:author="Andrea Schreier" w:date="2023-09-06T13:38:00Z">
        <w:r w:rsidRPr="005549A1" w:rsidDel="008F7FE6">
          <w:rPr>
            <w:rFonts w:asciiTheme="majorHAnsi" w:hAnsiTheme="majorHAnsi" w:cstheme="majorHAnsi"/>
            <w:iCs/>
            <w:sz w:val="24"/>
            <w:szCs w:val="24"/>
          </w:rPr>
          <w:lastRenderedPageBreak/>
          <w:delText xml:space="preserve">sample </w:delText>
        </w:r>
      </w:del>
      <w:r w:rsidRPr="005549A1">
        <w:rPr>
          <w:rFonts w:asciiTheme="majorHAnsi" w:hAnsiTheme="majorHAnsi" w:cstheme="majorHAnsi"/>
          <w:iCs/>
          <w:sz w:val="24"/>
          <w:szCs w:val="24"/>
        </w:rPr>
        <w:t>(T1F02_BM_FF</w:t>
      </w:r>
      <w:r w:rsidRPr="005549A1">
        <w:rPr>
          <w:rFonts w:asciiTheme="majorHAnsi" w:hAnsiTheme="majorHAnsi" w:cstheme="majorHAnsi"/>
          <w:bCs/>
          <w:sz w:val="24"/>
          <w:szCs w:val="24"/>
        </w:rPr>
        <w:t xml:space="preserve">), B) Extraction #2: no usable </w:t>
      </w:r>
      <w:del w:id="275" w:author="Andrea Schreier" w:date="2023-09-06T13:38:00Z">
        <w:r w:rsidRPr="005549A1" w:rsidDel="008F7FE6">
          <w:rPr>
            <w:rFonts w:asciiTheme="majorHAnsi" w:hAnsiTheme="majorHAnsi" w:cstheme="majorHAnsi"/>
            <w:bCs/>
            <w:sz w:val="24"/>
            <w:szCs w:val="24"/>
          </w:rPr>
          <w:delText>samples</w:delText>
        </w:r>
      </w:del>
      <w:ins w:id="276"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xml:space="preserve">, C) Extraction #3: no usable </w:t>
      </w:r>
      <w:del w:id="277" w:author="Andrea Schreier" w:date="2023-09-06T13:38:00Z">
        <w:r w:rsidRPr="005549A1" w:rsidDel="008F7FE6">
          <w:rPr>
            <w:rFonts w:asciiTheme="majorHAnsi" w:hAnsiTheme="majorHAnsi" w:cstheme="majorHAnsi"/>
            <w:bCs/>
            <w:sz w:val="24"/>
            <w:szCs w:val="24"/>
          </w:rPr>
          <w:delText>samples</w:delText>
        </w:r>
      </w:del>
      <w:ins w:id="278"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xml:space="preserve">, D) Extraction #4: No usable </w:t>
      </w:r>
      <w:del w:id="279" w:author="Andrea Schreier" w:date="2023-09-06T13:38:00Z">
        <w:r w:rsidRPr="005549A1" w:rsidDel="008F7FE6">
          <w:rPr>
            <w:rFonts w:asciiTheme="majorHAnsi" w:hAnsiTheme="majorHAnsi" w:cstheme="majorHAnsi"/>
            <w:bCs/>
            <w:sz w:val="24"/>
            <w:szCs w:val="24"/>
          </w:rPr>
          <w:delText>samples</w:delText>
        </w:r>
      </w:del>
      <w:ins w:id="280"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del w:id="281" w:author="Andrea Schreier" w:date="2023-09-06T13:38:00Z">
        <w:r w:rsidRPr="005549A1" w:rsidDel="008F7FE6">
          <w:rPr>
            <w:rFonts w:asciiTheme="majorHAnsi" w:hAnsiTheme="majorHAnsi" w:cstheme="majorHAnsi"/>
            <w:iCs/>
            <w:sz w:val="24"/>
            <w:szCs w:val="24"/>
          </w:rPr>
          <w:delText>sample</w:delText>
        </w:r>
        <w:r w:rsidRPr="005549A1" w:rsidDel="008F7FE6">
          <w:rPr>
            <w:rFonts w:asciiTheme="majorHAnsi" w:hAnsiTheme="majorHAnsi" w:cstheme="majorHAnsi"/>
            <w:bCs/>
            <w:sz w:val="24"/>
            <w:szCs w:val="24"/>
          </w:rPr>
          <w:delText xml:space="preserve"> </w:delText>
        </w:r>
      </w:del>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del w:id="282" w:author="Andrea Schreier" w:date="2023-09-06T13:38:00Z">
        <w:r w:rsidRPr="005549A1" w:rsidDel="008F7FE6">
          <w:rPr>
            <w:rFonts w:asciiTheme="majorHAnsi" w:hAnsiTheme="majorHAnsi" w:cstheme="majorHAnsi"/>
            <w:iCs/>
            <w:sz w:val="24"/>
            <w:szCs w:val="24"/>
          </w:rPr>
          <w:delText>sample</w:delText>
        </w:r>
        <w:r w:rsidRPr="005549A1" w:rsidDel="008F7FE6">
          <w:rPr>
            <w:rFonts w:asciiTheme="majorHAnsi" w:hAnsiTheme="majorHAnsi" w:cstheme="majorHAnsi"/>
            <w:bCs/>
            <w:sz w:val="24"/>
            <w:szCs w:val="24"/>
          </w:rPr>
          <w:delText xml:space="preserve"> </w:delText>
        </w:r>
      </w:del>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21635B5E"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commentRangeStart w:id="283"/>
      <w:r w:rsidRPr="005549A1">
        <w:rPr>
          <w:rFonts w:asciiTheme="majorHAnsi" w:eastAsia="Times New Roman" w:hAnsiTheme="majorHAnsi" w:cstheme="majorHAnsi"/>
          <w:sz w:val="24"/>
          <w:szCs w:val="24"/>
        </w:rPr>
        <w:t>.</w:t>
      </w:r>
      <w:commentRangeEnd w:id="283"/>
      <w:r w:rsidR="008F7FE6">
        <w:rPr>
          <w:rStyle w:val="CommentReference"/>
        </w:rPr>
        <w:commentReference w:id="283"/>
      </w:r>
      <w:ins w:id="284" w:author="Andrea Schreier" w:date="2023-09-06T13:40:00Z">
        <w:r w:rsidR="008F7FE6">
          <w:rPr>
            <w:rFonts w:asciiTheme="majorHAnsi" w:eastAsia="Times New Roman" w:hAnsiTheme="majorHAnsi" w:cstheme="majorHAnsi"/>
            <w:sz w:val="24"/>
            <w:szCs w:val="24"/>
          </w:rPr>
          <w:t xml:space="preserve"> What do the purple and green lines on the lane diagram indicate?</w:t>
        </w:r>
      </w:ins>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285"/>
      <w:commentRangeStart w:id="286"/>
      <w:r w:rsidRPr="005549A1">
        <w:rPr>
          <w:rFonts w:asciiTheme="majorHAnsi" w:eastAsia="Times New Roman" w:hAnsiTheme="majorHAnsi" w:cstheme="majorHAnsi"/>
          <w:b/>
          <w:sz w:val="24"/>
          <w:szCs w:val="24"/>
        </w:rPr>
        <w:t>Figure 2.3</w:t>
      </w:r>
      <w:commentRangeEnd w:id="285"/>
      <w:r w:rsidR="00C6769A">
        <w:rPr>
          <w:rStyle w:val="CommentReference"/>
        </w:rPr>
        <w:commentReference w:id="285"/>
      </w:r>
      <w:commentRangeEnd w:id="286"/>
      <w:r w:rsidR="008F7FE6">
        <w:rPr>
          <w:rStyle w:val="CommentReference"/>
        </w:rPr>
        <w:commentReference w:id="286"/>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 xml:space="preserve">male (A &amp; B) and male (C &amp; D) sequencing data. Histograms using k=21 (A &amp; C), and k=31 (B &amp; D). </w:t>
      </w:r>
      <w:commentRangeStart w:id="287"/>
      <w:r w:rsidRPr="005549A1">
        <w:rPr>
          <w:rFonts w:asciiTheme="majorHAnsi" w:eastAsia="Times New Roman" w:hAnsiTheme="majorHAnsi" w:cstheme="majorHAnsi"/>
          <w:sz w:val="24"/>
          <w:szCs w:val="24"/>
        </w:rPr>
        <w:t>The high abundance of low frequency k-mers are expected as a product of sequencing and base calling errors</w:t>
      </w:r>
      <w:commentRangeEnd w:id="287"/>
      <w:r w:rsidR="008F7FE6">
        <w:rPr>
          <w:rStyle w:val="CommentReference"/>
        </w:rPr>
        <w:commentReference w:id="287"/>
      </w:r>
      <w:r w:rsidRPr="005549A1">
        <w:rPr>
          <w:rFonts w:asciiTheme="majorHAnsi" w:eastAsia="Times New Roman" w:hAnsiTheme="majorHAnsi" w:cstheme="majorHAnsi"/>
          <w:sz w:val="24"/>
          <w:szCs w:val="24"/>
        </w:rPr>
        <w:t>.</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6281CD3E" w:rsidR="00644092" w:rsidRPr="005549A1" w:rsidRDefault="00644092" w:rsidP="0011235A">
      <w:pPr>
        <w:spacing w:line="240" w:lineRule="auto"/>
        <w:rPr>
          <w:rFonts w:asciiTheme="majorHAnsi" w:hAnsiTheme="majorHAnsi" w:cstheme="majorHAnsi"/>
          <w:sz w:val="24"/>
          <w:szCs w:val="24"/>
        </w:rPr>
      </w:pPr>
      <w:commentRangeStart w:id="288"/>
      <w:commentRangeStart w:id="289"/>
      <w:r w:rsidRPr="005549A1">
        <w:rPr>
          <w:rFonts w:asciiTheme="majorHAnsi" w:eastAsia="Times New Roman" w:hAnsiTheme="majorHAnsi" w:cstheme="majorHAnsi"/>
          <w:b/>
          <w:sz w:val="24"/>
          <w:szCs w:val="24"/>
        </w:rPr>
        <w:t>F</w:t>
      </w:r>
      <w:commentRangeEnd w:id="288"/>
      <w:r w:rsidR="00395A40">
        <w:rPr>
          <w:rStyle w:val="CommentReference"/>
        </w:rPr>
        <w:commentReference w:id="288"/>
      </w:r>
      <w:commentRangeEnd w:id="289"/>
      <w:r w:rsidR="00395A40">
        <w:rPr>
          <w:rStyle w:val="CommentReference"/>
        </w:rPr>
        <w:commentReference w:id="289"/>
      </w:r>
      <w:r w:rsidRPr="005549A1">
        <w:rPr>
          <w:rFonts w:asciiTheme="majorHAnsi" w:eastAsia="Times New Roman" w:hAnsiTheme="majorHAnsi" w:cstheme="majorHAnsi"/>
          <w:b/>
          <w:sz w:val="24"/>
          <w:szCs w:val="24"/>
        </w:rPr>
        <w:t>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ins w:id="290" w:author="Andrea Schreier" w:date="2023-09-06T13:45:00Z">
        <w:r w:rsidR="00395A40">
          <w:rPr>
            <w:rFonts w:asciiTheme="majorHAnsi" w:eastAsia="Times New Roman" w:hAnsiTheme="majorHAnsi" w:cstheme="majorHAnsi"/>
            <w:sz w:val="24"/>
            <w:szCs w:val="24"/>
          </w:rPr>
          <w:t>, not observed here,</w:t>
        </w:r>
      </w:ins>
      <w:r w:rsidRPr="005549A1">
        <w:rPr>
          <w:rFonts w:asciiTheme="majorHAnsi" w:eastAsia="Times New Roman" w:hAnsiTheme="majorHAnsi" w:cstheme="majorHAnsi"/>
          <w:sz w:val="24"/>
          <w:szCs w:val="24"/>
        </w:rPr>
        <w:t xml:space="preserve"> </w:t>
      </w:r>
      <w:ins w:id="291" w:author="Andrea Schreier" w:date="2023-09-06T13:45:00Z">
        <w:r w:rsidR="00395A40">
          <w:rPr>
            <w:rFonts w:asciiTheme="majorHAnsi" w:eastAsia="Times New Roman" w:hAnsiTheme="majorHAnsi" w:cstheme="majorHAnsi"/>
            <w:sz w:val="24"/>
            <w:szCs w:val="24"/>
          </w:rPr>
          <w:t>would be</w:t>
        </w:r>
      </w:ins>
      <w:del w:id="292" w:author="Andrea Schreier" w:date="2023-09-06T13:45:00Z">
        <w:r w:rsidRPr="005549A1" w:rsidDel="00395A40">
          <w:rPr>
            <w:rFonts w:asciiTheme="majorHAnsi" w:eastAsia="Times New Roman" w:hAnsiTheme="majorHAnsi" w:cstheme="majorHAnsi"/>
            <w:sz w:val="24"/>
            <w:szCs w:val="24"/>
          </w:rPr>
          <w:delText>is</w:delText>
        </w:r>
      </w:del>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132289A9"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commentRangeStart w:id="293"/>
      <w:r w:rsidRPr="005549A1">
        <w:rPr>
          <w:rFonts w:asciiTheme="majorHAnsi" w:eastAsia="Times New Roman" w:hAnsiTheme="majorHAnsi" w:cstheme="majorHAnsi"/>
          <w:b/>
          <w:sz w:val="24"/>
          <w:szCs w:val="24"/>
        </w:rPr>
        <w:t>F</w:t>
      </w:r>
      <w:commentRangeEnd w:id="293"/>
      <w:r w:rsidR="00395A40">
        <w:rPr>
          <w:rStyle w:val="CommentReference"/>
        </w:rPr>
        <w:commentReference w:id="293"/>
      </w:r>
      <w:r w:rsidRPr="005549A1">
        <w:rPr>
          <w:rFonts w:asciiTheme="majorHAnsi" w:eastAsia="Times New Roman" w:hAnsiTheme="majorHAnsi" w:cstheme="majorHAnsi"/>
          <w:b/>
          <w:sz w:val="24"/>
          <w:szCs w:val="24"/>
        </w:rPr>
        <w:t>igure 2.5.</w:t>
      </w:r>
      <w:r w:rsidRPr="005549A1">
        <w:rPr>
          <w:rFonts w:asciiTheme="majorHAnsi" w:eastAsia="Times New Roman" w:hAnsiTheme="majorHAnsi" w:cstheme="majorHAnsi"/>
          <w:sz w:val="24"/>
          <w:szCs w:val="24"/>
        </w:rPr>
        <w:t xml:space="preserve"> </w:t>
      </w:r>
      <w:del w:id="294" w:author="Andrea Schreier" w:date="2023-09-06T13:46:00Z">
        <w:r w:rsidRPr="005549A1" w:rsidDel="00395A40">
          <w:rPr>
            <w:rFonts w:asciiTheme="majorHAnsi" w:eastAsia="Times New Roman" w:hAnsiTheme="majorHAnsi" w:cstheme="majorHAnsi"/>
            <w:sz w:val="24"/>
            <w:szCs w:val="24"/>
          </w:rPr>
          <w:delText xml:space="preserve">K-mer comparison </w:delText>
        </w:r>
      </w:del>
      <w:ins w:id="295" w:author="Andrea Schreier" w:date="2023-09-06T13:46:00Z">
        <w:r w:rsidR="00395A40">
          <w:rPr>
            <w:rFonts w:asciiTheme="majorHAnsi" w:eastAsia="Times New Roman" w:hAnsiTheme="majorHAnsi" w:cstheme="majorHAnsi"/>
            <w:sz w:val="24"/>
            <w:szCs w:val="24"/>
          </w:rPr>
          <w:t>P</w:t>
        </w:r>
      </w:ins>
      <w:del w:id="296" w:author="Andrea Schreier" w:date="2023-09-06T13:46:00Z">
        <w:r w:rsidRPr="005549A1" w:rsidDel="00395A40">
          <w:rPr>
            <w:rFonts w:asciiTheme="majorHAnsi" w:eastAsia="Times New Roman" w:hAnsiTheme="majorHAnsi" w:cstheme="majorHAnsi"/>
            <w:sz w:val="24"/>
            <w:szCs w:val="24"/>
          </w:rPr>
          <w:delText>p</w:delText>
        </w:r>
      </w:del>
      <w:r w:rsidRPr="005549A1">
        <w:rPr>
          <w:rFonts w:asciiTheme="majorHAnsi" w:eastAsia="Times New Roman" w:hAnsiTheme="majorHAnsi" w:cstheme="majorHAnsi"/>
          <w:sz w:val="24"/>
          <w:szCs w:val="24"/>
        </w:rPr>
        <w:t xml:space="preserve">lot </w:t>
      </w:r>
      <w:ins w:id="297" w:author="Andrea Schreier" w:date="2023-09-06T13:46:00Z">
        <w:r w:rsidR="00395A40">
          <w:rPr>
            <w:rFonts w:asciiTheme="majorHAnsi" w:eastAsia="Times New Roman" w:hAnsiTheme="majorHAnsi" w:cstheme="majorHAnsi"/>
            <w:sz w:val="24"/>
            <w:szCs w:val="24"/>
          </w:rPr>
          <w:t>comparing</w:t>
        </w:r>
      </w:ins>
      <w:del w:id="298" w:author="Andrea Schreier" w:date="2023-09-06T13:46:00Z">
        <w:r w:rsidRPr="005549A1" w:rsidDel="00395A40">
          <w:rPr>
            <w:rFonts w:asciiTheme="majorHAnsi" w:eastAsia="Times New Roman" w:hAnsiTheme="majorHAnsi" w:cstheme="majorHAnsi"/>
            <w:sz w:val="24"/>
            <w:szCs w:val="24"/>
          </w:rPr>
          <w:delText>of</w:delText>
        </w:r>
      </w:del>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with female (A &amp; B) or male (C &amp; D) samples. Plots using k=21 (A &amp; C), and k=31 (B &amp; D). For all plots the R1 (x-axis) and R2 (y-axis) capture</w:t>
      </w:r>
      <w:del w:id="299" w:author="Andrea Schreier" w:date="2023-09-06T13:46:00Z">
        <w:r w:rsidRPr="005549A1" w:rsidDel="00395A40">
          <w:rPr>
            <w:rFonts w:asciiTheme="majorHAnsi" w:eastAsia="Times New Roman" w:hAnsiTheme="majorHAnsi" w:cstheme="majorHAnsi"/>
            <w:sz w:val="24"/>
            <w:szCs w:val="24"/>
          </w:rPr>
          <w:delText>s</w:delText>
        </w:r>
      </w:del>
      <w:r w:rsidRPr="005549A1">
        <w:rPr>
          <w:rFonts w:asciiTheme="majorHAnsi" w:eastAsia="Times New Roman" w:hAnsiTheme="majorHAnsi" w:cstheme="majorHAnsi"/>
          <w:sz w:val="24"/>
          <w:szCs w:val="24"/>
        </w:rPr>
        <w:t xml:space="preserve"> </w:t>
      </w:r>
      <w:del w:id="300" w:author="Andrea Schreier" w:date="2023-09-06T13:47:00Z">
        <w:r w:rsidRPr="005549A1" w:rsidDel="00395A40">
          <w:rPr>
            <w:rFonts w:asciiTheme="majorHAnsi" w:eastAsia="Times New Roman" w:hAnsiTheme="majorHAnsi" w:cstheme="majorHAnsi"/>
            <w:sz w:val="24"/>
            <w:szCs w:val="24"/>
          </w:rPr>
          <w:delText>a</w:delText>
        </w:r>
      </w:del>
      <w:r w:rsidRPr="005549A1">
        <w:rPr>
          <w:rFonts w:asciiTheme="majorHAnsi" w:eastAsia="Times New Roman" w:hAnsiTheme="majorHAnsi" w:cstheme="majorHAnsi"/>
          <w:sz w:val="24"/>
          <w:szCs w:val="24"/>
        </w:rPr>
        <w:t xml:space="preserve"> slightly different information, but no major sources of sequencing bias </w:t>
      </w:r>
      <w:del w:id="301" w:author="Andrea Schreier" w:date="2023-09-06T13:47:00Z">
        <w:r w:rsidRPr="005549A1" w:rsidDel="00395A40">
          <w:rPr>
            <w:rFonts w:asciiTheme="majorHAnsi" w:eastAsia="Times New Roman" w:hAnsiTheme="majorHAnsi" w:cstheme="majorHAnsi"/>
            <w:sz w:val="24"/>
            <w:szCs w:val="24"/>
          </w:rPr>
          <w:delText>appear to occur</w:delText>
        </w:r>
      </w:del>
      <w:ins w:id="302" w:author="Andrea Schreier" w:date="2023-09-06T13:47:00Z">
        <w:r w:rsidR="00395A40">
          <w:rPr>
            <w:rFonts w:asciiTheme="majorHAnsi" w:eastAsia="Times New Roman" w:hAnsiTheme="majorHAnsi" w:cstheme="majorHAnsi"/>
            <w:sz w:val="24"/>
            <w:szCs w:val="24"/>
          </w:rPr>
          <w:t>are observed</w:t>
        </w:r>
      </w:ins>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99FD08C">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3835B6F2"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del w:id="303" w:author="Andrea Schreier" w:date="2023-09-06T13:47:00Z">
        <w:r w:rsidRPr="005549A1" w:rsidDel="00395A40">
          <w:rPr>
            <w:rFonts w:asciiTheme="majorHAnsi" w:hAnsiTheme="majorHAnsi" w:cstheme="majorHAnsi"/>
            <w:sz w:val="24"/>
            <w:szCs w:val="24"/>
          </w:rPr>
          <w:delText>Large raw data (a0) metrics (L50=771,808 and total contig count= 2,741,504 for the female data, and L50=1,276,120 and total contig count=3,095,133 for the male data)</w:delText>
        </w:r>
      </w:del>
      <w:ins w:id="304" w:author="Andrea Schreier" w:date="2023-09-06T13:47:00Z">
        <w:r w:rsidR="00395A40">
          <w:rPr>
            <w:rFonts w:asciiTheme="majorHAnsi" w:hAnsiTheme="majorHAnsi" w:cstheme="majorHAnsi"/>
            <w:sz w:val="24"/>
            <w:szCs w:val="24"/>
          </w:rPr>
          <w:t>Metrics from a0</w:t>
        </w:r>
      </w:ins>
      <w:r w:rsidRPr="005549A1">
        <w:rPr>
          <w:rFonts w:asciiTheme="majorHAnsi" w:hAnsiTheme="majorHAnsi" w:cstheme="majorHAnsi"/>
          <w:sz w:val="24"/>
          <w:szCs w:val="24"/>
        </w:rPr>
        <w:t xml:space="preserve"> </w:t>
      </w:r>
      <w:ins w:id="305" w:author="Andrea Schreier" w:date="2023-09-06T13:48:00Z">
        <w:r w:rsidR="00395A40">
          <w:rPr>
            <w:rFonts w:asciiTheme="majorHAnsi" w:hAnsiTheme="majorHAnsi" w:cstheme="majorHAnsi"/>
            <w:sz w:val="24"/>
            <w:szCs w:val="24"/>
          </w:rPr>
          <w:t>(Table 2.</w:t>
        </w:r>
      </w:ins>
      <w:ins w:id="306" w:author="Andrea Schreier" w:date="2023-09-06T13:49:00Z">
        <w:r w:rsidR="00395A40">
          <w:rPr>
            <w:rFonts w:asciiTheme="majorHAnsi" w:hAnsiTheme="majorHAnsi" w:cstheme="majorHAnsi"/>
            <w:sz w:val="24"/>
            <w:szCs w:val="24"/>
          </w:rPr>
          <w:t>4</w:t>
        </w:r>
      </w:ins>
      <w:ins w:id="307" w:author="Andrea Schreier" w:date="2023-09-06T13:48:00Z">
        <w:r w:rsidR="00395A40">
          <w:rPr>
            <w:rFonts w:asciiTheme="majorHAnsi" w:hAnsiTheme="majorHAnsi" w:cstheme="majorHAnsi"/>
            <w:sz w:val="24"/>
            <w:szCs w:val="24"/>
          </w:rPr>
          <w:t xml:space="preserve">) </w:t>
        </w:r>
      </w:ins>
      <w:r w:rsidRPr="005549A1">
        <w:rPr>
          <w:rFonts w:asciiTheme="majorHAnsi" w:hAnsiTheme="majorHAnsi" w:cstheme="majorHAnsi"/>
          <w:sz w:val="24"/>
          <w:szCs w:val="24"/>
        </w:rPr>
        <w:t xml:space="preserve">have been omitted to better visualize </w:t>
      </w:r>
      <w:ins w:id="308" w:author="Andrea Schreier" w:date="2023-09-06T13:49:00Z">
        <w:r w:rsidR="00395A40">
          <w:rPr>
            <w:rFonts w:asciiTheme="majorHAnsi" w:hAnsiTheme="majorHAnsi" w:cstheme="majorHAnsi"/>
            <w:sz w:val="24"/>
            <w:szCs w:val="24"/>
          </w:rPr>
          <w:t xml:space="preserve">assembly </w:t>
        </w:r>
      </w:ins>
      <w:ins w:id="309" w:author="Andrea Schreier" w:date="2023-09-06T13:48:00Z">
        <w:r w:rsidR="00395A40">
          <w:rPr>
            <w:rFonts w:asciiTheme="majorHAnsi" w:hAnsiTheme="majorHAnsi" w:cstheme="majorHAnsi"/>
            <w:sz w:val="24"/>
            <w:szCs w:val="24"/>
          </w:rPr>
          <w:t xml:space="preserve">improvement </w:t>
        </w:r>
      </w:ins>
      <w:del w:id="310" w:author="Andrea Schreier" w:date="2023-09-06T13:48:00Z">
        <w:r w:rsidRPr="005549A1" w:rsidDel="00395A40">
          <w:rPr>
            <w:rFonts w:asciiTheme="majorHAnsi" w:hAnsiTheme="majorHAnsi" w:cstheme="majorHAnsi"/>
            <w:sz w:val="24"/>
            <w:szCs w:val="24"/>
          </w:rPr>
          <w:delText xml:space="preserve">the difference of metrics </w:delText>
        </w:r>
      </w:del>
      <w:ins w:id="311" w:author="Andrea Schreier" w:date="2023-09-06T13:48:00Z">
        <w:r w:rsidR="00395A40">
          <w:rPr>
            <w:rFonts w:asciiTheme="majorHAnsi" w:hAnsiTheme="majorHAnsi" w:cstheme="majorHAnsi"/>
            <w:sz w:val="24"/>
            <w:szCs w:val="24"/>
          </w:rPr>
          <w:t>as sequence data from different platforms are added</w:t>
        </w:r>
      </w:ins>
      <w:del w:id="312" w:author="Andrea Schreier" w:date="2023-09-06T13:48:00Z">
        <w:r w:rsidRPr="005549A1" w:rsidDel="00395A40">
          <w:rPr>
            <w:rFonts w:asciiTheme="majorHAnsi" w:hAnsiTheme="majorHAnsi" w:cstheme="majorHAnsi"/>
            <w:sz w:val="24"/>
            <w:szCs w:val="24"/>
          </w:rPr>
          <w:delText>in the post assembly steps</w:delText>
        </w:r>
      </w:del>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63CE3A4F">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5A151E48" w14:textId="0E0078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w:t>
      </w:r>
      <w:commentRangeStart w:id="313"/>
      <w:r w:rsidRPr="005549A1">
        <w:rPr>
          <w:rFonts w:asciiTheme="majorHAnsi" w:eastAsia="Times New Roman" w:hAnsiTheme="majorHAnsi" w:cstheme="majorHAnsi"/>
          <w:sz w:val="24"/>
          <w:szCs w:val="24"/>
        </w:rPr>
        <w:t>scale bar</w:t>
      </w:r>
      <w:commentRangeEnd w:id="313"/>
      <w:r w:rsidR="00395A40">
        <w:rPr>
          <w:rStyle w:val="CommentReference"/>
        </w:rPr>
        <w:commentReference w:id="313"/>
      </w:r>
      <w:r w:rsidRPr="005549A1">
        <w:rPr>
          <w:rFonts w:asciiTheme="majorHAnsi" w:eastAsia="Times New Roman" w:hAnsiTheme="majorHAnsi" w:cstheme="majorHAnsi"/>
          <w:sz w:val="24"/>
          <w:szCs w:val="24"/>
        </w:rPr>
        <w:t>;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13" w:author="Andrea Schreier" w:date="2023-09-06T10:16:00Z" w:initials="AS">
    <w:p w14:paraId="0EAA68EE" w14:textId="77777777" w:rsidR="002E2FF8" w:rsidRDefault="002E2FF8" w:rsidP="0023369E">
      <w:pPr>
        <w:jc w:val="left"/>
      </w:pPr>
      <w:r>
        <w:rPr>
          <w:rStyle w:val="CommentReference"/>
        </w:rPr>
        <w:annotationRef/>
      </w:r>
      <w:r>
        <w:rPr>
          <w:color w:val="000000"/>
        </w:rPr>
        <w:t>Reduced productivity?</w:t>
      </w:r>
    </w:p>
  </w:comment>
  <w:comment w:id="14" w:author="Andrea Schreier" w:date="2023-09-06T10:17:00Z" w:initials="AS">
    <w:p w14:paraId="329E04A0" w14:textId="77777777" w:rsidR="002E2FF8" w:rsidRDefault="002E2FF8" w:rsidP="001A445A">
      <w:pPr>
        <w:jc w:val="left"/>
      </w:pPr>
      <w:r>
        <w:rPr>
          <w:rStyle w:val="CommentReference"/>
        </w:rPr>
        <w:annotationRef/>
      </w:r>
      <w:r>
        <w:rPr>
          <w:color w:val="000000"/>
        </w:rPr>
        <w:t>Increased water temperature?</w:t>
      </w:r>
    </w:p>
  </w:comment>
  <w:comment w:id="12"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54" w:author="Andrea Schreier" w:date="2023-09-06T10:19:00Z" w:initials="AS">
    <w:p w14:paraId="3F353CBB" w14:textId="0A8527A6" w:rsidR="002E2FF8" w:rsidRDefault="002E2FF8" w:rsidP="000C76AA">
      <w:pPr>
        <w:jc w:val="left"/>
      </w:pPr>
      <w:r>
        <w:rPr>
          <w:rStyle w:val="CommentReference"/>
        </w:rPr>
        <w:annotationRef/>
      </w:r>
      <w:r>
        <w:rPr>
          <w:color w:val="000000"/>
        </w:rPr>
        <w:t xml:space="preserve">I’m not sure how this would work. Does this refer to health threats? </w:t>
      </w:r>
    </w:p>
  </w:comment>
  <w:comment w:id="56" w:author="Andrea Schreier" w:date="2023-09-06T10:23:00Z" w:initials="AS">
    <w:p w14:paraId="5F11A780" w14:textId="77777777" w:rsidR="002E2FF8" w:rsidRDefault="002E2FF8" w:rsidP="00AC793B">
      <w:pPr>
        <w:jc w:val="left"/>
      </w:pPr>
      <w:r>
        <w:rPr>
          <w:rStyle w:val="CommentReference"/>
        </w:rPr>
        <w:annotationRef/>
      </w:r>
      <w:r>
        <w:rPr>
          <w:color w:val="000000"/>
        </w:rPr>
        <w:t xml:space="preserve">Individual samples? Or fewer individual biologists participating? </w:t>
      </w:r>
    </w:p>
  </w:comment>
  <w:comment w:id="70" w:author="Andrea Schreier" w:date="2023-09-06T10:28:00Z" w:initials="AS">
    <w:p w14:paraId="7A245377" w14:textId="77777777" w:rsidR="003846EB" w:rsidRDefault="003846EB" w:rsidP="0009000F">
      <w:pPr>
        <w:jc w:val="left"/>
      </w:pPr>
      <w:r>
        <w:rPr>
          <w:rStyle w:val="CommentReference"/>
        </w:rPr>
        <w:annotationRef/>
      </w:r>
      <w:r>
        <w:rPr>
          <w:color w:val="000000"/>
        </w:rPr>
        <w:t xml:space="preserve">Every time I see </w:t>
      </w:r>
      <w:proofErr w:type="gramStart"/>
      <w:r>
        <w:rPr>
          <w:color w:val="000000"/>
        </w:rPr>
        <w:t>this</w:t>
      </w:r>
      <w:proofErr w:type="gramEnd"/>
      <w:r>
        <w:rPr>
          <w:color w:val="000000"/>
        </w:rPr>
        <w:t xml:space="preserve"> I am going to think about Lahontan cutthroat trout! :D</w:t>
      </w:r>
    </w:p>
  </w:comment>
  <w:comment w:id="71" w:author="Shannon Erica Kendal Joslin" w:date="2023-09-16T11:24:00Z" w:initials="SEKJ">
    <w:p w14:paraId="37138735" w14:textId="220207D4" w:rsidR="00731F54" w:rsidRDefault="00731F54">
      <w:pPr>
        <w:pStyle w:val="CommentText"/>
      </w:pPr>
      <w:r>
        <w:rPr>
          <w:rStyle w:val="CommentReference"/>
        </w:rPr>
        <w:annotationRef/>
      </w:r>
      <w:proofErr w:type="spellStart"/>
      <w:proofErr w:type="gramStart"/>
      <w:r>
        <w:t>haha</w:t>
      </w:r>
      <w:proofErr w:type="spellEnd"/>
      <w:proofErr w:type="gramEnd"/>
      <w:r>
        <w:t xml:space="preserve"> I know right? it was funny going the other way and when Mandi would talk about the trout I’d double take thinking it was the lactase gene</w:t>
      </w:r>
    </w:p>
  </w:comment>
  <w:comment w:id="72" w:author="Andrea Schreier" w:date="2023-09-06T10:31:00Z" w:initials="AS">
    <w:p w14:paraId="62A87306" w14:textId="77777777" w:rsidR="003846EB" w:rsidRDefault="003846EB" w:rsidP="0018260F">
      <w:pPr>
        <w:jc w:val="left"/>
      </w:pPr>
      <w:r>
        <w:rPr>
          <w:rStyle w:val="CommentReference"/>
        </w:rPr>
        <w:annotationRef/>
      </w:r>
      <w:r>
        <w:rPr>
          <w:color w:val="000000"/>
        </w:rPr>
        <w:t xml:space="preserve">Probably don’t need this since this section is just providing background information, not directly introducing material. </w:t>
      </w:r>
    </w:p>
  </w:comment>
  <w:comment w:id="79" w:author="Andrea Schreier" w:date="2023-09-06T10:43:00Z" w:initials="AS">
    <w:p w14:paraId="405CB03E" w14:textId="77777777" w:rsidR="00397880" w:rsidRDefault="00397880" w:rsidP="005B77AC">
      <w:pPr>
        <w:jc w:val="left"/>
      </w:pPr>
      <w:r>
        <w:rPr>
          <w:rStyle w:val="CommentReference"/>
        </w:rPr>
        <w:annotationRef/>
      </w:r>
      <w:r>
        <w:rPr>
          <w:color w:val="000000"/>
        </w:rPr>
        <w:t>What are some drivers of delta smelt declines? This sentence suggests that productivity levels and water temps affect some aspects of delta smelt biology (fecundity?) but it doesn’t provide any information about how trends in those variables are contributing to smelt decline, which might be more relevant since the focus of this chapter is producing a reference genome to improve conservation.</w:t>
      </w:r>
    </w:p>
  </w:comment>
  <w:comment w:id="88" w:author="Andrea Schreier" w:date="2023-09-06T10:49:00Z" w:initials="AS">
    <w:p w14:paraId="474E45F1" w14:textId="77777777" w:rsidR="00397880" w:rsidRDefault="00397880" w:rsidP="00333ECF">
      <w:pPr>
        <w:jc w:val="left"/>
      </w:pPr>
      <w:r>
        <w:rPr>
          <w:rStyle w:val="CommentReference"/>
        </w:rPr>
        <w:annotationRef/>
      </w:r>
      <w:r>
        <w:rPr>
          <w:color w:val="000000"/>
        </w:rPr>
        <w:t>I wonder if this paragraph could start with a statement about how no reference genome for delta smelt exists, but genomes exist for three other Osmerids.</w:t>
      </w:r>
    </w:p>
  </w:comment>
  <w:comment w:id="90" w:author="Andrea Schreier" w:date="2023-09-06T10:51:00Z" w:initials="AS">
    <w:p w14:paraId="6EF6E281" w14:textId="77777777"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96" w:author="Andrea Schreier" w:date="2023-09-06T10:52:00Z" w:initials="AS">
    <w:p w14:paraId="7EEACEBB" w14:textId="77777777" w:rsidR="00EE0B9A" w:rsidRDefault="00EE0B9A" w:rsidP="004B1929">
      <w:pPr>
        <w:jc w:val="left"/>
      </w:pPr>
      <w:r>
        <w:rPr>
          <w:rStyle w:val="CommentReference"/>
        </w:rPr>
        <w:annotationRef/>
      </w:r>
      <w:r>
        <w:rPr>
          <w:color w:val="000000"/>
        </w:rPr>
        <w:t>This content can go in the paragraph about why having a reference genome would benefit delta smelt conservation.</w:t>
      </w:r>
    </w:p>
  </w:comment>
  <w:comment w:id="97"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113" w:author="Andrea Schreier" w:date="2023-09-06T10:57:00Z" w:initials="AS">
    <w:p w14:paraId="1AE6006D" w14:textId="77777777" w:rsidR="00EE0B9A" w:rsidRDefault="00EE0B9A" w:rsidP="00E665AF">
      <w:pPr>
        <w:jc w:val="left"/>
      </w:pPr>
      <w:r>
        <w:rPr>
          <w:rStyle w:val="CommentReference"/>
        </w:rPr>
        <w:annotationRef/>
      </w:r>
      <w:r>
        <w:rPr>
          <w:color w:val="000000"/>
        </w:rPr>
        <w:t>You will probably need company information for this for publication.</w:t>
      </w:r>
    </w:p>
  </w:comment>
  <w:comment w:id="133" w:author="Andrea Schreier" w:date="2023-09-06T11:23:00Z" w:initials="AS">
    <w:p w14:paraId="541DD987"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134" w:author="Shannon Erica Kendal Joslin" w:date="2023-09-17T16:20:00Z" w:initials="SEKJ">
    <w:p w14:paraId="182EE670" w14:textId="265BF537" w:rsidR="00B50827" w:rsidRDefault="00B50827">
      <w:pPr>
        <w:pStyle w:val="CommentText"/>
      </w:pPr>
      <w:r>
        <w:rPr>
          <w:rStyle w:val="CommentReference"/>
        </w:rPr>
        <w:annotationRef/>
      </w:r>
      <w:r>
        <w:t>Is this better here?</w:t>
      </w:r>
    </w:p>
  </w:comment>
  <w:comment w:id="146" w:author="Shannon Erica Kendal Joslin" w:date="2023-09-17T15:30:00Z" w:initials="SEKJ">
    <w:p w14:paraId="0E0D290E" w14:textId="07CAA199"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154" w:author="Andrea Schreier" w:date="2023-09-06T11:02:00Z" w:initials="AS">
    <w:p w14:paraId="63D8D100" w14:textId="77777777" w:rsidR="00D14BAF" w:rsidRDefault="00D14BAF" w:rsidP="00976770">
      <w:pPr>
        <w:jc w:val="left"/>
      </w:pPr>
      <w:r>
        <w:rPr>
          <w:rStyle w:val="CommentReference"/>
        </w:rPr>
        <w:annotationRef/>
      </w:r>
      <w:r>
        <w:rPr>
          <w:color w:val="000000"/>
        </w:rPr>
        <w:t>Is it worth mentioning that this DNA needs to be HMW?</w:t>
      </w:r>
    </w:p>
  </w:comment>
  <w:comment w:id="153" w:author="Andrea Schreier" w:date="2023-09-06T11:08:00Z" w:initials="AS">
    <w:p w14:paraId="736A746E" w14:textId="77777777" w:rsidR="00D14BAF" w:rsidRDefault="00D14BAF" w:rsidP="00F56891">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155" w:author="Andrea Schreier" w:date="2023-09-06T11:05:00Z" w:initials="AS">
    <w:p w14:paraId="1344CA21" w14:textId="75173C18" w:rsidR="00D14BAF" w:rsidRDefault="00D14BAF" w:rsidP="004E376A">
      <w:pPr>
        <w:jc w:val="left"/>
      </w:pPr>
      <w:r>
        <w:rPr>
          <w:rStyle w:val="CommentReference"/>
        </w:rPr>
        <w:annotationRef/>
      </w:r>
      <w:r>
        <w:rPr>
          <w:color w:val="000000"/>
        </w:rPr>
        <w:t>This is already stated in the previous paragraph.</w:t>
      </w:r>
    </w:p>
  </w:comment>
  <w:comment w:id="156" w:author="Shannon Erica Kendal Joslin" w:date="2023-09-17T15:41:00Z" w:initials="SEKJ">
    <w:p w14:paraId="67C8F99A" w14:textId="0F8BE0D9" w:rsidR="001D762E" w:rsidRDefault="001D762E">
      <w:pPr>
        <w:pStyle w:val="CommentText"/>
      </w:pPr>
      <w:r>
        <w:rPr>
          <w:rStyle w:val="CommentReference"/>
        </w:rPr>
        <w:annotationRef/>
      </w:r>
      <w:r>
        <w:t xml:space="preserve">In the previous </w:t>
      </w:r>
      <w:r w:rsidR="00167B56">
        <w:t>paragraph</w:t>
      </w:r>
      <w:r>
        <w:t xml:space="preserve"> I only mentioned DNA e</w:t>
      </w:r>
      <w:r w:rsidR="00167B56">
        <w:t xml:space="preserve">xtractions since </w:t>
      </w:r>
      <w:proofErr w:type="spellStart"/>
      <w:r w:rsidR="00167B56">
        <w:t>its</w:t>
      </w:r>
      <w:proofErr w:type="spellEnd"/>
      <w:r w:rsidR="00167B56">
        <w:t xml:space="preserve"> in the extractions section. Should I state that all the extractions and library prep for linked and long reads were done at the genome center in the previous section? </w:t>
      </w:r>
    </w:p>
  </w:comment>
  <w:comment w:id="161" w:author="Andrea Schreier" w:date="2023-09-06T11:23:00Z" w:initials="AS">
    <w:p w14:paraId="0FCF7225" w14:textId="77777777" w:rsidR="007B7A16" w:rsidRDefault="007B7A16" w:rsidP="00117C6B">
      <w:pPr>
        <w:jc w:val="left"/>
      </w:pPr>
      <w:r>
        <w:rPr>
          <w:rStyle w:val="CommentReference"/>
        </w:rPr>
        <w:annotationRef/>
      </w:r>
      <w:r>
        <w:rPr>
          <w:color w:val="000000"/>
        </w:rPr>
        <w:t>What was the reason for low-input libraries? Was there not enough DNA from one of the samples?</w:t>
      </w:r>
    </w:p>
  </w:comment>
  <w:comment w:id="162" w:author="Shannon Erica Kendal Joslin" w:date="2023-09-17T16:14:00Z" w:initials="SEKJ">
    <w:p w14:paraId="3FA0720B" w14:textId="1845A43F" w:rsidR="00586A77" w:rsidRDefault="00586A77">
      <w:pPr>
        <w:pStyle w:val="CommentText"/>
      </w:pPr>
      <w:r>
        <w:rPr>
          <w:rStyle w:val="CommentReference"/>
        </w:rPr>
        <w:annotationRef/>
      </w:r>
      <w:r>
        <w:t>Yeah, there wasn’t enough for the regular method</w:t>
      </w:r>
    </w:p>
  </w:comment>
  <w:comment w:id="170" w:author="Andrea Schreier" w:date="2023-09-06T11:23:00Z" w:initials="AS">
    <w:p w14:paraId="35ABE9FB"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181" w:author="Andrea Schreier" w:date="2023-09-06T11:51:00Z" w:initials="AS">
    <w:p w14:paraId="684D83B9" w14:textId="77777777" w:rsidR="002A4536" w:rsidRDefault="002A4536" w:rsidP="00A46295">
      <w:pPr>
        <w:jc w:val="left"/>
      </w:pPr>
      <w:r>
        <w:rPr>
          <w:rStyle w:val="CommentReference"/>
        </w:rPr>
        <w:annotationRef/>
      </w:r>
      <w:r>
        <w:rPr>
          <w:color w:val="000000"/>
        </w:rPr>
        <w:t xml:space="preserve">You will need more details than this for a </w:t>
      </w:r>
      <w:proofErr w:type="gramStart"/>
      <w:r>
        <w:rPr>
          <w:color w:val="000000"/>
        </w:rPr>
        <w:t>publication</w:t>
      </w:r>
      <w:proofErr w:type="gramEnd"/>
      <w:r>
        <w:rPr>
          <w:color w:val="000000"/>
        </w:rPr>
        <w:t xml:space="preserve"> but you might be able to get away with this for a dissertation chapter.</w:t>
      </w:r>
    </w:p>
  </w:comment>
  <w:comment w:id="182" w:author="Andrea Schreier" w:date="2023-09-06T11:52:00Z" w:initials="AS">
    <w:p w14:paraId="6B4AE477" w14:textId="77777777" w:rsidR="002A4536" w:rsidRDefault="002A4536" w:rsidP="00C11D4B">
      <w:pPr>
        <w:jc w:val="left"/>
      </w:pPr>
      <w:r>
        <w:rPr>
          <w:rStyle w:val="CommentReference"/>
        </w:rPr>
        <w:annotationRef/>
      </w:r>
      <w:r>
        <w:rPr>
          <w:color w:val="000000"/>
        </w:rPr>
        <w:t>Was total or fork length measured?</w:t>
      </w:r>
    </w:p>
  </w:comment>
  <w:comment w:id="183" w:author="Andrea Schreier" w:date="2023-09-06T11:53:00Z" w:initials="AS">
    <w:p w14:paraId="6D10755A" w14:textId="77777777" w:rsidR="002A4536" w:rsidRDefault="002A4536" w:rsidP="005F1D45">
      <w:pPr>
        <w:jc w:val="left"/>
      </w:pPr>
      <w:r>
        <w:rPr>
          <w:rStyle w:val="CommentReference"/>
        </w:rPr>
        <w:annotationRef/>
      </w:r>
      <w:r>
        <w:rPr>
          <w:color w:val="000000"/>
        </w:rPr>
        <w:t>Dennis should be able to tell you the salinity they hold smelt at.</w:t>
      </w:r>
    </w:p>
  </w:comment>
  <w:comment w:id="192" w:author="Andrea Schreier" w:date="2023-09-06T12:52:00Z" w:initials="AS">
    <w:p w14:paraId="297E9798" w14:textId="77777777" w:rsidR="00FE49ED" w:rsidRDefault="00FE49ED" w:rsidP="00E37CB5">
      <w:pPr>
        <w:jc w:val="left"/>
      </w:pPr>
      <w:r>
        <w:rPr>
          <w:rStyle w:val="CommentReference"/>
        </w:rPr>
        <w:annotationRef/>
      </w:r>
      <w:r>
        <w:rPr>
          <w:color w:val="000000"/>
        </w:rPr>
        <w:t>Organ tissue? Scales?</w:t>
      </w:r>
    </w:p>
  </w:comment>
  <w:comment w:id="193" w:author="Andrea Schreier" w:date="2023-09-06T12:53:00Z" w:initials="AS">
    <w:p w14:paraId="4CAE41F8" w14:textId="77777777" w:rsidR="00FE49ED" w:rsidRDefault="00FE49ED" w:rsidP="008F544D">
      <w:pPr>
        <w:jc w:val="left"/>
      </w:pPr>
      <w:r>
        <w:rPr>
          <w:rStyle w:val="CommentReference"/>
        </w:rPr>
        <w:annotationRef/>
      </w:r>
      <w:r>
        <w:rPr>
          <w:color w:val="000000"/>
        </w:rPr>
        <w:t>This is a bit repetitive of the second sentence in this paragraph. Can the content of both be combined for conciseness?</w:t>
      </w:r>
    </w:p>
  </w:comment>
  <w:comment w:id="199" w:author="Andrea Schreier" w:date="2023-09-06T13:01:00Z" w:initials="AS">
    <w:p w14:paraId="009F7142" w14:textId="77777777" w:rsidR="00FE49ED" w:rsidRDefault="00FE49ED" w:rsidP="00A45545">
      <w:pPr>
        <w:jc w:val="left"/>
      </w:pPr>
      <w:r>
        <w:rPr>
          <w:rStyle w:val="CommentReference"/>
        </w:rPr>
        <w:annotationRef/>
      </w:r>
      <w:r>
        <w:rPr>
          <w:color w:val="000000"/>
        </w:rPr>
        <w:t xml:space="preserve">Since the female read yield was already stated, this sentence can just state the male yield. </w:t>
      </w:r>
    </w:p>
  </w:comment>
  <w:comment w:id="211" w:author="Andrea Schreier" w:date="2023-09-06T13:08:00Z" w:initials="AS">
    <w:p w14:paraId="2E7D852D" w14:textId="77777777" w:rsidR="00502EF8" w:rsidRDefault="00502EF8" w:rsidP="0016245D">
      <w:pPr>
        <w:jc w:val="left"/>
      </w:pPr>
      <w:r>
        <w:rPr>
          <w:rStyle w:val="CommentReference"/>
        </w:rPr>
        <w:annotationRef/>
      </w:r>
      <w:r>
        <w:rPr>
          <w:color w:val="000000"/>
        </w:rPr>
        <w:t>That is a lot of paralogs! Does this lineage have a history of genome duplication?</w:t>
      </w:r>
    </w:p>
  </w:comment>
  <w:comment w:id="212" w:author="Andrea Schreier" w:date="2023-09-06T13:08:00Z" w:initials="AS">
    <w:p w14:paraId="773DCB2D" w14:textId="77777777" w:rsidR="00502EF8" w:rsidRDefault="00502EF8" w:rsidP="00AB0989">
      <w:pPr>
        <w:jc w:val="left"/>
      </w:pPr>
      <w:r>
        <w:rPr>
          <w:rStyle w:val="CommentReference"/>
        </w:rPr>
        <w:annotationRef/>
      </w:r>
      <w:r>
        <w:rPr>
          <w:color w:val="000000"/>
        </w:rPr>
        <w:t>Ok, that makes more sense! :)</w:t>
      </w:r>
    </w:p>
  </w:comment>
  <w:comment w:id="215" w:author="Andrea Schreier" w:date="2023-09-06T13:13:00Z" w:initials="AS">
    <w:p w14:paraId="0EB0FDE4" w14:textId="77777777" w:rsidR="00384916" w:rsidRDefault="00384916" w:rsidP="001931C6">
      <w:pPr>
        <w:jc w:val="left"/>
      </w:pPr>
      <w:r>
        <w:rPr>
          <w:rStyle w:val="CommentReference"/>
        </w:rPr>
        <w:annotationRef/>
      </w:r>
      <w:r>
        <w:rPr>
          <w:color w:val="000000"/>
        </w:rPr>
        <w:t>Total length or fork length? Should be in mms or cms.</w:t>
      </w:r>
    </w:p>
  </w:comment>
  <w:comment w:id="217" w:author="Andrea Schreier" w:date="2023-09-06T13:15:00Z" w:initials="AS">
    <w:p w14:paraId="4F00D169" w14:textId="77777777" w:rsidR="00384916" w:rsidRDefault="00384916" w:rsidP="00F35363">
      <w:pPr>
        <w:jc w:val="left"/>
      </w:pPr>
      <w:r>
        <w:rPr>
          <w:rStyle w:val="CommentReference"/>
        </w:rPr>
        <w:annotationRef/>
      </w:r>
      <w:r>
        <w:t>I deleted the sentence prior to these because that info was in the Methods. These sentences here should go in the methods as well.</w:t>
      </w:r>
    </w:p>
  </w:comment>
  <w:comment w:id="228" w:author="Andrea Schreier" w:date="2023-09-06T13:18:00Z" w:initials="AS">
    <w:p w14:paraId="134C7126" w14:textId="77777777" w:rsidR="00384916" w:rsidRDefault="00384916" w:rsidP="00C6078D">
      <w:pPr>
        <w:jc w:val="left"/>
      </w:pPr>
      <w:r>
        <w:rPr>
          <w:rStyle w:val="CommentReference"/>
        </w:rPr>
        <w:annotationRef/>
      </w:r>
      <w:r>
        <w:rPr>
          <w:color w:val="000000"/>
        </w:rPr>
        <w:t>Karyotyping. There are lots of cytogenetic methods (flow cytometry, FISH, etc) so it might be worth referring to what you did (here, in methods and results, including subheadings) as karyotyping</w:t>
      </w:r>
    </w:p>
  </w:comment>
  <w:comment w:id="235" w:author="Andrea Schreier" w:date="2023-09-06T13:25:00Z" w:initials="AS">
    <w:p w14:paraId="645974B4" w14:textId="77777777" w:rsidR="00D37010" w:rsidRDefault="00D37010" w:rsidP="00DC2040">
      <w:pPr>
        <w:jc w:val="left"/>
      </w:pPr>
      <w:r>
        <w:rPr>
          <w:rStyle w:val="CommentReference"/>
        </w:rPr>
        <w:annotationRef/>
      </w:r>
      <w:r>
        <w:t>Too bad there isn’t a karyotype for wakasagi. It would be interesting to know if they have the same haploid genome size which would facilitate hybridization.</w:t>
      </w:r>
    </w:p>
  </w:comment>
  <w:comment w:id="248" w:author="Andrea Schreier" w:date="2023-09-06T13:27:00Z" w:initials="AS">
    <w:p w14:paraId="6B081AE7" w14:textId="77777777" w:rsidR="00D37010" w:rsidRDefault="00D37010" w:rsidP="00EB38AF">
      <w:pPr>
        <w:jc w:val="left"/>
      </w:pPr>
      <w:r>
        <w:rPr>
          <w:rStyle w:val="CommentReference"/>
        </w:rPr>
        <w:annotationRef/>
      </w:r>
      <w:r>
        <w:rPr>
          <w:color w:val="000000"/>
        </w:rPr>
        <w:t>Seems like there might be words missing here?</w:t>
      </w:r>
    </w:p>
  </w:comment>
  <w:comment w:id="252" w:author="Andrea Schreier" w:date="2023-09-06T13:28:00Z" w:initials="AS">
    <w:p w14:paraId="4C1DDF8D" w14:textId="77777777" w:rsidR="00D37010" w:rsidRDefault="00D37010" w:rsidP="00A62907">
      <w:pPr>
        <w:jc w:val="left"/>
      </w:pPr>
      <w:r>
        <w:rPr>
          <w:rStyle w:val="CommentReference"/>
        </w:rPr>
        <w:annotationRef/>
      </w:r>
      <w:r>
        <w:rPr>
          <w:color w:val="000000"/>
        </w:rPr>
        <w:t>This would be Ensi’s dissertation.</w:t>
      </w:r>
    </w:p>
  </w:comment>
  <w:comment w:id="253"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262" w:author="Andrea Schreier" w:date="2023-09-06T14:45:00Z" w:initials="AS">
    <w:p w14:paraId="102E34CF" w14:textId="77777777"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270" w:author="Andrea Schreier" w:date="2023-09-06T13:33:00Z" w:initials="AS">
    <w:p w14:paraId="11DBE382" w14:textId="118FBEA5" w:rsidR="008F7FE6" w:rsidRDefault="008F7FE6" w:rsidP="00EC7D14">
      <w:pPr>
        <w:jc w:val="left"/>
      </w:pPr>
      <w:r>
        <w:rPr>
          <w:rStyle w:val="CommentReference"/>
        </w:rPr>
        <w:annotationRef/>
      </w:r>
      <w:r>
        <w:rPr>
          <w:color w:val="000000"/>
        </w:rPr>
        <w:t xml:space="preserve">Instead of run ID, or in addition to, I wonder if individual IDs for the smelt sequenced would be good to include. </w:t>
      </w:r>
    </w:p>
  </w:comment>
  <w:comment w:id="271" w:author="Andrea Schreier" w:date="2023-09-06T13:34:00Z" w:initials="AS">
    <w:p w14:paraId="1BF1E970" w14:textId="77777777" w:rsidR="008F7FE6" w:rsidRDefault="008F7FE6"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272" w:author="Andrea Schreier" w:date="2023-09-06T13:37:00Z" w:initials="AS">
    <w:p w14:paraId="577BD998" w14:textId="77777777" w:rsidR="008F7FE6" w:rsidRDefault="008F7FE6" w:rsidP="0059466C">
      <w:pPr>
        <w:jc w:val="left"/>
      </w:pPr>
      <w:r>
        <w:rPr>
          <w:rStyle w:val="CommentReference"/>
        </w:rPr>
        <w:annotationRef/>
      </w:r>
      <w:r>
        <w:rPr>
          <w:color w:val="000000"/>
        </w:rPr>
        <w:t>I think this table is really cool because it highlights how dramatically the assembly improves with the addition of data from a different platform!</w:t>
      </w:r>
    </w:p>
  </w:comment>
  <w:comment w:id="283" w:author="Andrea Schreier" w:date="2023-09-06T13:40:00Z" w:initials="AS">
    <w:p w14:paraId="1C9778E7" w14:textId="77777777" w:rsidR="008F7FE6" w:rsidRDefault="008F7FE6" w:rsidP="009A2071">
      <w:pPr>
        <w:jc w:val="left"/>
      </w:pPr>
      <w:r>
        <w:rPr>
          <w:rStyle w:val="CommentReference"/>
        </w:rPr>
        <w:annotationRef/>
      </w:r>
      <w:r>
        <w:rPr>
          <w:color w:val="000000"/>
        </w:rPr>
        <w:t>Does FU mean fluorescence units? And X-axis is fragment size in base pairs? Would be good to put formal axis labels on these.</w:t>
      </w:r>
    </w:p>
  </w:comment>
  <w:comment w:id="285" w:author="Andrea Schreier" w:date="2022-09-07T13:56:00Z" w:initials="AS">
    <w:p w14:paraId="0E108BCF" w14:textId="12D8D76F" w:rsidR="00C6769A" w:rsidRDefault="00C6769A">
      <w:pPr>
        <w:pStyle w:val="CommentText"/>
      </w:pPr>
      <w:r>
        <w:rPr>
          <w:rStyle w:val="CommentReference"/>
        </w:rPr>
        <w:annotationRef/>
      </w:r>
      <w:r>
        <w:t>Could the axis labels be made larger?</w:t>
      </w:r>
    </w:p>
  </w:comment>
  <w:comment w:id="286" w:author="Andrea Schreier" w:date="2023-09-06T13:42:00Z" w:initials="AS">
    <w:p w14:paraId="2F88A4A9" w14:textId="77777777" w:rsidR="008F7FE6" w:rsidRDefault="008F7FE6" w:rsidP="00626DCB">
      <w:pPr>
        <w:jc w:val="left"/>
      </w:pPr>
      <w:r>
        <w:rPr>
          <w:rStyle w:val="CommentReference"/>
        </w:rPr>
        <w:annotationRef/>
      </w:r>
      <w:r>
        <w:rPr>
          <w:color w:val="000000"/>
        </w:rPr>
        <w:t>It would be great if the X axes could be labeled with “k-mer frequency” and the Y “number of distinct k-mers” and you can move the k = 21 and k = 31 to the right hand side (so doesn’t get in the way of the y axis labels).</w:t>
      </w:r>
    </w:p>
  </w:comment>
  <w:comment w:id="287" w:author="Andrea Schreier" w:date="2023-09-06T13:42:00Z" w:initials="AS">
    <w:p w14:paraId="03C90763" w14:textId="77777777" w:rsidR="008F7FE6" w:rsidRDefault="008F7FE6" w:rsidP="00FB2CC7">
      <w:pPr>
        <w:jc w:val="left"/>
      </w:pPr>
      <w:r>
        <w:rPr>
          <w:rStyle w:val="CommentReference"/>
        </w:rPr>
        <w:annotationRef/>
      </w:r>
      <w:r>
        <w:rPr>
          <w:color w:val="000000"/>
        </w:rPr>
        <w:t>I like these interpretive last sentences for readers not used to looking at these plots!</w:t>
      </w:r>
    </w:p>
  </w:comment>
  <w:comment w:id="288" w:author="Andrea Schreier" w:date="2023-09-06T13:44:00Z" w:initials="AS">
    <w:p w14:paraId="64FB2429" w14:textId="77777777" w:rsidR="00395A40" w:rsidRDefault="00395A40" w:rsidP="002D3E94">
      <w:pPr>
        <w:jc w:val="left"/>
      </w:pPr>
      <w:r>
        <w:rPr>
          <w:rStyle w:val="CommentReference"/>
        </w:rPr>
        <w:annotationRef/>
      </w:r>
      <w:r>
        <w:rPr>
          <w:color w:val="000000"/>
        </w:rPr>
        <w:t>Here I would remove k = 21 and k = 31 from the left hand side and just rely on the caption here to describe what k-mr length is in each row. Then increase the size of the axis labels.</w:t>
      </w:r>
    </w:p>
  </w:comment>
  <w:comment w:id="289" w:author="Andrea Schreier" w:date="2023-09-06T13:45:00Z" w:initials="AS">
    <w:p w14:paraId="04CC7F42" w14:textId="77777777" w:rsidR="00395A40" w:rsidRDefault="00395A40" w:rsidP="006510FF">
      <w:pPr>
        <w:jc w:val="left"/>
      </w:pPr>
      <w:r>
        <w:rPr>
          <w:rStyle w:val="CommentReference"/>
        </w:rPr>
        <w:annotationRef/>
      </w:r>
      <w:r>
        <w:rPr>
          <w:color w:val="000000"/>
        </w:rPr>
        <w:t>Or if you want to keep the axis labels in the caption, I would delete them from the figure rather than leaving tiny text there that is difficult to read.</w:t>
      </w:r>
    </w:p>
  </w:comment>
  <w:comment w:id="293" w:author="Andrea Schreier" w:date="2023-09-06T13:46:00Z" w:initials="AS">
    <w:p w14:paraId="29108EDF" w14:textId="77777777" w:rsidR="00395A40" w:rsidRDefault="00395A40" w:rsidP="00B31551">
      <w:pPr>
        <w:jc w:val="left"/>
      </w:pPr>
      <w:r>
        <w:rPr>
          <w:rStyle w:val="CommentReference"/>
        </w:rPr>
        <w:annotationRef/>
      </w:r>
      <w:r>
        <w:rPr>
          <w:color w:val="000000"/>
        </w:rPr>
        <w:t>See comments on Figure 2.4</w:t>
      </w:r>
    </w:p>
  </w:comment>
  <w:comment w:id="313" w:author="Andrea Schreier" w:date="2023-09-06T13:50:00Z" w:initials="AS">
    <w:p w14:paraId="5C369C19" w14:textId="77777777" w:rsidR="00395A40" w:rsidRDefault="00395A40" w:rsidP="005F6182">
      <w:pPr>
        <w:jc w:val="left"/>
      </w:pPr>
      <w:r>
        <w:rPr>
          <w:rStyle w:val="CommentReference"/>
        </w:rPr>
        <w:annotationRef/>
      </w:r>
      <w:r>
        <w:rPr>
          <w:color w:val="000000"/>
        </w:rPr>
        <w:t>The scale bar is difficult to read. Can an image editor be used to replace the text underneath the bar with text in larger font?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0EAA68EE" w15:done="0"/>
  <w15:commentEx w15:paraId="329E04A0" w15:done="0"/>
  <w15:commentEx w15:paraId="19E37CDC" w15:done="0"/>
  <w15:commentEx w15:paraId="3F353CBB" w15:done="0"/>
  <w15:commentEx w15:paraId="5F11A780" w15:done="0"/>
  <w15:commentEx w15:paraId="7A245377" w15:done="0"/>
  <w15:commentEx w15:paraId="37138735" w15:paraIdParent="7A245377" w15:done="0"/>
  <w15:commentEx w15:paraId="62A87306" w15:done="0"/>
  <w15:commentEx w15:paraId="405CB03E" w15:done="0"/>
  <w15:commentEx w15:paraId="474E45F1" w15:done="0"/>
  <w15:commentEx w15:paraId="6EF6E281" w15:done="0"/>
  <w15:commentEx w15:paraId="7EEACEBB" w15:done="0"/>
  <w15:commentEx w15:paraId="0587E0E2" w15:done="0"/>
  <w15:commentEx w15:paraId="1AE6006D" w15:done="0"/>
  <w15:commentEx w15:paraId="541DD987" w15:done="0"/>
  <w15:commentEx w15:paraId="182EE670" w15:paraIdParent="541DD987" w15:done="0"/>
  <w15:commentEx w15:paraId="0E0D290E" w15:done="0"/>
  <w15:commentEx w15:paraId="63D8D100" w15:done="0"/>
  <w15:commentEx w15:paraId="736A746E" w15:done="0"/>
  <w15:commentEx w15:paraId="1344CA21" w15:done="0"/>
  <w15:commentEx w15:paraId="67C8F99A" w15:paraIdParent="1344CA21" w15:done="0"/>
  <w15:commentEx w15:paraId="0FCF7225" w15:done="0"/>
  <w15:commentEx w15:paraId="3FA0720B" w15:paraIdParent="0FCF7225" w15:done="0"/>
  <w15:commentEx w15:paraId="35ABE9FB" w15:done="0"/>
  <w15:commentEx w15:paraId="684D83B9" w15:done="0"/>
  <w15:commentEx w15:paraId="6B4AE477" w15:done="0"/>
  <w15:commentEx w15:paraId="6D10755A" w15:done="0"/>
  <w15:commentEx w15:paraId="297E9798" w15:done="0"/>
  <w15:commentEx w15:paraId="4CAE41F8" w15:done="0"/>
  <w15:commentEx w15:paraId="009F7142" w15:done="0"/>
  <w15:commentEx w15:paraId="2E7D852D" w15:done="0"/>
  <w15:commentEx w15:paraId="773DCB2D" w15:done="0"/>
  <w15:commentEx w15:paraId="0EB0FDE4" w15:done="0"/>
  <w15:commentEx w15:paraId="4F00D169" w15:done="0"/>
  <w15:commentEx w15:paraId="134C7126" w15:done="0"/>
  <w15:commentEx w15:paraId="645974B4" w15:done="0"/>
  <w15:commentEx w15:paraId="6B081AE7" w15:done="0"/>
  <w15:commentEx w15:paraId="4C1DDF8D" w15:done="0"/>
  <w15:commentEx w15:paraId="3DA5541B" w15:done="0"/>
  <w15:commentEx w15:paraId="102E34CF" w15:done="0"/>
  <w15:commentEx w15:paraId="11DBE382" w15:done="0"/>
  <w15:commentEx w15:paraId="1BF1E970" w15:done="0"/>
  <w15:commentEx w15:paraId="577BD998" w15:done="0"/>
  <w15:commentEx w15:paraId="1C9778E7" w15:done="0"/>
  <w15:commentEx w15:paraId="0E108BCF" w15:done="0"/>
  <w15:commentEx w15:paraId="2F88A4A9" w15:paraIdParent="0E108BCF" w15:done="0"/>
  <w15:commentEx w15:paraId="03C90763" w15:done="0"/>
  <w15:commentEx w15:paraId="64FB2429" w15:done="0"/>
  <w15:commentEx w15:paraId="04CC7F42" w15:paraIdParent="64FB2429" w15:done="0"/>
  <w15:commentEx w15:paraId="29108EDF" w15:done="0"/>
  <w15:commentEx w15:paraId="5C369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018" w16cex:dateUtc="2023-09-06T17:16:00Z"/>
  <w16cex:commentExtensible w16cex:durableId="28A2D028" w16cex:dateUtc="2023-09-06T17:17:00Z"/>
  <w16cex:commentExtensible w16cex:durableId="28A2D5DD" w16cex:dateUtc="2023-09-06T17:41:00Z"/>
  <w16cex:commentExtensible w16cex:durableId="28A2D0A8" w16cex:dateUtc="2023-09-06T17:19:00Z"/>
  <w16cex:commentExtensible w16cex:durableId="28A2D1A9" w16cex:dateUtc="2023-09-06T17:23:00Z"/>
  <w16cex:commentExtensible w16cex:durableId="28A2D2E6" w16cex:dateUtc="2023-09-06T17:28:00Z"/>
  <w16cex:commentExtensible w16cex:durableId="28B00EF5" w16cex:dateUtc="2023-09-16T18:24:00Z"/>
  <w16cex:commentExtensible w16cex:durableId="28A2D364" w16cex:dateUtc="2023-09-06T17:31:00Z"/>
  <w16cex:commentExtensible w16cex:durableId="28A2D647" w16cex:dateUtc="2023-09-06T17:43:00Z"/>
  <w16cex:commentExtensible w16cex:durableId="28A2D7A6" w16cex:dateUtc="2023-09-06T17:49:00Z"/>
  <w16cex:commentExtensible w16cex:durableId="28A2D82B" w16cex:dateUtc="2023-09-06T17:51:00Z"/>
  <w16cex:commentExtensible w16cex:durableId="28A2D875" w16cex:dateUtc="2023-09-06T17:52:00Z"/>
  <w16cex:commentExtensible w16cex:durableId="28A2D8A3" w16cex:dateUtc="2023-09-06T17:53:00Z"/>
  <w16cex:commentExtensible w16cex:durableId="28A2D99E" w16cex:dateUtc="2023-09-06T17:57:00Z"/>
  <w16cex:commentExtensible w16cex:durableId="28B1A5C3" w16cex:dateUtc="2023-09-06T18:23:00Z"/>
  <w16cex:commentExtensible w16cex:durableId="28B1A5CA" w16cex:dateUtc="2023-09-17T23:20:00Z"/>
  <w16cex:commentExtensible w16cex:durableId="28B19A20" w16cex:dateUtc="2023-09-17T22:30:00Z"/>
  <w16cex:commentExtensible w16cex:durableId="28A2DAB4" w16cex:dateUtc="2023-09-06T18:02:00Z"/>
  <w16cex:commentExtensible w16cex:durableId="28A2DC22" w16cex:dateUtc="2023-09-06T18:08:00Z"/>
  <w16cex:commentExtensible w16cex:durableId="28A2DB90" w16cex:dateUtc="2023-09-06T18:05:00Z"/>
  <w16cex:commentExtensible w16cex:durableId="28B19C98" w16cex:dateUtc="2023-09-17T22:41:00Z"/>
  <w16cex:commentExtensible w16cex:durableId="28A2DFA3" w16cex:dateUtc="2023-09-06T18:23:00Z"/>
  <w16cex:commentExtensible w16cex:durableId="28B1A47C" w16cex:dateUtc="2023-09-17T23:14:00Z"/>
  <w16cex:commentExtensible w16cex:durableId="28A2DFC2" w16cex:dateUtc="2023-09-06T18:23:00Z"/>
  <w16cex:commentExtensible w16cex:durableId="28A2E629" w16cex:dateUtc="2023-09-06T18:51:00Z"/>
  <w16cex:commentExtensible w16cex:durableId="28A2E678" w16cex:dateUtc="2023-09-06T18:52:00Z"/>
  <w16cex:commentExtensible w16cex:durableId="28A2E6D6" w16cex:dateUtc="2023-09-06T18:53:00Z"/>
  <w16cex:commentExtensible w16cex:durableId="28A2F47A" w16cex:dateUtc="2023-09-06T19:52:00Z"/>
  <w16cex:commentExtensible w16cex:durableId="28A2F4E4" w16cex:dateUtc="2023-09-06T19:53:00Z"/>
  <w16cex:commentExtensible w16cex:durableId="28A2F68F" w16cex:dateUtc="2023-09-06T20:01:00Z"/>
  <w16cex:commentExtensible w16cex:durableId="28A2F831" w16cex:dateUtc="2023-09-06T20:08:00Z"/>
  <w16cex:commentExtensible w16cex:durableId="28A2F868" w16cex:dateUtc="2023-09-06T20:08:00Z"/>
  <w16cex:commentExtensible w16cex:durableId="28A2F96A" w16cex:dateUtc="2023-09-06T20:13:00Z"/>
  <w16cex:commentExtensible w16cex:durableId="28A2F9D8" w16cex:dateUtc="2023-09-06T20:15:00Z"/>
  <w16cex:commentExtensible w16cex:durableId="28A2FA8D" w16cex:dateUtc="2023-09-06T20:18:00Z"/>
  <w16cex:commentExtensible w16cex:durableId="28A2FC5F" w16cex:dateUtc="2023-09-06T20:25:00Z"/>
  <w16cex:commentExtensible w16cex:durableId="28A2FCAA" w16cex:dateUtc="2023-09-06T20:27:00Z"/>
  <w16cex:commentExtensible w16cex:durableId="28A2FD0F" w16cex:dateUtc="2023-09-06T20:28:00Z"/>
  <w16cex:commentExtensible w16cex:durableId="28A2FD39" w16cex:dateUtc="2023-09-06T20:29:00Z"/>
  <w16cex:commentExtensible w16cex:durableId="28A30F17" w16cex:dateUtc="2023-09-06T21:45:00Z"/>
  <w16cex:commentExtensible w16cex:durableId="28A2FE15" w16cex:dateUtc="2023-09-06T20:33:00Z"/>
  <w16cex:commentExtensible w16cex:durableId="28A2FE59" w16cex:dateUtc="2023-09-06T20:34:00Z"/>
  <w16cex:commentExtensible w16cex:durableId="28A2FF28" w16cex:dateUtc="2023-09-06T20:37:00Z"/>
  <w16cex:commentExtensible w16cex:durableId="28A2FFB5" w16cex:dateUtc="2023-09-06T20:40:00Z"/>
  <w16cex:commentExtensible w16cex:durableId="26C32191" w16cex:dateUtc="2022-09-07T20:56:00Z"/>
  <w16cex:commentExtensible w16cex:durableId="28A3002C" w16cex:dateUtc="2023-09-06T20:42:00Z"/>
  <w16cex:commentExtensible w16cex:durableId="28A30063" w16cex:dateUtc="2023-09-06T20:42:00Z"/>
  <w16cex:commentExtensible w16cex:durableId="28A300B8" w16cex:dateUtc="2023-09-06T20:44:00Z"/>
  <w16cex:commentExtensible w16cex:durableId="28A300F2" w16cex:dateUtc="2023-09-06T20:45:00Z"/>
  <w16cex:commentExtensible w16cex:durableId="28A3012B" w16cex:dateUtc="2023-09-06T20:46:00Z"/>
  <w16cex:commentExtensible w16cex:durableId="28A30236" w16cex:dateUtc="2023-09-06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0EAA68EE" w16cid:durableId="28A2D018"/>
  <w16cid:commentId w16cid:paraId="329E04A0" w16cid:durableId="28A2D028"/>
  <w16cid:commentId w16cid:paraId="19E37CDC" w16cid:durableId="28A2D5DD"/>
  <w16cid:commentId w16cid:paraId="3F353CBB" w16cid:durableId="28A2D0A8"/>
  <w16cid:commentId w16cid:paraId="5F11A780" w16cid:durableId="28A2D1A9"/>
  <w16cid:commentId w16cid:paraId="7A245377" w16cid:durableId="28A2D2E6"/>
  <w16cid:commentId w16cid:paraId="37138735" w16cid:durableId="28B00EF5"/>
  <w16cid:commentId w16cid:paraId="62A87306" w16cid:durableId="28A2D364"/>
  <w16cid:commentId w16cid:paraId="405CB03E" w16cid:durableId="28A2D647"/>
  <w16cid:commentId w16cid:paraId="474E45F1" w16cid:durableId="28A2D7A6"/>
  <w16cid:commentId w16cid:paraId="6EF6E281" w16cid:durableId="28A2D82B"/>
  <w16cid:commentId w16cid:paraId="7EEACEBB" w16cid:durableId="28A2D875"/>
  <w16cid:commentId w16cid:paraId="0587E0E2" w16cid:durableId="28A2D8A3"/>
  <w16cid:commentId w16cid:paraId="1AE6006D" w16cid:durableId="28A2D99E"/>
  <w16cid:commentId w16cid:paraId="541DD987" w16cid:durableId="28B1A5C3"/>
  <w16cid:commentId w16cid:paraId="182EE670" w16cid:durableId="28B1A5CA"/>
  <w16cid:commentId w16cid:paraId="0E0D290E" w16cid:durableId="28B19A20"/>
  <w16cid:commentId w16cid:paraId="63D8D100" w16cid:durableId="28A2DAB4"/>
  <w16cid:commentId w16cid:paraId="736A746E" w16cid:durableId="28A2DC22"/>
  <w16cid:commentId w16cid:paraId="1344CA21" w16cid:durableId="28A2DB90"/>
  <w16cid:commentId w16cid:paraId="67C8F99A" w16cid:durableId="28B19C98"/>
  <w16cid:commentId w16cid:paraId="0FCF7225" w16cid:durableId="28A2DFA3"/>
  <w16cid:commentId w16cid:paraId="3FA0720B" w16cid:durableId="28B1A47C"/>
  <w16cid:commentId w16cid:paraId="35ABE9FB" w16cid:durableId="28A2DFC2"/>
  <w16cid:commentId w16cid:paraId="684D83B9" w16cid:durableId="28A2E629"/>
  <w16cid:commentId w16cid:paraId="6B4AE477" w16cid:durableId="28A2E678"/>
  <w16cid:commentId w16cid:paraId="6D10755A" w16cid:durableId="28A2E6D6"/>
  <w16cid:commentId w16cid:paraId="297E9798" w16cid:durableId="28A2F47A"/>
  <w16cid:commentId w16cid:paraId="4CAE41F8" w16cid:durableId="28A2F4E4"/>
  <w16cid:commentId w16cid:paraId="009F7142" w16cid:durableId="28A2F68F"/>
  <w16cid:commentId w16cid:paraId="2E7D852D" w16cid:durableId="28A2F831"/>
  <w16cid:commentId w16cid:paraId="773DCB2D" w16cid:durableId="28A2F868"/>
  <w16cid:commentId w16cid:paraId="0EB0FDE4" w16cid:durableId="28A2F96A"/>
  <w16cid:commentId w16cid:paraId="4F00D169" w16cid:durableId="28A2F9D8"/>
  <w16cid:commentId w16cid:paraId="134C7126" w16cid:durableId="28A2FA8D"/>
  <w16cid:commentId w16cid:paraId="645974B4" w16cid:durableId="28A2FC5F"/>
  <w16cid:commentId w16cid:paraId="6B081AE7" w16cid:durableId="28A2FCAA"/>
  <w16cid:commentId w16cid:paraId="4C1DDF8D" w16cid:durableId="28A2FD0F"/>
  <w16cid:commentId w16cid:paraId="3DA5541B" w16cid:durableId="28A2FD39"/>
  <w16cid:commentId w16cid:paraId="102E34CF" w16cid:durableId="28A30F17"/>
  <w16cid:commentId w16cid:paraId="11DBE382" w16cid:durableId="28A2FE15"/>
  <w16cid:commentId w16cid:paraId="1BF1E970" w16cid:durableId="28A2FE59"/>
  <w16cid:commentId w16cid:paraId="577BD998" w16cid:durableId="28A2FF28"/>
  <w16cid:commentId w16cid:paraId="1C9778E7" w16cid:durableId="28A2FFB5"/>
  <w16cid:commentId w16cid:paraId="0E108BCF" w16cid:durableId="26C32191"/>
  <w16cid:commentId w16cid:paraId="2F88A4A9" w16cid:durableId="28A3002C"/>
  <w16cid:commentId w16cid:paraId="03C90763" w16cid:durableId="28A30063"/>
  <w16cid:commentId w16cid:paraId="64FB2429" w16cid:durableId="28A300B8"/>
  <w16cid:commentId w16cid:paraId="04CC7F42" w16cid:durableId="28A300F2"/>
  <w16cid:commentId w16cid:paraId="29108EDF" w16cid:durableId="28A3012B"/>
  <w16cid:commentId w16cid:paraId="5C369C19" w16cid:durableId="28A302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D9587" w14:textId="77777777" w:rsidR="000363E0" w:rsidRDefault="000363E0" w:rsidP="000E70AC">
      <w:pPr>
        <w:spacing w:after="0" w:line="240" w:lineRule="auto"/>
      </w:pPr>
      <w:r>
        <w:separator/>
      </w:r>
    </w:p>
  </w:endnote>
  <w:endnote w:type="continuationSeparator" w:id="0">
    <w:p w14:paraId="00241A38" w14:textId="77777777" w:rsidR="000363E0" w:rsidRDefault="000363E0"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45C57" w14:textId="77777777" w:rsidR="000363E0" w:rsidRDefault="000363E0" w:rsidP="000E70AC">
      <w:pPr>
        <w:spacing w:after="0" w:line="240" w:lineRule="auto"/>
      </w:pPr>
      <w:r>
        <w:separator/>
      </w:r>
    </w:p>
  </w:footnote>
  <w:footnote w:type="continuationSeparator" w:id="0">
    <w:p w14:paraId="05E85ACF" w14:textId="77777777" w:rsidR="000363E0" w:rsidRDefault="000363E0"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12DA6"/>
    <w:rsid w:val="00024DBD"/>
    <w:rsid w:val="00025764"/>
    <w:rsid w:val="000363E0"/>
    <w:rsid w:val="00043B95"/>
    <w:rsid w:val="00047A5C"/>
    <w:rsid w:val="00051847"/>
    <w:rsid w:val="0006021F"/>
    <w:rsid w:val="00081378"/>
    <w:rsid w:val="00083919"/>
    <w:rsid w:val="000A3BC9"/>
    <w:rsid w:val="000C33D6"/>
    <w:rsid w:val="000C6B61"/>
    <w:rsid w:val="000D219A"/>
    <w:rsid w:val="000D523C"/>
    <w:rsid w:val="000E2152"/>
    <w:rsid w:val="000E70AC"/>
    <w:rsid w:val="000E77BD"/>
    <w:rsid w:val="00100511"/>
    <w:rsid w:val="00107B19"/>
    <w:rsid w:val="00112288"/>
    <w:rsid w:val="0011235A"/>
    <w:rsid w:val="00135A81"/>
    <w:rsid w:val="00137C6E"/>
    <w:rsid w:val="00150826"/>
    <w:rsid w:val="00160BAA"/>
    <w:rsid w:val="0016709B"/>
    <w:rsid w:val="00167B56"/>
    <w:rsid w:val="00167DDB"/>
    <w:rsid w:val="00173782"/>
    <w:rsid w:val="00173AE9"/>
    <w:rsid w:val="00174778"/>
    <w:rsid w:val="0019361B"/>
    <w:rsid w:val="001A31AE"/>
    <w:rsid w:val="001A6E91"/>
    <w:rsid w:val="001B09B1"/>
    <w:rsid w:val="001B202C"/>
    <w:rsid w:val="001C5BF5"/>
    <w:rsid w:val="001C7089"/>
    <w:rsid w:val="001D0E5C"/>
    <w:rsid w:val="001D762E"/>
    <w:rsid w:val="00202A99"/>
    <w:rsid w:val="00203E7F"/>
    <w:rsid w:val="00217A92"/>
    <w:rsid w:val="00222108"/>
    <w:rsid w:val="00224AC0"/>
    <w:rsid w:val="002335A7"/>
    <w:rsid w:val="00235867"/>
    <w:rsid w:val="00240056"/>
    <w:rsid w:val="00240654"/>
    <w:rsid w:val="002518FE"/>
    <w:rsid w:val="00255222"/>
    <w:rsid w:val="00274531"/>
    <w:rsid w:val="0028698C"/>
    <w:rsid w:val="00287783"/>
    <w:rsid w:val="00291495"/>
    <w:rsid w:val="002932AB"/>
    <w:rsid w:val="002A4536"/>
    <w:rsid w:val="002B09C4"/>
    <w:rsid w:val="002B1744"/>
    <w:rsid w:val="002B3395"/>
    <w:rsid w:val="002B588C"/>
    <w:rsid w:val="002C2F3F"/>
    <w:rsid w:val="002C4466"/>
    <w:rsid w:val="002C69E3"/>
    <w:rsid w:val="002E2FF8"/>
    <w:rsid w:val="002F52A4"/>
    <w:rsid w:val="0030098D"/>
    <w:rsid w:val="003037E2"/>
    <w:rsid w:val="00307E56"/>
    <w:rsid w:val="00315B1D"/>
    <w:rsid w:val="00315D25"/>
    <w:rsid w:val="00317A2C"/>
    <w:rsid w:val="00317A9B"/>
    <w:rsid w:val="00321C12"/>
    <w:rsid w:val="003301D7"/>
    <w:rsid w:val="00332AB8"/>
    <w:rsid w:val="00336186"/>
    <w:rsid w:val="00345F08"/>
    <w:rsid w:val="00350627"/>
    <w:rsid w:val="00355F91"/>
    <w:rsid w:val="003579EF"/>
    <w:rsid w:val="003846EB"/>
    <w:rsid w:val="00384916"/>
    <w:rsid w:val="00387DD6"/>
    <w:rsid w:val="003903DF"/>
    <w:rsid w:val="00392354"/>
    <w:rsid w:val="00394EF8"/>
    <w:rsid w:val="00395A40"/>
    <w:rsid w:val="00397880"/>
    <w:rsid w:val="003A0548"/>
    <w:rsid w:val="003A09CC"/>
    <w:rsid w:val="003A4E8E"/>
    <w:rsid w:val="003A7D4F"/>
    <w:rsid w:val="003B10C0"/>
    <w:rsid w:val="003B2429"/>
    <w:rsid w:val="003B7B17"/>
    <w:rsid w:val="003D4EBA"/>
    <w:rsid w:val="003E074C"/>
    <w:rsid w:val="003F11BA"/>
    <w:rsid w:val="003F1E60"/>
    <w:rsid w:val="003F5039"/>
    <w:rsid w:val="003F60A5"/>
    <w:rsid w:val="003F7F9E"/>
    <w:rsid w:val="00403E27"/>
    <w:rsid w:val="00415561"/>
    <w:rsid w:val="00422362"/>
    <w:rsid w:val="00422626"/>
    <w:rsid w:val="00425ACB"/>
    <w:rsid w:val="00430654"/>
    <w:rsid w:val="004377C9"/>
    <w:rsid w:val="00446DCD"/>
    <w:rsid w:val="00450C5F"/>
    <w:rsid w:val="004673B7"/>
    <w:rsid w:val="00470F64"/>
    <w:rsid w:val="0047491E"/>
    <w:rsid w:val="00480C67"/>
    <w:rsid w:val="004A3452"/>
    <w:rsid w:val="004B332D"/>
    <w:rsid w:val="004B5697"/>
    <w:rsid w:val="004B6F68"/>
    <w:rsid w:val="004C3847"/>
    <w:rsid w:val="004E08BF"/>
    <w:rsid w:val="004E2817"/>
    <w:rsid w:val="004E4858"/>
    <w:rsid w:val="00502EF8"/>
    <w:rsid w:val="00522930"/>
    <w:rsid w:val="00530CC3"/>
    <w:rsid w:val="005404B5"/>
    <w:rsid w:val="005549A1"/>
    <w:rsid w:val="00570BB9"/>
    <w:rsid w:val="00577B48"/>
    <w:rsid w:val="00586A77"/>
    <w:rsid w:val="005910F3"/>
    <w:rsid w:val="00594BE3"/>
    <w:rsid w:val="005A4907"/>
    <w:rsid w:val="005B1B8B"/>
    <w:rsid w:val="005B2580"/>
    <w:rsid w:val="005B6C5A"/>
    <w:rsid w:val="005B7C48"/>
    <w:rsid w:val="005B7C80"/>
    <w:rsid w:val="005C1F2A"/>
    <w:rsid w:val="005C7F13"/>
    <w:rsid w:val="005D14A7"/>
    <w:rsid w:val="005D23B9"/>
    <w:rsid w:val="005D60CF"/>
    <w:rsid w:val="005E1B57"/>
    <w:rsid w:val="006030AE"/>
    <w:rsid w:val="006161D8"/>
    <w:rsid w:val="00626F94"/>
    <w:rsid w:val="00634ADB"/>
    <w:rsid w:val="00635F3E"/>
    <w:rsid w:val="00636378"/>
    <w:rsid w:val="006372E7"/>
    <w:rsid w:val="00644092"/>
    <w:rsid w:val="00645DF5"/>
    <w:rsid w:val="00650EFD"/>
    <w:rsid w:val="006514C3"/>
    <w:rsid w:val="00654E57"/>
    <w:rsid w:val="00685FD6"/>
    <w:rsid w:val="00691174"/>
    <w:rsid w:val="00695F15"/>
    <w:rsid w:val="006B228C"/>
    <w:rsid w:val="006B6CB5"/>
    <w:rsid w:val="006C1DD5"/>
    <w:rsid w:val="006C41A6"/>
    <w:rsid w:val="006C6899"/>
    <w:rsid w:val="006D6AE1"/>
    <w:rsid w:val="006E58E9"/>
    <w:rsid w:val="006F17F9"/>
    <w:rsid w:val="006F591B"/>
    <w:rsid w:val="0072365C"/>
    <w:rsid w:val="00731F54"/>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3A71"/>
    <w:rsid w:val="007B71D3"/>
    <w:rsid w:val="007B7A16"/>
    <w:rsid w:val="007D1AB2"/>
    <w:rsid w:val="007D782C"/>
    <w:rsid w:val="007E4662"/>
    <w:rsid w:val="007E4664"/>
    <w:rsid w:val="007E7567"/>
    <w:rsid w:val="007F6E3A"/>
    <w:rsid w:val="008052F1"/>
    <w:rsid w:val="0081083C"/>
    <w:rsid w:val="008142CF"/>
    <w:rsid w:val="008155C0"/>
    <w:rsid w:val="00830624"/>
    <w:rsid w:val="008450A4"/>
    <w:rsid w:val="00854A8F"/>
    <w:rsid w:val="008641A8"/>
    <w:rsid w:val="0087338E"/>
    <w:rsid w:val="008739C3"/>
    <w:rsid w:val="00873C0E"/>
    <w:rsid w:val="00874AFC"/>
    <w:rsid w:val="008914E8"/>
    <w:rsid w:val="00895DB8"/>
    <w:rsid w:val="008A1BAC"/>
    <w:rsid w:val="008B584D"/>
    <w:rsid w:val="008C1FB2"/>
    <w:rsid w:val="008C50E8"/>
    <w:rsid w:val="008F288C"/>
    <w:rsid w:val="008F2EB8"/>
    <w:rsid w:val="008F60D9"/>
    <w:rsid w:val="008F7FE6"/>
    <w:rsid w:val="00912247"/>
    <w:rsid w:val="00951A5F"/>
    <w:rsid w:val="009804EB"/>
    <w:rsid w:val="00996BA9"/>
    <w:rsid w:val="009C0C92"/>
    <w:rsid w:val="009C7280"/>
    <w:rsid w:val="009D6B98"/>
    <w:rsid w:val="009E004D"/>
    <w:rsid w:val="00A0395A"/>
    <w:rsid w:val="00A04A7E"/>
    <w:rsid w:val="00A066C0"/>
    <w:rsid w:val="00A07456"/>
    <w:rsid w:val="00A3519E"/>
    <w:rsid w:val="00A7543D"/>
    <w:rsid w:val="00A94661"/>
    <w:rsid w:val="00A9501C"/>
    <w:rsid w:val="00AA0A58"/>
    <w:rsid w:val="00AA14E0"/>
    <w:rsid w:val="00AA26EA"/>
    <w:rsid w:val="00AB1628"/>
    <w:rsid w:val="00AB2E55"/>
    <w:rsid w:val="00AC6116"/>
    <w:rsid w:val="00AE7212"/>
    <w:rsid w:val="00B0064E"/>
    <w:rsid w:val="00B117DB"/>
    <w:rsid w:val="00B21CD8"/>
    <w:rsid w:val="00B4490E"/>
    <w:rsid w:val="00B50827"/>
    <w:rsid w:val="00B53598"/>
    <w:rsid w:val="00B67D9A"/>
    <w:rsid w:val="00B70749"/>
    <w:rsid w:val="00B873B0"/>
    <w:rsid w:val="00B956C7"/>
    <w:rsid w:val="00BA2D88"/>
    <w:rsid w:val="00BA4BFE"/>
    <w:rsid w:val="00BB20EE"/>
    <w:rsid w:val="00BC0AB6"/>
    <w:rsid w:val="00BC5BBD"/>
    <w:rsid w:val="00BD07C1"/>
    <w:rsid w:val="00BD17D8"/>
    <w:rsid w:val="00BE0EE0"/>
    <w:rsid w:val="00C06DF8"/>
    <w:rsid w:val="00C1267C"/>
    <w:rsid w:val="00C23BA8"/>
    <w:rsid w:val="00C26B5B"/>
    <w:rsid w:val="00C355ED"/>
    <w:rsid w:val="00C454CF"/>
    <w:rsid w:val="00C6769A"/>
    <w:rsid w:val="00C74898"/>
    <w:rsid w:val="00C81542"/>
    <w:rsid w:val="00C8509D"/>
    <w:rsid w:val="00C8614F"/>
    <w:rsid w:val="00CA16C1"/>
    <w:rsid w:val="00CB7716"/>
    <w:rsid w:val="00CC49C4"/>
    <w:rsid w:val="00CC6C44"/>
    <w:rsid w:val="00CD0ACF"/>
    <w:rsid w:val="00CF3EFC"/>
    <w:rsid w:val="00D0393C"/>
    <w:rsid w:val="00D04B3D"/>
    <w:rsid w:val="00D072F5"/>
    <w:rsid w:val="00D1105D"/>
    <w:rsid w:val="00D13305"/>
    <w:rsid w:val="00D14BAF"/>
    <w:rsid w:val="00D32D4D"/>
    <w:rsid w:val="00D37010"/>
    <w:rsid w:val="00D52380"/>
    <w:rsid w:val="00D558A1"/>
    <w:rsid w:val="00D57765"/>
    <w:rsid w:val="00D6254C"/>
    <w:rsid w:val="00D86949"/>
    <w:rsid w:val="00DA607C"/>
    <w:rsid w:val="00DB6C76"/>
    <w:rsid w:val="00DD3036"/>
    <w:rsid w:val="00DE414D"/>
    <w:rsid w:val="00DE4254"/>
    <w:rsid w:val="00DF2390"/>
    <w:rsid w:val="00DF3C75"/>
    <w:rsid w:val="00DF51FF"/>
    <w:rsid w:val="00E054DD"/>
    <w:rsid w:val="00E176B5"/>
    <w:rsid w:val="00E2467E"/>
    <w:rsid w:val="00E32253"/>
    <w:rsid w:val="00E43F86"/>
    <w:rsid w:val="00E502F4"/>
    <w:rsid w:val="00E7195E"/>
    <w:rsid w:val="00E733FB"/>
    <w:rsid w:val="00E910EE"/>
    <w:rsid w:val="00E9111F"/>
    <w:rsid w:val="00E91A9E"/>
    <w:rsid w:val="00E95DEC"/>
    <w:rsid w:val="00EA074B"/>
    <w:rsid w:val="00EB2600"/>
    <w:rsid w:val="00EC0111"/>
    <w:rsid w:val="00EC3367"/>
    <w:rsid w:val="00EC36DE"/>
    <w:rsid w:val="00EC767F"/>
    <w:rsid w:val="00ED38CA"/>
    <w:rsid w:val="00ED58FF"/>
    <w:rsid w:val="00EE0B9A"/>
    <w:rsid w:val="00EE0EDB"/>
    <w:rsid w:val="00EE178F"/>
    <w:rsid w:val="00EE4C3F"/>
    <w:rsid w:val="00EF1B5A"/>
    <w:rsid w:val="00EF501E"/>
    <w:rsid w:val="00F11E96"/>
    <w:rsid w:val="00F17A5C"/>
    <w:rsid w:val="00F20B76"/>
    <w:rsid w:val="00F43713"/>
    <w:rsid w:val="00F60237"/>
    <w:rsid w:val="00F63C12"/>
    <w:rsid w:val="00F6769B"/>
    <w:rsid w:val="00F93580"/>
    <w:rsid w:val="00FB140D"/>
    <w:rsid w:val="00FC690B"/>
    <w:rsid w:val="00FD21E9"/>
    <w:rsid w:val="00FD79E2"/>
    <w:rsid w:val="00FE1854"/>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1213B3"/>
    <w:rsid w:val="00552D74"/>
    <w:rsid w:val="006073AC"/>
    <w:rsid w:val="0077337A"/>
    <w:rsid w:val="007E2A0B"/>
    <w:rsid w:val="008A796A"/>
    <w:rsid w:val="008B0A28"/>
    <w:rsid w:val="008D1B12"/>
    <w:rsid w:val="008D6A26"/>
    <w:rsid w:val="008F3599"/>
    <w:rsid w:val="00984B74"/>
    <w:rsid w:val="009C7F14"/>
    <w:rsid w:val="009E26FC"/>
    <w:rsid w:val="00A42FB7"/>
    <w:rsid w:val="00A50495"/>
    <w:rsid w:val="00A81751"/>
    <w:rsid w:val="00AC042C"/>
    <w:rsid w:val="00BE196F"/>
    <w:rsid w:val="00C2550E"/>
    <w:rsid w:val="00C81DC4"/>
    <w:rsid w:val="00CE640F"/>
    <w:rsid w:val="00D071A3"/>
    <w:rsid w:val="00D173CF"/>
    <w:rsid w:val="00D26A0A"/>
    <w:rsid w:val="00E776DC"/>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41</Pages>
  <Words>38288</Words>
  <Characters>218246</Characters>
  <Application>Microsoft Office Word</Application>
  <DocSecurity>0</DocSecurity>
  <Lines>1818</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9</cp:revision>
  <dcterms:created xsi:type="dcterms:W3CDTF">2023-09-16T17:26:00Z</dcterms:created>
  <dcterms:modified xsi:type="dcterms:W3CDTF">2023-09-17T23:24:00Z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id="uuUEi9Yc"/&gt;&lt;style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