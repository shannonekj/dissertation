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Andrea Schreier, </w:t>
      </w:r>
      <w:del w:id="1" w:author="Andrea Schreier" w:date="2023-09-06T10:05:00Z">
        <w:r w:rsidRPr="00317A9B" w:rsidDel="00CF3EFC">
          <w:rPr>
            <w:rFonts w:asciiTheme="majorHAnsi" w:hAnsiTheme="majorHAnsi" w:cstheme="majorHAnsi"/>
            <w:sz w:val="24"/>
            <w:szCs w:val="24"/>
          </w:rPr>
          <w:delText>Co-</w:delText>
        </w:r>
      </w:del>
      <w:r w:rsidRPr="00317A9B">
        <w:rPr>
          <w:rFonts w:asciiTheme="majorHAnsi" w:hAnsiTheme="majorHAnsi" w:cstheme="majorHAnsi"/>
          <w:sz w:val="24"/>
          <w:szCs w:val="24"/>
        </w:rPr>
        <w:t>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2"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2"/>
    </w:p>
    <w:p w14:paraId="34E31FF3" w14:textId="77777777" w:rsidR="003903DF" w:rsidRPr="00173AE9" w:rsidRDefault="003903DF" w:rsidP="0011235A">
      <w:pPr>
        <w:pStyle w:val="Header"/>
        <w:outlineLvl w:val="1"/>
        <w:rPr>
          <w:rFonts w:asciiTheme="majorHAnsi" w:hAnsiTheme="majorHAnsi" w:cstheme="majorHAnsi"/>
          <w:b w:val="0"/>
        </w:rPr>
      </w:pPr>
      <w:bookmarkStart w:id="3" w:name="_Toc113123179"/>
      <w:bookmarkStart w:id="4" w:name="_Toc144802722"/>
      <w:bookmarkStart w:id="5" w:name="_Toc112679840"/>
      <w:bookmarkStart w:id="6" w:name="_Toc113123178"/>
      <w:r w:rsidRPr="00173AE9">
        <w:rPr>
          <w:rFonts w:asciiTheme="majorHAnsi" w:hAnsiTheme="majorHAnsi" w:cstheme="majorHAnsi"/>
        </w:rPr>
        <w:t>Acknowledgements</w:t>
      </w:r>
      <w:bookmarkEnd w:id="3"/>
      <w:bookmarkEnd w:id="4"/>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7" w:name="_Toc144802723"/>
      <w:r w:rsidRPr="00F95176">
        <w:t>Abstract</w:t>
      </w:r>
      <w:bookmarkEnd w:id="5"/>
      <w:bookmarkEnd w:id="6"/>
      <w:bookmarkEnd w:id="7"/>
      <w:r w:rsidR="00355F91">
        <w:t xml:space="preserve"> </w:t>
      </w:r>
    </w:p>
    <w:p w14:paraId="1EC8E293" w14:textId="401B27E5"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{"citationID":"OrmbabkI","properties":{"formattedCitation":"(McAllister, 1963)","plainCitation":"(McAllister, 1963)","noteIndex":0},"citationItems":[{"id":"Z89L5Dz4/Y6sGhb1L","uris":["http://www.mendeley.com/documents/?uuid=154a621a-a2e3-443b-849e-2593b42c5c2d"],"itemData":{"author":[{"dropping-particle":"","family":"McAllister","given":"D.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r w:rsidR="0000362B">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00362B">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w:t>
      </w:r>
      <w:del w:id="8" w:author="Andrea Schreier" w:date="2023-09-06T10:31:00Z">
        <w:r w:rsidRPr="00382793" w:rsidDel="003846EB">
          <w:rPr>
            <w:rFonts w:asciiTheme="majorHAnsi" w:hAnsiTheme="majorHAnsi" w:cstheme="majorHAnsi"/>
            <w:sz w:val="24"/>
            <w:szCs w:val="24"/>
          </w:rPr>
          <w:delText>ly</w:delText>
        </w:r>
      </w:del>
      <w:r w:rsidRPr="00382793">
        <w:rPr>
          <w:rFonts w:asciiTheme="majorHAnsi" w:hAnsiTheme="majorHAnsi" w:cstheme="majorHAnsi"/>
          <w:sz w:val="24"/>
          <w:szCs w:val="24"/>
        </w:rPr>
        <w:t xml:space="preserve"> </w:t>
      </w:r>
      <w:del w:id="9" w:author="Andrea Schreier" w:date="2023-09-06T10:31:00Z">
        <w:r w:rsidRPr="00382793" w:rsidDel="003846EB">
          <w:rPr>
            <w:rFonts w:asciiTheme="majorHAnsi" w:hAnsiTheme="majorHAnsi" w:cstheme="majorHAnsi"/>
            <w:sz w:val="24"/>
            <w:szCs w:val="24"/>
          </w:rPr>
          <w:delText xml:space="preserve">reproductive </w:delText>
        </w:r>
      </w:del>
      <w:r w:rsidRPr="00382793">
        <w:rPr>
          <w:rFonts w:asciiTheme="majorHAnsi" w:hAnsiTheme="majorHAnsi" w:cstheme="majorHAnsi"/>
          <w:sz w:val="24"/>
          <w:szCs w:val="24"/>
        </w:rPr>
        <w:t>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t>
      </w:r>
      <w:del w:id="10" w:author="Andrea Schreier" w:date="2023-09-06T10:31:00Z">
        <w:r w:rsidRPr="00382793" w:rsidDel="003846EB">
          <w:rPr>
            <w:rFonts w:asciiTheme="majorHAnsi" w:hAnsiTheme="majorHAnsi" w:cstheme="majorHAnsi"/>
            <w:sz w:val="24"/>
            <w:szCs w:val="24"/>
          </w:rPr>
          <w:delText xml:space="preserve">the health of </w:delText>
        </w:r>
      </w:del>
      <w:r w:rsidRPr="00382793">
        <w:rPr>
          <w:rFonts w:asciiTheme="majorHAnsi" w:hAnsiTheme="majorHAnsi" w:cstheme="majorHAnsi"/>
          <w:sz w:val="24"/>
          <w:szCs w:val="24"/>
        </w:rPr>
        <w:t xml:space="preserve">water quality in the SFE. The </w:t>
      </w:r>
      <w:r w:rsidRPr="00382793">
        <w:rPr>
          <w:rFonts w:asciiTheme="majorHAnsi" w:hAnsiTheme="majorHAnsi" w:cstheme="majorHAnsi"/>
          <w:sz w:val="24"/>
          <w:szCs w:val="24"/>
          <w:lang w:val="en"/>
        </w:rPr>
        <w:t xml:space="preserve">species has undergone a population collapse associated with drought and anthropogenic </w:t>
      </w:r>
      <w:del w:id="11" w:author="Andrea Schreier" w:date="2023-09-06T10:31:00Z">
        <w:r w:rsidRPr="00382793" w:rsidDel="003846EB">
          <w:rPr>
            <w:rFonts w:asciiTheme="majorHAnsi" w:hAnsiTheme="majorHAnsi" w:cstheme="majorHAnsi"/>
            <w:sz w:val="24"/>
            <w:szCs w:val="24"/>
            <w:lang w:val="en"/>
          </w:rPr>
          <w:delText>effects</w:delText>
        </w:r>
      </w:del>
      <w:ins w:id="12" w:author="Andrea Schreier" w:date="2023-09-06T10:31:00Z">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ins>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w:t>
      </w:r>
      <w:del w:id="13" w:author="Andrea Schreier" w:date="2023-09-06T10:32:00Z">
        <w:r w:rsidRPr="00382793" w:rsidDel="003846EB">
          <w:rPr>
            <w:rFonts w:asciiTheme="majorHAnsi" w:hAnsiTheme="majorHAnsi" w:cstheme="majorHAnsi"/>
            <w:sz w:val="24"/>
            <w:szCs w:val="24"/>
          </w:rPr>
          <w:delText>to effectively preserve</w:delText>
        </w:r>
      </w:del>
      <w:ins w:id="14" w:author="Andrea Schreier" w:date="2023-09-06T10:32:00Z">
        <w:r w:rsidR="003846EB">
          <w:rPr>
            <w:rFonts w:asciiTheme="majorHAnsi" w:hAnsiTheme="majorHAnsi" w:cstheme="majorHAnsi"/>
            <w:sz w:val="24"/>
            <w:szCs w:val="24"/>
          </w:rPr>
          <w:t>so</w:t>
        </w:r>
      </w:ins>
      <w:r w:rsidRPr="00382793">
        <w:rPr>
          <w:rFonts w:asciiTheme="majorHAnsi" w:hAnsiTheme="majorHAnsi" w:cstheme="majorHAnsi"/>
          <w:sz w:val="24"/>
          <w:szCs w:val="24"/>
        </w:rPr>
        <w:t xml:space="preserve"> biological components contributing to success in the wild</w:t>
      </w:r>
      <w:ins w:id="15" w:author="Andrea Schreier" w:date="2023-09-06T10:32:00Z">
        <w:r w:rsidR="003846EB">
          <w:rPr>
            <w:rFonts w:asciiTheme="majorHAnsi" w:hAnsiTheme="majorHAnsi" w:cstheme="majorHAnsi"/>
            <w:sz w:val="24"/>
            <w:szCs w:val="24"/>
          </w:rPr>
          <w:t xml:space="preserve"> can be preserved</w:t>
        </w:r>
      </w:ins>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proofErr w:type="spellStart"/>
      <w:r w:rsidR="0000362B" w:rsidRPr="001D0E5C">
        <w:rPr>
          <w:rFonts w:asciiTheme="majorHAnsi" w:hAnsiTheme="majorHAnsi" w:cstheme="majorHAnsi"/>
          <w:i/>
          <w:iCs/>
          <w:sz w:val="24"/>
          <w:szCs w:val="24"/>
        </w:rPr>
        <w:t>Osmeridae</w:t>
      </w:r>
      <w:proofErr w:type="spellEnd"/>
      <w:r w:rsidR="0000362B">
        <w:rPr>
          <w:rFonts w:asciiTheme="majorHAnsi" w:hAnsiTheme="majorHAnsi" w:cstheme="majorHAnsi"/>
          <w:sz w:val="24"/>
          <w:szCs w:val="24"/>
        </w:rPr>
        <w:t xml:space="preserve"> family</w:t>
      </w:r>
      <w:del w:id="16" w:author="Andrea Schreier" w:date="2023-09-06T10:32:00Z">
        <w:r w:rsidR="0000362B" w:rsidDel="003846EB">
          <w:rPr>
            <w:rFonts w:asciiTheme="majorHAnsi" w:hAnsiTheme="majorHAnsi" w:cstheme="majorHAnsi"/>
            <w:sz w:val="24"/>
            <w:szCs w:val="24"/>
          </w:rPr>
          <w:delText xml:space="preserve"> subject to discretionary </w:delText>
        </w:r>
        <w:r w:rsidR="00392354" w:rsidDel="003846EB">
          <w:rPr>
            <w:rFonts w:asciiTheme="majorHAnsi" w:hAnsiTheme="majorHAnsi" w:cstheme="majorHAnsi"/>
            <w:sz w:val="24"/>
            <w:szCs w:val="24"/>
          </w:rPr>
          <w:delText>assessment</w:delText>
        </w:r>
      </w:del>
      <w:r w:rsidR="0000362B">
        <w:rPr>
          <w:rFonts w:asciiTheme="majorHAnsi" w:hAnsiTheme="majorHAnsi" w:cstheme="majorHAnsi"/>
          <w:sz w:val="24"/>
          <w:szCs w:val="24"/>
        </w:rPr>
        <w:t>, such as longfin smelt.</w:t>
      </w:r>
      <w:r w:rsidRPr="00382793">
        <w:rPr>
          <w:rFonts w:asciiTheme="majorHAnsi" w:hAnsiTheme="majorHAnsi" w:cstheme="majorHAnsi"/>
          <w:sz w:val="24"/>
          <w:szCs w:val="24"/>
        </w:rPr>
        <w:t xml:space="preserve">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w:t>
      </w:r>
      <w:del w:id="17" w:author="Andrea Schreier" w:date="2023-09-06T10:33:00Z">
        <w:r w:rsidR="00392354" w:rsidDel="003846EB">
          <w:rPr>
            <w:rFonts w:asciiTheme="majorHAnsi" w:hAnsiTheme="majorHAnsi" w:cstheme="majorHAnsi"/>
            <w:sz w:val="24"/>
            <w:szCs w:val="24"/>
          </w:rPr>
          <w:delText xml:space="preserve"> the</w:delText>
        </w:r>
      </w:del>
      <w:r w:rsidR="00392354">
        <w:rPr>
          <w:rFonts w:asciiTheme="majorHAnsi" w:hAnsiTheme="majorHAnsi" w:cstheme="majorHAnsi"/>
          <w:sz w:val="24"/>
          <w:szCs w:val="24"/>
        </w:rPr>
        <w:t xml:space="preserve"> </w:t>
      </w:r>
      <w:r w:rsidR="0016709B">
        <w:rPr>
          <w:rFonts w:asciiTheme="majorHAnsi" w:hAnsiTheme="majorHAnsi" w:cstheme="majorHAnsi"/>
          <w:sz w:val="24"/>
          <w:szCs w:val="24"/>
        </w:rPr>
        <w:t>Frontiers in Genetics</w:t>
      </w:r>
      <w:del w:id="18" w:author="Andrea Schreier" w:date="2023-09-06T10:33:00Z">
        <w:r w:rsidR="00392354" w:rsidDel="003846EB">
          <w:rPr>
            <w:rFonts w:asciiTheme="majorHAnsi" w:hAnsiTheme="majorHAnsi" w:cstheme="majorHAnsi"/>
            <w:sz w:val="24"/>
            <w:szCs w:val="24"/>
          </w:rPr>
          <w:delText xml:space="preserve"> journal</w:delText>
        </w:r>
      </w:del>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D78C2A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male and female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19"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19"/>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000000">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000000">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000000">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000000">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000000">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000000">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000000">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000000">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000000">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000000">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000000">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000000">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000000">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000000">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000000">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000000">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000000">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000000">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000000">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000000">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000000">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000000">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000000">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000000">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000000">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000000">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000000">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000000">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20" w:name="_Toc144802725"/>
      <w:commentRangeStart w:id="21"/>
      <w:r>
        <w:lastRenderedPageBreak/>
        <w:t>P</w:t>
      </w:r>
      <w:commentRangeEnd w:id="21"/>
      <w:r w:rsidR="00CF3EFC">
        <w:rPr>
          <w:rStyle w:val="CommentReference"/>
          <w:rFonts w:asciiTheme="minorHAnsi" w:hAnsiTheme="minorHAnsi"/>
          <w:smallCaps w:val="0"/>
          <w:spacing w:val="0"/>
        </w:rPr>
        <w:commentReference w:id="21"/>
      </w:r>
      <w:r>
        <w:t>roject Background and</w:t>
      </w:r>
      <w:r w:rsidR="003903DF">
        <w:t xml:space="preserve"> Introduction</w:t>
      </w:r>
      <w:bookmarkEnd w:id="20"/>
    </w:p>
    <w:p w14:paraId="332E5E6F" w14:textId="7C965CE0" w:rsidR="003F5039" w:rsidRPr="00173AE9" w:rsidRDefault="00100511" w:rsidP="0011235A">
      <w:pPr>
        <w:pStyle w:val="Header"/>
        <w:outlineLvl w:val="1"/>
        <w:rPr>
          <w:rFonts w:asciiTheme="majorHAnsi" w:hAnsiTheme="majorHAnsi" w:cstheme="majorHAnsi"/>
        </w:rPr>
      </w:pPr>
      <w:bookmarkStart w:id="22"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22"/>
    </w:p>
    <w:p w14:paraId="6F00716F" w14:textId="58F78FAF"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w:t>
      </w:r>
      <w:del w:id="23" w:author="Andrea Schreier" w:date="2023-09-06T10:15:00Z">
        <w:r w:rsidR="00387DD6" w:rsidDel="002E2FF8">
          <w:rPr>
            <w:rFonts w:asciiTheme="majorHAnsi" w:hAnsiTheme="majorHAnsi" w:cstheme="majorHAnsi"/>
            <w:sz w:val="24"/>
            <w:szCs w:val="24"/>
            <w:lang w:val="en"/>
          </w:rPr>
          <w:delText xml:space="preserve"> niche</w:delText>
        </w:r>
      </w:del>
      <w:r w:rsidR="00387DD6">
        <w:rPr>
          <w:rFonts w:asciiTheme="majorHAnsi" w:hAnsiTheme="majorHAnsi" w:cstheme="majorHAnsi"/>
          <w:sz w:val="24"/>
          <w:szCs w:val="24"/>
          <w:lang w:val="en"/>
        </w:rPr>
        <w:t xml:space="preserve">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BA4BFE">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2007)","noteIndex":0},"citationItems":[{"id":"Z89L5Dz4/ccoAU0Jy","uris":["http://www.mendeley.com/documents/?uuid=8a207c06-c2f2-478e-9d4c-46bac4bc2a70"],"itemData":{"author":[{"dropping-particle":"","family":"Moyle","given":"Peter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24" w:name="_Toc144802727"/>
      <w:commentRangeStart w:id="25"/>
      <w:r>
        <w:rPr>
          <w:rFonts w:asciiTheme="majorHAnsi" w:hAnsiTheme="majorHAnsi" w:cstheme="majorHAnsi"/>
        </w:rPr>
        <w:t>Delta</w:t>
      </w:r>
      <w:r w:rsidR="006372E7">
        <w:rPr>
          <w:rFonts w:asciiTheme="majorHAnsi" w:hAnsiTheme="majorHAnsi" w:cstheme="majorHAnsi"/>
        </w:rPr>
        <w:t xml:space="preserve"> </w:t>
      </w:r>
      <w:proofErr w:type="gramStart"/>
      <w:r w:rsidR="006372E7">
        <w:rPr>
          <w:rFonts w:asciiTheme="majorHAnsi" w:hAnsiTheme="majorHAnsi" w:cstheme="majorHAnsi"/>
        </w:rPr>
        <w:t>smelt</w:t>
      </w:r>
      <w:bookmarkEnd w:id="24"/>
      <w:proofErr w:type="gramEnd"/>
    </w:p>
    <w:p w14:paraId="14E9A670" w14:textId="366984FA"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Z89L5Dz4/Lt31Vu8m","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2007)","noteIndex":0},"citationItems":[{"id":"Z89L5Dz4/Y6sGhb1L","uris":["http://www.mendeley.com/documents/?uuid=154a621a-a2e3-443b-849e-2593b42c5c2d"],"itemData":{"author":[{"dropping-particle":"","family":"McAllister","given":"D.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Estuary","type":"article-journal","volume":"14"}},{"id":"Z89L5Dz4/hhKn3eoV","uris":["http://www.mendeley.com/documents/?uuid=757f5833-fa11-466a-b871-160ad1fface1"],"itemData":{"DOI":"10.1577/T06-148.1","ISSN":"0002-8487","abstract":"The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1992)","noteIndex":0},"citationItems":[{"id":"Z89L5Dz4/7nniPJq0","uris":["http://www.mendeley.com/documents/?uuid=b174141a-6f6e-47bf-9926-35120a427171"],"itemData":{"DOI":"10.1016/j.fertnstert.2012.04.042","ISSN":"1556-5653","PMID":"22656306","abstract":"To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 xml:space="preserve">ederal Endangered Species Act (ESA) in 1993 and endangered under the California ESA in 2009. </w:t>
      </w:r>
      <w:commentRangeStart w:id="26"/>
      <w:r w:rsidRPr="00382793">
        <w:rPr>
          <w:rFonts w:asciiTheme="majorHAnsi" w:hAnsiTheme="majorHAnsi" w:cstheme="majorHAnsi"/>
          <w:sz w:val="24"/>
          <w:szCs w:val="24"/>
          <w:lang w:val="en"/>
        </w:rPr>
        <w:t xml:space="preserve">Pelagic productivity </w:t>
      </w:r>
      <w:commentRangeEnd w:id="26"/>
      <w:r w:rsidR="002E2FF8">
        <w:rPr>
          <w:rStyle w:val="CommentReference"/>
        </w:rPr>
        <w:commentReference w:id="26"/>
      </w:r>
      <w:r w:rsidRPr="00382793">
        <w:rPr>
          <w:rFonts w:asciiTheme="majorHAnsi" w:hAnsiTheme="majorHAnsi" w:cstheme="majorHAnsi"/>
          <w:sz w:val="24"/>
          <w:szCs w:val="24"/>
          <w:lang w:val="en"/>
        </w:rPr>
        <w:t xml:space="preserve">and </w:t>
      </w:r>
      <w:commentRangeStart w:id="27"/>
      <w:r w:rsidRPr="00382793">
        <w:rPr>
          <w:rFonts w:asciiTheme="majorHAnsi" w:hAnsiTheme="majorHAnsi" w:cstheme="majorHAnsi"/>
          <w:sz w:val="24"/>
          <w:szCs w:val="24"/>
          <w:lang w:val="en"/>
        </w:rPr>
        <w:t xml:space="preserve">water temperature </w:t>
      </w:r>
      <w:commentRangeEnd w:id="27"/>
      <w:r w:rsidR="002E2FF8">
        <w:rPr>
          <w:rStyle w:val="CommentReference"/>
        </w:rPr>
        <w:commentReference w:id="27"/>
      </w:r>
      <w:r w:rsidRPr="00382793">
        <w:rPr>
          <w:rFonts w:asciiTheme="majorHAnsi" w:hAnsiTheme="majorHAnsi" w:cstheme="majorHAnsi"/>
          <w:sz w:val="24"/>
          <w:szCs w:val="24"/>
          <w:lang w:val="en"/>
        </w:rPr>
        <w:t>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w:t>
      </w:r>
      <w:ins w:id="28" w:author="Andrea Schreier" w:date="2023-09-06T10:17:00Z">
        <w:r w:rsidR="002E2FF8">
          <w:rPr>
            <w:rFonts w:asciiTheme="majorHAnsi" w:hAnsiTheme="majorHAnsi" w:cstheme="majorHAnsi"/>
            <w:sz w:val="24"/>
            <w:szCs w:val="24"/>
            <w:lang w:val="en"/>
          </w:rPr>
          <w:t xml:space="preserve">at the University of California Davis (UC Davis) </w:t>
        </w:r>
      </w:ins>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commentRangeEnd w:id="25"/>
      <w:r w:rsidR="00397880">
        <w:rPr>
          <w:rStyle w:val="CommentReference"/>
        </w:rPr>
        <w:commentReference w:id="25"/>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29" w:name="_Toc144802728"/>
      <w:r>
        <w:rPr>
          <w:rFonts w:asciiTheme="majorHAnsi" w:hAnsiTheme="majorHAnsi" w:cstheme="majorHAnsi"/>
        </w:rPr>
        <w:t>Genomics and Conservation</w:t>
      </w:r>
      <w:bookmarkEnd w:id="29"/>
    </w:p>
    <w:p w14:paraId="5C81AF65" w14:textId="374E32FC" w:rsidR="006B228C" w:rsidRPr="004B6F68" w:rsidRDefault="006B228C" w:rsidP="006B228C">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w:t>
      </w:r>
      <w:r w:rsidRPr="00FD21E9">
        <w:rPr>
          <w:rFonts w:asciiTheme="majorHAnsi" w:hAnsiTheme="majorHAnsi" w:cstheme="majorHAnsi"/>
          <w:color w:val="00000A"/>
          <w:sz w:val="24"/>
          <w:szCs w:val="24"/>
        </w:rPr>
        <w:lastRenderedPageBreak/>
        <w:t xml:space="preserve">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ins w:id="30" w:author="Andrea Schreier" w:date="2023-09-06T10:18:00Z">
        <w:r w:rsidR="002E2FF8">
          <w:rPr>
            <w:rFonts w:asciiTheme="majorHAnsi" w:hAnsiTheme="majorHAnsi" w:cstheme="majorHAnsi"/>
            <w:sz w:val="24"/>
            <w:szCs w:val="24"/>
          </w:rPr>
          <w:t>f</w:t>
        </w:r>
      </w:ins>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ins w:id="31" w:author="Andrea Schreier" w:date="2023-09-06T10:18:00Z">
        <w:r w:rsidR="002E2FF8">
          <w:rPr>
            <w:rFonts w:asciiTheme="majorHAnsi" w:hAnsiTheme="majorHAnsi" w:cstheme="majorHAnsi"/>
            <w:sz w:val="24"/>
            <w:szCs w:val="24"/>
          </w:rPr>
          <w:t>to</w:t>
        </w:r>
      </w:ins>
      <w:del w:id="32" w:author="Andrea Schreier" w:date="2023-09-06T10:18:00Z">
        <w:r w:rsidRPr="004B6F68" w:rsidDel="002E2FF8">
          <w:rPr>
            <w:rFonts w:asciiTheme="majorHAnsi" w:hAnsiTheme="majorHAnsi" w:cstheme="majorHAnsi"/>
            <w:sz w:val="24"/>
            <w:szCs w:val="24"/>
          </w:rPr>
          <w:delText>for</w:delText>
        </w:r>
      </w:del>
      <w:r w:rsidRPr="004B6F68">
        <w:rPr>
          <w:rFonts w:asciiTheme="majorHAnsi" w:hAnsiTheme="majorHAnsi" w:cstheme="majorHAnsi"/>
          <w:sz w:val="24"/>
          <w:szCs w:val="24"/>
        </w:rPr>
        <w:t xml:space="preserve"> adapt</w:t>
      </w:r>
      <w:del w:id="33" w:author="Andrea Schreier" w:date="2023-09-06T10:18:00Z">
        <w:r w:rsidRPr="004B6F68" w:rsidDel="002E2FF8">
          <w:rPr>
            <w:rFonts w:asciiTheme="majorHAnsi" w:hAnsiTheme="majorHAnsi" w:cstheme="majorHAnsi"/>
            <w:sz w:val="24"/>
            <w:szCs w:val="24"/>
          </w:rPr>
          <w:delText>ation</w:delText>
        </w:r>
      </w:del>
      <w:r w:rsidRPr="004B6F68">
        <w:rPr>
          <w:rFonts w:asciiTheme="majorHAnsi" w:hAnsiTheme="majorHAnsi" w:cstheme="majorHAnsi"/>
          <w:sz w:val="24"/>
          <w:szCs w:val="24"/>
        </w:rPr>
        <w:t xml:space="preserve"> to environmental change. Comparative methods allow for a broad investigation of genomic motifs in endangered animals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w:t>
      </w:r>
      <w:commentRangeStart w:id="34"/>
      <w:r w:rsidRPr="004B6F68">
        <w:rPr>
          <w:rFonts w:asciiTheme="majorHAnsi" w:hAnsiTheme="majorHAnsi" w:cstheme="majorHAnsi"/>
          <w:sz w:val="24"/>
          <w:szCs w:val="24"/>
        </w:rPr>
        <w:t>the identification of physical threats to endangered species</w:t>
      </w:r>
      <w:commentRangeEnd w:id="34"/>
      <w:r w:rsidR="002E2FF8">
        <w:rPr>
          <w:rStyle w:val="CommentReference"/>
        </w:rPr>
        <w:commentReference w:id="34"/>
      </w:r>
      <w:r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w:t>
      </w:r>
      <w:proofErr w:type="gramStart"/>
      <w:r w:rsidR="00951A5F">
        <w:rPr>
          <w:rFonts w:asciiTheme="majorHAnsi" w:hAnsiTheme="majorHAnsi" w:cstheme="majorHAnsi"/>
          <w:sz w:val="24"/>
          <w:szCs w:val="24"/>
        </w:rPr>
        <w:t xml:space="preserve">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w:t>
      </w:r>
      <w:proofErr w:type="gramEnd"/>
      <w:r w:rsidR="00951A5F">
        <w:rPr>
          <w:rFonts w:asciiTheme="majorHAnsi" w:hAnsiTheme="majorHAnsi" w:cstheme="majorHAnsi"/>
          <w:sz w:val="24"/>
          <w:szCs w:val="24"/>
        </w:rPr>
        <w:t xml:space="preserve">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w:t>
      </w:r>
      <w:del w:id="35" w:author="Andrea Schreier" w:date="2023-09-06T10:19:00Z">
        <w:r w:rsidRPr="004B6F68" w:rsidDel="002E2FF8">
          <w:rPr>
            <w:rFonts w:asciiTheme="majorHAnsi" w:hAnsiTheme="majorHAnsi" w:cstheme="majorHAnsi"/>
            <w:sz w:val="24"/>
            <w:szCs w:val="24"/>
          </w:rPr>
          <w:delText>the utilization of</w:delText>
        </w:r>
      </w:del>
      <w:ins w:id="36" w:author="Andrea Schreier" w:date="2023-09-06T10:19:00Z">
        <w:r w:rsidR="002E2FF8">
          <w:rPr>
            <w:rFonts w:asciiTheme="majorHAnsi" w:hAnsiTheme="majorHAnsi" w:cstheme="majorHAnsi"/>
            <w:sz w:val="24"/>
            <w:szCs w:val="24"/>
          </w:rPr>
          <w:t>using</w:t>
        </w:r>
      </w:ins>
      <w:r w:rsidRPr="004B6F68">
        <w:rPr>
          <w:rFonts w:asciiTheme="majorHAnsi" w:hAnsiTheme="majorHAnsi" w:cstheme="majorHAnsi"/>
          <w:sz w:val="24"/>
          <w:szCs w:val="24"/>
        </w:rPr>
        <w:t xml:space="preserve"> multiple sequencing technolog</w:t>
      </w:r>
      <w:ins w:id="37" w:author="Andrea Schreier" w:date="2023-09-06T10:19:00Z">
        <w:r w:rsidR="002E2FF8">
          <w:rPr>
            <w:rFonts w:asciiTheme="majorHAnsi" w:hAnsiTheme="majorHAnsi" w:cstheme="majorHAnsi"/>
            <w:sz w:val="24"/>
            <w:szCs w:val="24"/>
          </w:rPr>
          <w:t>ies</w:t>
        </w:r>
      </w:ins>
      <w:del w:id="38" w:author="Andrea Schreier" w:date="2023-09-06T10:19:00Z">
        <w:r w:rsidRPr="004B6F68" w:rsidDel="002E2FF8">
          <w:rPr>
            <w:rFonts w:asciiTheme="majorHAnsi" w:hAnsiTheme="majorHAnsi" w:cstheme="majorHAnsi"/>
            <w:sz w:val="24"/>
            <w:szCs w:val="24"/>
          </w:rPr>
          <w:delText>y types</w:delText>
        </w:r>
      </w:del>
      <w:r w:rsidRPr="004B6F68">
        <w:rPr>
          <w:rFonts w:asciiTheme="majorHAnsi" w:hAnsiTheme="majorHAnsi" w:cstheme="majorHAnsi"/>
          <w:sz w:val="24"/>
          <w:szCs w:val="24"/>
        </w:rPr>
        <w:t xml:space="preserve"> to carry out “hybrid” methods of genome assembly increases the capacity for capturing and assembling increasingly more of an organism’s actual genome.</w:t>
      </w:r>
    </w:p>
    <w:p w14:paraId="7537986A" w14:textId="7D820EE2" w:rsidR="00895DB8" w:rsidRDefault="00350627" w:rsidP="006B228C">
      <w:pPr>
        <w:spacing w:line="240" w:lineRule="auto"/>
        <w:ind w:right="270"/>
        <w:rPr>
          <w:rFonts w:asciiTheme="majorHAnsi" w:hAnsiTheme="majorHAnsi" w:cstheme="majorHAnsi"/>
          <w:sz w:val="24"/>
          <w:szCs w:val="24"/>
        </w:rPr>
      </w:pPr>
      <w:r>
        <w:rPr>
          <w:rFonts w:asciiTheme="majorHAnsi" w:hAnsiTheme="majorHAnsi" w:cstheme="majorHAnsi"/>
          <w:sz w:val="24"/>
          <w:szCs w:val="24"/>
        </w:rPr>
        <w:t>Over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w:t>
      </w:r>
      <w:del w:id="39" w:author="Andrea Schreier" w:date="2023-09-06T10:20:00Z">
        <w:r w:rsidR="00895DB8" w:rsidDel="002E2FF8">
          <w:rPr>
            <w:rFonts w:asciiTheme="majorHAnsi" w:hAnsiTheme="majorHAnsi" w:cstheme="majorHAnsi"/>
            <w:sz w:val="24"/>
            <w:szCs w:val="24"/>
          </w:rPr>
          <w:delText xml:space="preserve"> sequencing</w:delText>
        </w:r>
      </w:del>
      <w:r w:rsidR="00895DB8">
        <w:rPr>
          <w:rFonts w:asciiTheme="majorHAnsi" w:hAnsiTheme="majorHAnsi" w:cstheme="majorHAnsi"/>
          <w:sz w:val="24"/>
          <w:szCs w:val="24"/>
        </w:rPr>
        <w:t>,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w:t>
      </w:r>
      <w:ins w:id="40" w:author="Andrea Schreier" w:date="2023-09-06T10:20:00Z">
        <w:r w:rsidR="002E2FF8">
          <w:rPr>
            <w:rFonts w:asciiTheme="majorHAnsi" w:hAnsiTheme="majorHAnsi" w:cstheme="majorHAnsi"/>
            <w:sz w:val="24"/>
            <w:szCs w:val="24"/>
          </w:rPr>
          <w:t>us</w:t>
        </w:r>
      </w:ins>
      <w:del w:id="41" w:author="Andrea Schreier" w:date="2023-09-06T10:20:00Z">
        <w:r w:rsidR="00895DB8" w:rsidDel="002E2FF8">
          <w:rPr>
            <w:rFonts w:asciiTheme="majorHAnsi" w:hAnsiTheme="majorHAnsi" w:cstheme="majorHAnsi"/>
            <w:sz w:val="24"/>
            <w:szCs w:val="24"/>
          </w:rPr>
          <w:delText>i</w:delText>
        </w:r>
      </w:del>
      <w:r w:rsidR="00895DB8">
        <w:rPr>
          <w:rFonts w:asciiTheme="majorHAnsi" w:hAnsiTheme="majorHAnsi" w:cstheme="majorHAnsi"/>
          <w:sz w:val="24"/>
          <w:szCs w:val="24"/>
        </w:rPr>
        <w:t xml:space="preserve">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w:t>
      </w:r>
      <w:proofErr w:type="gramStart"/>
      <w:r w:rsidR="00336186">
        <w:rPr>
          <w:rFonts w:asciiTheme="majorHAnsi" w:hAnsiTheme="majorHAnsi" w:cstheme="majorHAnsi"/>
          <w:sz w:val="24"/>
          <w:szCs w:val="24"/>
        </w:rPr>
        <w:t>generate</w:t>
      </w:r>
      <w:proofErr w:type="gramEnd"/>
      <w:r w:rsidR="00336186">
        <w:rPr>
          <w:rFonts w:asciiTheme="majorHAnsi" w:hAnsiTheme="majorHAnsi" w:cstheme="majorHAnsi"/>
          <w:sz w:val="24"/>
          <w:szCs w:val="24"/>
        </w:rPr>
        <w:t xml:space="preserv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5EBBC89F"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w:t>
      </w:r>
      <w:ins w:id="42" w:author="Andrea Schreier" w:date="2023-09-06T10:21:00Z">
        <w:r w:rsidR="002E2FF8">
          <w:rPr>
            <w:rFonts w:asciiTheme="majorHAnsi" w:hAnsiTheme="majorHAnsi" w:cstheme="majorHAnsi"/>
            <w:sz w:val="24"/>
            <w:szCs w:val="24"/>
          </w:rPr>
          <w:t xml:space="preserve">biologists </w:t>
        </w:r>
      </w:ins>
      <w:del w:id="43" w:author="Andrea Schreier" w:date="2023-09-06T10:21:00Z">
        <w:r w:rsidRPr="004B6F68" w:rsidDel="002E2FF8">
          <w:rPr>
            <w:rFonts w:asciiTheme="majorHAnsi" w:hAnsiTheme="majorHAnsi" w:cstheme="majorHAnsi"/>
            <w:sz w:val="24"/>
            <w:szCs w:val="24"/>
          </w:rPr>
          <w:delText xml:space="preserve">for relatively easy </w:delText>
        </w:r>
      </w:del>
      <w:r w:rsidRPr="004B6F68">
        <w:rPr>
          <w:rFonts w:asciiTheme="majorHAnsi" w:hAnsiTheme="majorHAnsi" w:cstheme="majorHAnsi"/>
          <w:sz w:val="24"/>
          <w:szCs w:val="24"/>
        </w:rPr>
        <w:t>to generate, low cost, high-throughput sequencing data</w:t>
      </w:r>
      <w:ins w:id="44" w:author="Andrea Schreier" w:date="2023-09-06T10:21:00Z">
        <w:r w:rsidR="002E2FF8">
          <w:rPr>
            <w:rFonts w:asciiTheme="majorHAnsi" w:hAnsiTheme="majorHAnsi" w:cstheme="majorHAnsi"/>
            <w:sz w:val="24"/>
            <w:szCs w:val="24"/>
          </w:rPr>
          <w:t xml:space="preserve"> with relative ease</w:t>
        </w:r>
      </w:ins>
      <w:r w:rsidRPr="004B6F68">
        <w:rPr>
          <w:rFonts w:asciiTheme="majorHAnsi" w:hAnsiTheme="majorHAnsi" w:cstheme="majorHAnsi"/>
          <w:sz w:val="24"/>
          <w:szCs w:val="24"/>
        </w:rPr>
        <w:t>. Of the numerous new methods to generate sequencing data</w:t>
      </w:r>
      <w:ins w:id="45" w:author="Andrea Schreier" w:date="2023-09-06T10:21:00Z">
        <w:r w:rsidR="002E2FF8">
          <w:rPr>
            <w:rFonts w:asciiTheme="majorHAnsi" w:hAnsiTheme="majorHAnsi" w:cstheme="majorHAnsi"/>
            <w:sz w:val="24"/>
            <w:szCs w:val="24"/>
          </w:rPr>
          <w:t>,</w:t>
        </w:r>
      </w:ins>
      <w:r w:rsidRPr="004B6F68">
        <w:rPr>
          <w:rFonts w:asciiTheme="majorHAnsi" w:hAnsiTheme="majorHAnsi" w:cstheme="majorHAnsi"/>
          <w:sz w:val="24"/>
          <w:szCs w:val="24"/>
        </w:rPr>
        <w:t xml:space="preserve"> </w:t>
      </w:r>
      <w:del w:id="46" w:author="Andrea Schreier" w:date="2023-09-06T10:21:00Z">
        <w:r w:rsidRPr="004B6F68" w:rsidDel="002E2FF8">
          <w:rPr>
            <w:rFonts w:asciiTheme="majorHAnsi" w:hAnsiTheme="majorHAnsi" w:cstheme="majorHAnsi"/>
            <w:sz w:val="24"/>
            <w:szCs w:val="24"/>
          </w:rPr>
          <w:delText>for assembly</w:delText>
        </w:r>
        <w:r w:rsidR="0047491E" w:rsidDel="002E2FF8">
          <w:rPr>
            <w:rFonts w:asciiTheme="majorHAnsi" w:hAnsiTheme="majorHAnsi" w:cstheme="majorHAnsi"/>
            <w:sz w:val="24"/>
            <w:szCs w:val="24"/>
          </w:rPr>
          <w:delText xml:space="preserve"> </w:delText>
        </w:r>
      </w:del>
      <w:r w:rsidR="0047491E">
        <w:rPr>
          <w:rFonts w:asciiTheme="majorHAnsi" w:hAnsiTheme="majorHAnsi" w:cstheme="majorHAnsi"/>
          <w:sz w:val="24"/>
          <w:szCs w:val="24"/>
        </w:rPr>
        <w:t xml:space="preserve">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ins w:id="47" w:author="Andrea Schreier" w:date="2023-09-06T10:22:00Z">
        <w:r w:rsidR="002E2FF8">
          <w:rPr>
            <w:rFonts w:asciiTheme="majorHAnsi" w:hAnsiTheme="majorHAnsi" w:cstheme="majorHAnsi"/>
            <w:sz w:val="24"/>
            <w:szCs w:val="24"/>
          </w:rPr>
          <w:t xml:space="preserve">of </w:t>
        </w:r>
      </w:ins>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sequences 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There are limitation</w:t>
      </w:r>
      <w:ins w:id="48" w:author="Andrea Schreier" w:date="2023-09-06T10:22:00Z">
        <w:r w:rsidR="002E2FF8">
          <w:rPr>
            <w:rFonts w:asciiTheme="majorHAnsi" w:hAnsiTheme="majorHAnsi" w:cstheme="majorHAnsi"/>
            <w:sz w:val="24"/>
            <w:szCs w:val="24"/>
          </w:rPr>
          <w:t>s</w:t>
        </w:r>
      </w:ins>
      <w:r w:rsidR="005B6C5A">
        <w:rPr>
          <w:rFonts w:asciiTheme="majorHAnsi" w:hAnsiTheme="majorHAnsi" w:cstheme="majorHAnsi"/>
          <w:sz w:val="24"/>
          <w:szCs w:val="24"/>
        </w:rPr>
        <w:t xml:space="preserve">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requires high molecular weight (HMW) DNA, which can be difficult to generate in sufficient quantities, especially for exceedingly small or rare species and 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 xml:space="preserve">ies (long-read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prone reads to generate scaffolds, correct base calling errors with short reads which have high accuracy but cannot span </w:t>
      </w:r>
      <w:proofErr w:type="gramStart"/>
      <w:r w:rsidR="00F20B76" w:rsidRPr="00FD21E9">
        <w:rPr>
          <w:rFonts w:asciiTheme="majorHAnsi" w:hAnsiTheme="majorHAnsi" w:cstheme="majorHAnsi"/>
          <w:color w:val="00000A"/>
          <w:sz w:val="24"/>
          <w:szCs w:val="24"/>
        </w:rPr>
        <w:t>highly</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repetitive</w:t>
      </w:r>
      <w:proofErr w:type="gramEnd"/>
      <w:r w:rsidR="00F20B76" w:rsidRPr="00FD21E9">
        <w:rPr>
          <w:rFonts w:asciiTheme="majorHAnsi" w:hAnsiTheme="majorHAnsi" w:cstheme="majorHAnsi"/>
          <w:color w:val="00000A"/>
          <w:sz w:val="24"/>
          <w:szCs w:val="24"/>
        </w:rPr>
        <w:t xml:space="preser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6301EB66" w:rsidR="006B228C" w:rsidRPr="004B6F68" w:rsidRDefault="006B228C" w:rsidP="006B228C">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lastRenderedPageBreak/>
        <w:t xml:space="preserve">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reach completeness standards which took decades for the first human genome to reach at a fraction of the cost and </w:t>
      </w:r>
      <w:commentRangeStart w:id="49"/>
      <w:r w:rsidRPr="004B6F68">
        <w:rPr>
          <w:rFonts w:asciiTheme="majorHAnsi" w:hAnsiTheme="majorHAnsi" w:cstheme="majorHAnsi"/>
          <w:sz w:val="24"/>
          <w:szCs w:val="24"/>
        </w:rPr>
        <w:t xml:space="preserve">by relatively few individuals </w:t>
      </w:r>
      <w:commentRangeEnd w:id="49"/>
      <w:r w:rsidR="002E2FF8">
        <w:rPr>
          <w:rStyle w:val="CommentReference"/>
        </w:rPr>
        <w:commentReference w:id="49"/>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was the domestic goat in 2017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46B4CADC" w14:textId="2190B504"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Within the </w:t>
      </w:r>
      <w:proofErr w:type="spellStart"/>
      <w:r w:rsidRPr="00F20B76">
        <w:rPr>
          <w:rFonts w:asciiTheme="majorHAnsi" w:hAnsiTheme="majorHAnsi" w:cstheme="majorHAnsi"/>
          <w:i/>
          <w:iCs/>
          <w:sz w:val="24"/>
          <w:szCs w:val="24"/>
        </w:rPr>
        <w:t>Osmeridae</w:t>
      </w:r>
      <w:proofErr w:type="spellEnd"/>
      <w:r>
        <w:rPr>
          <w:rFonts w:asciiTheme="majorHAnsi" w:hAnsiTheme="majorHAnsi" w:cstheme="majorHAnsi"/>
          <w:sz w:val="24"/>
          <w:szCs w:val="24"/>
        </w:rPr>
        <w:t xml:space="preserve"> family, it can </w:t>
      </w:r>
      <w:r w:rsidR="003A4E8E">
        <w:rPr>
          <w:rFonts w:asciiTheme="majorHAnsi" w:hAnsiTheme="majorHAnsi" w:cstheme="majorHAnsi"/>
          <w:sz w:val="24"/>
          <w:szCs w:val="24"/>
        </w:rPr>
        <w:t xml:space="preserve">be </w:t>
      </w:r>
      <w:r>
        <w:rPr>
          <w:rFonts w:asciiTheme="majorHAnsi" w:hAnsiTheme="majorHAnsi" w:cstheme="majorHAnsi"/>
          <w:sz w:val="24"/>
          <w:szCs w:val="24"/>
        </w:rPr>
        <w:t>used as a reference genome for 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And finally the delta smelt reference genome can be used to identify associations between non-neutral genetic variants and life history phenotypes in delta smelt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w:t>
      </w:r>
      <w:del w:id="50" w:author="Andrea Schreier" w:date="2023-09-06T10:24:00Z">
        <w:r w:rsidDel="002E2FF8">
          <w:rPr>
            <w:rFonts w:asciiTheme="majorHAnsi" w:hAnsiTheme="majorHAnsi" w:cstheme="majorHAnsi"/>
            <w:sz w:val="24"/>
            <w:szCs w:val="24"/>
          </w:rPr>
          <w:delText>effects of</w:delText>
        </w:r>
      </w:del>
      <w:ins w:id="51" w:author="Andrea Schreier" w:date="2023-09-06T10:24:00Z">
        <w:r w:rsidR="002E2FF8">
          <w:rPr>
            <w:rFonts w:asciiTheme="majorHAnsi" w:hAnsiTheme="majorHAnsi" w:cstheme="majorHAnsi"/>
            <w:sz w:val="24"/>
            <w:szCs w:val="24"/>
          </w:rPr>
          <w:t>occurring in</w:t>
        </w:r>
      </w:ins>
      <w:r>
        <w:rPr>
          <w:rFonts w:asciiTheme="majorHAnsi" w:hAnsiTheme="majorHAnsi" w:cstheme="majorHAnsi"/>
          <w:sz w:val="24"/>
          <w:szCs w:val="24"/>
        </w:rPr>
        <w:t xml:space="preserve">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w:t>
      </w:r>
      <w:ins w:id="52" w:author="Andrea Schreier" w:date="2023-09-06T10:24:00Z">
        <w:r w:rsidR="002E2FF8">
          <w:rPr>
            <w:rFonts w:asciiTheme="majorHAnsi" w:hAnsiTheme="majorHAnsi" w:cstheme="majorHAnsi"/>
            <w:sz w:val="24"/>
            <w:szCs w:val="24"/>
          </w:rPr>
          <w:t xml:space="preserve"> (Finger et al. 2018)</w:t>
        </w:r>
      </w:ins>
      <w:r>
        <w:rPr>
          <w:rFonts w:asciiTheme="majorHAnsi" w:hAnsiTheme="majorHAnsi" w:cstheme="majorHAnsi"/>
          <w:sz w:val="24"/>
          <w:szCs w:val="24"/>
        </w:rPr>
        <w:t xml:space="preserve">. Since the captive population of delta smelt </w:t>
      </w:r>
      <w:ins w:id="53" w:author="Andrea Schreier" w:date="2023-09-06T10:24:00Z">
        <w:r w:rsidR="002E2FF8">
          <w:rPr>
            <w:rFonts w:asciiTheme="majorHAnsi" w:hAnsiTheme="majorHAnsi" w:cstheme="majorHAnsi"/>
            <w:sz w:val="24"/>
            <w:szCs w:val="24"/>
          </w:rPr>
          <w:t>is</w:t>
        </w:r>
      </w:ins>
      <w:del w:id="54" w:author="Andrea Schreier" w:date="2023-09-06T10:24:00Z">
        <w:r w:rsidDel="002E2FF8">
          <w:rPr>
            <w:rFonts w:asciiTheme="majorHAnsi" w:hAnsiTheme="majorHAnsi" w:cstheme="majorHAnsi"/>
            <w:sz w:val="24"/>
            <w:szCs w:val="24"/>
          </w:rPr>
          <w:delText>are</w:delText>
        </w:r>
      </w:del>
      <w:r>
        <w:rPr>
          <w:rFonts w:asciiTheme="majorHAnsi" w:hAnsiTheme="majorHAnsi" w:cstheme="majorHAnsi"/>
          <w:sz w:val="24"/>
          <w:szCs w:val="24"/>
        </w:rPr>
        <w:t xml:space="preserve"> being used as a source for supplement</w:t>
      </w:r>
      <w:ins w:id="55" w:author="Andrea Schreier" w:date="2023-09-06T10:25:00Z">
        <w:r w:rsidR="002E2FF8">
          <w:rPr>
            <w:rFonts w:asciiTheme="majorHAnsi" w:hAnsiTheme="majorHAnsi" w:cstheme="majorHAnsi"/>
            <w:sz w:val="24"/>
            <w:szCs w:val="24"/>
          </w:rPr>
          <w:t>ing</w:t>
        </w:r>
      </w:ins>
      <w:del w:id="56" w:author="Andrea Schreier" w:date="2023-09-06T10:24:00Z">
        <w:r w:rsidDel="002E2FF8">
          <w:rPr>
            <w:rFonts w:asciiTheme="majorHAnsi" w:hAnsiTheme="majorHAnsi" w:cstheme="majorHAnsi"/>
            <w:sz w:val="24"/>
            <w:szCs w:val="24"/>
          </w:rPr>
          <w:delText>ation</w:delText>
        </w:r>
      </w:del>
      <w:r>
        <w:rPr>
          <w:rFonts w:asciiTheme="majorHAnsi" w:hAnsiTheme="majorHAnsi" w:cstheme="majorHAnsi"/>
          <w:sz w:val="24"/>
          <w:szCs w:val="24"/>
        </w:rPr>
        <w:t xml:space="preserve"> </w:t>
      </w:r>
      <w:del w:id="57" w:author="Andrea Schreier" w:date="2023-09-06T10:25:00Z">
        <w:r w:rsidDel="002E2FF8">
          <w:rPr>
            <w:rFonts w:asciiTheme="majorHAnsi" w:hAnsiTheme="majorHAnsi" w:cstheme="majorHAnsi"/>
            <w:sz w:val="24"/>
            <w:szCs w:val="24"/>
          </w:rPr>
          <w:delText xml:space="preserve">of </w:delText>
        </w:r>
      </w:del>
      <w:r>
        <w:rPr>
          <w:rFonts w:asciiTheme="majorHAnsi" w:hAnsiTheme="majorHAnsi" w:cstheme="majorHAnsi"/>
          <w:sz w:val="24"/>
          <w:szCs w:val="24"/>
        </w:rPr>
        <w:t xml:space="preserve">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58" w:name="_Toc144802729"/>
      <w:r>
        <w:rPr>
          <w:rFonts w:asciiTheme="majorHAnsi" w:hAnsiTheme="majorHAnsi" w:cstheme="majorHAnsi"/>
        </w:rPr>
        <w:t>Lactase Persistence and Disease</w:t>
      </w:r>
      <w:bookmarkEnd w:id="58"/>
    </w:p>
    <w:p w14:paraId="26ABED20" w14:textId="30110441"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 xml:space="preserve">Lactose is the main carbohydrate found in milk. The enzyme lactase, encoded by the </w:t>
      </w:r>
      <w:commentRangeStart w:id="59"/>
      <w:r w:rsidRPr="007A13CF">
        <w:rPr>
          <w:rFonts w:asciiTheme="majorHAnsi" w:hAnsiTheme="majorHAnsi" w:cstheme="majorHAnsi"/>
          <w:sz w:val="24"/>
          <w:szCs w:val="24"/>
          <w:lang w:val="en"/>
        </w:rPr>
        <w:t>LCT</w:t>
      </w:r>
      <w:commentRangeEnd w:id="59"/>
      <w:r w:rsidR="003846EB">
        <w:rPr>
          <w:rStyle w:val="CommentReference"/>
        </w:rPr>
        <w:commentReference w:id="59"/>
      </w:r>
      <w:r w:rsidRPr="007A13CF">
        <w:rPr>
          <w:rFonts w:asciiTheme="majorHAnsi" w:hAnsiTheme="majorHAnsi" w:cstheme="majorHAnsi"/>
          <w:sz w:val="24"/>
          <w:szCs w:val="24"/>
          <w:lang w:val="en"/>
        </w:rPr>
        <w:t xml:space="preserve"> gene, allows for the breakdown of lactose in infant mammals. Various human populations continue to express LCT post 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Therefore, lactose tolerant and intolerant individuals’ genetic backgrounds differ in the alleles surrounding the LP allele. Positive selection for the trait of LP can hold slightly deleterious alleles that are in linkage disequilibrium (LD) with the LP allele at a higher frequency than expected under balancing 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w:t>
      </w:r>
      <w:del w:id="60" w:author="Andrea Schreier" w:date="2023-09-06T10:30:00Z">
        <w:r w:rsidRPr="007A13CF" w:rsidDel="003846EB">
          <w:rPr>
            <w:rFonts w:asciiTheme="majorHAnsi" w:hAnsiTheme="majorHAnsi" w:cstheme="majorHAnsi"/>
            <w:sz w:val="24"/>
            <w:szCs w:val="24"/>
            <w:lang w:val="en"/>
          </w:rPr>
          <w:delText>the</w:delText>
        </w:r>
      </w:del>
      <w:r w:rsidRPr="007A13CF">
        <w:rPr>
          <w:rFonts w:asciiTheme="majorHAnsi" w:hAnsiTheme="majorHAnsi" w:cstheme="majorHAnsi"/>
          <w:sz w:val="24"/>
          <w:szCs w:val="24"/>
          <w:lang w:val="en"/>
        </w:rPr>
        <w:t xml:space="preserve"> region. However, it is unclear whether mutations found within the LP haplotype block give rise to </w:t>
      </w:r>
      <w:r w:rsidRPr="007A13CF">
        <w:rPr>
          <w:rFonts w:asciiTheme="majorHAnsi" w:hAnsiTheme="majorHAnsi" w:cstheme="majorHAnsi"/>
          <w:sz w:val="24"/>
          <w:szCs w:val="24"/>
          <w:lang w:val="en"/>
        </w:rPr>
        <w:lastRenderedPageBreak/>
        <w:t xml:space="preserve">unfavorable phenotypes. Determining the differential risk of disease based on individual genetic backgrounds with the indirect phenotype of lactase persistence may help resolve contrasting epidemiological findings and improve public health. </w:t>
      </w:r>
      <w:commentRangeStart w:id="61"/>
      <w:r w:rsidRPr="007A13CF">
        <w:rPr>
          <w:rFonts w:asciiTheme="majorHAnsi" w:hAnsiTheme="majorHAnsi" w:cstheme="majorHAnsi"/>
          <w:sz w:val="24"/>
          <w:szCs w:val="24"/>
          <w:lang w:val="en"/>
        </w:rPr>
        <w:t>Therefore, the objective this study was to determine the size of the LP haplotype block and its impact on disease risk in humans with and without the LP allele.</w:t>
      </w:r>
      <w:commentRangeEnd w:id="61"/>
      <w:r w:rsidR="003846EB">
        <w:rPr>
          <w:rStyle w:val="CommentReference"/>
        </w:rPr>
        <w:commentReference w:id="61"/>
      </w:r>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62" w:name="_Toc113123182"/>
      <w:bookmarkStart w:id="63"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62"/>
      <w:bookmarkEnd w:id="63"/>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64"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65" w:name="_Toc144802731"/>
      <w:r w:rsidRPr="00FD21E9">
        <w:rPr>
          <w:rFonts w:asciiTheme="majorHAnsi" w:hAnsiTheme="majorHAnsi" w:cstheme="majorHAnsi"/>
          <w:szCs w:val="24"/>
        </w:rPr>
        <w:t>Introduction</w:t>
      </w:r>
      <w:bookmarkEnd w:id="64"/>
      <w:bookmarkEnd w:id="65"/>
    </w:p>
    <w:p w14:paraId="0EE34836" w14:textId="3847C374"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Z89L5Dz4/Lt31Vu8m","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2007)","noteIndex":0},"citationItems":[{"id":"Z89L5Dz4/Y6sGhb1L","uris":["http://www.mendeley.com/documents/?uuid=154a621a-a2e3-443b-849e-2593b42c5c2d"],"itemData":{"author":[{"dropping-particle":"","family":"McAllister","given":"D.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Estuary","type":"article-journal","volume":"14"}},{"id":"Z89L5Dz4/hhKn3eoV","uris":["http://www.mendeley.com/documents/?uuid=757f5833-fa11-466a-b871-160ad1fface1"],"itemData":{"DOI":"10.1577/T06-148.1","ISSN":"0002-8487","abstract":"The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6B50E1B0" w:rsidR="007858F9" w:rsidRPr="002C5280"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1992)","noteIndex":0},"citationItems":[{"id":"Z89L5Dz4/7nniPJq0","uris":["http://www.mendeley.com/documents/?uuid=b174141a-6f6e-47bf-9926-35120a427171"],"itemData":{"DOI":"10.1016/j.fertnstert.2012.04.042","ISSN":"1556-5653","PMID":"22656306","abstract":"To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 xml:space="preserve">Despite protections under the ESA and CESA the species </w:t>
      </w:r>
      <w:del w:id="66" w:author="Andrea Schreier" w:date="2023-09-06T10:39:00Z">
        <w:r w:rsidDel="0030098D">
          <w:rPr>
            <w:rFonts w:asciiTheme="majorHAnsi" w:hAnsiTheme="majorHAnsi" w:cstheme="majorHAnsi"/>
            <w:color w:val="00000A"/>
            <w:sz w:val="24"/>
            <w:szCs w:val="24"/>
            <w:lang w:val="en"/>
          </w:rPr>
          <w:delText xml:space="preserve">population numbers </w:delText>
        </w:r>
      </w:del>
      <w:r>
        <w:rPr>
          <w:rFonts w:asciiTheme="majorHAnsi" w:hAnsiTheme="majorHAnsi" w:cstheme="majorHAnsi"/>
          <w:color w:val="00000A"/>
          <w:sz w:val="24"/>
          <w:szCs w:val="24"/>
          <w:lang w:val="en"/>
        </w:rPr>
        <w:t>ha</w:t>
      </w:r>
      <w:ins w:id="67" w:author="Andrea Schreier" w:date="2023-09-06T10:39:00Z">
        <w:r w:rsidR="0030098D">
          <w:rPr>
            <w:rFonts w:asciiTheme="majorHAnsi" w:hAnsiTheme="majorHAnsi" w:cstheme="majorHAnsi"/>
            <w:color w:val="00000A"/>
            <w:sz w:val="24"/>
            <w:szCs w:val="24"/>
            <w:lang w:val="en"/>
          </w:rPr>
          <w:t>s</w:t>
        </w:r>
      </w:ins>
      <w:del w:id="68" w:author="Andrea Schreier" w:date="2023-09-06T10:39:00Z">
        <w:r w:rsidDel="0030098D">
          <w:rPr>
            <w:rFonts w:asciiTheme="majorHAnsi" w:hAnsiTheme="majorHAnsi" w:cstheme="majorHAnsi"/>
            <w:color w:val="00000A"/>
            <w:sz w:val="24"/>
            <w:szCs w:val="24"/>
            <w:lang w:val="en"/>
          </w:rPr>
          <w:delText>ve</w:delText>
        </w:r>
      </w:del>
      <w:r>
        <w:rPr>
          <w:rFonts w:asciiTheme="majorHAnsi" w:hAnsiTheme="majorHAnsi" w:cstheme="majorHAnsi"/>
          <w:color w:val="00000A"/>
          <w:sz w:val="24"/>
          <w:szCs w:val="24"/>
          <w:lang w:val="en"/>
        </w:rPr>
        <w:t xml:space="preserve"> continued to decline throughout the SFE (</w:t>
      </w:r>
      <w:r w:rsidRPr="00397880">
        <w:rPr>
          <w:rFonts w:asciiTheme="majorHAnsi" w:hAnsiTheme="majorHAnsi" w:cstheme="majorHAnsi"/>
          <w:color w:val="00000A"/>
          <w:sz w:val="24"/>
          <w:szCs w:val="24"/>
          <w:highlight w:val="yellow"/>
          <w:lang w:val="en"/>
          <w:rPrChange w:id="69" w:author="Andrea Schreier" w:date="2023-09-06T10:39:00Z">
            <w:rPr>
              <w:rFonts w:asciiTheme="majorHAnsi" w:hAnsiTheme="majorHAnsi" w:cstheme="majorHAnsi"/>
              <w:color w:val="00000A"/>
              <w:sz w:val="24"/>
              <w:szCs w:val="24"/>
              <w:lang w:val="en"/>
            </w:rPr>
          </w:rPrChange>
        </w:rPr>
        <w:t>insert SMT and FMWT</w:t>
      </w:r>
      <w:r>
        <w:rPr>
          <w:rFonts w:asciiTheme="majorHAnsi" w:hAnsiTheme="majorHAnsi" w:cstheme="majorHAnsi"/>
          <w:color w:val="00000A"/>
          <w:sz w:val="24"/>
          <w:szCs w:val="24"/>
          <w:lang w:val="en"/>
        </w:rPr>
        <w:t xml:space="preserve">). </w:t>
      </w:r>
      <w:commentRangeStart w:id="70"/>
      <w:r w:rsidRPr="00F42C03">
        <w:rPr>
          <w:rFonts w:asciiTheme="majorHAnsi" w:hAnsiTheme="majorHAnsi" w:cstheme="majorHAnsi"/>
          <w:color w:val="00000A"/>
          <w:sz w:val="24"/>
          <w:szCs w:val="24"/>
          <w:lang w:val="en"/>
        </w:rPr>
        <w:t xml:space="preserve">Pelagic productivity and water temperature have been shown to be primary drivers of condition indices ultimately affecting the 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w:t>
      </w:r>
      <w:commentRangeEnd w:id="70"/>
      <w:r w:rsidR="00397880">
        <w:rPr>
          <w:rStyle w:val="CommentReference"/>
        </w:rPr>
        <w:commentReference w:id="70"/>
      </w:r>
      <w:r w:rsidRPr="00F42C03">
        <w:rPr>
          <w:rFonts w:asciiTheme="majorHAnsi" w:hAnsiTheme="majorHAnsi" w:cstheme="majorHAnsi"/>
          <w:color w:val="00000A"/>
          <w:sz w:val="24"/>
          <w:szCs w:val="24"/>
          <w:lang w:val="en"/>
        </w:rPr>
        <w:t xml:space="preserve">As a result of their decline, resource management agencies, such as CDFW, continue to actively monitor the distribution and abundance of the wild population, and the Genomic Variation Laboratory </w:t>
      </w:r>
      <w:ins w:id="71" w:author="Andrea Schreier" w:date="2023-09-06T10:40:00Z">
        <w:r w:rsidR="00397880">
          <w:rPr>
            <w:rFonts w:asciiTheme="majorHAnsi" w:hAnsiTheme="majorHAnsi" w:cstheme="majorHAnsi"/>
            <w:color w:val="00000A"/>
            <w:sz w:val="24"/>
            <w:szCs w:val="24"/>
            <w:lang w:val="en"/>
          </w:rPr>
          <w:t xml:space="preserve">at the University of California Davis (UC Davis) </w:t>
        </w:r>
      </w:ins>
      <w:r w:rsidRPr="00F42C03">
        <w:rPr>
          <w:rFonts w:asciiTheme="majorHAnsi" w:hAnsiTheme="majorHAnsi" w:cstheme="majorHAnsi"/>
          <w:color w:val="00000A"/>
          <w:sz w:val="24"/>
          <w:szCs w:val="24"/>
          <w:lang w:val="en"/>
        </w:rPr>
        <w:t xml:space="preserve">genetically manages a captive breeding program to maintain a refuge population at the UC Davis Fish Conservation and Culture Laboratory (FCCL). </w:t>
      </w:r>
    </w:p>
    <w:p w14:paraId="7DE4E146" w14:textId="49FAE0D1" w:rsidR="00397880" w:rsidRDefault="00397880" w:rsidP="007858F9">
      <w:pPr>
        <w:spacing w:line="240" w:lineRule="auto"/>
        <w:ind w:right="270"/>
        <w:rPr>
          <w:ins w:id="72" w:author="Andrea Schreier" w:date="2023-09-06T10:47:00Z"/>
          <w:rFonts w:asciiTheme="majorHAnsi" w:hAnsiTheme="majorHAnsi" w:cstheme="majorHAnsi"/>
          <w:sz w:val="24"/>
          <w:szCs w:val="24"/>
        </w:rPr>
      </w:pPr>
      <w:ins w:id="73" w:author="Andrea Schreier" w:date="2023-09-06T10:47:00Z">
        <w:r>
          <w:rPr>
            <w:rFonts w:asciiTheme="majorHAnsi" w:hAnsiTheme="majorHAnsi" w:cstheme="majorHAnsi"/>
            <w:sz w:val="24"/>
            <w:szCs w:val="24"/>
          </w:rPr>
          <w:t xml:space="preserve">How about including a transition to introductory material on </w:t>
        </w:r>
        <w:proofErr w:type="spellStart"/>
        <w:r>
          <w:rPr>
            <w:rFonts w:asciiTheme="majorHAnsi" w:hAnsiTheme="majorHAnsi" w:cstheme="majorHAnsi"/>
            <w:sz w:val="24"/>
            <w:szCs w:val="24"/>
          </w:rPr>
          <w:t>Osmeridae</w:t>
        </w:r>
        <w:proofErr w:type="spellEnd"/>
        <w:r>
          <w:rPr>
            <w:rFonts w:asciiTheme="majorHAnsi" w:hAnsiTheme="majorHAnsi" w:cstheme="majorHAnsi"/>
            <w:sz w:val="24"/>
            <w:szCs w:val="24"/>
          </w:rPr>
          <w:t xml:space="preserve"> genomes by describing how a reference genome could be used to inform genetic management at the FCCL and then follow with other </w:t>
        </w:r>
      </w:ins>
      <w:ins w:id="74" w:author="Andrea Schreier" w:date="2023-09-06T10:48:00Z">
        <w:r>
          <w:rPr>
            <w:rFonts w:asciiTheme="majorHAnsi" w:hAnsiTheme="majorHAnsi" w:cstheme="majorHAnsi"/>
            <w:sz w:val="24"/>
            <w:szCs w:val="24"/>
          </w:rPr>
          <w:t xml:space="preserve">uses relevant to conservation. </w:t>
        </w:r>
      </w:ins>
    </w:p>
    <w:p w14:paraId="400C4A41" w14:textId="1C0F3010" w:rsidR="007858F9" w:rsidRDefault="007858F9" w:rsidP="007858F9">
      <w:pPr>
        <w:spacing w:line="240" w:lineRule="auto"/>
        <w:ind w:right="270"/>
        <w:rPr>
          <w:rFonts w:asciiTheme="majorHAnsi" w:hAnsiTheme="majorHAnsi" w:cstheme="majorHAnsi"/>
          <w:sz w:val="24"/>
          <w:szCs w:val="24"/>
        </w:rPr>
      </w:pPr>
      <w:commentRangeStart w:id="75"/>
      <w:r w:rsidRPr="004B6F68">
        <w:rPr>
          <w:rFonts w:asciiTheme="majorHAnsi" w:hAnsiTheme="majorHAnsi" w:cstheme="majorHAnsi"/>
          <w:sz w:val="24"/>
          <w:szCs w:val="24"/>
        </w:rPr>
        <w:t>P</w:t>
      </w:r>
      <w:commentRangeEnd w:id="75"/>
      <w:r w:rsidR="00397880">
        <w:rPr>
          <w:rStyle w:val="CommentReference"/>
        </w:rPr>
        <w:commentReference w:id="75"/>
      </w:r>
      <w:r w:rsidRPr="004B6F68">
        <w:rPr>
          <w:rFonts w:asciiTheme="majorHAnsi" w:hAnsiTheme="majorHAnsi" w:cstheme="majorHAnsi"/>
          <w:sz w:val="24"/>
          <w:szCs w:val="24"/>
        </w:rPr>
        <w:t xml:space="preserve">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 GenBank contained three highly fragmented draft genomes</w:t>
      </w:r>
      <w:r w:rsidR="004C3847">
        <w:rPr>
          <w:rFonts w:asciiTheme="majorHAnsi" w:hAnsiTheme="majorHAnsi" w:cstheme="majorHAnsi"/>
          <w:sz w:val="24"/>
          <w:szCs w:val="24"/>
        </w:rPr>
        <w:t xml:space="preserve"> from the </w:t>
      </w:r>
      <w:proofErr w:type="spellStart"/>
      <w:r w:rsidR="004C3847" w:rsidRPr="004C3847">
        <w:rPr>
          <w:rFonts w:asciiTheme="majorHAnsi" w:hAnsiTheme="majorHAnsi" w:cstheme="majorHAnsi"/>
          <w:i/>
          <w:iCs/>
          <w:sz w:val="24"/>
          <w:szCs w:val="24"/>
        </w:rPr>
        <w:t>Osemeridae</w:t>
      </w:r>
      <w:proofErr w:type="spellEnd"/>
      <w:r w:rsidR="004C3847">
        <w:rPr>
          <w:rFonts w:asciiTheme="majorHAnsi" w:hAnsiTheme="majorHAnsi" w:cstheme="majorHAnsi"/>
          <w:sz w:val="24"/>
          <w:szCs w:val="24"/>
        </w:rPr>
        <w:t xml:space="preserve"> family</w:t>
      </w:r>
      <w:r>
        <w:rPr>
          <w:rFonts w:asciiTheme="majorHAnsi" w:hAnsiTheme="majorHAnsi" w:cstheme="majorHAnsi"/>
          <w:sz w:val="24"/>
          <w:szCs w:val="24"/>
        </w:rPr>
        <w:t xml:space="preserve">: 1) </w:t>
      </w:r>
      <w:proofErr w:type="spellStart"/>
      <w:r w:rsidRPr="004B6F68">
        <w:rPr>
          <w:rFonts w:asciiTheme="majorHAnsi" w:hAnsiTheme="majorHAnsi" w:cstheme="majorHAnsi"/>
          <w:i/>
          <w:iCs/>
          <w:sz w:val="24"/>
          <w:szCs w:val="24"/>
        </w:rPr>
        <w:t>Hypomesus</w:t>
      </w:r>
      <w:proofErr w:type="spellEnd"/>
      <w:r w:rsidRPr="004B6F68">
        <w:rPr>
          <w:rFonts w:asciiTheme="majorHAnsi" w:hAnsiTheme="majorHAnsi" w:cstheme="majorHAnsi"/>
          <w:i/>
          <w:iCs/>
          <w:sz w:val="24"/>
          <w:szCs w:val="24"/>
        </w:rPr>
        <w:t xml:space="preserve"> </w:t>
      </w:r>
      <w:proofErr w:type="spellStart"/>
      <w:r w:rsidRPr="004B6F68">
        <w:rPr>
          <w:rFonts w:asciiTheme="majorHAnsi" w:hAnsiTheme="majorHAnsi" w:cstheme="majorHAnsi"/>
          <w:i/>
          <w:iCs/>
          <w:sz w:val="24"/>
          <w:szCs w:val="24"/>
        </w:rPr>
        <w:t>nipponensis</w:t>
      </w:r>
      <w:proofErr w:type="spellEnd"/>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ins w:id="76" w:author="Andrea Schreier" w:date="2023-09-06T10:49:00Z">
        <w:r w:rsidR="00397880">
          <w:rPr>
            <w:rFonts w:asciiTheme="majorHAnsi" w:hAnsiTheme="majorHAnsi" w:cstheme="majorHAnsi"/>
            <w:sz w:val="24"/>
            <w:szCs w:val="24"/>
          </w:rPr>
          <w:t xml:space="preserve"> </w:t>
        </w:r>
      </w:ins>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w:t>
      </w:r>
      <w:ins w:id="77" w:author="Andrea Schreier" w:date="2023-09-06T10:49:00Z">
        <w:r w:rsidR="00397880">
          <w:rPr>
            <w:rFonts w:asciiTheme="majorHAnsi" w:hAnsiTheme="majorHAnsi" w:cstheme="majorHAnsi"/>
            <w:sz w:val="24"/>
            <w:szCs w:val="24"/>
          </w:rPr>
          <w:t xml:space="preserve"> </w:t>
        </w:r>
      </w:ins>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ins w:id="78" w:author="Andrea Schreier" w:date="2023-09-06T10:49:00Z">
        <w:r w:rsidR="00397880">
          <w:rPr>
            <w:rFonts w:asciiTheme="majorHAnsi" w:hAnsiTheme="majorHAnsi" w:cstheme="majorHAnsi"/>
            <w:sz w:val="24"/>
            <w:szCs w:val="24"/>
          </w:rPr>
          <w:t xml:space="preserve"> </w:t>
        </w:r>
      </w:ins>
      <w:proofErr w:type="spellStart"/>
      <w:r>
        <w:rPr>
          <w:rFonts w:asciiTheme="majorHAnsi" w:hAnsiTheme="majorHAnsi" w:cstheme="majorHAnsi"/>
          <w:sz w:val="24"/>
          <w:szCs w:val="24"/>
        </w:rPr>
        <w:t>Kb</w:t>
      </w:r>
      <w:commentRangeStart w:id="79"/>
      <w:commentRangeStart w:id="80"/>
      <w:proofErr w:type="spellEnd"/>
      <w:r>
        <w:rPr>
          <w:rFonts w:asciiTheme="majorHAnsi" w:hAnsiTheme="majorHAnsi" w:cstheme="majorHAnsi"/>
          <w:sz w:val="24"/>
          <w:szCs w:val="24"/>
        </w:rPr>
        <w:t>) (Table 2</w:t>
      </w:r>
      <w:ins w:id="81" w:author="Andrea Schreier" w:date="2023-09-06T12:56:00Z">
        <w:r w:rsidR="00FE49ED">
          <w:rPr>
            <w:rFonts w:asciiTheme="majorHAnsi" w:hAnsiTheme="majorHAnsi" w:cstheme="majorHAnsi"/>
            <w:sz w:val="24"/>
            <w:szCs w:val="24"/>
          </w:rPr>
          <w:t>.1</w:t>
        </w:r>
      </w:ins>
      <w:r>
        <w:rPr>
          <w:rFonts w:asciiTheme="majorHAnsi" w:hAnsiTheme="majorHAnsi" w:cstheme="majorHAnsi"/>
          <w:sz w:val="24"/>
          <w:szCs w:val="24"/>
        </w:rPr>
        <w:t xml:space="preserve">). </w:t>
      </w:r>
      <w:commentRangeEnd w:id="79"/>
      <w:r w:rsidR="00E733FB">
        <w:rPr>
          <w:rStyle w:val="CommentReference"/>
        </w:rPr>
        <w:commentReference w:id="79"/>
      </w:r>
      <w:commentRangeEnd w:id="80"/>
      <w:r w:rsidR="00397880">
        <w:rPr>
          <w:rStyle w:val="CommentReference"/>
        </w:rPr>
        <w:commentReference w:id="80"/>
      </w:r>
      <w:r>
        <w:rPr>
          <w:rFonts w:asciiTheme="majorHAnsi" w:hAnsiTheme="majorHAnsi" w:cstheme="majorHAnsi"/>
          <w:sz w:val="24"/>
          <w:szCs w:val="24"/>
        </w:rPr>
        <w:t xml:space="preserve">Understanding the differences between the delta smelt genome and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genome, estimated to be 474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(Dill &amp; Cordone, 1997; Kitada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commentRangeStart w:id="82"/>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r>
        <w:rPr>
          <w:rFonts w:asciiTheme="majorHAnsi" w:hAnsiTheme="majorHAnsi" w:cstheme="majorHAnsi"/>
          <w:sz w:val="24"/>
          <w:szCs w:val="24"/>
        </w:rPr>
        <w:t>publication</w:t>
      </w:r>
      <w:commentRangeEnd w:id="82"/>
      <w:r w:rsidR="00EE0B9A">
        <w:rPr>
          <w:rStyle w:val="CommentReference"/>
        </w:rPr>
        <w:commentReference w:id="82"/>
      </w:r>
      <w:r>
        <w:rPr>
          <w:rFonts w:asciiTheme="majorHAnsi" w:hAnsiTheme="majorHAnsi" w:cstheme="majorHAnsi"/>
          <w:sz w:val="24"/>
          <w:szCs w:val="24"/>
        </w:rPr>
        <w:t>, the associated reference genome hosted on GenBank presents a highly fragmented contig assembly (L50 = 477) and is less than 7.5% (34.4</w:t>
      </w:r>
      <w:ins w:id="83" w:author="Andrea Schreier" w:date="2023-09-06T10:50:00Z">
        <w:r w:rsidR="00EE0B9A">
          <w:rPr>
            <w:rFonts w:asciiTheme="majorHAnsi" w:hAnsiTheme="majorHAnsi" w:cstheme="majorHAnsi"/>
            <w:sz w:val="24"/>
            <w:szCs w:val="24"/>
          </w:rPr>
          <w:t xml:space="preserve"> </w:t>
        </w:r>
      </w:ins>
      <w:r>
        <w:rPr>
          <w:rFonts w:asciiTheme="majorHAnsi" w:hAnsiTheme="majorHAnsi" w:cstheme="majorHAnsi"/>
          <w:sz w:val="24"/>
          <w:szCs w:val="24"/>
        </w:rPr>
        <w:t xml:space="preserve">Mb) of the total sequence length for an </w:t>
      </w:r>
      <w:r>
        <w:rPr>
          <w:rFonts w:asciiTheme="majorHAnsi" w:hAnsiTheme="majorHAnsi" w:cstheme="majorHAnsi"/>
          <w:sz w:val="24"/>
          <w:szCs w:val="24"/>
        </w:rPr>
        <w:lastRenderedPageBreak/>
        <w:t xml:space="preserve">estimated genome size of </w:t>
      </w:r>
      <w:commentRangeStart w:id="84"/>
      <w:r>
        <w:rPr>
          <w:rFonts w:asciiTheme="majorHAnsi" w:hAnsiTheme="majorHAnsi" w:cstheme="majorHAnsi"/>
          <w:sz w:val="24"/>
          <w:szCs w:val="24"/>
        </w:rPr>
        <w:t>464</w:t>
      </w:r>
      <w:commentRangeEnd w:id="84"/>
      <w:r w:rsidR="00EE0B9A">
        <w:rPr>
          <w:rStyle w:val="CommentReference"/>
        </w:rPr>
        <w:commentReference w:id="84"/>
      </w:r>
      <w:r>
        <w:rPr>
          <w:rFonts w:asciiTheme="majorHAnsi" w:hAnsiTheme="majorHAnsi" w:cstheme="majorHAnsi"/>
          <w:sz w:val="24"/>
          <w:szCs w:val="24"/>
        </w:rPr>
        <w:t xml:space="preserve"> Mb (Table 2.1). </w:t>
      </w:r>
      <w:commentRangeStart w:id="85"/>
      <w:r>
        <w:rPr>
          <w:rFonts w:asciiTheme="majorHAnsi" w:hAnsiTheme="majorHAnsi" w:cstheme="majorHAnsi"/>
          <w:sz w:val="24"/>
          <w:szCs w:val="24"/>
        </w:rPr>
        <w:t>This discrepancy poses limitations when using the wakasagi assembly as a reference genome in analyses, as it only a partial assembly</w:t>
      </w:r>
      <w:commentRangeEnd w:id="85"/>
      <w:r w:rsidR="00EE0B9A">
        <w:rPr>
          <w:rStyle w:val="CommentReference"/>
        </w:rPr>
        <w:commentReference w:id="85"/>
      </w:r>
      <w:r>
        <w:rPr>
          <w:rFonts w:asciiTheme="majorHAnsi" w:hAnsiTheme="majorHAnsi" w:cstheme="majorHAnsi"/>
          <w:sz w:val="24"/>
          <w:szCs w:val="24"/>
        </w:rPr>
        <w:t>.</w:t>
      </w:r>
    </w:p>
    <w:p w14:paraId="3289722F" w14:textId="613409E9" w:rsidR="007858F9" w:rsidRDefault="00EE0B9A" w:rsidP="007858F9">
      <w:pPr>
        <w:spacing w:line="240" w:lineRule="auto"/>
        <w:ind w:right="270"/>
        <w:rPr>
          <w:rFonts w:asciiTheme="majorHAnsi" w:hAnsiTheme="majorHAnsi" w:cstheme="majorHAnsi"/>
          <w:sz w:val="24"/>
          <w:szCs w:val="24"/>
        </w:rPr>
      </w:pPr>
      <w:ins w:id="86" w:author="Andrea Schreier" w:date="2023-09-06T10:51:00Z">
        <w:r>
          <w:rPr>
            <w:rFonts w:asciiTheme="majorHAnsi" w:hAnsiTheme="majorHAnsi" w:cstheme="majorHAnsi"/>
            <w:sz w:val="24"/>
            <w:szCs w:val="24"/>
          </w:rPr>
          <w:t>Here I describe the development of a</w:t>
        </w:r>
      </w:ins>
      <w:del w:id="87" w:author="Andrea Schreier" w:date="2023-09-06T10:51:00Z">
        <w:r w:rsidR="007858F9" w:rsidDel="00EE0B9A">
          <w:rPr>
            <w:rFonts w:asciiTheme="majorHAnsi" w:hAnsiTheme="majorHAnsi" w:cstheme="majorHAnsi"/>
            <w:sz w:val="24"/>
            <w:szCs w:val="24"/>
          </w:rPr>
          <w:delText>This</w:delText>
        </w:r>
      </w:del>
      <w:r w:rsidR="007858F9">
        <w:rPr>
          <w:rFonts w:asciiTheme="majorHAnsi" w:hAnsiTheme="majorHAnsi" w:cstheme="majorHAnsi"/>
          <w:sz w:val="24"/>
          <w:szCs w:val="24"/>
        </w:rPr>
        <w:t xml:space="preserve"> chromosome level delta smelt reference genome</w:t>
      </w:r>
      <w:ins w:id="88" w:author="Andrea Schreier" w:date="2023-09-06T10:52:00Z">
        <w:r>
          <w:rPr>
            <w:rFonts w:asciiTheme="majorHAnsi" w:hAnsiTheme="majorHAnsi" w:cstheme="majorHAnsi"/>
            <w:sz w:val="24"/>
            <w:szCs w:val="24"/>
          </w:rPr>
          <w:t>.</w:t>
        </w:r>
      </w:ins>
      <w:r w:rsidR="007858F9">
        <w:rPr>
          <w:rFonts w:asciiTheme="majorHAnsi" w:hAnsiTheme="majorHAnsi" w:cstheme="majorHAnsi"/>
          <w:sz w:val="24"/>
          <w:szCs w:val="24"/>
        </w:rPr>
        <w:t xml:space="preserve"> </w:t>
      </w:r>
      <w:ins w:id="89" w:author="Andrea Schreier" w:date="2023-09-06T10:53:00Z">
        <w:r>
          <w:rPr>
            <w:rFonts w:asciiTheme="majorHAnsi" w:hAnsiTheme="majorHAnsi" w:cstheme="majorHAnsi"/>
            <w:sz w:val="24"/>
            <w:szCs w:val="24"/>
          </w:rPr>
          <w:t xml:space="preserve">Maybe follow this with a “high level” statement about using a hybrid approach </w:t>
        </w:r>
      </w:ins>
      <w:ins w:id="90" w:author="Andrea Schreier" w:date="2023-09-06T10:58:00Z">
        <w:r>
          <w:rPr>
            <w:rFonts w:asciiTheme="majorHAnsi" w:hAnsiTheme="majorHAnsi" w:cstheme="majorHAnsi"/>
            <w:sz w:val="24"/>
            <w:szCs w:val="24"/>
          </w:rPr>
          <w:t xml:space="preserve">(what technologies used?) </w:t>
        </w:r>
      </w:ins>
      <w:ins w:id="91" w:author="Andrea Schreier" w:date="2023-09-06T10:53:00Z">
        <w:r>
          <w:rPr>
            <w:rFonts w:asciiTheme="majorHAnsi" w:hAnsiTheme="majorHAnsi" w:cstheme="majorHAnsi"/>
            <w:sz w:val="24"/>
            <w:szCs w:val="24"/>
          </w:rPr>
          <w:t>to get a contiguous genome (</w:t>
        </w:r>
        <w:proofErr w:type="spellStart"/>
        <w:r>
          <w:rPr>
            <w:rFonts w:asciiTheme="majorHAnsi" w:hAnsiTheme="majorHAnsi" w:cstheme="majorHAnsi"/>
            <w:sz w:val="24"/>
            <w:szCs w:val="24"/>
          </w:rPr>
          <w:t>etc</w:t>
        </w:r>
        <w:proofErr w:type="spellEnd"/>
        <w:r>
          <w:rPr>
            <w:rFonts w:asciiTheme="majorHAnsi" w:hAnsiTheme="majorHAnsi" w:cstheme="majorHAnsi"/>
            <w:sz w:val="24"/>
            <w:szCs w:val="24"/>
          </w:rPr>
          <w:t xml:space="preserve">). </w:t>
        </w:r>
      </w:ins>
      <w:commentRangeStart w:id="92"/>
      <w:r w:rsidR="007858F9">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on the tree of life.</w:t>
      </w:r>
      <w:commentRangeEnd w:id="92"/>
      <w:r>
        <w:rPr>
          <w:rStyle w:val="CommentReference"/>
        </w:rPr>
        <w:commentReference w:id="92"/>
      </w:r>
      <w:r w:rsidR="007858F9">
        <w:rPr>
          <w:rFonts w:asciiTheme="majorHAnsi" w:hAnsiTheme="majorHAnsi" w:cstheme="majorHAnsi"/>
          <w:sz w:val="24"/>
          <w:szCs w:val="24"/>
        </w:rPr>
        <w:t xml:space="preserve"> </w:t>
      </w:r>
      <w:commentRangeStart w:id="93"/>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93"/>
      <w:r>
        <w:rPr>
          <w:rStyle w:val="CommentReference"/>
        </w:rPr>
        <w:commentReference w:id="93"/>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94" w:name="_Toc113123184"/>
      <w:bookmarkStart w:id="95"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94"/>
      <w:bookmarkEnd w:id="95"/>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96" w:name="_Toc113123185"/>
      <w:bookmarkStart w:id="97" w:name="_Toc144802733"/>
      <w:r w:rsidRPr="00FD21E9">
        <w:rPr>
          <w:rFonts w:asciiTheme="majorHAnsi" w:hAnsiTheme="majorHAnsi" w:cstheme="majorHAnsi"/>
          <w:sz w:val="24"/>
          <w:szCs w:val="24"/>
        </w:rPr>
        <w:t>Sample collection &amp; DNA extraction</w:t>
      </w:r>
      <w:bookmarkEnd w:id="96"/>
      <w:bookmarkEnd w:id="97"/>
      <w:r w:rsidRPr="00FD21E9">
        <w:rPr>
          <w:rFonts w:asciiTheme="majorHAnsi" w:hAnsiTheme="majorHAnsi" w:cstheme="majorHAnsi"/>
          <w:sz w:val="24"/>
          <w:szCs w:val="24"/>
        </w:rPr>
        <w:t xml:space="preserve"> </w:t>
      </w:r>
    </w:p>
    <w:p w14:paraId="5261C20F" w14:textId="2BAFD60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ins w:id="98" w:author="Andrea Schreier" w:date="2023-09-06T10:54:00Z">
        <w:r w:rsidR="00EE0B9A">
          <w:rPr>
            <w:rFonts w:asciiTheme="majorHAnsi" w:hAnsiTheme="majorHAnsi" w:cstheme="majorHAnsi"/>
            <w:sz w:val="24"/>
            <w:szCs w:val="24"/>
          </w:rPr>
          <w:t xml:space="preserve"> for long read sequencing</w:t>
        </w:r>
      </w:ins>
      <w:r w:rsidRPr="00FD21E9">
        <w:rPr>
          <w:rFonts w:asciiTheme="majorHAnsi" w:hAnsiTheme="majorHAnsi" w:cstheme="majorHAnsi"/>
          <w:sz w:val="24"/>
          <w:szCs w:val="24"/>
        </w:rPr>
        <w:t xml:space="preserve">, we collected tissue samples from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male and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female </w:t>
      </w:r>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Fish were euthanized </w:t>
      </w:r>
      <w:commentRangeStart w:id="99"/>
      <w:r w:rsidRPr="00FD21E9">
        <w:rPr>
          <w:rFonts w:asciiTheme="majorHAnsi" w:hAnsiTheme="majorHAnsi" w:cstheme="majorHAnsi"/>
          <w:sz w:val="24"/>
          <w:szCs w:val="24"/>
        </w:rPr>
        <w:t xml:space="preserve">according to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IACUC protocol #21533</w:t>
      </w:r>
      <w:commentRangeEnd w:id="99"/>
      <w:r w:rsidR="00EE0B9A">
        <w:rPr>
          <w:rStyle w:val="CommentReference"/>
        </w:rPr>
        <w:commentReference w:id="99"/>
      </w:r>
      <w:r w:rsidRPr="00FD21E9">
        <w:rPr>
          <w:rFonts w:asciiTheme="majorHAnsi" w:hAnsiTheme="majorHAnsi" w:cstheme="majorHAnsi"/>
          <w:sz w:val="24"/>
          <w:szCs w:val="24"/>
        </w:rPr>
        <w:t xml:space="preserve">. After euthanasia, we dissected the fish, sampled tissue including muscle, internal organs (heart, liver and spleen) and gills, immediately flash froze all tissue samples, and </w:t>
      </w:r>
      <w:commentRangeStart w:id="100"/>
      <w:r w:rsidRPr="00FD21E9">
        <w:rPr>
          <w:rFonts w:asciiTheme="majorHAnsi" w:hAnsiTheme="majorHAnsi" w:cstheme="majorHAnsi"/>
          <w:sz w:val="24"/>
          <w:szCs w:val="24"/>
        </w:rPr>
        <w:t xml:space="preserve">stored samples </w:t>
      </w:r>
      <w:commentRangeEnd w:id="100"/>
      <w:r w:rsidR="00EE0B9A">
        <w:rPr>
          <w:rStyle w:val="CommentReference"/>
        </w:rPr>
        <w:commentReference w:id="100"/>
      </w:r>
      <w:r w:rsidRPr="00FD21E9">
        <w:rPr>
          <w:rFonts w:asciiTheme="majorHAnsi" w:hAnsiTheme="majorHAnsi" w:cstheme="majorHAnsi"/>
          <w:sz w:val="24"/>
          <w:szCs w:val="24"/>
        </w:rPr>
        <w:t>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1CC3B590" w:rsidR="003F503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w:t>
      </w:r>
      <w:ins w:id="101" w:author="Andrea Schreier" w:date="2023-09-06T10:55:00Z">
        <w:r w:rsidR="00EE0B9A">
          <w:rPr>
            <w:rFonts w:asciiTheme="majorHAnsi" w:hAnsiTheme="majorHAnsi" w:cstheme="majorHAnsi"/>
            <w:sz w:val="24"/>
            <w:szCs w:val="24"/>
          </w:rPr>
          <w:t>l</w:t>
        </w:r>
      </w:ins>
      <w:del w:id="102" w:author="Andrea Schreier" w:date="2023-09-06T10:55:00Z">
        <w:r w:rsidRPr="00FD21E9" w:rsidDel="00EE0B9A">
          <w:rPr>
            <w:rFonts w:asciiTheme="majorHAnsi" w:hAnsiTheme="majorHAnsi" w:cstheme="majorHAnsi"/>
            <w:sz w:val="24"/>
            <w:szCs w:val="24"/>
          </w:rPr>
          <w:delText>L</w:delText>
        </w:r>
      </w:del>
      <w:r w:rsidRPr="00FD21E9">
        <w:rPr>
          <w:rFonts w:asciiTheme="majorHAnsi" w:hAnsiTheme="majorHAnsi" w:cstheme="majorHAnsi"/>
          <w:sz w:val="24"/>
          <w:szCs w:val="24"/>
        </w:rPr>
        <w:t xml:space="preserve">aboratory following the protocol </w:t>
      </w:r>
      <w:del w:id="103" w:author="Andrea Schreier" w:date="2023-09-06T10:55:00Z">
        <w:r w:rsidRPr="00FD21E9" w:rsidDel="00EE0B9A">
          <w:rPr>
            <w:rFonts w:asciiTheme="majorHAnsi" w:hAnsiTheme="majorHAnsi" w:cstheme="majorHAnsi"/>
            <w:sz w:val="24"/>
            <w:szCs w:val="24"/>
          </w:rPr>
          <w:delText xml:space="preserve">as </w:delText>
        </w:r>
      </w:del>
      <w:r w:rsidRPr="00FD21E9">
        <w:rPr>
          <w:rFonts w:asciiTheme="majorHAnsi" w:hAnsiTheme="majorHAnsi" w:cstheme="majorHAnsi"/>
          <w:sz w:val="24"/>
          <w:szCs w:val="24"/>
        </w:rPr>
        <w:t xml:space="preserve">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ins w:id="104" w:author="Andrea Schreier" w:date="2023-09-06T10:55: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mg of flash frozen back muscle tissue and scales from a male and female </w:t>
      </w:r>
      <w:del w:id="105" w:author="Andrea Schreier" w:date="2023-09-06T10:55:00Z">
        <w:r w:rsidRPr="00FD21E9" w:rsidDel="00EE0B9A">
          <w:rPr>
            <w:rFonts w:asciiTheme="majorHAnsi" w:hAnsiTheme="majorHAnsi" w:cstheme="majorHAnsi"/>
            <w:sz w:val="24"/>
            <w:szCs w:val="24"/>
          </w:rPr>
          <w:delText xml:space="preserve">individual </w:delText>
        </w:r>
      </w:del>
      <w:r w:rsidRPr="00FD21E9">
        <w:rPr>
          <w:rFonts w:asciiTheme="majorHAnsi" w:hAnsiTheme="majorHAnsi" w:cstheme="majorHAnsi"/>
          <w:sz w:val="24"/>
          <w:szCs w:val="24"/>
        </w:rPr>
        <w:t>were homogenized using liquid nitrogen grinding. Tissue was lysed in a buffer containing 10 mM Tris-HCl pH 8.0, 125 mM NaCl, 10 mM EDTA pH 8.0, 0.5</w:t>
      </w:r>
      <w:del w:id="106" w:author="Andrea Schreier" w:date="2023-09-06T10:56:00Z">
        <w:r w:rsidRPr="00FD21E9" w:rsidDel="00EE0B9A">
          <w:rPr>
            <w:rFonts w:asciiTheme="majorHAnsi" w:hAnsiTheme="majorHAnsi" w:cstheme="majorHAnsi"/>
            <w:sz w:val="24"/>
            <w:szCs w:val="24"/>
          </w:rPr>
          <w:delText xml:space="preserve"> </w:delText>
        </w:r>
      </w:del>
      <w:r w:rsidRPr="00FD21E9">
        <w:rPr>
          <w:rFonts w:asciiTheme="majorHAnsi" w:hAnsiTheme="majorHAnsi" w:cstheme="majorHAnsi"/>
          <w:sz w:val="24"/>
          <w:szCs w:val="24"/>
        </w:rPr>
        <w:t>%</w:t>
      </w:r>
      <w:ins w:id="107" w:author="Andrea Schreier" w:date="2023-09-06T10:56: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SDS, 4</w:t>
      </w:r>
      <w:ins w:id="108" w:author="Andrea Schreier" w:date="2023-09-06T10:56: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M urea and 10</w:t>
      </w:r>
      <w:ins w:id="109" w:author="Andrea Schreier" w:date="2023-09-06T10:56: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mg/m</w:t>
      </w:r>
      <w:ins w:id="110" w:author="Andrea Schreier" w:date="2023-09-06T10:56:00Z">
        <w:r w:rsidR="00EE0B9A">
          <w:rPr>
            <w:rFonts w:asciiTheme="majorHAnsi" w:hAnsiTheme="majorHAnsi" w:cstheme="majorHAnsi"/>
            <w:sz w:val="24"/>
            <w:szCs w:val="24"/>
          </w:rPr>
          <w:t>L</w:t>
        </w:r>
      </w:ins>
      <w:del w:id="111" w:author="Andrea Schreier" w:date="2023-09-06T10:56:00Z">
        <w:r w:rsidRPr="00FD21E9" w:rsidDel="00EE0B9A">
          <w:rPr>
            <w:rFonts w:asciiTheme="majorHAnsi" w:hAnsiTheme="majorHAnsi" w:cstheme="majorHAnsi"/>
            <w:sz w:val="24"/>
            <w:szCs w:val="24"/>
          </w:rPr>
          <w:delText>l</w:delText>
        </w:r>
      </w:del>
      <w:r w:rsidRPr="00FD21E9">
        <w:rPr>
          <w:rFonts w:asciiTheme="majorHAnsi" w:hAnsiTheme="majorHAnsi" w:cstheme="majorHAnsi"/>
          <w:sz w:val="24"/>
          <w:szCs w:val="24"/>
        </w:rPr>
        <w:t xml:space="preserve">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w:t>
      </w:r>
      <w:ins w:id="112" w:author="Andrea Schreier" w:date="2023-09-06T10:56: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M and 2X volume of ice-cold ethanol. The DNA pellet was twice washed with 70% ethanol and resuspended in an elution buffer (10</w:t>
      </w:r>
      <w:ins w:id="113" w:author="Andrea Schreier" w:date="2023-09-06T10:56: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mM Tris, pH 8.0). The integrity of the </w:t>
      </w:r>
      <w:commentRangeStart w:id="114"/>
      <w:r w:rsidRPr="00FD21E9">
        <w:rPr>
          <w:rFonts w:asciiTheme="majorHAnsi" w:hAnsiTheme="majorHAnsi" w:cstheme="majorHAnsi"/>
          <w:sz w:val="24"/>
          <w:szCs w:val="24"/>
        </w:rPr>
        <w:t xml:space="preserve">high-molecular-weight </w:t>
      </w:r>
      <w:commentRangeEnd w:id="114"/>
      <w:r w:rsidR="00EE0B9A">
        <w:rPr>
          <w:rStyle w:val="CommentReference"/>
        </w:rPr>
        <w:commentReference w:id="114"/>
      </w:r>
      <w:r w:rsidRPr="00FD21E9">
        <w:rPr>
          <w:rFonts w:asciiTheme="majorHAnsi" w:hAnsiTheme="majorHAnsi" w:cstheme="majorHAnsi"/>
          <w:sz w:val="24"/>
          <w:szCs w:val="24"/>
        </w:rPr>
        <w:t xml:space="preserve">DNA was verified on a Pippin Pulse gel electrophoresis system (Sage Sciences, Beverly, MA). Purity of the DNA was </w:t>
      </w:r>
      <w:del w:id="115" w:author="Andrea Schreier" w:date="2023-09-06T10:57:00Z">
        <w:r w:rsidRPr="00FD21E9" w:rsidDel="00EE0B9A">
          <w:rPr>
            <w:rFonts w:asciiTheme="majorHAnsi" w:hAnsiTheme="majorHAnsi" w:cstheme="majorHAnsi"/>
            <w:sz w:val="24"/>
            <w:szCs w:val="24"/>
          </w:rPr>
          <w:delText xml:space="preserve">accessed </w:delText>
        </w:r>
      </w:del>
      <w:ins w:id="116" w:author="Andrea Schreier" w:date="2023-09-06T10:57:00Z">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by measuring 260/280 and 260/230 absorbance ratios on </w:t>
      </w:r>
      <w:ins w:id="117" w:author="Andrea Schreier" w:date="2023-09-06T10:57:00Z">
        <w:r w:rsidR="00EE0B9A">
          <w:rPr>
            <w:rFonts w:asciiTheme="majorHAnsi" w:hAnsiTheme="majorHAnsi" w:cstheme="majorHAnsi"/>
            <w:sz w:val="24"/>
            <w:szCs w:val="24"/>
          </w:rPr>
          <w:t xml:space="preserve">a </w:t>
        </w:r>
      </w:ins>
      <w:commentRangeStart w:id="118"/>
      <w:proofErr w:type="spellStart"/>
      <w:r w:rsidRPr="00FD21E9">
        <w:rPr>
          <w:rFonts w:asciiTheme="majorHAnsi" w:hAnsiTheme="majorHAnsi" w:cstheme="majorHAnsi"/>
          <w:sz w:val="24"/>
          <w:szCs w:val="24"/>
        </w:rPr>
        <w:t>NanoDrop</w:t>
      </w:r>
      <w:commentRangeEnd w:id="118"/>
      <w:proofErr w:type="spellEnd"/>
      <w:r w:rsidR="00EE0B9A">
        <w:rPr>
          <w:rStyle w:val="CommentReference"/>
        </w:rPr>
        <w:commentReference w:id="118"/>
      </w:r>
      <w:r w:rsidRPr="00FD21E9">
        <w:rPr>
          <w:rFonts w:asciiTheme="majorHAnsi" w:hAnsiTheme="majorHAnsi" w:cstheme="majorHAnsi"/>
          <w:sz w:val="24"/>
          <w:szCs w:val="24"/>
        </w:rPr>
        <w:t xml:space="preserve">. Libraries </w:t>
      </w:r>
      <w:ins w:id="119" w:author="Andrea Schreier" w:date="2023-09-06T10:57:00Z">
        <w:r w:rsidR="00EE0B9A">
          <w:rPr>
            <w:rFonts w:asciiTheme="majorHAnsi" w:hAnsiTheme="majorHAnsi" w:cstheme="majorHAnsi"/>
            <w:sz w:val="24"/>
            <w:szCs w:val="24"/>
          </w:rPr>
          <w:t xml:space="preserve">were created for </w:t>
        </w:r>
      </w:ins>
      <w:commentRangeStart w:id="120"/>
      <w:del w:id="121" w:author="Andrea Schreier" w:date="2023-09-06T10:57:00Z">
        <w:r w:rsidRPr="00FD21E9" w:rsidDel="00EE0B9A">
          <w:rPr>
            <w:rFonts w:asciiTheme="majorHAnsi" w:hAnsiTheme="majorHAnsi" w:cstheme="majorHAnsi"/>
            <w:sz w:val="24"/>
            <w:szCs w:val="24"/>
          </w:rPr>
          <w:delText xml:space="preserve">of </w:delText>
        </w:r>
      </w:del>
      <w:r w:rsidRPr="00FD21E9">
        <w:rPr>
          <w:rFonts w:asciiTheme="majorHAnsi" w:hAnsiTheme="majorHAnsi" w:cstheme="majorHAnsi"/>
          <w:sz w:val="24"/>
          <w:szCs w:val="24"/>
        </w:rPr>
        <w:t xml:space="preserve">relevant sequencing technologies </w:t>
      </w:r>
      <w:commentRangeEnd w:id="120"/>
      <w:r w:rsidR="00EE0B9A">
        <w:rPr>
          <w:rStyle w:val="CommentReference"/>
        </w:rPr>
        <w:commentReference w:id="120"/>
      </w:r>
      <w:r w:rsidRPr="00FD21E9">
        <w:rPr>
          <w:rFonts w:asciiTheme="majorHAnsi" w:hAnsiTheme="majorHAnsi" w:cstheme="majorHAnsi"/>
          <w:sz w:val="24"/>
          <w:szCs w:val="24"/>
        </w:rPr>
        <w:t>were created from extractions with an average read fragment length of 50</w:t>
      </w:r>
      <w:ins w:id="122" w:author="Andrea Schreier" w:date="2023-09-06T10:57: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kb.</w:t>
      </w:r>
      <w:r w:rsidR="00CD0ACF">
        <w:rPr>
          <w:rFonts w:asciiTheme="majorHAnsi" w:hAnsiTheme="majorHAnsi" w:cstheme="majorHAnsi"/>
          <w:sz w:val="24"/>
          <w:szCs w:val="24"/>
        </w:rPr>
        <w:t xml:space="preserve"> </w:t>
      </w:r>
    </w:p>
    <w:p w14:paraId="39DFEADB" w14:textId="21EEBC68" w:rsidR="005D14A7" w:rsidRPr="00CD0ACF" w:rsidRDefault="005D14A7" w:rsidP="00CD0ACF">
      <w:pPr>
        <w:spacing w:line="240" w:lineRule="auto"/>
        <w:rPr>
          <w:rFonts w:asciiTheme="majorHAnsi" w:hAnsiTheme="majorHAnsi" w:cstheme="majorHAnsi"/>
          <w:iCs/>
          <w:sz w:val="24"/>
          <w:szCs w:val="24"/>
        </w:rPr>
      </w:pPr>
      <w:r w:rsidRPr="00FD21E9">
        <w:rPr>
          <w:rFonts w:asciiTheme="majorHAnsi" w:hAnsiTheme="majorHAnsi" w:cstheme="majorHAnsi"/>
          <w:iCs/>
          <w:sz w:val="24"/>
          <w:szCs w:val="24"/>
        </w:rPr>
        <w:lastRenderedPageBreak/>
        <w:t>Back muscle tissue from one female</w:t>
      </w:r>
      <w:r>
        <w:rPr>
          <w:rFonts w:asciiTheme="majorHAnsi" w:hAnsiTheme="majorHAnsi" w:cstheme="majorHAnsi"/>
          <w:iCs/>
          <w:sz w:val="24"/>
          <w:szCs w:val="24"/>
        </w:rPr>
        <w:t xml:space="preserve"> individual</w:t>
      </w:r>
      <w:r w:rsidRPr="00FD21E9">
        <w:rPr>
          <w:rFonts w:asciiTheme="majorHAnsi" w:hAnsiTheme="majorHAnsi" w:cstheme="majorHAnsi"/>
          <w:iCs/>
          <w:sz w:val="24"/>
          <w:szCs w:val="24"/>
        </w:rPr>
        <w:t xml:space="preserve">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w:t>
      </w:r>
      <w:r>
        <w:rPr>
          <w:rFonts w:asciiTheme="majorHAnsi" w:hAnsiTheme="majorHAnsi" w:cstheme="majorHAnsi"/>
          <w:iCs/>
          <w:sz w:val="24"/>
          <w:szCs w:val="24"/>
        </w:rPr>
        <w:t>H</w:t>
      </w:r>
      <w:r w:rsidRPr="00FD21E9">
        <w:rPr>
          <w:rFonts w:asciiTheme="majorHAnsi" w:hAnsiTheme="majorHAnsi" w:cstheme="majorHAnsi"/>
          <w:iCs/>
          <w:sz w:val="24"/>
          <w:szCs w:val="24"/>
        </w:rPr>
        <w:t>i-</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and </w:t>
      </w:r>
      <w:commentRangeStart w:id="123"/>
      <w:r w:rsidRPr="00FD21E9">
        <w:rPr>
          <w:rFonts w:asciiTheme="majorHAnsi" w:hAnsiTheme="majorHAnsi" w:cstheme="majorHAnsi"/>
          <w:iCs/>
          <w:sz w:val="24"/>
          <w:szCs w:val="24"/>
        </w:rPr>
        <w:t xml:space="preserve">gill tissue from </w:t>
      </w:r>
      <w:r>
        <w:rPr>
          <w:rFonts w:asciiTheme="majorHAnsi" w:hAnsiTheme="majorHAnsi" w:cstheme="majorHAnsi"/>
          <w:iCs/>
          <w:sz w:val="24"/>
          <w:szCs w:val="24"/>
        </w:rPr>
        <w:t>a second</w:t>
      </w:r>
      <w:r w:rsidRPr="00FD21E9">
        <w:rPr>
          <w:rFonts w:asciiTheme="majorHAnsi" w:hAnsiTheme="majorHAnsi" w:cstheme="majorHAnsi"/>
          <w:iCs/>
          <w:sz w:val="24"/>
          <w:szCs w:val="24"/>
        </w:rPr>
        <w:t xml:space="preserve"> female </w:t>
      </w:r>
      <w:commentRangeEnd w:id="123"/>
      <w:r w:rsidR="00EE0B9A">
        <w:rPr>
          <w:rStyle w:val="CommentReference"/>
        </w:rPr>
        <w:commentReference w:id="123"/>
      </w:r>
      <w:r w:rsidRPr="00FD21E9">
        <w:rPr>
          <w:rFonts w:asciiTheme="majorHAnsi" w:hAnsiTheme="majorHAnsi" w:cstheme="majorHAnsi"/>
          <w:iCs/>
          <w:sz w:val="24"/>
          <w:szCs w:val="24"/>
        </w:rPr>
        <w:t xml:space="preserve">(T3F02_SC_FF) was used for </w:t>
      </w:r>
      <w:r>
        <w:rPr>
          <w:rFonts w:asciiTheme="majorHAnsi" w:hAnsiTheme="majorHAnsi" w:cstheme="majorHAnsi"/>
          <w:iCs/>
          <w:sz w:val="24"/>
          <w:szCs w:val="24"/>
        </w:rPr>
        <w:t xml:space="preserve">generating </w:t>
      </w:r>
      <w:r w:rsidR="00CD0ACF">
        <w:rPr>
          <w:rFonts w:asciiTheme="majorHAnsi" w:hAnsiTheme="majorHAnsi" w:cstheme="majorHAnsi"/>
          <w:iCs/>
          <w:sz w:val="24"/>
          <w:szCs w:val="24"/>
        </w:rPr>
        <w:t xml:space="preserve">additional </w:t>
      </w:r>
      <w:commentRangeStart w:id="124"/>
      <w:r>
        <w:rPr>
          <w:rFonts w:asciiTheme="majorHAnsi" w:hAnsiTheme="majorHAnsi" w:cstheme="majorHAnsi"/>
          <w:iCs/>
          <w:sz w:val="24"/>
          <w:szCs w:val="24"/>
        </w:rPr>
        <w:t>long-read</w:t>
      </w:r>
      <w:r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w:t>
      </w:r>
      <w:commentRangeEnd w:id="124"/>
      <w:r w:rsidR="00EE0B9A">
        <w:rPr>
          <w:rStyle w:val="CommentReference"/>
        </w:rPr>
        <w:commentReference w:id="124"/>
      </w:r>
      <w:r w:rsidR="00CD0ACF">
        <w:rPr>
          <w:rFonts w:asciiTheme="majorHAnsi" w:hAnsiTheme="majorHAnsi" w:cstheme="majorHAnsi"/>
          <w:iCs/>
          <w:sz w:val="24"/>
          <w:szCs w:val="24"/>
        </w:rPr>
        <w:t>to increase the total depth of</w:t>
      </w:r>
      <w:r>
        <w:rPr>
          <w:rFonts w:asciiTheme="majorHAnsi" w:hAnsiTheme="majorHAnsi" w:cstheme="majorHAnsi"/>
          <w:iCs/>
          <w:sz w:val="24"/>
          <w:szCs w:val="24"/>
        </w:rPr>
        <w:t xml:space="preserve"> coverage</w:t>
      </w:r>
      <w:r w:rsidRPr="00FD21E9">
        <w:rPr>
          <w:rFonts w:asciiTheme="majorHAnsi" w:hAnsiTheme="majorHAnsi" w:cstheme="majorHAnsi"/>
          <w:iCs/>
          <w:sz w:val="24"/>
          <w:szCs w:val="24"/>
        </w:rPr>
        <w:t xml:space="preserve">. One male individual (T3M02_BM_FF) was used for linked and long read sequencing, and </w:t>
      </w:r>
      <w:commentRangeStart w:id="125"/>
      <w:r w:rsidRPr="00FD21E9">
        <w:rPr>
          <w:rFonts w:asciiTheme="majorHAnsi" w:hAnsiTheme="majorHAnsi" w:cstheme="majorHAnsi"/>
          <w:iCs/>
          <w:sz w:val="24"/>
          <w:szCs w:val="24"/>
        </w:rPr>
        <w:t xml:space="preserve">internal organ tissue </w:t>
      </w:r>
      <w:commentRangeEnd w:id="125"/>
      <w:r w:rsidR="00D14BAF">
        <w:rPr>
          <w:rStyle w:val="CommentReference"/>
        </w:rPr>
        <w:commentReference w:id="125"/>
      </w:r>
      <w:r w:rsidRPr="00FD21E9">
        <w:rPr>
          <w:rFonts w:asciiTheme="majorHAnsi" w:hAnsiTheme="majorHAnsi" w:cstheme="majorHAnsi"/>
          <w:iCs/>
          <w:sz w:val="24"/>
          <w:szCs w:val="24"/>
        </w:rPr>
        <w:t xml:space="preserve">from </w:t>
      </w:r>
      <w:r>
        <w:rPr>
          <w:rFonts w:asciiTheme="majorHAnsi" w:hAnsiTheme="majorHAnsi" w:cstheme="majorHAnsi"/>
          <w:iCs/>
          <w:sz w:val="24"/>
          <w:szCs w:val="24"/>
        </w:rPr>
        <w:t>a</w:t>
      </w:r>
      <w:r w:rsidRPr="00FD21E9">
        <w:rPr>
          <w:rFonts w:asciiTheme="majorHAnsi" w:hAnsiTheme="majorHAnsi" w:cstheme="majorHAnsi"/>
          <w:iCs/>
          <w:sz w:val="24"/>
          <w:szCs w:val="24"/>
        </w:rPr>
        <w:t xml:space="preserve"> second male (T4M01_IO_FF) was used for generating </w:t>
      </w:r>
      <w:r>
        <w:rPr>
          <w:rFonts w:asciiTheme="majorHAnsi" w:hAnsiTheme="majorHAnsi" w:cstheme="majorHAnsi"/>
          <w:iCs/>
          <w:sz w:val="24"/>
          <w:szCs w:val="24"/>
        </w:rPr>
        <w:t>Hi</w:t>
      </w:r>
      <w:r w:rsidRPr="00FD21E9">
        <w:rPr>
          <w:rFonts w:asciiTheme="majorHAnsi" w:hAnsiTheme="majorHAnsi" w:cstheme="majorHAnsi"/>
          <w:iCs/>
          <w:sz w:val="24"/>
          <w:szCs w:val="24"/>
        </w:rPr>
        <w:t>-</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data (Table 2.2). </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26" w:name="_Toc113123186"/>
      <w:bookmarkStart w:id="127" w:name="_Toc144802734"/>
      <w:r w:rsidRPr="00FD21E9">
        <w:rPr>
          <w:rFonts w:asciiTheme="majorHAnsi" w:hAnsiTheme="majorHAnsi" w:cstheme="majorHAnsi"/>
          <w:sz w:val="24"/>
          <w:szCs w:val="24"/>
        </w:rPr>
        <w:t xml:space="preserve">Linked-read library prep, sequencing &amp; quality </w:t>
      </w:r>
      <w:proofErr w:type="gramStart"/>
      <w:r w:rsidRPr="00FD21E9">
        <w:rPr>
          <w:rFonts w:asciiTheme="majorHAnsi" w:hAnsiTheme="majorHAnsi" w:cstheme="majorHAnsi"/>
          <w:sz w:val="24"/>
          <w:szCs w:val="24"/>
        </w:rPr>
        <w:t>control</w:t>
      </w:r>
      <w:bookmarkEnd w:id="126"/>
      <w:bookmarkEnd w:id="127"/>
      <w:proofErr w:type="gramEnd"/>
    </w:p>
    <w:p w14:paraId="243F302D" w14:textId="32BB82D2" w:rsidR="003F5039" w:rsidRPr="00FD21E9" w:rsidRDefault="009D6B98" w:rsidP="008739C3">
      <w:pPr>
        <w:spacing w:line="240" w:lineRule="auto"/>
        <w:ind w:right="270"/>
        <w:rPr>
          <w:rFonts w:asciiTheme="majorHAnsi" w:hAnsiTheme="majorHAnsi" w:cstheme="majorHAnsi"/>
          <w:sz w:val="24"/>
          <w:szCs w:val="24"/>
        </w:rPr>
      </w:pPr>
      <w:commentRangeStart w:id="128"/>
      <w:r>
        <w:rPr>
          <w:rFonts w:asciiTheme="majorHAnsi" w:hAnsiTheme="majorHAnsi" w:cstheme="majorHAnsi"/>
          <w:sz w:val="24"/>
          <w:szCs w:val="24"/>
        </w:rPr>
        <w:t xml:space="preserve">The linked-read sequencing technology provided by 10X Genomics </w:t>
      </w:r>
      <w:ins w:id="129" w:author="Andrea Schreier" w:date="2023-09-06T11:04:00Z">
        <w:r w:rsidR="00D14BAF">
          <w:rPr>
            <w:rFonts w:asciiTheme="majorHAnsi" w:hAnsiTheme="majorHAnsi" w:cstheme="majorHAnsi"/>
            <w:sz w:val="24"/>
            <w:szCs w:val="24"/>
          </w:rPr>
          <w:t>i</w:t>
        </w:r>
      </w:ins>
      <w:del w:id="130" w:author="Andrea Schreier" w:date="2023-09-06T11:04:00Z">
        <w:r w:rsidR="00025764" w:rsidDel="00D14BAF">
          <w:rPr>
            <w:rFonts w:asciiTheme="majorHAnsi" w:hAnsiTheme="majorHAnsi" w:cstheme="majorHAnsi"/>
            <w:sz w:val="24"/>
            <w:szCs w:val="24"/>
          </w:rPr>
          <w:delText>wa</w:delText>
        </w:r>
      </w:del>
      <w:r>
        <w:rPr>
          <w:rFonts w:asciiTheme="majorHAnsi" w:hAnsiTheme="majorHAnsi" w:cstheme="majorHAnsi"/>
          <w:sz w:val="24"/>
          <w:szCs w:val="24"/>
        </w:rPr>
        <w:t xml:space="preserve">s a useful technology to incorporate into </w:t>
      </w:r>
      <w:ins w:id="131" w:author="Andrea Schreier" w:date="2023-09-06T11:01:00Z">
        <w:r w:rsidR="00D14BAF">
          <w:rPr>
            <w:rFonts w:asciiTheme="majorHAnsi" w:hAnsiTheme="majorHAnsi" w:cstheme="majorHAnsi"/>
            <w:sz w:val="24"/>
            <w:szCs w:val="24"/>
          </w:rPr>
          <w:t xml:space="preserve">my </w:t>
        </w:r>
      </w:ins>
      <w:r>
        <w:rPr>
          <w:rFonts w:asciiTheme="majorHAnsi" w:hAnsiTheme="majorHAnsi" w:cstheme="majorHAnsi"/>
          <w:sz w:val="24"/>
          <w:szCs w:val="24"/>
        </w:rPr>
        <w:t>hybrid genome assembl</w:t>
      </w:r>
      <w:ins w:id="132" w:author="Andrea Schreier" w:date="2023-09-06T11:01:00Z">
        <w:r w:rsidR="00D14BAF">
          <w:rPr>
            <w:rFonts w:asciiTheme="majorHAnsi" w:hAnsiTheme="majorHAnsi" w:cstheme="majorHAnsi"/>
            <w:sz w:val="24"/>
            <w:szCs w:val="24"/>
          </w:rPr>
          <w:t>y</w:t>
        </w:r>
      </w:ins>
      <w:del w:id="133" w:author="Andrea Schreier" w:date="2023-09-06T11:01:00Z">
        <w:r w:rsidR="005C1F2A" w:rsidDel="00D14BAF">
          <w:rPr>
            <w:rFonts w:asciiTheme="majorHAnsi" w:hAnsiTheme="majorHAnsi" w:cstheme="majorHAnsi"/>
            <w:sz w:val="24"/>
            <w:szCs w:val="24"/>
          </w:rPr>
          <w:delText>ies</w:delText>
        </w:r>
      </w:del>
      <w:r>
        <w:rPr>
          <w:rFonts w:asciiTheme="majorHAnsi" w:hAnsiTheme="majorHAnsi" w:cstheme="majorHAnsi"/>
          <w:sz w:val="24"/>
          <w:szCs w:val="24"/>
        </w:rPr>
        <w:t xml:space="preserve">, as it </w:t>
      </w:r>
      <w:r w:rsidR="00D57765">
        <w:rPr>
          <w:rFonts w:asciiTheme="majorHAnsi" w:hAnsiTheme="majorHAnsi" w:cstheme="majorHAnsi"/>
          <w:sz w:val="24"/>
          <w:szCs w:val="24"/>
        </w:rPr>
        <w:t xml:space="preserve">requires </w:t>
      </w:r>
      <w:commentRangeStart w:id="134"/>
      <w:r w:rsidR="00D57765">
        <w:rPr>
          <w:rFonts w:asciiTheme="majorHAnsi" w:hAnsiTheme="majorHAnsi" w:cstheme="majorHAnsi"/>
          <w:sz w:val="24"/>
          <w:szCs w:val="24"/>
        </w:rPr>
        <w:t>small amounts (n</w:t>
      </w:r>
      <w:r w:rsidR="005C1F2A">
        <w:rPr>
          <w:rFonts w:asciiTheme="majorHAnsi" w:hAnsiTheme="majorHAnsi" w:cstheme="majorHAnsi"/>
          <w:sz w:val="24"/>
          <w:szCs w:val="24"/>
        </w:rPr>
        <w:t>anogram</w:t>
      </w:r>
      <w:r w:rsidR="00D57765">
        <w:rPr>
          <w:rFonts w:asciiTheme="majorHAnsi" w:hAnsiTheme="majorHAnsi" w:cstheme="majorHAnsi"/>
          <w:sz w:val="24"/>
          <w:szCs w:val="24"/>
        </w:rPr>
        <w:t xml:space="preserve">s) of DNA </w:t>
      </w:r>
      <w:commentRangeEnd w:id="134"/>
      <w:r w:rsidR="00D14BAF">
        <w:rPr>
          <w:rStyle w:val="CommentReference"/>
        </w:rPr>
        <w:commentReference w:id="134"/>
      </w:r>
      <w:r w:rsidR="00D57765">
        <w:rPr>
          <w:rFonts w:asciiTheme="majorHAnsi" w:hAnsiTheme="majorHAnsi" w:cstheme="majorHAnsi"/>
          <w:sz w:val="24"/>
          <w:szCs w:val="24"/>
        </w:rPr>
        <w:t xml:space="preserve">and </w:t>
      </w:r>
      <w:r>
        <w:rPr>
          <w:rFonts w:asciiTheme="majorHAnsi" w:hAnsiTheme="majorHAnsi" w:cstheme="majorHAnsi"/>
          <w:sz w:val="24"/>
          <w:szCs w:val="24"/>
        </w:rPr>
        <w:t>creates highly accurate pseudo-long reads</w:t>
      </w:r>
      <w:r w:rsidR="00D57765">
        <w:rPr>
          <w:rFonts w:asciiTheme="majorHAnsi" w:hAnsiTheme="majorHAnsi" w:cstheme="majorHAnsi"/>
          <w:sz w:val="24"/>
          <w:szCs w:val="24"/>
        </w:rPr>
        <w:t xml:space="preserve">. </w:t>
      </w:r>
      <w:del w:id="135" w:author="Andrea Schreier" w:date="2023-09-06T11:02:00Z">
        <w:r w:rsidR="00025764" w:rsidDel="00D14BAF">
          <w:rPr>
            <w:rFonts w:asciiTheme="majorHAnsi" w:hAnsiTheme="majorHAnsi" w:cstheme="majorHAnsi"/>
            <w:sz w:val="24"/>
            <w:szCs w:val="24"/>
          </w:rPr>
          <w:delText xml:space="preserve">To do this </w:delText>
        </w:r>
      </w:del>
      <w:ins w:id="136" w:author="Andrea Schreier" w:date="2023-09-06T11:02:00Z">
        <w:r w:rsidR="00D14BAF">
          <w:rPr>
            <w:rFonts w:asciiTheme="majorHAnsi" w:hAnsiTheme="majorHAnsi" w:cstheme="majorHAnsi"/>
            <w:sz w:val="24"/>
            <w:szCs w:val="24"/>
          </w:rPr>
          <w:t>L</w:t>
        </w:r>
      </w:ins>
      <w:del w:id="137" w:author="Andrea Schreier" w:date="2023-09-06T11:02:00Z">
        <w:r w:rsidR="00025764" w:rsidDel="00D14BAF">
          <w:rPr>
            <w:rFonts w:asciiTheme="majorHAnsi" w:hAnsiTheme="majorHAnsi" w:cstheme="majorHAnsi"/>
            <w:sz w:val="24"/>
            <w:szCs w:val="24"/>
          </w:rPr>
          <w:delText>l</w:delText>
        </w:r>
      </w:del>
      <w:r w:rsidR="00025764">
        <w:rPr>
          <w:rFonts w:asciiTheme="majorHAnsi" w:hAnsiTheme="majorHAnsi" w:cstheme="majorHAnsi"/>
          <w:sz w:val="24"/>
          <w:szCs w:val="24"/>
        </w:rPr>
        <w:t>inked-read</w:t>
      </w:r>
      <w:r w:rsidR="005C1F2A">
        <w:rPr>
          <w:rFonts w:asciiTheme="majorHAnsi" w:hAnsiTheme="majorHAnsi" w:cstheme="majorHAnsi"/>
          <w:sz w:val="24"/>
          <w:szCs w:val="24"/>
        </w:rPr>
        <w:t xml:space="preserve"> technology</w:t>
      </w:r>
      <w:r w:rsidR="00D57765">
        <w:rPr>
          <w:rFonts w:asciiTheme="majorHAnsi" w:hAnsiTheme="majorHAnsi" w:cstheme="majorHAnsi"/>
          <w:sz w:val="24"/>
          <w:szCs w:val="24"/>
        </w:rPr>
        <w:t xml:space="preserve"> combine</w:t>
      </w:r>
      <w:r w:rsidR="005C1F2A">
        <w:rPr>
          <w:rFonts w:asciiTheme="majorHAnsi" w:hAnsiTheme="majorHAnsi" w:cstheme="majorHAnsi"/>
          <w:sz w:val="24"/>
          <w:szCs w:val="24"/>
        </w:rPr>
        <w:t>s</w:t>
      </w:r>
      <w:r w:rsidR="00D57765">
        <w:rPr>
          <w:rFonts w:asciiTheme="majorHAnsi" w:hAnsiTheme="majorHAnsi" w:cstheme="majorHAnsi"/>
          <w:sz w:val="24"/>
          <w:szCs w:val="24"/>
        </w:rPr>
        <w:t xml:space="preserve"> the benefits of long and short reads</w:t>
      </w:r>
      <w:r>
        <w:rPr>
          <w:rFonts w:asciiTheme="majorHAnsi" w:hAnsiTheme="majorHAnsi" w:cstheme="majorHAnsi"/>
          <w:sz w:val="24"/>
          <w:szCs w:val="24"/>
        </w:rPr>
        <w:t xml:space="preserve"> through</w:t>
      </w:r>
      <w:r w:rsidR="00D57765">
        <w:rPr>
          <w:rFonts w:asciiTheme="majorHAnsi" w:hAnsiTheme="majorHAnsi" w:cstheme="majorHAnsi"/>
          <w:sz w:val="24"/>
          <w:szCs w:val="24"/>
        </w:rPr>
        <w:t xml:space="preserve"> encapsulating individual long </w:t>
      </w:r>
      <w:ins w:id="138" w:author="Andrea Schreier" w:date="2023-09-06T11:02:00Z">
        <w:r w:rsidR="00D14BAF">
          <w:rPr>
            <w:rFonts w:asciiTheme="majorHAnsi" w:hAnsiTheme="majorHAnsi" w:cstheme="majorHAnsi"/>
            <w:sz w:val="24"/>
            <w:szCs w:val="24"/>
          </w:rPr>
          <w:t xml:space="preserve">DNA fragments </w:t>
        </w:r>
      </w:ins>
      <w:del w:id="139" w:author="Andrea Schreier" w:date="2023-09-06T11:02:00Z">
        <w:r w:rsidR="00D57765" w:rsidDel="00D14BAF">
          <w:rPr>
            <w:rFonts w:asciiTheme="majorHAnsi" w:hAnsiTheme="majorHAnsi" w:cstheme="majorHAnsi"/>
            <w:sz w:val="24"/>
            <w:szCs w:val="24"/>
          </w:rPr>
          <w:delText>reads</w:delText>
        </w:r>
        <w:r w:rsidR="00025764" w:rsidDel="00D14BAF">
          <w:rPr>
            <w:rFonts w:asciiTheme="majorHAnsi" w:hAnsiTheme="majorHAnsi" w:cstheme="majorHAnsi"/>
            <w:sz w:val="24"/>
            <w:szCs w:val="24"/>
          </w:rPr>
          <w:delText xml:space="preserve"> </w:delText>
        </w:r>
      </w:del>
      <w:r w:rsidR="00025764">
        <w:rPr>
          <w:rFonts w:asciiTheme="majorHAnsi" w:hAnsiTheme="majorHAnsi" w:cstheme="majorHAnsi"/>
          <w:sz w:val="24"/>
          <w:szCs w:val="24"/>
        </w:rPr>
        <w:t>(50-200</w:t>
      </w:r>
      <w:ins w:id="140" w:author="Andrea Schreier" w:date="2023-09-06T11:01:00Z">
        <w:r w:rsidR="00D14BAF">
          <w:rPr>
            <w:rFonts w:asciiTheme="majorHAnsi" w:hAnsiTheme="majorHAnsi" w:cstheme="majorHAnsi"/>
            <w:sz w:val="24"/>
            <w:szCs w:val="24"/>
          </w:rPr>
          <w:t xml:space="preserve"> </w:t>
        </w:r>
      </w:ins>
      <w:r w:rsidR="00025764">
        <w:rPr>
          <w:rFonts w:asciiTheme="majorHAnsi" w:hAnsiTheme="majorHAnsi" w:cstheme="majorHAnsi"/>
          <w:sz w:val="24"/>
          <w:szCs w:val="24"/>
        </w:rPr>
        <w:t>kb)</w:t>
      </w:r>
      <w:r w:rsidR="00D57765">
        <w:rPr>
          <w:rFonts w:asciiTheme="majorHAnsi" w:hAnsiTheme="majorHAnsi" w:cstheme="majorHAnsi"/>
          <w:sz w:val="24"/>
          <w:szCs w:val="24"/>
        </w:rPr>
        <w:t xml:space="preserve"> into </w:t>
      </w:r>
      <w:r w:rsidR="00025764">
        <w:rPr>
          <w:rFonts w:asciiTheme="majorHAnsi" w:hAnsiTheme="majorHAnsi" w:cstheme="majorHAnsi"/>
          <w:sz w:val="24"/>
          <w:szCs w:val="24"/>
        </w:rPr>
        <w:t>droplets of water-in-oil emulsion (GEMs)</w:t>
      </w:r>
      <w:r w:rsidR="00D57765">
        <w:rPr>
          <w:rFonts w:asciiTheme="majorHAnsi" w:hAnsiTheme="majorHAnsi" w:cstheme="majorHAnsi"/>
          <w:sz w:val="24"/>
          <w:szCs w:val="24"/>
        </w:rPr>
        <w:t>, shearing</w:t>
      </w:r>
      <w:r w:rsidR="00025764">
        <w:rPr>
          <w:rFonts w:asciiTheme="majorHAnsi" w:hAnsiTheme="majorHAnsi" w:cstheme="majorHAnsi"/>
          <w:sz w:val="24"/>
          <w:szCs w:val="24"/>
        </w:rPr>
        <w:t xml:space="preserve"> long</w:t>
      </w:r>
      <w:r w:rsidR="005C1F2A">
        <w:rPr>
          <w:rFonts w:asciiTheme="majorHAnsi" w:hAnsiTheme="majorHAnsi" w:cstheme="majorHAnsi"/>
          <w:sz w:val="24"/>
          <w:szCs w:val="24"/>
        </w:rPr>
        <w:t xml:space="preserve"> </w:t>
      </w:r>
      <w:del w:id="141" w:author="Andrea Schreier" w:date="2023-09-06T11:03:00Z">
        <w:r w:rsidR="005C1F2A" w:rsidDel="00D14BAF">
          <w:rPr>
            <w:rFonts w:asciiTheme="majorHAnsi" w:hAnsiTheme="majorHAnsi" w:cstheme="majorHAnsi"/>
            <w:sz w:val="24"/>
            <w:szCs w:val="24"/>
          </w:rPr>
          <w:delText>reads</w:delText>
        </w:r>
        <w:r w:rsidR="00D57765" w:rsidDel="00D14BAF">
          <w:rPr>
            <w:rFonts w:asciiTheme="majorHAnsi" w:hAnsiTheme="majorHAnsi" w:cstheme="majorHAnsi"/>
            <w:sz w:val="24"/>
            <w:szCs w:val="24"/>
          </w:rPr>
          <w:delText xml:space="preserve"> </w:delText>
        </w:r>
      </w:del>
      <w:ins w:id="142" w:author="Andrea Schreier" w:date="2023-09-06T11:03:00Z">
        <w:r w:rsidR="00D14BAF">
          <w:rPr>
            <w:rFonts w:asciiTheme="majorHAnsi" w:hAnsiTheme="majorHAnsi" w:cstheme="majorHAnsi"/>
            <w:sz w:val="24"/>
            <w:szCs w:val="24"/>
          </w:rPr>
          <w:t xml:space="preserve">fragments </w:t>
        </w:r>
      </w:ins>
      <w:r w:rsidR="00025764">
        <w:rPr>
          <w:rFonts w:asciiTheme="majorHAnsi" w:hAnsiTheme="majorHAnsi" w:cstheme="majorHAnsi"/>
          <w:sz w:val="24"/>
          <w:szCs w:val="24"/>
        </w:rPr>
        <w:t xml:space="preserve">into </w:t>
      </w:r>
      <w:r w:rsidR="00D57765">
        <w:rPr>
          <w:rFonts w:asciiTheme="majorHAnsi" w:hAnsiTheme="majorHAnsi" w:cstheme="majorHAnsi"/>
          <w:sz w:val="24"/>
          <w:szCs w:val="24"/>
        </w:rPr>
        <w:t xml:space="preserve">short </w:t>
      </w:r>
      <w:ins w:id="143" w:author="Andrea Schreier" w:date="2023-09-06T11:03:00Z">
        <w:r w:rsidR="00D14BAF">
          <w:rPr>
            <w:rFonts w:asciiTheme="majorHAnsi" w:hAnsiTheme="majorHAnsi" w:cstheme="majorHAnsi"/>
            <w:sz w:val="24"/>
            <w:szCs w:val="24"/>
          </w:rPr>
          <w:t>fragment</w:t>
        </w:r>
      </w:ins>
      <w:del w:id="144" w:author="Andrea Schreier" w:date="2023-09-06T11:03:00Z">
        <w:r w:rsidR="00D57765" w:rsidDel="00D14BAF">
          <w:rPr>
            <w:rFonts w:asciiTheme="majorHAnsi" w:hAnsiTheme="majorHAnsi" w:cstheme="majorHAnsi"/>
            <w:sz w:val="24"/>
            <w:szCs w:val="24"/>
          </w:rPr>
          <w:delText>read</w:delText>
        </w:r>
      </w:del>
      <w:r w:rsidR="00D57765">
        <w:rPr>
          <w:rFonts w:asciiTheme="majorHAnsi" w:hAnsiTheme="majorHAnsi" w:cstheme="majorHAnsi"/>
          <w:sz w:val="24"/>
          <w:szCs w:val="24"/>
        </w:rPr>
        <w:t>s</w:t>
      </w:r>
      <w:r w:rsidR="00025764">
        <w:rPr>
          <w:rFonts w:asciiTheme="majorHAnsi" w:hAnsiTheme="majorHAnsi" w:cstheme="majorHAnsi"/>
          <w:sz w:val="24"/>
          <w:szCs w:val="24"/>
        </w:rPr>
        <w:t xml:space="preserve"> (</w:t>
      </w:r>
      <w:r w:rsidR="005C1F2A">
        <w:rPr>
          <w:rFonts w:asciiTheme="majorHAnsi" w:hAnsiTheme="majorHAnsi" w:cstheme="majorHAnsi"/>
          <w:sz w:val="24"/>
          <w:szCs w:val="24"/>
        </w:rPr>
        <w:t>400-600 bp)</w:t>
      </w:r>
      <w:r w:rsidR="00D57765">
        <w:rPr>
          <w:rFonts w:asciiTheme="majorHAnsi" w:hAnsiTheme="majorHAnsi" w:cstheme="majorHAnsi"/>
          <w:sz w:val="24"/>
          <w:szCs w:val="24"/>
        </w:rPr>
        <w:t xml:space="preserve">, </w:t>
      </w:r>
      <w:r w:rsidR="005C1F2A">
        <w:rPr>
          <w:rFonts w:asciiTheme="majorHAnsi" w:hAnsiTheme="majorHAnsi" w:cstheme="majorHAnsi"/>
          <w:sz w:val="24"/>
          <w:szCs w:val="24"/>
        </w:rPr>
        <w:t>attaching a unique barcode to all</w:t>
      </w:r>
      <w:r w:rsidR="00D57765">
        <w:rPr>
          <w:rFonts w:asciiTheme="majorHAnsi" w:hAnsiTheme="majorHAnsi" w:cstheme="majorHAnsi"/>
          <w:sz w:val="24"/>
          <w:szCs w:val="24"/>
        </w:rPr>
        <w:t xml:space="preserve"> </w:t>
      </w:r>
      <w:ins w:id="145" w:author="Andrea Schreier" w:date="2023-09-06T11:04:00Z">
        <w:r w:rsidR="00D14BAF">
          <w:rPr>
            <w:rFonts w:asciiTheme="majorHAnsi" w:hAnsiTheme="majorHAnsi" w:cstheme="majorHAnsi"/>
            <w:sz w:val="24"/>
            <w:szCs w:val="24"/>
          </w:rPr>
          <w:t xml:space="preserve">DNA </w:t>
        </w:r>
      </w:ins>
      <w:r w:rsidR="00D57765">
        <w:rPr>
          <w:rFonts w:asciiTheme="majorHAnsi" w:hAnsiTheme="majorHAnsi" w:cstheme="majorHAnsi"/>
          <w:sz w:val="24"/>
          <w:szCs w:val="24"/>
        </w:rPr>
        <w:t xml:space="preserve">fragments </w:t>
      </w:r>
      <w:del w:id="146" w:author="Andrea Schreier" w:date="2023-09-06T11:05:00Z">
        <w:r w:rsidR="00D57765" w:rsidDel="00D14BAF">
          <w:rPr>
            <w:rFonts w:asciiTheme="majorHAnsi" w:hAnsiTheme="majorHAnsi" w:cstheme="majorHAnsi"/>
            <w:sz w:val="24"/>
            <w:szCs w:val="24"/>
          </w:rPr>
          <w:delText xml:space="preserve">of DNA </w:delText>
        </w:r>
      </w:del>
      <w:r w:rsidR="00D57765">
        <w:rPr>
          <w:rFonts w:asciiTheme="majorHAnsi" w:hAnsiTheme="majorHAnsi" w:cstheme="majorHAnsi"/>
          <w:sz w:val="24"/>
          <w:szCs w:val="24"/>
        </w:rPr>
        <w:t xml:space="preserve">in one </w:t>
      </w:r>
      <w:r w:rsidR="00025764">
        <w:rPr>
          <w:rFonts w:asciiTheme="majorHAnsi" w:hAnsiTheme="majorHAnsi" w:cstheme="majorHAnsi"/>
          <w:sz w:val="24"/>
          <w:szCs w:val="24"/>
        </w:rPr>
        <w:t>GEM</w:t>
      </w:r>
      <w:r w:rsidR="005C1F2A">
        <w:rPr>
          <w:rFonts w:asciiTheme="majorHAnsi" w:hAnsiTheme="majorHAnsi" w:cstheme="majorHAnsi"/>
          <w:sz w:val="24"/>
          <w:szCs w:val="24"/>
        </w:rPr>
        <w:t>, sequencing</w:t>
      </w:r>
      <w:r w:rsidR="008739C3">
        <w:rPr>
          <w:rFonts w:asciiTheme="majorHAnsi" w:hAnsiTheme="majorHAnsi" w:cstheme="majorHAnsi"/>
          <w:sz w:val="24"/>
          <w:szCs w:val="24"/>
        </w:rPr>
        <w:t xml:space="preserve"> paired end (PE) reads</w:t>
      </w:r>
      <w:r w:rsidR="005C1F2A">
        <w:rPr>
          <w:rFonts w:asciiTheme="majorHAnsi" w:hAnsiTheme="majorHAnsi" w:cstheme="majorHAnsi"/>
          <w:sz w:val="24"/>
          <w:szCs w:val="24"/>
        </w:rPr>
        <w:t xml:space="preserve"> on an Illumina sequencer, and using bioinformatics to</w:t>
      </w:r>
      <w:r w:rsidR="008739C3">
        <w:rPr>
          <w:rFonts w:asciiTheme="majorHAnsi" w:hAnsiTheme="majorHAnsi" w:cstheme="majorHAnsi"/>
          <w:sz w:val="24"/>
          <w:szCs w:val="24"/>
        </w:rPr>
        <w:t xml:space="preserve"> create pseudo-long reads </w:t>
      </w:r>
      <w:del w:id="147" w:author="Andrea Schreier" w:date="2023-09-06T11:05:00Z">
        <w:r w:rsidR="008739C3" w:rsidDel="00D14BAF">
          <w:rPr>
            <w:rFonts w:asciiTheme="majorHAnsi" w:hAnsiTheme="majorHAnsi" w:cstheme="majorHAnsi"/>
            <w:sz w:val="24"/>
            <w:szCs w:val="24"/>
          </w:rPr>
          <w:delText>through</w:delText>
        </w:r>
        <w:r w:rsidR="005C1F2A" w:rsidDel="00D14BAF">
          <w:rPr>
            <w:rFonts w:asciiTheme="majorHAnsi" w:hAnsiTheme="majorHAnsi" w:cstheme="majorHAnsi"/>
            <w:sz w:val="24"/>
            <w:szCs w:val="24"/>
          </w:rPr>
          <w:delText xml:space="preserve"> </w:delText>
        </w:r>
      </w:del>
      <w:ins w:id="148" w:author="Andrea Schreier" w:date="2023-09-06T11:05:00Z">
        <w:r w:rsidR="00D14BAF">
          <w:rPr>
            <w:rFonts w:asciiTheme="majorHAnsi" w:hAnsiTheme="majorHAnsi" w:cstheme="majorHAnsi"/>
            <w:sz w:val="24"/>
            <w:szCs w:val="24"/>
          </w:rPr>
          <w:t xml:space="preserve">by </w:t>
        </w:r>
      </w:ins>
      <w:r w:rsidR="005C1F2A">
        <w:rPr>
          <w:rFonts w:asciiTheme="majorHAnsi" w:hAnsiTheme="majorHAnsi" w:cstheme="majorHAnsi"/>
          <w:sz w:val="24"/>
          <w:szCs w:val="24"/>
        </w:rPr>
        <w:t>reassociat</w:t>
      </w:r>
      <w:r w:rsidR="008739C3">
        <w:rPr>
          <w:rFonts w:asciiTheme="majorHAnsi" w:hAnsiTheme="majorHAnsi" w:cstheme="majorHAnsi"/>
          <w:sz w:val="24"/>
          <w:szCs w:val="24"/>
        </w:rPr>
        <w:t>ing</w:t>
      </w:r>
      <w:r w:rsidR="005C1F2A">
        <w:rPr>
          <w:rFonts w:asciiTheme="majorHAnsi" w:hAnsiTheme="majorHAnsi" w:cstheme="majorHAnsi"/>
          <w:sz w:val="24"/>
          <w:szCs w:val="24"/>
        </w:rPr>
        <w:t xml:space="preserve"> short reads previously contained in one GEM.</w:t>
      </w:r>
      <w:r>
        <w:rPr>
          <w:rFonts w:asciiTheme="majorHAnsi" w:hAnsiTheme="majorHAnsi" w:cstheme="majorHAnsi"/>
          <w:sz w:val="24"/>
          <w:szCs w:val="24"/>
        </w:rPr>
        <w:t xml:space="preserve"> </w:t>
      </w:r>
      <w:commentRangeEnd w:id="128"/>
      <w:r w:rsidR="00D14BAF">
        <w:rPr>
          <w:rStyle w:val="CommentReference"/>
        </w:rPr>
        <w:commentReference w:id="128"/>
      </w:r>
      <w:commentRangeStart w:id="149"/>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DNA Technologies &amp; Expression Analysis Core Laboratory</w:t>
      </w:r>
      <w:r w:rsidR="006E58E9">
        <w:rPr>
          <w:rFonts w:asciiTheme="majorHAnsi" w:hAnsiTheme="majorHAnsi" w:cstheme="majorHAnsi"/>
          <w:sz w:val="24"/>
          <w:szCs w:val="24"/>
        </w:rPr>
        <w:t>.</w:t>
      </w:r>
      <w:commentRangeEnd w:id="149"/>
      <w:r w:rsidR="00D14BAF">
        <w:rPr>
          <w:rStyle w:val="CommentReference"/>
        </w:rPr>
        <w:commentReference w:id="149"/>
      </w:r>
      <w:r w:rsidR="006E58E9"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Genomic DNA</w:t>
      </w:r>
      <w:del w:id="150" w:author="Andrea Schreier" w:date="2023-09-06T11:03:00Z">
        <w:r w:rsidR="003F5039" w:rsidRPr="00FD21E9" w:rsidDel="00D14BAF">
          <w:rPr>
            <w:rFonts w:asciiTheme="majorHAnsi" w:hAnsiTheme="majorHAnsi" w:cstheme="majorHAnsi"/>
            <w:sz w:val="24"/>
            <w:szCs w:val="24"/>
          </w:rPr>
          <w:delText xml:space="preserve"> </w:delText>
        </w:r>
      </w:del>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w:t>
      </w:r>
      <w:commentRangeStart w:id="151"/>
      <w:r w:rsidR="003F5039" w:rsidRPr="00FD21E9">
        <w:rPr>
          <w:rFonts w:asciiTheme="majorHAnsi" w:hAnsiTheme="majorHAnsi" w:cstheme="majorHAnsi"/>
          <w:sz w:val="24"/>
          <w:szCs w:val="24"/>
        </w:rPr>
        <w:t xml:space="preserve">Gel Bead-in-Emulsions (GEMs) </w:t>
      </w:r>
      <w:commentRangeEnd w:id="151"/>
      <w:r w:rsidR="00D14BAF">
        <w:rPr>
          <w:rStyle w:val="CommentReference"/>
        </w:rPr>
        <w:commentReference w:id="151"/>
      </w:r>
      <w:r w:rsidR="003F5039" w:rsidRPr="00FD21E9">
        <w:rPr>
          <w:rFonts w:asciiTheme="majorHAnsi" w:hAnsiTheme="majorHAnsi" w:cstheme="majorHAnsi"/>
          <w:sz w:val="24"/>
          <w:szCs w:val="24"/>
        </w:rPr>
        <w:t>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Covaris</w:t>
      </w:r>
      <w:proofErr w:type="spellEnd"/>
      <w:r w:rsidR="003F5039" w:rsidRPr="00FD21E9">
        <w:rPr>
          <w:rFonts w:asciiTheme="majorHAnsi" w:hAnsiTheme="majorHAnsi" w:cstheme="majorHAnsi"/>
          <w:sz w:val="24"/>
          <w:szCs w:val="24"/>
        </w:rPr>
        <w:t>, Woburn, MA) 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2D7E11C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The sequencing library was quantified by qPCR with a Kapa Library Quant kit (Kapa Biosystems-Roche) and sequenced on NovaSeq6000 sequencer (Illumina, San Diego, CA) </w:t>
      </w:r>
      <w:ins w:id="152" w:author="Andrea Schreier" w:date="2023-09-06T11:09:00Z">
        <w:r w:rsidR="00D14BAF">
          <w:rPr>
            <w:rFonts w:asciiTheme="majorHAnsi" w:hAnsiTheme="majorHAnsi" w:cstheme="majorHAnsi"/>
            <w:sz w:val="24"/>
            <w:szCs w:val="24"/>
          </w:rPr>
          <w:t>to generate</w:t>
        </w:r>
      </w:ins>
      <w:del w:id="153" w:author="Andrea Schreier" w:date="2023-09-06T11:08:00Z">
        <w:r w:rsidRPr="00FD21E9" w:rsidDel="00D14BAF">
          <w:rPr>
            <w:rFonts w:asciiTheme="majorHAnsi" w:hAnsiTheme="majorHAnsi" w:cstheme="majorHAnsi"/>
            <w:sz w:val="24"/>
            <w:szCs w:val="24"/>
          </w:rPr>
          <w:delText>with</w:delText>
        </w:r>
      </w:del>
      <w:r w:rsidRPr="00FD21E9">
        <w:rPr>
          <w:rFonts w:asciiTheme="majorHAnsi" w:hAnsiTheme="majorHAnsi" w:cstheme="majorHAnsi"/>
          <w:sz w:val="24"/>
          <w:szCs w:val="24"/>
        </w:rPr>
        <w:t xml:space="preserve">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After, we used the updated genome size estimate to adjust the amount of all subsequent sequencing data generated for assembly.</w:t>
      </w:r>
    </w:p>
    <w:p w14:paraId="44987914" w14:textId="47E93F5F"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We evaluated linked-read sequencing data by looking at base quality metrics</w:t>
      </w:r>
      <w:del w:id="154" w:author="Andrea Schreier" w:date="2023-09-06T11:11:00Z">
        <w:r w:rsidRPr="00FD21E9" w:rsidDel="00112288">
          <w:rPr>
            <w:rFonts w:asciiTheme="majorHAnsi" w:hAnsiTheme="majorHAnsi" w:cstheme="majorHAnsi"/>
            <w:sz w:val="24"/>
            <w:szCs w:val="24"/>
          </w:rPr>
          <w:delText>,</w:delText>
        </w:r>
      </w:del>
      <w:r w:rsidRPr="00FD21E9">
        <w:rPr>
          <w:rFonts w:asciiTheme="majorHAnsi" w:hAnsiTheme="majorHAnsi" w:cstheme="majorHAnsi"/>
          <w:sz w:val="24"/>
          <w:szCs w:val="24"/>
        </w:rPr>
        <w:t xml:space="preserve"> and for signs of contamination and sequencing bias. </w:t>
      </w:r>
      <w:del w:id="155" w:author="Andrea Schreier" w:date="2023-09-06T11:12:00Z">
        <w:r w:rsidRPr="00FD21E9" w:rsidDel="00112288">
          <w:rPr>
            <w:rFonts w:asciiTheme="majorHAnsi" w:hAnsiTheme="majorHAnsi" w:cstheme="majorHAnsi"/>
            <w:sz w:val="24"/>
            <w:szCs w:val="24"/>
          </w:rPr>
          <w:delText>For bas</w:delText>
        </w:r>
      </w:del>
      <w:del w:id="156" w:author="Andrea Schreier" w:date="2023-09-06T11:11:00Z">
        <w:r w:rsidRPr="00FD21E9" w:rsidDel="00112288">
          <w:rPr>
            <w:rFonts w:asciiTheme="majorHAnsi" w:hAnsiTheme="majorHAnsi" w:cstheme="majorHAnsi"/>
            <w:sz w:val="24"/>
            <w:szCs w:val="24"/>
          </w:rPr>
          <w:delText>ic</w:delText>
        </w:r>
      </w:del>
      <w:del w:id="157" w:author="Andrea Schreier" w:date="2023-09-06T11:12:00Z">
        <w:r w:rsidRPr="00FD21E9" w:rsidDel="00112288">
          <w:rPr>
            <w:rFonts w:asciiTheme="majorHAnsi" w:hAnsiTheme="majorHAnsi" w:cstheme="majorHAnsi"/>
            <w:sz w:val="24"/>
            <w:szCs w:val="24"/>
          </w:rPr>
          <w:delText xml:space="preserve"> metric quality assessment, </w:delText>
        </w:r>
      </w:del>
      <w:ins w:id="158" w:author="Andrea Schreier" w:date="2023-09-06T11:12:00Z">
        <w:r w:rsidR="00112288">
          <w:rPr>
            <w:rFonts w:asciiTheme="majorHAnsi" w:hAnsiTheme="majorHAnsi" w:cstheme="majorHAnsi"/>
            <w:sz w:val="24"/>
            <w:szCs w:val="24"/>
          </w:rPr>
          <w:t>W</w:t>
        </w:r>
      </w:ins>
      <w:del w:id="159" w:author="Andrea Schreier" w:date="2023-09-06T11:12:00Z">
        <w:r w:rsidRPr="00FD21E9" w:rsidDel="00112288">
          <w:rPr>
            <w:rFonts w:asciiTheme="majorHAnsi" w:hAnsiTheme="majorHAnsi" w:cstheme="majorHAnsi"/>
            <w:sz w:val="24"/>
            <w:szCs w:val="24"/>
          </w:rPr>
          <w:delText>w</w:delText>
        </w:r>
      </w:del>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Z89L5Dz4/EQpvLgDr","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commentRangeStart w:id="160"/>
      <w:r w:rsidRPr="00FD21E9">
        <w:rPr>
          <w:rFonts w:asciiTheme="majorHAnsi" w:hAnsiTheme="majorHAnsi" w:cstheme="majorHAnsi"/>
          <w:sz w:val="24"/>
          <w:szCs w:val="24"/>
        </w:rPr>
        <w:t xml:space="preserve">proportion of the k-mers comprised of the G and C nucleotides </w:t>
      </w:r>
      <w:commentRangeEnd w:id="160"/>
      <w:r w:rsidR="00112288">
        <w:rPr>
          <w:rStyle w:val="CommentReference"/>
        </w:rPr>
        <w:commentReference w:id="160"/>
      </w:r>
      <w:commentRangeStart w:id="161"/>
      <w:r w:rsidRPr="00FD21E9">
        <w:rPr>
          <w:rFonts w:asciiTheme="majorHAnsi" w:hAnsiTheme="majorHAnsi" w:cstheme="majorHAnsi"/>
          <w:sz w:val="24"/>
          <w:szCs w:val="24"/>
        </w:rPr>
        <w:t>against the frequency of that k-</w:t>
      </w:r>
      <w:proofErr w:type="spellStart"/>
      <w:r w:rsidRPr="00FD21E9">
        <w:rPr>
          <w:rFonts w:asciiTheme="majorHAnsi" w:hAnsiTheme="majorHAnsi" w:cstheme="majorHAnsi"/>
          <w:sz w:val="24"/>
          <w:szCs w:val="24"/>
        </w:rPr>
        <w:t>mer</w:t>
      </w:r>
      <w:proofErr w:type="spellEnd"/>
      <w:r w:rsidRPr="00FD21E9">
        <w:rPr>
          <w:rFonts w:asciiTheme="majorHAnsi" w:hAnsiTheme="majorHAnsi" w:cstheme="majorHAnsi"/>
          <w:sz w:val="24"/>
          <w:szCs w:val="24"/>
        </w:rPr>
        <w:t xml:space="preserve"> </w:t>
      </w:r>
      <w:commentRangeEnd w:id="161"/>
      <w:r w:rsidR="00112288">
        <w:rPr>
          <w:rStyle w:val="CommentReference"/>
        </w:rPr>
        <w:commentReference w:id="161"/>
      </w:r>
      <w:r w:rsidRPr="00FD21E9">
        <w:rPr>
          <w:rFonts w:asciiTheme="majorHAnsi" w:hAnsiTheme="majorHAnsi" w:cstheme="majorHAnsi"/>
          <w:sz w:val="24"/>
          <w:szCs w:val="24"/>
        </w:rPr>
        <w:t xml:space="preserve">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del w:id="162" w:author="Andrea Schreier" w:date="2023-09-06T11:15:00Z">
        <w:r w:rsidRPr="00FD21E9" w:rsidDel="00112288">
          <w:rPr>
            <w:rFonts w:asciiTheme="majorHAnsi" w:hAnsiTheme="majorHAnsi" w:cstheme="majorHAnsi"/>
            <w:iCs/>
            <w:sz w:val="24"/>
            <w:szCs w:val="24"/>
          </w:rPr>
          <w:delText>sequencing data</w:delText>
        </w:r>
      </w:del>
      <w:ins w:id="163" w:author="Andrea Schreier" w:date="2023-09-06T11:15:00Z">
        <w:r w:rsidR="00112288">
          <w:rPr>
            <w:rFonts w:asciiTheme="majorHAnsi" w:hAnsiTheme="majorHAnsi" w:cstheme="majorHAnsi"/>
            <w:iCs/>
            <w:sz w:val="24"/>
            <w:szCs w:val="24"/>
          </w:rPr>
          <w:t>reads</w:t>
        </w:r>
      </w:ins>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64" w:name="_Toc113123187"/>
      <w:bookmarkStart w:id="165" w:name="_Toc144802735"/>
      <w:r w:rsidRPr="00FD21E9">
        <w:rPr>
          <w:rFonts w:asciiTheme="majorHAnsi" w:hAnsiTheme="majorHAnsi" w:cstheme="majorHAnsi"/>
          <w:sz w:val="24"/>
          <w:szCs w:val="24"/>
        </w:rPr>
        <w:t>Long-read library prep, sequencing &amp; quality control</w:t>
      </w:r>
      <w:bookmarkEnd w:id="164"/>
      <w:bookmarkEnd w:id="165"/>
    </w:p>
    <w:p w14:paraId="0573720A" w14:textId="5F54BF87" w:rsidR="003F5039" w:rsidRPr="00FD21E9" w:rsidRDefault="008142CF" w:rsidP="0011235A">
      <w:pPr>
        <w:spacing w:line="240" w:lineRule="auto"/>
        <w:ind w:right="270"/>
        <w:rPr>
          <w:rFonts w:asciiTheme="majorHAnsi" w:hAnsiTheme="majorHAnsi" w:cstheme="majorHAnsi"/>
          <w:sz w:val="24"/>
          <w:szCs w:val="24"/>
        </w:rPr>
      </w:pPr>
      <w:commentRangeStart w:id="166"/>
      <w:r>
        <w:rPr>
          <w:rFonts w:asciiTheme="majorHAnsi" w:hAnsiTheme="majorHAnsi" w:cstheme="majorHAnsi"/>
          <w:sz w:val="24"/>
          <w:szCs w:val="24"/>
        </w:rPr>
        <w:t xml:space="preserve">Long-read library prep </w:t>
      </w:r>
      <w:commentRangeEnd w:id="166"/>
      <w:r w:rsidR="00112288">
        <w:rPr>
          <w:rStyle w:val="CommentReference"/>
        </w:rPr>
        <w:commentReference w:id="166"/>
      </w:r>
      <w:r>
        <w:rPr>
          <w:rFonts w:asciiTheme="majorHAnsi" w:hAnsiTheme="majorHAnsi" w:cstheme="majorHAnsi"/>
          <w:sz w:val="24"/>
          <w:szCs w:val="24"/>
        </w:rPr>
        <w:t>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DNA </w:t>
      </w:r>
      <w:r w:rsidR="00CC49C4">
        <w:rPr>
          <w:rFonts w:asciiTheme="majorHAnsi" w:hAnsiTheme="majorHAnsi" w:cstheme="majorHAnsi"/>
          <w:sz w:val="24"/>
          <w:szCs w:val="24"/>
        </w:rPr>
        <w:t xml:space="preserve">from the same male and female </w:t>
      </w:r>
      <w:ins w:id="167" w:author="Andrea Schreier" w:date="2023-09-06T11:19:00Z">
        <w:r w:rsidR="00112288">
          <w:rPr>
            <w:rFonts w:asciiTheme="majorHAnsi" w:hAnsiTheme="majorHAnsi" w:cstheme="majorHAnsi"/>
            <w:sz w:val="24"/>
            <w:szCs w:val="24"/>
          </w:rPr>
          <w:t xml:space="preserve">used for </w:t>
        </w:r>
      </w:ins>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del w:id="168" w:author="Andrea Schreier" w:date="2023-09-06T11:19:00Z">
        <w:r w:rsidR="00CC49C4" w:rsidDel="00112288">
          <w:rPr>
            <w:rFonts w:asciiTheme="majorHAnsi" w:hAnsiTheme="majorHAnsi" w:cstheme="majorHAnsi"/>
            <w:sz w:val="24"/>
            <w:szCs w:val="24"/>
          </w:rPr>
          <w:delText xml:space="preserve">extractions </w:delText>
        </w:r>
      </w:del>
      <w:proofErr w:type="spellStart"/>
      <w:ins w:id="169" w:author="Andrea Schreier" w:date="2023-09-06T11:19:00Z">
        <w:r w:rsidR="00112288">
          <w:rPr>
            <w:rFonts w:asciiTheme="majorHAnsi" w:hAnsiTheme="majorHAnsi" w:cstheme="majorHAnsi"/>
            <w:sz w:val="24"/>
            <w:szCs w:val="24"/>
          </w:rPr>
          <w:t>seuqencing</w:t>
        </w:r>
        <w:proofErr w:type="spellEnd"/>
        <w:r w:rsidR="00112288">
          <w:rPr>
            <w:rFonts w:asciiTheme="majorHAnsi" w:hAnsiTheme="majorHAnsi" w:cstheme="majorHAnsi"/>
            <w:sz w:val="24"/>
            <w:szCs w:val="24"/>
          </w:rPr>
          <w:t xml:space="preserve"> </w:t>
        </w:r>
      </w:ins>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ins w:id="170" w:author="Andrea Schreier" w:date="2023-09-06T11:20: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15 minutes, followed by further enzymatic steps of DNA damage repair at 37</w:t>
      </w:r>
      <w:ins w:id="171" w:author="Andrea Schreier" w:date="2023-09-06T11:20: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30 minutes, End Repair and A-tailing at 20</w:t>
      </w:r>
      <w:ins w:id="172" w:author="Andrea Schreier" w:date="2023-09-06T11:20: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10 minutes and 65</w:t>
      </w:r>
      <w:ins w:id="173" w:author="Andrea Schreier" w:date="2023-09-06T11:20: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30 minutes, ligation of overhang adapter v3 at 20</w:t>
      </w:r>
      <w:ins w:id="174" w:author="Andrea Schreier" w:date="2023-09-06T11:20: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1 hour and 65</w:t>
      </w:r>
      <w:ins w:id="175" w:author="Andrea Schreier" w:date="2023-09-06T11:20: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°C for 10 minutes, and nuclease treatment of </w:t>
      </w:r>
      <w:proofErr w:type="spellStart"/>
      <w:r w:rsidRPr="00FD21E9">
        <w:rPr>
          <w:rFonts w:asciiTheme="majorHAnsi" w:hAnsiTheme="majorHAnsi" w:cstheme="majorHAnsi"/>
          <w:sz w:val="24"/>
          <w:szCs w:val="24"/>
        </w:rPr>
        <w:t>SMRTbell</w:t>
      </w:r>
      <w:proofErr w:type="spellEnd"/>
      <w:r w:rsidRPr="00FD21E9">
        <w:rPr>
          <w:rFonts w:asciiTheme="majorHAnsi" w:hAnsiTheme="majorHAnsi" w:cstheme="majorHAnsi"/>
          <w:sz w:val="24"/>
          <w:szCs w:val="24"/>
        </w:rPr>
        <w:t>® library at 37</w:t>
      </w:r>
      <w:ins w:id="176" w:author="Andrea Schreier" w:date="2023-09-06T11:20: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°C for 1 hour to remove damaged or non-intact SMRTbell® templates (SMRTbell® Enzyme Cleanup </w:t>
      </w:r>
      <w:r w:rsidRPr="00FD21E9">
        <w:rPr>
          <w:rFonts w:asciiTheme="majorHAnsi" w:hAnsiTheme="majorHAnsi" w:cstheme="majorHAnsi"/>
          <w:sz w:val="24"/>
          <w:szCs w:val="24"/>
        </w:rPr>
        <w:lastRenderedPageBreak/>
        <w:t xml:space="preserve">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4D04BED4" w:rsidR="003F5039" w:rsidRPr="00FD21E9" w:rsidRDefault="003F5039" w:rsidP="0011235A">
      <w:pPr>
        <w:spacing w:line="240" w:lineRule="auto"/>
        <w:ind w:right="270"/>
        <w:rPr>
          <w:rFonts w:asciiTheme="majorHAnsi" w:hAnsiTheme="majorHAnsi" w:cstheme="majorHAnsi"/>
          <w:sz w:val="24"/>
          <w:szCs w:val="24"/>
        </w:rPr>
      </w:pPr>
      <w:commentRangeStart w:id="177"/>
      <w:r w:rsidRPr="00FD21E9">
        <w:rPr>
          <w:rFonts w:asciiTheme="majorHAnsi" w:hAnsiTheme="majorHAnsi" w:cstheme="majorHAnsi"/>
          <w:sz w:val="24"/>
          <w:szCs w:val="24"/>
        </w:rPr>
        <w:t xml:space="preserve">Low-input </w:t>
      </w:r>
      <w:commentRangeEnd w:id="177"/>
      <w:r w:rsidR="007B7A16">
        <w:rPr>
          <w:rStyle w:val="CommentReference"/>
        </w:rPr>
        <w:commentReference w:id="177"/>
      </w:r>
      <w:r w:rsidRPr="00FD21E9">
        <w:rPr>
          <w:rFonts w:asciiTheme="majorHAnsi" w:hAnsiTheme="majorHAnsi" w:cstheme="majorHAnsi"/>
          <w:sz w:val="24"/>
          <w:szCs w:val="24"/>
        </w:rPr>
        <w:t>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ins w:id="178" w:author="Andrea Schreier" w:date="2023-09-06T11:21: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15 minutes, followed by further enzymatic steps of DNA damage repair at 37</w:t>
      </w:r>
      <w:ins w:id="179" w:author="Andrea Schreier" w:date="2023-09-06T11:21: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30 minutes, End Repair and A-tailing at 20</w:t>
      </w:r>
      <w:ins w:id="180" w:author="Andrea Schreier" w:date="2023-09-06T11:21: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10 minutes and 65</w:t>
      </w:r>
      <w:ins w:id="181" w:author="Andrea Schreier" w:date="2023-09-06T11:22: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°C for 30 minutes, ligation of overhang adapters v3 at 20</w:t>
      </w:r>
      <w:ins w:id="182" w:author="Andrea Schreier" w:date="2023-09-06T11:22:00Z">
        <w:r w:rsidR="007B7A16">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Pr="00FD21E9">
        <w:rPr>
          <w:rFonts w:asciiTheme="majorHAnsi" w:hAnsiTheme="majorHAnsi" w:cstheme="majorHAnsi"/>
          <w:sz w:val="24"/>
          <w:szCs w:val="24"/>
        </w:rPr>
        <w:t>8M SMRT Cells and sequenced using a Sequel II sequencing plate 2.0 on Pacific Biosciences Sequel II sequencer.</w:t>
      </w:r>
    </w:p>
    <w:p w14:paraId="76691F89" w14:textId="6EE18728"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F60237">
        <w:rPr>
          <w:rFonts w:asciiTheme="majorHAnsi" w:hAnsiTheme="majorHAnsi" w:cstheme="majorHAnsi"/>
          <w:sz w:val="24"/>
          <w:szCs w:val="24"/>
        </w:rPr>
        <w:t xml:space="preserve"> </w:t>
      </w:r>
      <w:commentRangeStart w:id="183"/>
      <w:r w:rsidR="00F60237">
        <w:rPr>
          <w:rFonts w:asciiTheme="majorHAnsi" w:hAnsiTheme="majorHAnsi" w:cstheme="majorHAnsi"/>
          <w:sz w:val="24"/>
          <w:szCs w:val="24"/>
        </w:rPr>
        <w:t xml:space="preserve">If </w:t>
      </w:r>
      <w:r w:rsidR="00AB2E55">
        <w:rPr>
          <w:rFonts w:asciiTheme="majorHAnsi" w:hAnsiTheme="majorHAnsi" w:cstheme="majorHAnsi"/>
          <w:sz w:val="24"/>
          <w:szCs w:val="24"/>
        </w:rPr>
        <w:t xml:space="preserve">the first </w:t>
      </w:r>
      <w:r w:rsidR="00224AC0">
        <w:rPr>
          <w:rFonts w:asciiTheme="majorHAnsi" w:hAnsiTheme="majorHAnsi" w:cstheme="majorHAnsi"/>
          <w:sz w:val="24"/>
          <w:szCs w:val="24"/>
        </w:rPr>
        <w:t xml:space="preserve">library prep and </w:t>
      </w:r>
      <w:r w:rsidR="00AB2E55">
        <w:rPr>
          <w:rFonts w:asciiTheme="majorHAnsi" w:hAnsiTheme="majorHAnsi" w:cstheme="majorHAnsi"/>
          <w:sz w:val="24"/>
          <w:szCs w:val="24"/>
        </w:rPr>
        <w:t>sequencing run of an individual did not obtain sufficient coverage</w:t>
      </w:r>
      <w:r w:rsidR="00224AC0">
        <w:rPr>
          <w:rFonts w:asciiTheme="majorHAnsi" w:hAnsiTheme="majorHAnsi" w:cstheme="majorHAnsi"/>
          <w:sz w:val="24"/>
          <w:szCs w:val="24"/>
        </w:rPr>
        <w:t xml:space="preserve"> for each sex</w:t>
      </w:r>
      <w:r w:rsidR="00AB2E55">
        <w:rPr>
          <w:rFonts w:asciiTheme="majorHAnsi" w:hAnsiTheme="majorHAnsi" w:cstheme="majorHAnsi"/>
          <w:sz w:val="24"/>
          <w:szCs w:val="24"/>
        </w:rPr>
        <w:t>, we</w:t>
      </w:r>
      <w:r w:rsidR="00224AC0">
        <w:rPr>
          <w:rFonts w:asciiTheme="majorHAnsi" w:hAnsiTheme="majorHAnsi" w:cstheme="majorHAnsi"/>
          <w:sz w:val="24"/>
          <w:szCs w:val="24"/>
        </w:rPr>
        <w:t xml:space="preserve"> selected a second high or low-input library prep based on the amount of HMW gDNA remaining for </w:t>
      </w:r>
      <w:proofErr w:type="gramStart"/>
      <w:r w:rsidR="00224AC0">
        <w:rPr>
          <w:rFonts w:asciiTheme="majorHAnsi" w:hAnsiTheme="majorHAnsi" w:cstheme="majorHAnsi"/>
          <w:sz w:val="24"/>
          <w:szCs w:val="24"/>
        </w:rPr>
        <w:t>each individual</w:t>
      </w:r>
      <w:proofErr w:type="gramEnd"/>
      <w:r w:rsidR="00224AC0">
        <w:rPr>
          <w:rFonts w:asciiTheme="majorHAnsi" w:hAnsiTheme="majorHAnsi" w:cstheme="majorHAnsi"/>
          <w:sz w:val="24"/>
          <w:szCs w:val="24"/>
        </w:rPr>
        <w:t>. If no further HMW gDNA was available, we resampled tissue, extracted HMW gDNA, library-prepped and sequenced a new individual of the same sex.</w:t>
      </w:r>
      <w:r w:rsidR="00AB2E55">
        <w:rPr>
          <w:rFonts w:asciiTheme="majorHAnsi" w:hAnsiTheme="majorHAnsi" w:cstheme="majorHAnsi"/>
          <w:sz w:val="24"/>
          <w:szCs w:val="24"/>
        </w:rPr>
        <w:t xml:space="preserve"> </w:t>
      </w:r>
      <w:commentRangeEnd w:id="183"/>
      <w:r w:rsidR="007B7A16">
        <w:rPr>
          <w:rStyle w:val="CommentReference"/>
        </w:rPr>
        <w:commentReference w:id="183"/>
      </w:r>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84" w:name="_Toc113123188"/>
      <w:bookmarkStart w:id="185" w:name="_Toc144802736"/>
      <w:r w:rsidRPr="00FD21E9">
        <w:rPr>
          <w:rFonts w:asciiTheme="majorHAnsi" w:hAnsiTheme="majorHAnsi" w:cstheme="majorHAnsi"/>
          <w:sz w:val="24"/>
          <w:szCs w:val="24"/>
        </w:rPr>
        <w:t xml:space="preserve">Hi-C chromatin conformation capture library prep, sequencing &amp; quality </w:t>
      </w:r>
      <w:proofErr w:type="gramStart"/>
      <w:r w:rsidRPr="00FD21E9">
        <w:rPr>
          <w:rFonts w:asciiTheme="majorHAnsi" w:hAnsiTheme="majorHAnsi" w:cstheme="majorHAnsi"/>
          <w:sz w:val="24"/>
          <w:szCs w:val="24"/>
        </w:rPr>
        <w:t>control</w:t>
      </w:r>
      <w:bookmarkEnd w:id="184"/>
      <w:bookmarkEnd w:id="185"/>
      <w:proofErr w:type="gramEnd"/>
    </w:p>
    <w:p w14:paraId="257D6824" w14:textId="7EF62DB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intact cells from </w:t>
      </w:r>
      <w:commentRangeStart w:id="186"/>
      <w:del w:id="187" w:author="Andrea Schreier" w:date="2023-09-06T11:24:00Z">
        <w:r w:rsidRPr="00EC0C3A" w:rsidDel="007B7A16">
          <w:rPr>
            <w:rFonts w:asciiTheme="majorHAnsi" w:hAnsiTheme="majorHAnsi" w:cstheme="majorHAnsi"/>
            <w:sz w:val="24"/>
            <w:szCs w:val="24"/>
          </w:rPr>
          <w:delText xml:space="preserve"> </w:delText>
        </w:r>
      </w:del>
      <w:r w:rsidRPr="00EC0C3A">
        <w:rPr>
          <w:rFonts w:asciiTheme="majorHAnsi" w:hAnsiTheme="majorHAnsi" w:cstheme="majorHAnsi"/>
          <w:sz w:val="24"/>
          <w:szCs w:val="24"/>
        </w:rPr>
        <w:t>samples</w:t>
      </w:r>
      <w:commentRangeEnd w:id="186"/>
      <w:r w:rsidR="007B7A16">
        <w:rPr>
          <w:rStyle w:val="CommentReference"/>
        </w:rPr>
        <w:commentReference w:id="186"/>
      </w:r>
      <w:r w:rsidRPr="00EC0C3A">
        <w:rPr>
          <w:rFonts w:asciiTheme="majorHAnsi" w:hAnsiTheme="majorHAnsi" w:cstheme="majorHAnsi"/>
          <w:sz w:val="24"/>
          <w:szCs w:val="24"/>
        </w:rPr>
        <w:t xml:space="preserv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2768530F"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lastRenderedPageBreak/>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w:t>
      </w:r>
      <w:del w:id="188" w:author="Andrea Schreier" w:date="2023-09-06T11:25:00Z">
        <w:r w:rsidRPr="00FD21E9" w:rsidDel="007B7A16">
          <w:rPr>
            <w:rFonts w:asciiTheme="majorHAnsi" w:hAnsiTheme="majorHAnsi" w:cstheme="majorHAnsi"/>
            <w:sz w:val="24"/>
            <w:szCs w:val="24"/>
          </w:rPr>
          <w:delText xml:space="preserve">from </w:delText>
        </w:r>
        <w:r w:rsidR="00202A99" w:rsidDel="007B7A16">
          <w:rPr>
            <w:rFonts w:asciiTheme="majorHAnsi" w:hAnsiTheme="majorHAnsi" w:cstheme="majorHAnsi"/>
            <w:sz w:val="24"/>
            <w:szCs w:val="24"/>
          </w:rPr>
          <w:delText xml:space="preserve">the long-read draft assembly </w:delText>
        </w:r>
      </w:del>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ins w:id="189" w:author="Andrea Schreier" w:date="2023-09-06T11:25:00Z">
        <w:r w:rsidR="007B7A16">
          <w:rPr>
            <w:rFonts w:asciiTheme="majorHAnsi" w:hAnsiTheme="majorHAnsi" w:cstheme="majorHAnsi"/>
            <w:sz w:val="24"/>
            <w:szCs w:val="24"/>
          </w:rPr>
          <w:t>k</w:t>
        </w:r>
      </w:ins>
      <w:del w:id="190" w:author="Andrea Schreier" w:date="2023-09-06T11:25:00Z">
        <w:r w:rsidRPr="00FD21E9" w:rsidDel="007B7A16">
          <w:rPr>
            <w:rFonts w:asciiTheme="majorHAnsi" w:hAnsiTheme="majorHAnsi" w:cstheme="majorHAnsi"/>
            <w:sz w:val="24"/>
            <w:szCs w:val="24"/>
          </w:rPr>
          <w:delText>K</w:delText>
        </w:r>
      </w:del>
      <w:r w:rsidRPr="00FD21E9">
        <w:rPr>
          <w:rFonts w:asciiTheme="majorHAnsi" w:hAnsiTheme="majorHAnsi" w:cstheme="majorHAnsi"/>
          <w:sz w:val="24"/>
          <w:szCs w:val="24"/>
        </w:rPr>
        <w:t>b</w:t>
      </w:r>
      <w:del w:id="191" w:author="Andrea Schreier" w:date="2023-09-06T11:25:00Z">
        <w:r w:rsidRPr="00FD21E9" w:rsidDel="007B7A16">
          <w:rPr>
            <w:rFonts w:asciiTheme="majorHAnsi" w:hAnsiTheme="majorHAnsi" w:cstheme="majorHAnsi"/>
            <w:sz w:val="24"/>
            <w:szCs w:val="24"/>
          </w:rPr>
          <w:delText>p</w:delText>
        </w:r>
      </w:del>
      <w:r w:rsidRPr="00FD21E9">
        <w:rPr>
          <w:rFonts w:asciiTheme="majorHAnsi" w:hAnsiTheme="majorHAnsi" w:cstheme="majorHAnsi"/>
          <w:sz w:val="24"/>
          <w:szCs w:val="24"/>
        </w:rPr>
        <w:t xml:space="preserve">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192" w:name="_Toc113123189"/>
      <w:bookmarkStart w:id="193" w:name="_Toc144802737"/>
      <w:r w:rsidRPr="0087338E">
        <w:rPr>
          <w:rFonts w:asciiTheme="majorHAnsi" w:hAnsiTheme="majorHAnsi" w:cstheme="majorHAnsi"/>
          <w:sz w:val="24"/>
          <w:szCs w:val="24"/>
        </w:rPr>
        <w:t>Genome assembly</w:t>
      </w:r>
      <w:bookmarkEnd w:id="192"/>
      <w:bookmarkEnd w:id="193"/>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ins w:id="194" w:author="Andrea Schreier" w:date="2023-09-06T11:47:00Z">
        <w:r w:rsidR="00E054DD">
          <w:rPr>
            <w:rFonts w:asciiTheme="majorHAnsi" w:hAnsiTheme="majorHAnsi" w:cstheme="majorHAnsi"/>
            <w:color w:val="00000A"/>
            <w:sz w:val="24"/>
            <w:szCs w:val="24"/>
          </w:rPr>
          <w:t xml:space="preserve"> for further scaffolding</w:t>
        </w:r>
      </w:ins>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95" w:name="_Toc113123190"/>
      <w:bookmarkStart w:id="196" w:name="_Toc144802738"/>
      <w:r w:rsidRPr="00FD21E9">
        <w:rPr>
          <w:rFonts w:asciiTheme="majorHAnsi" w:hAnsiTheme="majorHAnsi" w:cstheme="majorHAnsi"/>
          <w:sz w:val="24"/>
          <w:szCs w:val="24"/>
        </w:rPr>
        <w:t>Assembly quality assessment</w:t>
      </w:r>
      <w:bookmarkEnd w:id="195"/>
      <w:bookmarkEnd w:id="196"/>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w:t>
      </w:r>
      <w:r w:rsidRPr="00FD21E9">
        <w:rPr>
          <w:rFonts w:asciiTheme="majorHAnsi" w:hAnsiTheme="majorHAnsi" w:cstheme="majorHAnsi"/>
          <w:sz w:val="24"/>
          <w:szCs w:val="24"/>
        </w:rPr>
        <w:lastRenderedPageBreak/>
        <w:t>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97" w:name="_Toc113123191"/>
      <w:bookmarkStart w:id="198" w:name="_Toc144802739"/>
      <w:r w:rsidRPr="00FD21E9">
        <w:rPr>
          <w:rFonts w:asciiTheme="majorHAnsi" w:hAnsiTheme="majorHAnsi" w:cstheme="majorHAnsi"/>
          <w:sz w:val="24"/>
          <w:szCs w:val="24"/>
        </w:rPr>
        <w:t>Cytogenic chromosome validation</w:t>
      </w:r>
      <w:bookmarkEnd w:id="197"/>
      <w:bookmarkEnd w:id="198"/>
    </w:p>
    <w:p w14:paraId="49CD6C97" w14:textId="6C473FB7"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cytogenic chromosome evaluation</w:t>
      </w:r>
      <w:ins w:id="199" w:author="Andrea Schreier" w:date="2023-09-06T11:49:00Z">
        <w:r w:rsidR="002A4536">
          <w:rPr>
            <w:rFonts w:asciiTheme="majorHAnsi" w:hAnsiTheme="majorHAnsi" w:cstheme="majorHAnsi"/>
            <w:sz w:val="24"/>
            <w:szCs w:val="24"/>
          </w:rPr>
          <w:t xml:space="preserve"> by karyotyping</w:t>
        </w:r>
      </w:ins>
      <w:r>
        <w:rPr>
          <w:rFonts w:asciiTheme="majorHAnsi" w:hAnsiTheme="majorHAnsi" w:cstheme="majorHAnsi"/>
          <w:sz w:val="24"/>
          <w:szCs w:val="24"/>
        </w:rPr>
        <w:t xml:space="preserve">. </w:t>
      </w:r>
      <w:commentRangeStart w:id="200"/>
      <w:r>
        <w:rPr>
          <w:rFonts w:asciiTheme="majorHAnsi" w:hAnsiTheme="majorHAnsi" w:cstheme="majorHAnsi"/>
          <w:sz w:val="24"/>
          <w:szCs w:val="24"/>
        </w:rPr>
        <w:t xml:space="preserve">All </w:t>
      </w:r>
      <w:ins w:id="201" w:author="Andrea Schreier" w:date="2023-09-06T11:51:00Z">
        <w:r w:rsidR="002A4536">
          <w:rPr>
            <w:rFonts w:asciiTheme="majorHAnsi" w:hAnsiTheme="majorHAnsi" w:cstheme="majorHAnsi"/>
            <w:sz w:val="24"/>
            <w:szCs w:val="24"/>
          </w:rPr>
          <w:t>delta smelt</w:t>
        </w:r>
      </w:ins>
      <w:del w:id="202" w:author="Andrea Schreier" w:date="2023-09-06T11:51:00Z">
        <w:r w:rsidDel="002A4536">
          <w:rPr>
            <w:rFonts w:asciiTheme="majorHAnsi" w:hAnsiTheme="majorHAnsi" w:cstheme="majorHAnsi"/>
            <w:sz w:val="24"/>
            <w:szCs w:val="24"/>
          </w:rPr>
          <w:delText>fish</w:delText>
        </w:r>
      </w:del>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commentRangeEnd w:id="200"/>
      <w:r w:rsidR="002A4536">
        <w:rPr>
          <w:rStyle w:val="CommentReference"/>
        </w:rPr>
        <w:commentReference w:id="200"/>
      </w:r>
      <w:r w:rsidR="008F288C">
        <w:rPr>
          <w:rFonts w:asciiTheme="majorHAnsi" w:hAnsiTheme="majorHAnsi" w:cstheme="majorHAnsi"/>
          <w:sz w:val="24"/>
          <w:szCs w:val="24"/>
        </w:rPr>
        <w:t xml:space="preserve"> </w:t>
      </w:r>
      <w:ins w:id="203" w:author="Andrea Schreier" w:date="2023-09-06T11:55:00Z">
        <w:r w:rsidR="002A4536">
          <w:rPr>
            <w:rFonts w:asciiTheme="majorHAnsi" w:hAnsiTheme="majorHAnsi" w:cstheme="majorHAnsi"/>
            <w:sz w:val="24"/>
            <w:szCs w:val="24"/>
          </w:rPr>
          <w:t xml:space="preserve">The first harvest involved fifteen 240 day post hatch subadult delta smelt and the second harvest using phenotypically sexed female </w:t>
        </w:r>
      </w:ins>
      <w:ins w:id="204" w:author="Andrea Schreier" w:date="2023-09-06T11:57:00Z">
        <w:r w:rsidR="002A4536">
          <w:rPr>
            <w:rFonts w:asciiTheme="majorHAnsi" w:hAnsiTheme="majorHAnsi" w:cstheme="majorHAnsi"/>
            <w:sz w:val="24"/>
            <w:szCs w:val="24"/>
          </w:rPr>
          <w:t xml:space="preserve">(N = 13) </w:t>
        </w:r>
      </w:ins>
      <w:ins w:id="205" w:author="Andrea Schreier" w:date="2023-09-06T11:55:00Z">
        <w:r w:rsidR="002A4536">
          <w:rPr>
            <w:rFonts w:asciiTheme="majorHAnsi" w:hAnsiTheme="majorHAnsi" w:cstheme="majorHAnsi"/>
            <w:sz w:val="24"/>
            <w:szCs w:val="24"/>
          </w:rPr>
          <w:t>and male</w:t>
        </w:r>
      </w:ins>
      <w:ins w:id="206" w:author="Andrea Schreier" w:date="2023-09-06T11:57:00Z">
        <w:r w:rsidR="002A4536">
          <w:rPr>
            <w:rFonts w:asciiTheme="majorHAnsi" w:hAnsiTheme="majorHAnsi" w:cstheme="majorHAnsi"/>
            <w:sz w:val="24"/>
            <w:szCs w:val="24"/>
          </w:rPr>
          <w:t xml:space="preserve"> (N = 15) adults</w:t>
        </w:r>
      </w:ins>
      <w:ins w:id="207" w:author="Andrea Schreier" w:date="2023-09-06T11:55:00Z">
        <w:r w:rsidR="002A4536">
          <w:rPr>
            <w:rFonts w:asciiTheme="majorHAnsi" w:hAnsiTheme="majorHAnsi" w:cstheme="majorHAnsi"/>
            <w:sz w:val="24"/>
            <w:szCs w:val="24"/>
          </w:rPr>
          <w:t xml:space="preserve"> (360 day post hatch). </w:t>
        </w:r>
      </w:ins>
      <w:r w:rsidR="008F288C">
        <w:rPr>
          <w:rFonts w:asciiTheme="majorHAnsi" w:hAnsiTheme="majorHAnsi" w:cstheme="majorHAnsi"/>
          <w:sz w:val="24"/>
          <w:szCs w:val="24"/>
        </w:rPr>
        <w:t>Prior to</w:t>
      </w:r>
      <w:ins w:id="208" w:author="Andrea Schreier" w:date="2023-09-06T11:51:00Z">
        <w:r w:rsidR="002A4536">
          <w:rPr>
            <w:rFonts w:asciiTheme="majorHAnsi" w:hAnsiTheme="majorHAnsi" w:cstheme="majorHAnsi"/>
            <w:sz w:val="24"/>
            <w:szCs w:val="24"/>
          </w:rPr>
          <w:t xml:space="preserve"> colchicine</w:t>
        </w:r>
      </w:ins>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ins w:id="209" w:author="Andrea Schreier" w:date="2023-09-06T11:49:00Z">
        <w:r w:rsidR="002A4536">
          <w:rPr>
            <w:rFonts w:asciiTheme="majorHAnsi" w:hAnsiTheme="majorHAnsi" w:cstheme="majorHAnsi"/>
            <w:sz w:val="24"/>
            <w:szCs w:val="24"/>
          </w:rPr>
          <w:t xml:space="preserve"> </w:t>
        </w:r>
      </w:ins>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ins w:id="210" w:author="Andrea Schreier" w:date="2023-09-06T11:52:00Z">
        <w:r w:rsidR="002A4536">
          <w:rPr>
            <w:rFonts w:asciiTheme="majorHAnsi" w:hAnsiTheme="majorHAnsi" w:cstheme="majorHAnsi"/>
            <w:sz w:val="24"/>
            <w:szCs w:val="24"/>
          </w:rPr>
          <w:t xml:space="preserve"> </w:t>
        </w:r>
      </w:ins>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ins w:id="211" w:author="Andrea Schreier" w:date="2023-09-06T11:51:00Z">
        <w:r w:rsidR="002A4536">
          <w:rPr>
            <w:rFonts w:asciiTheme="majorHAnsi" w:hAnsiTheme="majorHAnsi" w:cstheme="majorHAnsi"/>
            <w:sz w:val="24"/>
            <w:szCs w:val="24"/>
          </w:rPr>
          <w:t>Delta smelt</w:t>
        </w:r>
      </w:ins>
      <w:del w:id="212" w:author="Andrea Schreier" w:date="2023-09-06T11:51:00Z">
        <w:r w:rsidR="007A3A71" w:rsidDel="002A4536">
          <w:rPr>
            <w:rFonts w:asciiTheme="majorHAnsi" w:hAnsiTheme="majorHAnsi" w:cstheme="majorHAnsi"/>
            <w:sz w:val="24"/>
            <w:szCs w:val="24"/>
          </w:rPr>
          <w:delText>Fish</w:delText>
        </w:r>
      </w:del>
      <w:r w:rsidR="007A3A71">
        <w:rPr>
          <w:rFonts w:asciiTheme="majorHAnsi" w:hAnsiTheme="majorHAnsi" w:cstheme="majorHAnsi"/>
          <w:sz w:val="24"/>
          <w:szCs w:val="24"/>
        </w:rPr>
        <w:t xml:space="preserve"> </w:t>
      </w:r>
      <w:ins w:id="213" w:author="Andrea Schreier" w:date="2023-09-06T11:54:00Z">
        <w:r w:rsidR="002A4536">
          <w:rPr>
            <w:rFonts w:asciiTheme="majorHAnsi" w:hAnsiTheme="majorHAnsi" w:cstheme="majorHAnsi"/>
            <w:sz w:val="24"/>
            <w:szCs w:val="24"/>
          </w:rPr>
          <w:t xml:space="preserve">(N = ?) </w:t>
        </w:r>
      </w:ins>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commentRangeStart w:id="214"/>
      <w:r w:rsidR="00AA0A58">
        <w:rPr>
          <w:rFonts w:asciiTheme="majorHAnsi" w:hAnsiTheme="majorHAnsi" w:cstheme="majorHAnsi"/>
          <w:sz w:val="24"/>
          <w:szCs w:val="24"/>
        </w:rPr>
        <w:t>measured in length</w:t>
      </w:r>
      <w:commentRangeEnd w:id="214"/>
      <w:r w:rsidR="002A4536">
        <w:rPr>
          <w:rStyle w:val="CommentReference"/>
        </w:rPr>
        <w:commentReference w:id="214"/>
      </w:r>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ins w:id="215" w:author="Andrea Schreier" w:date="2023-09-06T11:53:00Z">
        <w:r w:rsidR="002A4536" w:rsidRPr="00FD21E9">
          <w:rPr>
            <w:rFonts w:asciiTheme="majorHAnsi" w:hAnsiTheme="majorHAnsi" w:cstheme="majorHAnsi"/>
            <w:sz w:val="24"/>
            <w:szCs w:val="24"/>
          </w:rPr>
          <w:t>µ</w:t>
        </w:r>
      </w:ins>
      <w:del w:id="216" w:author="Andrea Schreier" w:date="2023-09-06T11:53:00Z">
        <w:r w:rsidR="00735E92" w:rsidRPr="00735E92" w:rsidDel="002A4536">
          <w:rPr>
            <w:rFonts w:asciiTheme="majorHAnsi" w:hAnsiTheme="majorHAnsi" w:cstheme="majorHAnsi"/>
            <w:sz w:val="24"/>
            <w:szCs w:val="24"/>
          </w:rPr>
          <w:delText>u</w:delText>
        </w:r>
      </w:del>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ins w:id="217" w:author="Andrea Schreier" w:date="2023-09-06T11:53:00Z">
        <w:r w:rsidR="002A4536">
          <w:rPr>
            <w:rFonts w:asciiTheme="majorHAnsi" w:hAnsiTheme="majorHAnsi" w:cstheme="majorHAnsi"/>
            <w:sz w:val="24"/>
            <w:szCs w:val="24"/>
          </w:rPr>
          <w:t>L</w:t>
        </w:r>
      </w:ins>
      <w:del w:id="218" w:author="Andrea Schreier" w:date="2023-09-06T11:53:00Z">
        <w:r w:rsidR="003F5039" w:rsidRPr="00FD21E9" w:rsidDel="002A4536">
          <w:rPr>
            <w:rFonts w:asciiTheme="majorHAnsi" w:hAnsiTheme="majorHAnsi" w:cstheme="majorHAnsi"/>
            <w:sz w:val="24"/>
            <w:szCs w:val="24"/>
          </w:rPr>
          <w:delText>l</w:delText>
        </w:r>
      </w:del>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ins w:id="219" w:author="Andrea Schreier" w:date="2023-09-06T11:53:00Z">
        <w:r w:rsidR="002A4536">
          <w:rPr>
            <w:rFonts w:asciiTheme="majorHAnsi" w:hAnsiTheme="majorHAnsi" w:cstheme="majorHAnsi"/>
            <w:sz w:val="24"/>
            <w:szCs w:val="24"/>
          </w:rPr>
          <w:t xml:space="preserve"> (</w:t>
        </w:r>
        <w:commentRangeStart w:id="220"/>
        <w:r w:rsidR="002A4536">
          <w:rPr>
            <w:rFonts w:asciiTheme="majorHAnsi" w:hAnsiTheme="majorHAnsi" w:cstheme="majorHAnsi"/>
            <w:sz w:val="24"/>
            <w:szCs w:val="24"/>
          </w:rPr>
          <w:t>X ppt</w:t>
        </w:r>
        <w:commentRangeEnd w:id="220"/>
        <w:r w:rsidR="002A4536">
          <w:rPr>
            <w:rStyle w:val="CommentReference"/>
          </w:rPr>
          <w:commentReference w:id="220"/>
        </w:r>
        <w:r w:rsidR="002A4536">
          <w:rPr>
            <w:rFonts w:asciiTheme="majorHAnsi" w:hAnsiTheme="majorHAnsi" w:cstheme="majorHAnsi"/>
            <w:sz w:val="24"/>
            <w:szCs w:val="24"/>
          </w:rPr>
          <w:t>)</w:t>
        </w:r>
      </w:ins>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ins w:id="221" w:author="Andrea Schreier" w:date="2023-09-06T11:54:00Z">
        <w:r w:rsidR="002A4536">
          <w:rPr>
            <w:rFonts w:asciiTheme="majorHAnsi" w:hAnsiTheme="majorHAnsi" w:cstheme="majorHAnsi"/>
            <w:sz w:val="24"/>
            <w:szCs w:val="24"/>
          </w:rPr>
          <w:t>t</w:t>
        </w:r>
      </w:ins>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del w:id="222" w:author="Andrea Schreier" w:date="2023-09-06T11:56:00Z">
        <w:r w:rsidR="004E2817" w:rsidDel="002A4536">
          <w:rPr>
            <w:rFonts w:asciiTheme="majorHAnsi" w:hAnsiTheme="majorHAnsi" w:cstheme="majorHAnsi"/>
            <w:sz w:val="24"/>
            <w:szCs w:val="24"/>
          </w:rPr>
          <w:delText>If sex could be visually determined</w:delText>
        </w:r>
      </w:del>
      <w:ins w:id="223" w:author="Andrea Schreier" w:date="2023-09-06T11:56:00Z">
        <w:r w:rsidR="002A4536">
          <w:rPr>
            <w:rFonts w:asciiTheme="majorHAnsi" w:hAnsiTheme="majorHAnsi" w:cstheme="majorHAnsi"/>
            <w:sz w:val="24"/>
            <w:szCs w:val="24"/>
          </w:rPr>
          <w:t>Adult</w:t>
        </w:r>
      </w:ins>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del w:id="224" w:author="Andrea Schreier" w:date="2023-09-06T11:56:00Z">
        <w:r w:rsidR="00AA0A58" w:rsidDel="002A4536">
          <w:rPr>
            <w:rFonts w:asciiTheme="majorHAnsi" w:hAnsiTheme="majorHAnsi" w:cstheme="majorHAnsi"/>
            <w:sz w:val="24"/>
            <w:szCs w:val="24"/>
          </w:rPr>
          <w:delText>, fifteen 240</w:delText>
        </w:r>
        <w:r w:rsidR="00A066C0" w:rsidDel="002A4536">
          <w:rPr>
            <w:rFonts w:asciiTheme="majorHAnsi" w:hAnsiTheme="majorHAnsi" w:cstheme="majorHAnsi"/>
            <w:sz w:val="24"/>
            <w:szCs w:val="24"/>
          </w:rPr>
          <w:delText>-</w:delText>
        </w:r>
        <w:r w:rsidR="00AA0A58" w:rsidDel="002A4536">
          <w:rPr>
            <w:rFonts w:asciiTheme="majorHAnsi" w:hAnsiTheme="majorHAnsi" w:cstheme="majorHAnsi"/>
            <w:sz w:val="24"/>
            <w:szCs w:val="24"/>
          </w:rPr>
          <w:delText>day post-hatch subadult fish</w:delText>
        </w:r>
      </w:del>
      <w:r w:rsidR="00AA0A58">
        <w:rPr>
          <w:rFonts w:asciiTheme="majorHAnsi" w:hAnsiTheme="majorHAnsi" w:cstheme="majorHAnsi"/>
          <w:sz w:val="24"/>
          <w:szCs w:val="24"/>
        </w:rPr>
        <w:t xml:space="preserve">, where sex could not be visually determined, </w:t>
      </w:r>
      <w:del w:id="225" w:author="Andrea Schreier" w:date="2023-09-06T11:56:00Z">
        <w:r w:rsidR="00AA0A58" w:rsidDel="002A4536">
          <w:rPr>
            <w:rFonts w:asciiTheme="majorHAnsi" w:hAnsiTheme="majorHAnsi" w:cstheme="majorHAnsi"/>
            <w:sz w:val="24"/>
            <w:szCs w:val="24"/>
          </w:rPr>
          <w:delText>were sampled</w:delText>
        </w:r>
        <w:r w:rsidR="003579EF" w:rsidDel="002A4536">
          <w:rPr>
            <w:rFonts w:asciiTheme="majorHAnsi" w:hAnsiTheme="majorHAnsi" w:cstheme="majorHAnsi"/>
            <w:sz w:val="24"/>
            <w:szCs w:val="24"/>
          </w:rPr>
          <w:delText xml:space="preserve"> and </w:delText>
        </w:r>
      </w:del>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del w:id="226" w:author="Andrea Schreier" w:date="2023-09-06T11:57:00Z">
        <w:r w:rsidR="00A9501C" w:rsidDel="002A4536">
          <w:rPr>
            <w:rFonts w:asciiTheme="majorHAnsi" w:hAnsiTheme="majorHAnsi" w:cstheme="majorHAnsi"/>
            <w:sz w:val="24"/>
            <w:szCs w:val="24"/>
          </w:rPr>
          <w:delText xml:space="preserve"> phenotypically sexed female (n=13) and male (n=15) </w:delText>
        </w:r>
        <w:r w:rsidR="003579EF" w:rsidDel="002A4536">
          <w:rPr>
            <w:rFonts w:asciiTheme="majorHAnsi" w:hAnsiTheme="majorHAnsi" w:cstheme="majorHAnsi"/>
            <w:sz w:val="24"/>
            <w:szCs w:val="24"/>
          </w:rPr>
          <w:delText>adult fish 360</w:delText>
        </w:r>
        <w:r w:rsidR="00A066C0" w:rsidDel="002A4536">
          <w:rPr>
            <w:rFonts w:asciiTheme="majorHAnsi" w:hAnsiTheme="majorHAnsi" w:cstheme="majorHAnsi"/>
            <w:sz w:val="24"/>
            <w:szCs w:val="24"/>
          </w:rPr>
          <w:delText xml:space="preserve">-day </w:delText>
        </w:r>
        <w:r w:rsidR="003579EF" w:rsidDel="002A4536">
          <w:rPr>
            <w:rFonts w:asciiTheme="majorHAnsi" w:hAnsiTheme="majorHAnsi" w:cstheme="majorHAnsi"/>
            <w:sz w:val="24"/>
            <w:szCs w:val="24"/>
          </w:rPr>
          <w:delText xml:space="preserve">post-hatch were </w:delText>
        </w:r>
        <w:r w:rsidR="00A9501C" w:rsidDel="002A4536">
          <w:rPr>
            <w:rFonts w:asciiTheme="majorHAnsi" w:hAnsiTheme="majorHAnsi" w:cstheme="majorHAnsi"/>
            <w:sz w:val="24"/>
            <w:szCs w:val="24"/>
          </w:rPr>
          <w:delText>used,</w:delText>
        </w:r>
        <w:r w:rsidR="003579EF" w:rsidDel="002A4536">
          <w:rPr>
            <w:rFonts w:asciiTheme="majorHAnsi" w:hAnsiTheme="majorHAnsi" w:cstheme="majorHAnsi"/>
            <w:sz w:val="24"/>
            <w:szCs w:val="24"/>
          </w:rPr>
          <w:delText xml:space="preserve"> and</w:delText>
        </w:r>
      </w:del>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ins w:id="227" w:author="Andrea Schreier" w:date="2023-09-06T11:57:00Z">
        <w:r w:rsidR="00BD17D8">
          <w:rPr>
            <w:rFonts w:asciiTheme="majorHAnsi" w:hAnsiTheme="majorHAnsi" w:cstheme="majorHAnsi"/>
            <w:sz w:val="24"/>
            <w:szCs w:val="24"/>
          </w:rPr>
          <w:t>c</w:t>
        </w:r>
      </w:ins>
      <w:del w:id="228" w:author="Andrea Schreier" w:date="2023-09-06T11:57:00Z">
        <w:r w:rsidR="003579EF" w:rsidDel="00BD17D8">
          <w:rPr>
            <w:rFonts w:asciiTheme="majorHAnsi" w:hAnsiTheme="majorHAnsi" w:cstheme="majorHAnsi"/>
            <w:sz w:val="24"/>
            <w:szCs w:val="24"/>
          </w:rPr>
          <w:delText>C</w:delText>
        </w:r>
      </w:del>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3615C82F"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were taken out of PBS</w:t>
      </w:r>
      <w:del w:id="229" w:author="Andrea Schreier" w:date="2023-09-06T11:58:00Z">
        <w:r w:rsidDel="00BD17D8">
          <w:rPr>
            <w:rFonts w:asciiTheme="majorHAnsi" w:hAnsiTheme="majorHAnsi" w:cstheme="majorHAnsi"/>
            <w:sz w:val="24"/>
            <w:szCs w:val="24"/>
          </w:rPr>
          <w:delText xml:space="preserve"> storage solution</w:delText>
        </w:r>
      </w:del>
      <w:r>
        <w:rPr>
          <w:rFonts w:asciiTheme="majorHAnsi" w:hAnsiTheme="majorHAnsi" w:cstheme="majorHAnsi"/>
          <w:sz w:val="24"/>
          <w:szCs w:val="24"/>
        </w:rPr>
        <w:t xml:space="preserve">,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w:t>
      </w:r>
      <w:del w:id="230" w:author="Andrea Schreier" w:date="2023-09-06T11:58:00Z">
        <w:r w:rsidR="003F5039" w:rsidRPr="00FD21E9" w:rsidDel="00BD17D8">
          <w:rPr>
            <w:rFonts w:asciiTheme="majorHAnsi" w:hAnsiTheme="majorHAnsi" w:cstheme="majorHAnsi"/>
            <w:sz w:val="24"/>
            <w:szCs w:val="24"/>
          </w:rPr>
          <w:delText xml:space="preserve">DNA staining </w:delText>
        </w:r>
      </w:del>
      <w:r w:rsidR="003F5039" w:rsidRPr="00FD21E9">
        <w:rPr>
          <w:rFonts w:asciiTheme="majorHAnsi" w:hAnsiTheme="majorHAnsi" w:cstheme="majorHAnsi"/>
          <w:sz w:val="24"/>
          <w:szCs w:val="24"/>
        </w:rPr>
        <w:t>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ins w:id="231" w:author="Andrea Schreier" w:date="2023-09-06T11:59:00Z">
        <w:r w:rsidR="00BD17D8">
          <w:rPr>
            <w:rFonts w:asciiTheme="majorHAnsi" w:hAnsiTheme="majorHAnsi" w:cstheme="majorHAnsi"/>
            <w:sz w:val="24"/>
            <w:szCs w:val="24"/>
          </w:rPr>
          <w:t>as</w:t>
        </w:r>
      </w:ins>
      <w:del w:id="232" w:author="Andrea Schreier" w:date="2023-09-06T11:59:00Z">
        <w:r w:rsidR="003F5039" w:rsidRPr="00FD21E9" w:rsidDel="00BD17D8">
          <w:rPr>
            <w:rFonts w:asciiTheme="majorHAnsi" w:hAnsiTheme="majorHAnsi" w:cstheme="majorHAnsi"/>
            <w:sz w:val="24"/>
            <w:szCs w:val="24"/>
          </w:rPr>
          <w:delText>ere</w:delText>
        </w:r>
      </w:del>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233" w:name="_Toc113123192"/>
      <w:bookmarkStart w:id="234" w:name="_Toc144802740"/>
      <w:r w:rsidRPr="00FD21E9">
        <w:rPr>
          <w:rFonts w:asciiTheme="majorHAnsi" w:hAnsiTheme="majorHAnsi" w:cstheme="majorHAnsi"/>
          <w:szCs w:val="24"/>
        </w:rPr>
        <w:lastRenderedPageBreak/>
        <w:t>Results</w:t>
      </w:r>
      <w:bookmarkEnd w:id="233"/>
      <w:bookmarkEnd w:id="234"/>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35" w:name="_Toc113123193"/>
      <w:bookmarkStart w:id="236" w:name="_Toc144802741"/>
      <w:r w:rsidRPr="00FD21E9">
        <w:rPr>
          <w:rFonts w:asciiTheme="majorHAnsi" w:hAnsiTheme="majorHAnsi" w:cstheme="majorHAnsi"/>
          <w:sz w:val="24"/>
          <w:szCs w:val="24"/>
        </w:rPr>
        <w:t>Sample collection &amp; DNA extraction</w:t>
      </w:r>
      <w:bookmarkEnd w:id="235"/>
      <w:bookmarkEnd w:id="236"/>
    </w:p>
    <w:p w14:paraId="1687826F" w14:textId="588B4614" w:rsidR="003F5039" w:rsidRDefault="003F5039" w:rsidP="0011235A">
      <w:pPr>
        <w:spacing w:line="240" w:lineRule="auto"/>
        <w:ind w:right="270"/>
        <w:rPr>
          <w:rFonts w:asciiTheme="majorHAnsi" w:hAnsiTheme="majorHAnsi" w:cstheme="majorHAnsi"/>
          <w:iCs/>
          <w:sz w:val="24"/>
          <w:szCs w:val="24"/>
        </w:rPr>
      </w:pPr>
      <w:del w:id="237" w:author="Andrea Schreier" w:date="2023-09-06T12:51:00Z">
        <w:r w:rsidRPr="00FD21E9" w:rsidDel="00FE49ED">
          <w:rPr>
            <w:rFonts w:asciiTheme="majorHAnsi" w:hAnsiTheme="majorHAnsi" w:cstheme="majorHAnsi"/>
            <w:iCs/>
            <w:sz w:val="24"/>
            <w:szCs w:val="24"/>
          </w:rPr>
          <w:delText xml:space="preserve">After mixed results in length and quantity yield of </w:delText>
        </w:r>
      </w:del>
      <w:r w:rsidRPr="00FD21E9">
        <w:rPr>
          <w:rFonts w:asciiTheme="majorHAnsi" w:hAnsiTheme="majorHAnsi" w:cstheme="majorHAnsi"/>
          <w:iCs/>
          <w:sz w:val="24"/>
          <w:szCs w:val="24"/>
        </w:rPr>
        <w:t xml:space="preserve">HMW gDNA </w:t>
      </w:r>
      <w:ins w:id="238" w:author="Andrea Schreier" w:date="2023-09-06T12:51:00Z">
        <w:r w:rsidR="00FE49ED">
          <w:rPr>
            <w:rFonts w:asciiTheme="majorHAnsi" w:hAnsiTheme="majorHAnsi" w:cstheme="majorHAnsi"/>
            <w:iCs/>
            <w:sz w:val="24"/>
            <w:szCs w:val="24"/>
          </w:rPr>
          <w:t xml:space="preserve">extraction </w:t>
        </w:r>
      </w:ins>
      <w:r w:rsidRPr="00FD21E9">
        <w:rPr>
          <w:rFonts w:asciiTheme="majorHAnsi" w:hAnsiTheme="majorHAnsi" w:cstheme="majorHAnsi"/>
          <w:iCs/>
          <w:sz w:val="24"/>
          <w:szCs w:val="24"/>
        </w:rPr>
        <w:t>from back muscle tissue flash frozen and stored unsuspended in liquid</w:t>
      </w:r>
      <w:del w:id="239" w:author="Andrea Schreier" w:date="2023-09-06T12:57:00Z">
        <w:r w:rsidRPr="00FD21E9" w:rsidDel="00FE49ED">
          <w:rPr>
            <w:rFonts w:asciiTheme="majorHAnsi" w:hAnsiTheme="majorHAnsi" w:cstheme="majorHAnsi"/>
            <w:iCs/>
            <w:sz w:val="24"/>
            <w:szCs w:val="24"/>
          </w:rPr>
          <w:delText>,</w:delText>
        </w:r>
      </w:del>
      <w:r w:rsidRPr="00FD21E9">
        <w:rPr>
          <w:rFonts w:asciiTheme="majorHAnsi" w:hAnsiTheme="majorHAnsi" w:cstheme="majorHAnsi"/>
          <w:iCs/>
          <w:sz w:val="24"/>
          <w:szCs w:val="24"/>
        </w:rPr>
        <w:t xml:space="preserve"> </w:t>
      </w:r>
      <w:ins w:id="240" w:author="Andrea Schreier" w:date="2023-09-06T12:51:00Z">
        <w:r w:rsidR="00FE49ED">
          <w:rPr>
            <w:rFonts w:asciiTheme="majorHAnsi" w:hAnsiTheme="majorHAnsi" w:cstheme="majorHAnsi"/>
            <w:iCs/>
            <w:sz w:val="24"/>
            <w:szCs w:val="24"/>
          </w:rPr>
          <w:t xml:space="preserve">yielded mixed results, so </w:t>
        </w:r>
      </w:ins>
      <w:r w:rsidRPr="00FD21E9">
        <w:rPr>
          <w:rFonts w:asciiTheme="majorHAnsi" w:hAnsiTheme="majorHAnsi" w:cstheme="majorHAnsi"/>
          <w:iCs/>
          <w:sz w:val="24"/>
          <w:szCs w:val="24"/>
        </w:rPr>
        <w:t xml:space="preserve">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w:t>
      </w:r>
      <w:commentRangeStart w:id="241"/>
      <w:r w:rsidRPr="00FD21E9">
        <w:rPr>
          <w:rFonts w:asciiTheme="majorHAnsi" w:hAnsiTheme="majorHAnsi" w:cstheme="majorHAnsi"/>
          <w:iCs/>
          <w:sz w:val="24"/>
          <w:szCs w:val="24"/>
        </w:rPr>
        <w:t xml:space="preserve">tissue samples </w:t>
      </w:r>
      <w:commentRangeEnd w:id="241"/>
      <w:r w:rsidR="00FE49ED">
        <w:rPr>
          <w:rStyle w:val="CommentReference"/>
        </w:rPr>
        <w:commentReference w:id="241"/>
      </w:r>
      <w:r w:rsidRPr="00FD21E9">
        <w:rPr>
          <w:rFonts w:asciiTheme="majorHAnsi" w:hAnsiTheme="majorHAnsi" w:cstheme="majorHAnsi"/>
          <w:iCs/>
          <w:sz w:val="24"/>
          <w:szCs w:val="24"/>
        </w:rPr>
        <w:t>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w:t>
      </w:r>
      <w:commentRangeStart w:id="242"/>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not suspended in any kind of solution after flash freezing.</w:t>
      </w:r>
      <w:commentRangeEnd w:id="242"/>
      <w:r w:rsidR="00FE49ED">
        <w:rPr>
          <w:rStyle w:val="CommentReference"/>
        </w:rPr>
        <w:commentReference w:id="242"/>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ins w:id="243" w:author="Andrea Schreier" w:date="2023-09-06T12:53:00Z">
        <w:r w:rsidR="00FE49ED">
          <w:rPr>
            <w:rFonts w:asciiTheme="majorHAnsi" w:hAnsiTheme="majorHAnsi" w:cstheme="majorHAnsi"/>
            <w:iCs/>
            <w:sz w:val="24"/>
            <w:szCs w:val="24"/>
          </w:rPr>
          <w:t xml:space="preserve">HMW </w:t>
        </w:r>
      </w:ins>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0B2C1F48" w:rsidR="003F5039" w:rsidRPr="00FD21E9" w:rsidRDefault="003F5039" w:rsidP="0011235A">
      <w:pPr>
        <w:pStyle w:val="HTMLAddress"/>
        <w:spacing w:line="240" w:lineRule="auto"/>
        <w:outlineLvl w:val="2"/>
        <w:rPr>
          <w:rFonts w:asciiTheme="majorHAnsi" w:hAnsiTheme="majorHAnsi" w:cstheme="majorHAnsi"/>
          <w:sz w:val="24"/>
          <w:szCs w:val="24"/>
        </w:rPr>
      </w:pPr>
      <w:bookmarkStart w:id="244" w:name="_Toc113123194"/>
      <w:bookmarkStart w:id="245" w:name="_Toc144802742"/>
      <w:r w:rsidRPr="00FD21E9">
        <w:rPr>
          <w:rFonts w:asciiTheme="majorHAnsi" w:hAnsiTheme="majorHAnsi" w:cstheme="majorHAnsi"/>
          <w:sz w:val="24"/>
          <w:szCs w:val="24"/>
        </w:rPr>
        <w:t xml:space="preserve">Linked-read </w:t>
      </w:r>
      <w:del w:id="246" w:author="Andrea Schreier" w:date="2023-09-06T11:59:00Z">
        <w:r w:rsidRPr="00FD21E9" w:rsidDel="00174778">
          <w:rPr>
            <w:rFonts w:asciiTheme="majorHAnsi" w:hAnsiTheme="majorHAnsi" w:cstheme="majorHAnsi"/>
            <w:sz w:val="24"/>
            <w:szCs w:val="24"/>
          </w:rPr>
          <w:delText xml:space="preserve">library prep, </w:delText>
        </w:r>
      </w:del>
      <w:r w:rsidRPr="00FD21E9">
        <w:rPr>
          <w:rFonts w:asciiTheme="majorHAnsi" w:hAnsiTheme="majorHAnsi" w:cstheme="majorHAnsi"/>
          <w:sz w:val="24"/>
          <w:szCs w:val="24"/>
        </w:rPr>
        <w:t xml:space="preserve">sequencing &amp; quality </w:t>
      </w:r>
      <w:proofErr w:type="gramStart"/>
      <w:r w:rsidRPr="00FD21E9">
        <w:rPr>
          <w:rFonts w:asciiTheme="majorHAnsi" w:hAnsiTheme="majorHAnsi" w:cstheme="majorHAnsi"/>
          <w:sz w:val="24"/>
          <w:szCs w:val="24"/>
        </w:rPr>
        <w:t>control</w:t>
      </w:r>
      <w:bookmarkEnd w:id="244"/>
      <w:bookmarkEnd w:id="245"/>
      <w:proofErr w:type="gramEnd"/>
    </w:p>
    <w:p w14:paraId="529DA7B4" w14:textId="00D269C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del w:id="247" w:author="Andrea Schreier" w:date="2023-09-06T12:59:00Z">
        <w:r w:rsidRPr="00FD21E9" w:rsidDel="00FE49ED">
          <w:rPr>
            <w:rFonts w:asciiTheme="majorHAnsi" w:hAnsiTheme="majorHAnsi" w:cstheme="majorHAnsi"/>
            <w:sz w:val="24"/>
            <w:szCs w:val="24"/>
          </w:rPr>
          <w:delText xml:space="preserve">quantified </w:delText>
        </w:r>
      </w:del>
      <w:r w:rsidRPr="00FD21E9">
        <w:rPr>
          <w:rFonts w:asciiTheme="majorHAnsi" w:hAnsiTheme="majorHAnsi" w:cstheme="majorHAnsi"/>
          <w:sz w:val="24"/>
          <w:szCs w:val="24"/>
        </w:rPr>
        <w:t xml:space="preserve">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commentRangeStart w:id="248"/>
      <w:r w:rsidRPr="00FD21E9">
        <w:rPr>
          <w:rFonts w:asciiTheme="majorHAnsi" w:hAnsiTheme="majorHAnsi" w:cstheme="majorHAnsi"/>
          <w:sz w:val="24"/>
          <w:szCs w:val="24"/>
        </w:rPr>
        <w:t>In total, we generated 94,825,601,818 bp and 65,806,680,934 bp of female and male linked-read sequencing data, respectively.</w:t>
      </w:r>
      <w:commentRangeEnd w:id="248"/>
      <w:r w:rsidR="00FE49ED">
        <w:rPr>
          <w:rStyle w:val="CommentReference"/>
        </w:rPr>
        <w:commentReference w:id="248"/>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297CFEEE"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249" w:name="_Toc113123195"/>
      <w:bookmarkStart w:id="250" w:name="_Toc144802743"/>
      <w:proofErr w:type="gramStart"/>
      <w:r w:rsidRPr="00FD21E9">
        <w:rPr>
          <w:rFonts w:asciiTheme="majorHAnsi" w:hAnsiTheme="majorHAnsi" w:cstheme="majorHAnsi"/>
          <w:sz w:val="24"/>
          <w:szCs w:val="24"/>
        </w:rPr>
        <w:t>Long-read</w:t>
      </w:r>
      <w:proofErr w:type="gramEnd"/>
      <w:r w:rsidRPr="00FD21E9">
        <w:rPr>
          <w:rFonts w:asciiTheme="majorHAnsi" w:hAnsiTheme="majorHAnsi" w:cstheme="majorHAnsi"/>
          <w:sz w:val="24"/>
          <w:szCs w:val="24"/>
        </w:rPr>
        <w:t xml:space="preserve"> </w:t>
      </w:r>
      <w:del w:id="251" w:author="Andrea Schreier" w:date="2023-09-06T11:59:00Z">
        <w:r w:rsidRPr="00FD21E9" w:rsidDel="00174778">
          <w:rPr>
            <w:rFonts w:asciiTheme="majorHAnsi" w:hAnsiTheme="majorHAnsi" w:cstheme="majorHAnsi"/>
            <w:sz w:val="24"/>
            <w:szCs w:val="24"/>
          </w:rPr>
          <w:delText xml:space="preserve">library prep, </w:delText>
        </w:r>
      </w:del>
      <w:r w:rsidRPr="00FD21E9">
        <w:rPr>
          <w:rFonts w:asciiTheme="majorHAnsi" w:hAnsiTheme="majorHAnsi" w:cstheme="majorHAnsi"/>
          <w:sz w:val="24"/>
          <w:szCs w:val="24"/>
        </w:rPr>
        <w:t>sequencing &amp; quality control</w:t>
      </w:r>
      <w:bookmarkEnd w:id="249"/>
      <w:bookmarkEnd w:id="250"/>
    </w:p>
    <w:p w14:paraId="4D0B36AC" w14:textId="2E911B59"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one high-input library from one female individual (</w:t>
      </w:r>
      <w:r w:rsidR="00E733FB" w:rsidRPr="00FD21E9">
        <w:rPr>
          <w:rFonts w:asciiTheme="majorHAnsi" w:hAnsiTheme="majorHAnsi" w:cstheme="majorHAnsi"/>
          <w:iCs/>
          <w:sz w:val="24"/>
          <w:szCs w:val="24"/>
        </w:rPr>
        <w:t>T1F02_BM_FF</w:t>
      </w:r>
      <w:r>
        <w:rPr>
          <w:rFonts w:asciiTheme="majorHAnsi" w:hAnsiTheme="majorHAnsi" w:cstheme="majorHAnsi"/>
          <w:sz w:val="24"/>
          <w:szCs w:val="24"/>
        </w:rPr>
        <w:t>), and one 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ug of gDNA. The sheared gDNA input </w:t>
      </w:r>
      <w:r w:rsidR="003F5039" w:rsidRPr="00FD21E9">
        <w:rPr>
          <w:rFonts w:asciiTheme="majorHAnsi" w:hAnsiTheme="majorHAnsi" w:cstheme="majorHAnsi"/>
          <w:sz w:val="24"/>
          <w:szCs w:val="24"/>
        </w:rPr>
        <w:lastRenderedPageBreak/>
        <w:t>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78FA4E06" w:rsidR="003F5039" w:rsidRPr="00FD21E9" w:rsidRDefault="003F5039" w:rsidP="0011235A">
      <w:pPr>
        <w:pStyle w:val="HTMLAddress"/>
        <w:spacing w:line="240" w:lineRule="auto"/>
        <w:outlineLvl w:val="2"/>
        <w:rPr>
          <w:rFonts w:asciiTheme="majorHAnsi" w:hAnsiTheme="majorHAnsi" w:cstheme="majorHAnsi"/>
          <w:sz w:val="24"/>
          <w:szCs w:val="24"/>
        </w:rPr>
      </w:pPr>
      <w:bookmarkStart w:id="252" w:name="_Toc113123196"/>
      <w:bookmarkStart w:id="253" w:name="_Toc144802744"/>
      <w:r w:rsidRPr="00FD21E9">
        <w:rPr>
          <w:rFonts w:asciiTheme="majorHAnsi" w:hAnsiTheme="majorHAnsi" w:cstheme="majorHAnsi"/>
          <w:sz w:val="24"/>
          <w:szCs w:val="24"/>
        </w:rPr>
        <w:t xml:space="preserve">Hi-C chromatin </w:t>
      </w:r>
      <w:del w:id="254" w:author="Andrea Schreier" w:date="2023-09-06T12:00:00Z">
        <w:r w:rsidRPr="00FD21E9" w:rsidDel="00174778">
          <w:rPr>
            <w:rFonts w:asciiTheme="majorHAnsi" w:hAnsiTheme="majorHAnsi" w:cstheme="majorHAnsi"/>
            <w:sz w:val="24"/>
            <w:szCs w:val="24"/>
          </w:rPr>
          <w:delText xml:space="preserve">conformation capture library prep, </w:delText>
        </w:r>
      </w:del>
      <w:r w:rsidRPr="00FD21E9">
        <w:rPr>
          <w:rFonts w:asciiTheme="majorHAnsi" w:hAnsiTheme="majorHAnsi" w:cstheme="majorHAnsi"/>
          <w:sz w:val="24"/>
          <w:szCs w:val="24"/>
        </w:rPr>
        <w:t xml:space="preserve">sequencing &amp; quality </w:t>
      </w:r>
      <w:proofErr w:type="gramStart"/>
      <w:r w:rsidRPr="00FD21E9">
        <w:rPr>
          <w:rFonts w:asciiTheme="majorHAnsi" w:hAnsiTheme="majorHAnsi" w:cstheme="majorHAnsi"/>
          <w:sz w:val="24"/>
          <w:szCs w:val="24"/>
        </w:rPr>
        <w:t>control</w:t>
      </w:r>
      <w:bookmarkEnd w:id="252"/>
      <w:bookmarkEnd w:id="253"/>
      <w:proofErr w:type="gramEnd"/>
    </w:p>
    <w:p w14:paraId="51586397" w14:textId="4819096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kb</w:t>
      </w:r>
      <w:del w:id="255" w:author="Andrea Schreier" w:date="2023-09-06T13:05:00Z">
        <w:r w:rsidRPr="00FD21E9" w:rsidDel="00502EF8">
          <w:rPr>
            <w:rFonts w:asciiTheme="majorHAnsi" w:hAnsiTheme="majorHAnsi" w:cstheme="majorHAnsi"/>
            <w:sz w:val="24"/>
            <w:szCs w:val="24"/>
          </w:rPr>
          <w:delText>p</w:delText>
        </w:r>
      </w:del>
      <w:r w:rsidRPr="00FD21E9">
        <w:rPr>
          <w:rFonts w:asciiTheme="majorHAnsi" w:hAnsiTheme="majorHAnsi" w:cstheme="majorHAnsi"/>
          <w:sz w:val="24"/>
          <w:szCs w:val="24"/>
        </w:rPr>
        <w:t>, 18.78% of the read pairs mapped to greater than 10 k</w:t>
      </w:r>
      <w:del w:id="256" w:author="Andrea Schreier" w:date="2023-09-06T13:06:00Z">
        <w:r w:rsidRPr="00FD21E9" w:rsidDel="00502EF8">
          <w:rPr>
            <w:rFonts w:asciiTheme="majorHAnsi" w:hAnsiTheme="majorHAnsi" w:cstheme="majorHAnsi"/>
            <w:sz w:val="24"/>
            <w:szCs w:val="24"/>
          </w:rPr>
          <w:delText>ilobases (k</w:delText>
        </w:r>
      </w:del>
      <w:r w:rsidRPr="00FD21E9">
        <w:rPr>
          <w:rFonts w:asciiTheme="majorHAnsi" w:hAnsiTheme="majorHAnsi" w:cstheme="majorHAnsi"/>
          <w:sz w:val="24"/>
          <w:szCs w:val="24"/>
        </w:rPr>
        <w:t>b</w:t>
      </w:r>
      <w:del w:id="257" w:author="Andrea Schreier" w:date="2023-09-06T13:06:00Z">
        <w:r w:rsidRPr="00FD21E9" w:rsidDel="00502EF8">
          <w:rPr>
            <w:rFonts w:asciiTheme="majorHAnsi" w:hAnsiTheme="majorHAnsi" w:cstheme="majorHAnsi"/>
            <w:sz w:val="24"/>
            <w:szCs w:val="24"/>
          </w:rPr>
          <w:delText>p)</w:delText>
        </w:r>
      </w:del>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58" w:name="_Toc113123197"/>
      <w:bookmarkStart w:id="259" w:name="_Toc144802745"/>
      <w:r w:rsidRPr="00FD21E9">
        <w:rPr>
          <w:rFonts w:asciiTheme="majorHAnsi" w:hAnsiTheme="majorHAnsi" w:cstheme="majorHAnsi"/>
          <w:sz w:val="24"/>
          <w:szCs w:val="24"/>
        </w:rPr>
        <w:t>Assembly quality assessment</w:t>
      </w:r>
      <w:bookmarkEnd w:id="258"/>
      <w:bookmarkEnd w:id="259"/>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w:t>
      </w:r>
      <w:commentRangeStart w:id="260"/>
      <w:r w:rsidRPr="00FD21E9">
        <w:rPr>
          <w:rFonts w:asciiTheme="majorHAnsi" w:hAnsiTheme="majorHAnsi" w:cstheme="majorHAnsi"/>
          <w:sz w:val="24"/>
          <w:szCs w:val="24"/>
        </w:rPr>
        <w:t>89.3% complete double copy</w:t>
      </w:r>
      <w:commentRangeEnd w:id="260"/>
      <w:r w:rsidR="00502EF8">
        <w:rPr>
          <w:rStyle w:val="CommentReference"/>
        </w:rPr>
        <w:commentReference w:id="260"/>
      </w:r>
      <w:r w:rsidRPr="00FD21E9">
        <w:rPr>
          <w:rFonts w:asciiTheme="majorHAnsi" w:hAnsiTheme="majorHAnsi" w:cstheme="majorHAnsi"/>
          <w:sz w:val="24"/>
          <w:szCs w:val="24"/>
        </w:rPr>
        <w:t>,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w:t>
      </w:r>
      <w:commentRangeStart w:id="261"/>
      <w:r w:rsidRPr="00FD21E9">
        <w:rPr>
          <w:rFonts w:asciiTheme="majorHAnsi" w:hAnsiTheme="majorHAnsi" w:cstheme="majorHAnsi"/>
          <w:sz w:val="24"/>
          <w:szCs w:val="24"/>
        </w:rPr>
        <w:t>87.7% single copy and 1.6% double copy</w:t>
      </w:r>
      <w:commentRangeEnd w:id="261"/>
      <w:r w:rsidR="00502EF8">
        <w:rPr>
          <w:rStyle w:val="CommentReference"/>
        </w:rPr>
        <w:commentReference w:id="261"/>
      </w:r>
      <w:r w:rsidRPr="00FD21E9">
        <w:rPr>
          <w:rFonts w:asciiTheme="majorHAnsi" w:hAnsiTheme="majorHAnsi" w:cstheme="majorHAnsi"/>
          <w:sz w:val="24"/>
          <w:szCs w:val="24"/>
        </w:rPr>
        <w:t>)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262" w:name="_Toc113123198"/>
      <w:bookmarkStart w:id="263" w:name="_Toc144802746"/>
      <w:r w:rsidRPr="00FD21E9">
        <w:rPr>
          <w:rFonts w:asciiTheme="majorHAnsi" w:hAnsiTheme="majorHAnsi" w:cstheme="majorHAnsi"/>
          <w:sz w:val="24"/>
          <w:szCs w:val="24"/>
        </w:rPr>
        <w:t>Cytogenic chromosome validation</w:t>
      </w:r>
      <w:bookmarkEnd w:id="262"/>
      <w:bookmarkEnd w:id="263"/>
      <w:r w:rsidRPr="00FD21E9">
        <w:rPr>
          <w:rFonts w:asciiTheme="majorHAnsi" w:hAnsiTheme="majorHAnsi" w:cstheme="majorHAnsi"/>
          <w:sz w:val="24"/>
          <w:szCs w:val="24"/>
        </w:rPr>
        <w:t xml:space="preserve"> </w:t>
      </w:r>
    </w:p>
    <w:p w14:paraId="2A9017F9" w14:textId="30FEC179"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cytogenic analyses. </w:t>
      </w:r>
      <w:r w:rsidR="002F52A4">
        <w:rPr>
          <w:rFonts w:asciiTheme="majorHAnsi" w:hAnsiTheme="majorHAnsi" w:cstheme="majorHAnsi"/>
          <w:sz w:val="24"/>
          <w:szCs w:val="24"/>
        </w:rPr>
        <w:t xml:space="preserve">Subadult and adult </w:t>
      </w:r>
      <w:commentRangeStart w:id="264"/>
      <w:del w:id="265" w:author="Andrea Schreier" w:date="2023-09-06T13:12:00Z">
        <w:r w:rsidR="002F52A4" w:rsidDel="00384916">
          <w:rPr>
            <w:rFonts w:asciiTheme="majorHAnsi" w:hAnsiTheme="majorHAnsi" w:cstheme="majorHAnsi"/>
            <w:sz w:val="24"/>
            <w:szCs w:val="24"/>
          </w:rPr>
          <w:delText>specimen</w:delText>
        </w:r>
        <w:r w:rsidR="002C4466" w:rsidDel="00384916">
          <w:rPr>
            <w:rFonts w:asciiTheme="majorHAnsi" w:hAnsiTheme="majorHAnsi" w:cstheme="majorHAnsi"/>
            <w:sz w:val="24"/>
            <w:szCs w:val="24"/>
          </w:rPr>
          <w:delText xml:space="preserve"> </w:delText>
        </w:r>
      </w:del>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2F52A4">
        <w:rPr>
          <w:rFonts w:asciiTheme="majorHAnsi" w:hAnsiTheme="majorHAnsi" w:cstheme="majorHAnsi"/>
          <w:sz w:val="24"/>
          <w:szCs w:val="24"/>
        </w:rPr>
        <w:t>2 to 3 inches</w:t>
      </w:r>
      <w:r>
        <w:rPr>
          <w:rFonts w:asciiTheme="majorHAnsi" w:hAnsiTheme="majorHAnsi" w:cstheme="majorHAnsi"/>
          <w:sz w:val="24"/>
          <w:szCs w:val="24"/>
        </w:rPr>
        <w:t xml:space="preserve"> (mean=2.5 inches)</w:t>
      </w:r>
      <w:r w:rsidR="002F52A4">
        <w:rPr>
          <w:rFonts w:asciiTheme="majorHAnsi" w:hAnsiTheme="majorHAnsi" w:cstheme="majorHAnsi"/>
          <w:sz w:val="24"/>
          <w:szCs w:val="24"/>
        </w:rPr>
        <w:t xml:space="preserve"> and </w:t>
      </w:r>
      <w:r w:rsidR="006C6899">
        <w:rPr>
          <w:rFonts w:asciiTheme="majorHAnsi" w:hAnsiTheme="majorHAnsi" w:cstheme="majorHAnsi"/>
          <w:sz w:val="24"/>
          <w:szCs w:val="24"/>
        </w:rPr>
        <w:t>2.</w:t>
      </w:r>
      <w:r>
        <w:rPr>
          <w:rFonts w:asciiTheme="majorHAnsi" w:hAnsiTheme="majorHAnsi" w:cstheme="majorHAnsi"/>
          <w:sz w:val="24"/>
          <w:szCs w:val="24"/>
        </w:rPr>
        <w:t>75</w:t>
      </w:r>
      <w:r w:rsidR="006C6899">
        <w:rPr>
          <w:rFonts w:asciiTheme="majorHAnsi" w:hAnsiTheme="majorHAnsi" w:cstheme="majorHAnsi"/>
          <w:sz w:val="24"/>
          <w:szCs w:val="24"/>
        </w:rPr>
        <w:t xml:space="preserve"> to 4 inches</w:t>
      </w:r>
      <w:r>
        <w:rPr>
          <w:rFonts w:asciiTheme="majorHAnsi" w:hAnsiTheme="majorHAnsi" w:cstheme="majorHAnsi"/>
          <w:sz w:val="24"/>
          <w:szCs w:val="24"/>
        </w:rPr>
        <w:t xml:space="preserve"> (mean=3.5 inches)</w:t>
      </w:r>
      <w:commentRangeEnd w:id="264"/>
      <w:r w:rsidR="00384916">
        <w:rPr>
          <w:rStyle w:val="CommentReference"/>
        </w:rPr>
        <w:commentReference w:id="264"/>
      </w:r>
      <w:r w:rsidR="002F52A4">
        <w:rPr>
          <w:rFonts w:asciiTheme="majorHAnsi" w:hAnsiTheme="majorHAnsi" w:cstheme="majorHAnsi"/>
          <w:sz w:val="24"/>
          <w:szCs w:val="24"/>
        </w:rPr>
        <w:t xml:space="preserve">, respectively. </w:t>
      </w:r>
      <w:commentRangeStart w:id="266"/>
      <w:del w:id="267" w:author="Andrea Schreier" w:date="2023-09-06T13:13:00Z">
        <w:r w:rsidR="006F591B" w:rsidDel="00384916">
          <w:rPr>
            <w:rFonts w:asciiTheme="majorHAnsi" w:hAnsiTheme="majorHAnsi" w:cstheme="majorHAnsi"/>
            <w:sz w:val="24"/>
            <w:szCs w:val="24"/>
          </w:rPr>
          <w:delText xml:space="preserve">Spleen, head kidney and heart organs were collected from the first harvest. Spleen and one male gonad were collected from the second harvest. </w:delText>
        </w:r>
      </w:del>
      <w:r>
        <w:rPr>
          <w:rFonts w:asciiTheme="majorHAnsi" w:hAnsiTheme="majorHAnsi" w:cstheme="majorHAnsi"/>
          <w:sz w:val="24"/>
          <w:szCs w:val="24"/>
        </w:rPr>
        <w:t xml:space="preserve">Eight and </w:t>
      </w:r>
      <w:r w:rsidR="006F591B">
        <w:rPr>
          <w:rFonts w:asciiTheme="majorHAnsi" w:hAnsiTheme="majorHAnsi" w:cstheme="majorHAnsi"/>
          <w:sz w:val="24"/>
          <w:szCs w:val="24"/>
        </w:rPr>
        <w:t xml:space="preserve">fifteen cell slides were prepared </w:t>
      </w:r>
      <w:r w:rsidR="006F591B">
        <w:rPr>
          <w:rFonts w:asciiTheme="majorHAnsi" w:hAnsiTheme="majorHAnsi" w:cstheme="majorHAnsi"/>
          <w:sz w:val="24"/>
          <w:szCs w:val="24"/>
        </w:rPr>
        <w:lastRenderedPageBreak/>
        <w:t>from the first and second harvest, respectively. S</w:t>
      </w:r>
      <w:r w:rsidR="003F5039" w:rsidRPr="00FD21E9">
        <w:rPr>
          <w:rFonts w:asciiTheme="majorHAnsi" w:hAnsiTheme="majorHAnsi" w:cstheme="majorHAnsi"/>
          <w:sz w:val="24"/>
          <w:szCs w:val="24"/>
        </w:rPr>
        <w:t>eventy-five cell images were collected from the three pooled sample sets (mixed sex, males-only, females-only).</w:t>
      </w:r>
      <w:r w:rsidR="00791715">
        <w:rPr>
          <w:rFonts w:asciiTheme="majorHAnsi" w:hAnsiTheme="majorHAnsi" w:cstheme="majorHAnsi"/>
          <w:sz w:val="24"/>
          <w:szCs w:val="24"/>
        </w:rPr>
        <w:t xml:space="preserve"> </w:t>
      </w:r>
      <w:commentRangeEnd w:id="266"/>
      <w:r w:rsidR="00384916">
        <w:rPr>
          <w:rStyle w:val="CommentReference"/>
        </w:rPr>
        <w:commentReference w:id="266"/>
      </w:r>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268" w:name="_Toc113123199"/>
      <w:bookmarkStart w:id="269" w:name="_Toc144802747"/>
      <w:r w:rsidRPr="00FD21E9">
        <w:rPr>
          <w:rFonts w:asciiTheme="majorHAnsi" w:hAnsiTheme="majorHAnsi" w:cstheme="majorHAnsi"/>
          <w:szCs w:val="24"/>
        </w:rPr>
        <w:t>Discussion &amp; Conclusion</w:t>
      </w:r>
      <w:bookmarkEnd w:id="268"/>
      <w:bookmarkEnd w:id="269"/>
    </w:p>
    <w:p w14:paraId="7CFC316C" w14:textId="62B9A99A"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ins w:id="270" w:author="Andrea Schreier" w:date="2023-09-06T13:16:00Z">
        <w:r w:rsidR="00384916">
          <w:rPr>
            <w:rFonts w:asciiTheme="majorHAnsi" w:hAnsiTheme="majorHAnsi" w:cstheme="majorHAnsi"/>
            <w:sz w:val="24"/>
            <w:szCs w:val="24"/>
          </w:rPr>
          <w:t xml:space="preserve">delta smelt </w:t>
        </w:r>
      </w:ins>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w:t>
      </w:r>
      <w:del w:id="271" w:author="Andrea Schreier" w:date="2023-09-06T13:16:00Z">
        <w:r w:rsidRPr="00FD21E9" w:rsidDel="00384916">
          <w:rPr>
            <w:rFonts w:asciiTheme="majorHAnsi" w:hAnsiTheme="majorHAnsi" w:cstheme="majorHAnsi"/>
            <w:sz w:val="24"/>
            <w:szCs w:val="24"/>
          </w:rPr>
          <w:delText xml:space="preserve">fish </w:delText>
        </w:r>
      </w:del>
      <w:r w:rsidRPr="00FD21E9">
        <w:rPr>
          <w:rFonts w:asciiTheme="majorHAnsi" w:hAnsiTheme="majorHAnsi" w:cstheme="majorHAnsi"/>
          <w:sz w:val="24"/>
          <w:szCs w:val="24"/>
        </w:rPr>
        <w:t xml:space="preserve">and one for a male </w:t>
      </w:r>
      <w:ins w:id="272" w:author="Andrea Schreier" w:date="2023-09-06T13:16:00Z">
        <w:r w:rsidR="00384916">
          <w:rPr>
            <w:rFonts w:asciiTheme="majorHAnsi" w:hAnsiTheme="majorHAnsi" w:cstheme="majorHAnsi"/>
            <w:sz w:val="24"/>
            <w:szCs w:val="24"/>
          </w:rPr>
          <w:t>delta smelt</w:t>
        </w:r>
      </w:ins>
      <w:del w:id="273" w:author="Andrea Schreier" w:date="2023-09-06T13:16:00Z">
        <w:r w:rsidRPr="00FD21E9" w:rsidDel="00384916">
          <w:rPr>
            <w:rFonts w:asciiTheme="majorHAnsi" w:hAnsiTheme="majorHAnsi" w:cstheme="majorHAnsi"/>
            <w:sz w:val="24"/>
            <w:szCs w:val="24"/>
          </w:rPr>
          <w:delText>fish</w:delText>
        </w:r>
      </w:del>
      <w:r w:rsidRPr="00FD21E9">
        <w:rPr>
          <w:rFonts w:asciiTheme="majorHAnsi" w:hAnsiTheme="majorHAnsi" w:cstheme="majorHAnsi"/>
          <w:sz w:val="24"/>
          <w:szCs w:val="24"/>
        </w:rPr>
        <w:t xml:space="preserve">, </w:t>
      </w:r>
      <w:ins w:id="274" w:author="Andrea Schreier" w:date="2023-09-06T13:17:00Z">
        <w:r w:rsidR="00384916">
          <w:rPr>
            <w:rFonts w:asciiTheme="majorHAnsi" w:hAnsiTheme="majorHAnsi" w:cstheme="majorHAnsi"/>
            <w:sz w:val="24"/>
            <w:szCs w:val="24"/>
          </w:rPr>
          <w:t>and</w:t>
        </w:r>
      </w:ins>
      <w:del w:id="275" w:author="Andrea Schreier" w:date="2023-09-06T13:17:00Z">
        <w:r w:rsidRPr="00FD21E9" w:rsidDel="00384916">
          <w:rPr>
            <w:rFonts w:asciiTheme="majorHAnsi" w:hAnsiTheme="majorHAnsi" w:cstheme="majorHAnsi"/>
            <w:sz w:val="24"/>
            <w:szCs w:val="24"/>
          </w:rPr>
          <w:delText>where</w:delText>
        </w:r>
      </w:del>
      <w:r w:rsidRPr="00FD21E9">
        <w:rPr>
          <w:rFonts w:asciiTheme="majorHAnsi" w:hAnsiTheme="majorHAnsi" w:cstheme="majorHAnsi"/>
          <w:sz w:val="24"/>
          <w:szCs w:val="24"/>
        </w:rPr>
        <w:t xml:space="preserve"> a chromosome count</w:t>
      </w:r>
      <w:del w:id="276" w:author="Andrea Schreier" w:date="2023-09-06T13:17:00Z">
        <w:r w:rsidRPr="00FD21E9" w:rsidDel="00384916">
          <w:rPr>
            <w:rFonts w:asciiTheme="majorHAnsi" w:hAnsiTheme="majorHAnsi" w:cstheme="majorHAnsi"/>
            <w:sz w:val="24"/>
            <w:szCs w:val="24"/>
          </w:rPr>
          <w:delText>s</w:delText>
        </w:r>
      </w:del>
      <w:r w:rsidRPr="00FD21E9">
        <w:rPr>
          <w:rFonts w:asciiTheme="majorHAnsi" w:hAnsiTheme="majorHAnsi" w:cstheme="majorHAnsi"/>
          <w:sz w:val="24"/>
          <w:szCs w:val="24"/>
        </w:rPr>
        <w:t xml:space="preserve"> of 2n=56 for the species was independently validated by </w:t>
      </w:r>
      <w:commentRangeStart w:id="277"/>
      <w:r w:rsidRPr="00FD21E9">
        <w:rPr>
          <w:rFonts w:asciiTheme="majorHAnsi" w:hAnsiTheme="majorHAnsi" w:cstheme="majorHAnsi"/>
          <w:sz w:val="24"/>
          <w:szCs w:val="24"/>
        </w:rPr>
        <w:t>sequencing-free cytogenetic methods</w:t>
      </w:r>
      <w:commentRangeEnd w:id="277"/>
      <w:r w:rsidR="00384916">
        <w:rPr>
          <w:rStyle w:val="CommentReference"/>
        </w:rPr>
        <w:commentReference w:id="277"/>
      </w:r>
      <w:r w:rsidRPr="00FD21E9">
        <w:rPr>
          <w:rFonts w:asciiTheme="majorHAnsi" w:hAnsiTheme="majorHAnsi" w:cstheme="majorHAnsi"/>
          <w:sz w:val="24"/>
          <w:szCs w:val="24"/>
        </w:rPr>
        <w:t xml:space="preserve">. </w:t>
      </w:r>
      <w:ins w:id="278" w:author="Andrea Schreier" w:date="2023-09-06T13:22:00Z">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ins>
    </w:p>
    <w:p w14:paraId="21443E08" w14:textId="30039128"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 xml:space="preserve">Gb, respectively. The first 28 contigs, representing the number of haploid chromosomes confirmed by </w:t>
      </w:r>
      <w:del w:id="279" w:author="Andrea Schreier" w:date="2023-09-06T13:19:00Z">
        <w:r w:rsidRPr="00FD21E9" w:rsidDel="00384916">
          <w:rPr>
            <w:rFonts w:asciiTheme="majorHAnsi" w:hAnsiTheme="majorHAnsi" w:cstheme="majorHAnsi"/>
            <w:sz w:val="24"/>
            <w:szCs w:val="24"/>
          </w:rPr>
          <w:delText xml:space="preserve">cytogenetic </w:delText>
        </w:r>
      </w:del>
      <w:r w:rsidRPr="00FD21E9">
        <w:rPr>
          <w:rFonts w:asciiTheme="majorHAnsi" w:hAnsiTheme="majorHAnsi" w:cstheme="majorHAnsi"/>
          <w:sz w:val="24"/>
          <w:szCs w:val="24"/>
        </w:rPr>
        <w:t>karyotyping, contain</w:t>
      </w:r>
      <w:ins w:id="280" w:author="Andrea Schreier" w:date="2023-09-06T13:20:00Z">
        <w:r w:rsidR="00384916">
          <w:rPr>
            <w:rFonts w:asciiTheme="majorHAnsi" w:hAnsiTheme="majorHAnsi" w:cstheme="majorHAnsi"/>
            <w:sz w:val="24"/>
            <w:szCs w:val="24"/>
          </w:rPr>
          <w:t>ed</w:t>
        </w:r>
      </w:ins>
      <w:r w:rsidRPr="00FD21E9">
        <w:rPr>
          <w:rFonts w:asciiTheme="majorHAnsi" w:hAnsiTheme="majorHAnsi" w:cstheme="majorHAnsi"/>
          <w:sz w:val="24"/>
          <w:szCs w:val="24"/>
        </w:rPr>
        <w:t xml:space="preserve"> 73.3% and 81.6% of the </w:t>
      </w:r>
      <w:del w:id="281" w:author="Andrea Schreier" w:date="2023-09-06T13:20:00Z">
        <w:r w:rsidRPr="00FD21E9" w:rsidDel="00384916">
          <w:rPr>
            <w:rFonts w:asciiTheme="majorHAnsi" w:hAnsiTheme="majorHAnsi" w:cstheme="majorHAnsi"/>
            <w:sz w:val="24"/>
            <w:szCs w:val="24"/>
          </w:rPr>
          <w:delText xml:space="preserve">sequencing data of </w:delText>
        </w:r>
      </w:del>
      <w:r w:rsidRPr="00FD21E9">
        <w:rPr>
          <w:rFonts w:asciiTheme="majorHAnsi" w:hAnsiTheme="majorHAnsi" w:cstheme="majorHAnsi"/>
          <w:sz w:val="24"/>
          <w:szCs w:val="24"/>
        </w:rPr>
        <w:t>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ins w:id="282" w:author="Andrea Schreier" w:date="2023-09-06T13:20:00Z">
        <w:r w:rsidR="00384916">
          <w:rPr>
            <w:rFonts w:asciiTheme="majorHAnsi" w:hAnsiTheme="majorHAnsi" w:cstheme="majorHAnsi"/>
            <w:sz w:val="24"/>
            <w:szCs w:val="24"/>
          </w:rPr>
          <w:t xml:space="preserve">not </w:t>
        </w:r>
      </w:ins>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1AB34C69" w:rsidR="003F5039" w:rsidDel="00D37010" w:rsidRDefault="003F5039" w:rsidP="0011235A">
      <w:pPr>
        <w:spacing w:line="240" w:lineRule="auto"/>
        <w:rPr>
          <w:del w:id="283" w:author="Andrea Schreier" w:date="2023-09-06T13:22:00Z"/>
          <w:rFonts w:asciiTheme="majorHAnsi" w:hAnsiTheme="majorHAnsi" w:cstheme="majorHAnsi"/>
          <w:sz w:val="24"/>
          <w:szCs w:val="24"/>
        </w:rPr>
      </w:pPr>
      <w:commentRangeStart w:id="284"/>
      <w:del w:id="285" w:author="Andrea Schreier" w:date="2023-09-06T13:22:00Z">
        <w:r w:rsidRPr="00FD21E9" w:rsidDel="00D37010">
          <w:rPr>
            <w:rFonts w:asciiTheme="majorHAnsi" w:hAnsiTheme="majorHAnsi" w:cstheme="majorHAnsi"/>
            <w:sz w:val="24"/>
            <w:szCs w:val="24"/>
          </w:rPr>
          <w:delText xml:space="preserve">Our two reference genomes were published to NCBI with GenBank assembly accession numbers GCA_021917145.1 (female) and GCA_021870715.1 (male) on February 02, </w:delText>
        </w:r>
        <w:r w:rsidR="003037E2" w:rsidRPr="00FD21E9" w:rsidDel="00D37010">
          <w:rPr>
            <w:rFonts w:asciiTheme="majorHAnsi" w:hAnsiTheme="majorHAnsi" w:cstheme="majorHAnsi"/>
            <w:sz w:val="24"/>
            <w:szCs w:val="24"/>
          </w:rPr>
          <w:delText>2022,</w:delText>
        </w:r>
        <w:r w:rsidRPr="00FD21E9" w:rsidDel="00D37010">
          <w:rPr>
            <w:rFonts w:asciiTheme="majorHAnsi" w:hAnsiTheme="majorHAnsi" w:cstheme="majorHAnsi"/>
            <w:sz w:val="24"/>
            <w:szCs w:val="24"/>
          </w:rPr>
          <w:delText xml:space="preserve"> and February 03, 2022, respectively and the more contiguous female genome </w:delText>
        </w:r>
      </w:del>
      <w:del w:id="286" w:author="Andrea Schreier" w:date="2023-09-06T13:21:00Z">
        <w:r w:rsidRPr="00FD21E9" w:rsidDel="00384916">
          <w:rPr>
            <w:rFonts w:asciiTheme="majorHAnsi" w:hAnsiTheme="majorHAnsi" w:cstheme="majorHAnsi"/>
            <w:sz w:val="24"/>
            <w:szCs w:val="24"/>
          </w:rPr>
          <w:delText xml:space="preserve">has subsequently </w:delText>
        </w:r>
      </w:del>
      <w:del w:id="287" w:author="Andrea Schreier" w:date="2023-09-06T13:22:00Z">
        <w:r w:rsidRPr="00FD21E9" w:rsidDel="00D37010">
          <w:rPr>
            <w:rFonts w:asciiTheme="majorHAnsi" w:hAnsiTheme="majorHAnsi" w:cstheme="majorHAnsi"/>
            <w:sz w:val="24"/>
            <w:szCs w:val="24"/>
          </w:rPr>
          <w:delText xml:space="preserve">annotated by the NCBI Eukaryotic Genome Annotation Pipeline. </w:delText>
        </w:r>
      </w:del>
    </w:p>
    <w:p w14:paraId="21CB257D" w14:textId="7E4B8985"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w:t>
      </w:r>
      <w:commentRangeEnd w:id="284"/>
      <w:r w:rsidR="00D37010">
        <w:rPr>
          <w:rStyle w:val="CommentReference"/>
        </w:rPr>
        <w:commentReference w:id="284"/>
      </w:r>
      <w:r w:rsidRPr="00FD21E9">
        <w:rPr>
          <w:rFonts w:asciiTheme="majorHAnsi" w:hAnsiTheme="majorHAnsi" w:cstheme="majorHAnsi"/>
          <w:sz w:val="24"/>
          <w:szCs w:val="24"/>
        </w:rPr>
        <w:t xml:space="preserve">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del w:id="288" w:author="Andrea Schreier" w:date="2023-09-06T13:23:00Z">
        <w:r w:rsidRPr="00FD21E9" w:rsidDel="00D37010">
          <w:rPr>
            <w:rFonts w:asciiTheme="majorHAnsi" w:hAnsiTheme="majorHAnsi" w:cstheme="majorHAnsi"/>
            <w:sz w:val="24"/>
            <w:szCs w:val="24"/>
          </w:rPr>
          <w:delText xml:space="preserve">the </w:delText>
        </w:r>
      </w:del>
      <w:ins w:id="289" w:author="Andrea Schreier" w:date="2023-09-06T13:23:00Z">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source of the karyotype variation</w:t>
      </w:r>
      <w:ins w:id="290" w:author="Andrea Schreier" w:date="2023-09-06T13:23:00Z">
        <w:r w:rsidR="00D37010">
          <w:rPr>
            <w:rFonts w:asciiTheme="majorHAnsi" w:hAnsiTheme="majorHAnsi" w:cstheme="majorHAnsi"/>
            <w:sz w:val="24"/>
            <w:szCs w:val="24"/>
          </w:rPr>
          <w:t xml:space="preserve"> with the </w:t>
        </w:r>
        <w:proofErr w:type="spellStart"/>
        <w:r w:rsidR="00D37010">
          <w:rPr>
            <w:rFonts w:asciiTheme="majorHAnsi" w:hAnsiTheme="majorHAnsi" w:cstheme="majorHAnsi"/>
            <w:sz w:val="24"/>
            <w:szCs w:val="24"/>
          </w:rPr>
          <w:t>Os</w:t>
        </w:r>
      </w:ins>
      <w:ins w:id="291" w:author="Andrea Schreier" w:date="2023-09-06T13:24:00Z">
        <w:r w:rsidR="00D37010">
          <w:rPr>
            <w:rFonts w:asciiTheme="majorHAnsi" w:hAnsiTheme="majorHAnsi" w:cstheme="majorHAnsi"/>
            <w:sz w:val="24"/>
            <w:szCs w:val="24"/>
          </w:rPr>
          <w:t>meridae</w:t>
        </w:r>
      </w:ins>
      <w:proofErr w:type="spellEnd"/>
      <w:r w:rsidRPr="00FD21E9">
        <w:rPr>
          <w:rFonts w:asciiTheme="majorHAnsi" w:hAnsiTheme="majorHAnsi" w:cstheme="majorHAnsi"/>
          <w:sz w:val="24"/>
          <w:szCs w:val="24"/>
        </w:rPr>
        <w:t xml:space="preserve">, </w:t>
      </w:r>
      <w:del w:id="292" w:author="Andrea Schreier" w:date="2023-09-06T13:24:00Z">
        <w:r w:rsidRPr="00FD21E9" w:rsidDel="00D37010">
          <w:rPr>
            <w:rFonts w:asciiTheme="majorHAnsi" w:hAnsiTheme="majorHAnsi" w:cstheme="majorHAnsi"/>
            <w:sz w:val="24"/>
            <w:szCs w:val="24"/>
          </w:rPr>
          <w:delText xml:space="preserve">which is also the basis for karyotype variation </w:delText>
        </w:r>
      </w:del>
      <w:ins w:id="293" w:author="Andrea Schreier" w:date="2023-09-06T13:24:00Z">
        <w:r w:rsidR="00D37010">
          <w:rPr>
            <w:rFonts w:asciiTheme="majorHAnsi" w:hAnsiTheme="majorHAnsi" w:cstheme="majorHAnsi"/>
            <w:sz w:val="24"/>
            <w:szCs w:val="24"/>
          </w:rPr>
          <w:t xml:space="preserve">as </w:t>
        </w:r>
      </w:ins>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del w:id="294" w:author="Andrea Schreier" w:date="2023-09-06T13:24:00Z">
        <w:r w:rsidRPr="00FD21E9" w:rsidDel="00D37010">
          <w:rPr>
            <w:rFonts w:asciiTheme="majorHAnsi" w:hAnsiTheme="majorHAnsi" w:cstheme="majorHAnsi"/>
            <w:sz w:val="24"/>
            <w:szCs w:val="24"/>
          </w:rPr>
          <w:delText xml:space="preserve">those </w:delText>
        </w:r>
      </w:del>
      <w:ins w:id="295" w:author="Andrea Schreier" w:date="2023-09-06T13:24:00Z">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del w:id="296" w:author="Andrea Schreier" w:date="2023-09-06T13:24:00Z">
        <w:r w:rsidRPr="00FD21E9" w:rsidDel="00D37010">
          <w:rPr>
            <w:rFonts w:asciiTheme="majorHAnsi" w:hAnsiTheme="majorHAnsi" w:cstheme="majorHAnsi"/>
            <w:sz w:val="24"/>
            <w:szCs w:val="24"/>
          </w:rPr>
          <w:delText>, as one might expect for closely related species</w:delText>
        </w:r>
      </w:del>
      <w:r w:rsidRPr="00FD21E9">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Chromosome composition is a descriptive metric, and our findings did not alter or affect our genome assembly process.</w:t>
      </w:r>
    </w:p>
    <w:p w14:paraId="522C01BB" w14:textId="47F5D92E"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reference genome provides a valuable resource for smelt conservation research. It is the most contiguous assembled smelt genome publicly available</w:t>
      </w:r>
      <w:r w:rsidR="00081378">
        <w:rPr>
          <w:rFonts w:asciiTheme="majorHAnsi" w:hAnsiTheme="majorHAnsi" w:cstheme="majorHAnsi"/>
          <w:sz w:val="24"/>
          <w:szCs w:val="24"/>
        </w:rPr>
        <w:t xml:space="preserve">, </w:t>
      </w:r>
      <w:commentRangeStart w:id="297"/>
      <w:r w:rsidR="00081378">
        <w:rPr>
          <w:rFonts w:asciiTheme="majorHAnsi" w:hAnsiTheme="majorHAnsi" w:cstheme="majorHAnsi"/>
          <w:sz w:val="24"/>
          <w:szCs w:val="24"/>
        </w:rPr>
        <w:t xml:space="preserve">may be broadly </w:t>
      </w:r>
      <w:r w:rsidR="006B6CB5">
        <w:rPr>
          <w:rFonts w:asciiTheme="majorHAnsi" w:hAnsiTheme="majorHAnsi" w:cstheme="majorHAnsi"/>
          <w:sz w:val="24"/>
          <w:szCs w:val="24"/>
        </w:rPr>
        <w:t>and specifically</w:t>
      </w:r>
      <w:commentRangeEnd w:id="297"/>
      <w:r w:rsidR="00D37010">
        <w:rPr>
          <w:rStyle w:val="CommentReference"/>
        </w:rPr>
        <w:commentReference w:id="297"/>
      </w:r>
      <w:r w:rsidR="006B6CB5">
        <w:rPr>
          <w:rFonts w:asciiTheme="majorHAnsi" w:hAnsiTheme="majorHAnsi" w:cstheme="majorHAnsi"/>
          <w:sz w:val="24"/>
          <w:szCs w:val="24"/>
        </w:rPr>
        <w:t xml:space="preserve">. At the broadest level, this chromosome level genome provides a resource for evolutionary studies across the tree of life. Within the </w:t>
      </w:r>
      <w:proofErr w:type="spellStart"/>
      <w:r w:rsidR="006B6CB5" w:rsidRPr="00F20B76">
        <w:rPr>
          <w:rFonts w:asciiTheme="majorHAnsi" w:hAnsiTheme="majorHAnsi" w:cstheme="majorHAnsi"/>
          <w:i/>
          <w:iCs/>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xml:space="preserve">. Specifically, </w:t>
      </w:r>
      <w:del w:id="298" w:author="Andrea Schreier" w:date="2023-09-06T13:27:00Z">
        <w:r w:rsidR="006B6CB5" w:rsidDel="00D37010">
          <w:rPr>
            <w:rFonts w:asciiTheme="majorHAnsi" w:hAnsiTheme="majorHAnsi" w:cstheme="majorHAnsi"/>
            <w:sz w:val="24"/>
            <w:szCs w:val="24"/>
          </w:rPr>
          <w:delText>to delta smelt</w:delText>
        </w:r>
        <w:r w:rsidR="00081378" w:rsidDel="00D37010">
          <w:rPr>
            <w:rFonts w:asciiTheme="majorHAnsi" w:hAnsiTheme="majorHAnsi" w:cstheme="majorHAnsi"/>
            <w:sz w:val="24"/>
            <w:szCs w:val="24"/>
          </w:rPr>
          <w:delText xml:space="preserve"> </w:delText>
        </w:r>
      </w:del>
      <w:r w:rsidR="006B6CB5">
        <w:rPr>
          <w:rFonts w:asciiTheme="majorHAnsi" w:hAnsiTheme="majorHAnsi" w:cstheme="majorHAnsi"/>
          <w:sz w:val="24"/>
          <w:szCs w:val="24"/>
        </w:rPr>
        <w:t>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ins w:id="299" w:author="Andrea Schreier" w:date="2023-09-06T13:27:00Z">
        <w:r w:rsidR="00D37010">
          <w:rPr>
            <w:rFonts w:asciiTheme="majorHAnsi" w:hAnsiTheme="majorHAnsi" w:cstheme="majorHAnsi"/>
            <w:sz w:val="24"/>
            <w:szCs w:val="24"/>
          </w:rPr>
          <w:t>It has also been used to investigate mechanisms</w:t>
        </w:r>
      </w:ins>
      <w:ins w:id="300" w:author="Andrea Schreier" w:date="2023-09-06T13:28:00Z">
        <w:r w:rsidR="00D37010">
          <w:rPr>
            <w:rFonts w:asciiTheme="majorHAnsi" w:hAnsiTheme="majorHAnsi" w:cstheme="majorHAnsi"/>
            <w:sz w:val="24"/>
            <w:szCs w:val="24"/>
          </w:rPr>
          <w:t xml:space="preserve"> driving domestication of the FCCL population (</w:t>
        </w:r>
        <w:commentRangeStart w:id="301"/>
        <w:r w:rsidR="00D37010">
          <w:rPr>
            <w:rFonts w:asciiTheme="majorHAnsi" w:hAnsiTheme="majorHAnsi" w:cstheme="majorHAnsi"/>
            <w:sz w:val="24"/>
            <w:szCs w:val="24"/>
          </w:rPr>
          <w:t>Habibi et al. 2022</w:t>
        </w:r>
        <w:commentRangeEnd w:id="301"/>
        <w:r w:rsidR="00D37010">
          <w:rPr>
            <w:rStyle w:val="CommentReference"/>
          </w:rPr>
          <w:commentReference w:id="301"/>
        </w:r>
        <w:r w:rsidR="00D37010">
          <w:rPr>
            <w:rFonts w:asciiTheme="majorHAnsi" w:hAnsiTheme="majorHAnsi" w:cstheme="majorHAnsi"/>
            <w:sz w:val="24"/>
            <w:szCs w:val="24"/>
          </w:rPr>
          <w:t xml:space="preserve">; </w:t>
        </w:r>
        <w:commentRangeStart w:id="302"/>
        <w:r w:rsidR="00D37010">
          <w:rPr>
            <w:rFonts w:asciiTheme="majorHAnsi" w:hAnsiTheme="majorHAnsi" w:cstheme="majorHAnsi"/>
            <w:sz w:val="24"/>
            <w:szCs w:val="24"/>
          </w:rPr>
          <w:t>Habibi et al., in prep</w:t>
        </w:r>
      </w:ins>
      <w:commentRangeEnd w:id="302"/>
      <w:ins w:id="303" w:author="Andrea Schreier" w:date="2023-09-06T13:29:00Z">
        <w:r w:rsidR="00D37010">
          <w:rPr>
            <w:rStyle w:val="CommentReference"/>
          </w:rPr>
          <w:commentReference w:id="302"/>
        </w:r>
      </w:ins>
      <w:ins w:id="304" w:author="Andrea Schreier" w:date="2023-09-06T13:28:00Z">
        <w:r w:rsidR="00D37010">
          <w:rPr>
            <w:rFonts w:asciiTheme="majorHAnsi" w:hAnsiTheme="majorHAnsi" w:cstheme="majorHAnsi"/>
            <w:sz w:val="24"/>
            <w:szCs w:val="24"/>
          </w:rPr>
          <w:t xml:space="preserve">). </w:t>
        </w:r>
      </w:ins>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ins w:id="305" w:author="Andrea Schreier" w:date="2023-09-06T13:29:00Z">
        <w:r w:rsidR="00D37010">
          <w:rPr>
            <w:rFonts w:asciiTheme="majorHAnsi" w:hAnsiTheme="majorHAnsi" w:cstheme="majorHAnsi"/>
            <w:sz w:val="24"/>
            <w:szCs w:val="24"/>
          </w:rPr>
          <w:t>ting</w:t>
        </w:r>
      </w:ins>
      <w:del w:id="306" w:author="Andrea Schreier" w:date="2023-09-06T13:29:00Z">
        <w:r w:rsidR="00A7543D" w:rsidDel="00D37010">
          <w:rPr>
            <w:rFonts w:asciiTheme="majorHAnsi" w:hAnsiTheme="majorHAnsi" w:cstheme="majorHAnsi"/>
            <w:sz w:val="24"/>
            <w:szCs w:val="24"/>
          </w:rPr>
          <w:delText>tation of</w:delText>
        </w:r>
      </w:del>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the majority of all living individuals of the species, this genome provides a powerful resource to develop hatchery management strategies to best support </w:t>
      </w:r>
      <w:ins w:id="307" w:author="Andrea Schreier" w:date="2023-09-06T13:30:00Z">
        <w:r w:rsidR="00D37010">
          <w:rPr>
            <w:rFonts w:asciiTheme="majorHAnsi" w:hAnsiTheme="majorHAnsi" w:cstheme="majorHAnsi"/>
            <w:sz w:val="24"/>
            <w:szCs w:val="24"/>
          </w:rPr>
          <w:t xml:space="preserve">conservation of </w:t>
        </w:r>
      </w:ins>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del w:id="308" w:author="Andrea Schreier" w:date="2023-09-06T13:30:00Z">
        <w:r w:rsidR="00ED58FF" w:rsidDel="00D37010">
          <w:rPr>
            <w:rFonts w:asciiTheme="majorHAnsi" w:hAnsiTheme="majorHAnsi" w:cstheme="majorHAnsi"/>
            <w:sz w:val="24"/>
            <w:szCs w:val="24"/>
          </w:rPr>
          <w:delText xml:space="preserve"> contributing to survival </w:delText>
        </w:r>
        <w:r w:rsidR="00A7543D" w:rsidDel="00D37010">
          <w:rPr>
            <w:rFonts w:asciiTheme="majorHAnsi" w:hAnsiTheme="majorHAnsi" w:cstheme="majorHAnsi"/>
            <w:sz w:val="24"/>
            <w:szCs w:val="24"/>
          </w:rPr>
          <w:delText>within the delta smelt species</w:delText>
        </w:r>
      </w:del>
      <w:r w:rsidR="00A7543D">
        <w:rPr>
          <w:rFonts w:asciiTheme="majorHAnsi" w:hAnsiTheme="majorHAnsi" w:cstheme="majorHAnsi"/>
          <w:sz w:val="24"/>
          <w:szCs w:val="24"/>
        </w:rPr>
        <w:t>.</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9F27D70" w:rsidR="008914E8" w:rsidRPr="005549A1" w:rsidRDefault="00174778" w:rsidP="0011235A">
      <w:pPr>
        <w:pStyle w:val="TOCHeading"/>
        <w:tabs>
          <w:tab w:val="left" w:pos="532"/>
        </w:tabs>
        <w:spacing w:line="240" w:lineRule="auto"/>
        <w:outlineLvl w:val="0"/>
      </w:pPr>
      <w:bookmarkStart w:id="309" w:name="_Toc144802748"/>
      <w:ins w:id="310" w:author="Andrea Schreier" w:date="2023-09-06T12:00:00Z">
        <w:r>
          <w:lastRenderedPageBreak/>
          <w:t>Reference</w:t>
        </w:r>
        <w:commentRangeStart w:id="311"/>
        <w:r>
          <w:t>s</w:t>
        </w:r>
      </w:ins>
      <w:commentRangeEnd w:id="311"/>
      <w:ins w:id="312" w:author="Andrea Schreier" w:date="2023-09-06T14:45:00Z">
        <w:r w:rsidR="00AA26EA">
          <w:rPr>
            <w:rStyle w:val="CommentReference"/>
            <w:rFonts w:asciiTheme="minorHAnsi" w:hAnsiTheme="minorHAnsi"/>
            <w:smallCaps w:val="0"/>
            <w:spacing w:val="0"/>
          </w:rPr>
          <w:commentReference w:id="311"/>
        </w:r>
      </w:ins>
      <w:del w:id="313" w:author="Andrea Schreier" w:date="2023-09-06T12:00:00Z">
        <w:r w:rsidR="00EC36DE" w:rsidDel="00174778">
          <w:delText>Works Cited</w:delText>
        </w:r>
      </w:del>
      <w:bookmarkEnd w:id="309"/>
    </w:p>
    <w:p w14:paraId="6E4D1467" w14:textId="77777777" w:rsidR="00C8614F" w:rsidRPr="00C8614F" w:rsidRDefault="0087338E" w:rsidP="00C8614F">
      <w:pPr>
        <w:pStyle w:val="Bibliography"/>
        <w:rPr>
          <w:rFonts w:asciiTheme="majorHAnsi" w:hAnsiTheme="majorHAnsi" w:cstheme="majorHAnsi"/>
          <w:sz w:val="24"/>
          <w:szCs w:val="24"/>
        </w:rPr>
      </w:pPr>
      <w:r w:rsidRPr="00C8614F">
        <w:rPr>
          <w:rFonts w:asciiTheme="majorHAnsi" w:eastAsia="Times New Roman" w:hAnsiTheme="majorHAnsi" w:cstheme="majorHAnsi"/>
          <w:color w:val="000000"/>
          <w:sz w:val="24"/>
          <w:szCs w:val="24"/>
        </w:rPr>
        <w:fldChar w:fldCharType="begin"/>
      </w:r>
      <w:r w:rsidR="00C8614F" w:rsidRPr="00C8614F">
        <w:rPr>
          <w:rFonts w:asciiTheme="majorHAnsi" w:eastAsia="Times New Roman" w:hAnsiTheme="majorHAnsi" w:cstheme="majorHAnsi"/>
          <w:color w:val="000000"/>
          <w:sz w:val="24"/>
          <w:szCs w:val="24"/>
        </w:rPr>
        <w:instrText xml:space="preserve"> ADDIN ZOTERO_BIBL {"uncited":[],"omitted":[],"custom":[]} CSL_BIBLIOGRAPHY </w:instrText>
      </w:r>
      <w:r w:rsidRPr="00C8614F">
        <w:rPr>
          <w:rFonts w:asciiTheme="majorHAnsi" w:eastAsia="Times New Roman" w:hAnsiTheme="majorHAnsi" w:cstheme="majorHAnsi"/>
          <w:color w:val="000000"/>
          <w:sz w:val="24"/>
          <w:szCs w:val="24"/>
        </w:rPr>
        <w:fldChar w:fldCharType="separate"/>
      </w:r>
      <w:r w:rsidR="00C8614F" w:rsidRPr="00C8614F">
        <w:rPr>
          <w:rFonts w:asciiTheme="majorHAnsi" w:hAnsiTheme="majorHAnsi" w:cstheme="majorHAnsi"/>
          <w:sz w:val="24"/>
          <w:szCs w:val="24"/>
        </w:rPr>
        <w:t xml:space="preserve">Andrews, S. (2010). </w:t>
      </w:r>
      <w:r w:rsidR="00C8614F" w:rsidRPr="00C8614F">
        <w:rPr>
          <w:rFonts w:asciiTheme="majorHAnsi" w:hAnsiTheme="majorHAnsi" w:cstheme="majorHAnsi"/>
          <w:i/>
          <w:iCs/>
          <w:sz w:val="24"/>
          <w:szCs w:val="24"/>
        </w:rPr>
        <w:t>FastQC: a quality control tool for high throughput sequence data.</w:t>
      </w:r>
      <w:r w:rsidR="00C8614F" w:rsidRPr="00C8614F">
        <w:rPr>
          <w:rFonts w:asciiTheme="majorHAnsi" w:hAnsiTheme="majorHAnsi" w:cstheme="majorHAnsi"/>
          <w:sz w:val="24"/>
          <w:szCs w:val="24"/>
        </w:rPr>
        <w:t xml:space="preserve"> (0.11.9) [Computer software]. https://www.bioinformatics.babraham.ac.uk/projects/fastqc/</w:t>
      </w:r>
    </w:p>
    <w:p w14:paraId="1E14947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Barnard, P. L., Schoellhamer, D. H., Jaffe, B. E., &amp; McKee, L. J. (2013). Sediment transport in the San Francisco Bay Coastal System: An overview. </w:t>
      </w:r>
      <w:r w:rsidRPr="00C8614F">
        <w:rPr>
          <w:rFonts w:asciiTheme="majorHAnsi" w:hAnsiTheme="majorHAnsi" w:cstheme="majorHAnsi"/>
          <w:i/>
          <w:iCs/>
          <w:sz w:val="24"/>
          <w:szCs w:val="24"/>
        </w:rPr>
        <w:t>Marine Geology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345</w:t>
      </w:r>
      <w:r w:rsidRPr="00C8614F">
        <w:rPr>
          <w:rFonts w:asciiTheme="majorHAnsi" w:hAnsiTheme="majorHAnsi" w:cstheme="majorHAnsi"/>
          <w:sz w:val="24"/>
          <w:szCs w:val="24"/>
        </w:rPr>
        <w:t>, 3–17. https://doi.org/10.1016/j.margeo.2013.04.005</w:t>
      </w:r>
    </w:p>
    <w:p w14:paraId="168FE25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C8614F">
        <w:rPr>
          <w:rFonts w:asciiTheme="majorHAnsi" w:hAnsiTheme="majorHAnsi" w:cstheme="majorHAnsi"/>
          <w:i/>
          <w:iCs/>
          <w:sz w:val="24"/>
          <w:szCs w:val="24"/>
        </w:rPr>
        <w:t>Estuarine, Coastal and Shelf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261</w:t>
      </w:r>
      <w:r w:rsidRPr="00C8614F">
        <w:rPr>
          <w:rFonts w:asciiTheme="majorHAnsi" w:hAnsiTheme="majorHAnsi" w:cstheme="majorHAnsi"/>
          <w:sz w:val="24"/>
          <w:szCs w:val="24"/>
        </w:rPr>
        <w:t>, 107565. https://doi.org/10.1016/j.ecss.2021.107565</w:t>
      </w:r>
    </w:p>
    <w:p w14:paraId="28E9C51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Bersaglieri, T., Sabeti, P. C., Patterson, N., Vanderploeg, T., Schaffner, S. F., Drake, J. A., Rhodes, M., Reich, D. E., &amp; Hirschhorn, J. N. (2004). Genetic Signatures of Strong Recent Positive Selection at the Lactase Gene. </w:t>
      </w:r>
      <w:r w:rsidRPr="00C8614F">
        <w:rPr>
          <w:rFonts w:asciiTheme="majorHAnsi" w:hAnsiTheme="majorHAnsi" w:cstheme="majorHAnsi"/>
          <w:i/>
          <w:iCs/>
          <w:sz w:val="24"/>
          <w:szCs w:val="24"/>
        </w:rPr>
        <w:t>The American Journal of Human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74</w:t>
      </w:r>
      <w:r w:rsidRPr="00C8614F">
        <w:rPr>
          <w:rFonts w:asciiTheme="majorHAnsi" w:hAnsiTheme="majorHAnsi" w:cstheme="majorHAnsi"/>
          <w:sz w:val="24"/>
          <w:szCs w:val="24"/>
        </w:rPr>
        <w:t>(6), 1111–1120. https://doi.org/10.1086/421051</w:t>
      </w:r>
    </w:p>
    <w:p w14:paraId="2B3A0B3F"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C8614F">
        <w:rPr>
          <w:rFonts w:asciiTheme="majorHAnsi" w:hAnsiTheme="majorHAnsi" w:cstheme="majorHAnsi"/>
          <w:i/>
          <w:iCs/>
          <w:sz w:val="24"/>
          <w:szCs w:val="24"/>
        </w:rPr>
        <w:t>Nature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49</w:t>
      </w:r>
      <w:r w:rsidRPr="00C8614F">
        <w:rPr>
          <w:rFonts w:asciiTheme="majorHAnsi" w:hAnsiTheme="majorHAnsi" w:cstheme="majorHAnsi"/>
          <w:sz w:val="24"/>
          <w:szCs w:val="24"/>
        </w:rPr>
        <w:t>(4), 643–650. https://doi.org/10.1038/ng.3802</w:t>
      </w:r>
    </w:p>
    <w:p w14:paraId="6CCE433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Campbell, M. A., Joslin, S. E. K., Goodbla, A. M., Willmes, M., Hobbs, J. A., Lewis, L. S., &amp; Finger, A. J. (2022). Polygenic discrimination of migratory phenotypes in an estuarine forage fish. </w:t>
      </w:r>
      <w:r w:rsidRPr="00C8614F">
        <w:rPr>
          <w:rFonts w:asciiTheme="majorHAnsi" w:hAnsiTheme="majorHAnsi" w:cstheme="majorHAnsi"/>
          <w:i/>
          <w:iCs/>
          <w:sz w:val="24"/>
          <w:szCs w:val="24"/>
        </w:rPr>
        <w:t>G3 Genes|Genomes|Genetics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12</w:t>
      </w:r>
      <w:r w:rsidRPr="00C8614F">
        <w:rPr>
          <w:rFonts w:asciiTheme="majorHAnsi" w:hAnsiTheme="majorHAnsi" w:cstheme="majorHAnsi"/>
          <w:sz w:val="24"/>
          <w:szCs w:val="24"/>
        </w:rPr>
        <w:t>(8), jkac133. https://doi.org/10.1093/g3journal/jkac133</w:t>
      </w:r>
    </w:p>
    <w:p w14:paraId="3FF5217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Caro, T., Rowe, Z., Berger, J., Wholey, P., &amp; Dobson, A. (2022). An inconvenient misconception: Climate change is not the principal driver of biodiversity loss. </w:t>
      </w:r>
      <w:r w:rsidRPr="00C8614F">
        <w:rPr>
          <w:rFonts w:asciiTheme="majorHAnsi" w:hAnsiTheme="majorHAnsi" w:cstheme="majorHAnsi"/>
          <w:i/>
          <w:iCs/>
          <w:sz w:val="24"/>
          <w:szCs w:val="24"/>
        </w:rPr>
        <w:t>Conservation Letters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15</w:t>
      </w:r>
      <w:r w:rsidRPr="00C8614F">
        <w:rPr>
          <w:rFonts w:asciiTheme="majorHAnsi" w:hAnsiTheme="majorHAnsi" w:cstheme="majorHAnsi"/>
          <w:sz w:val="24"/>
          <w:szCs w:val="24"/>
        </w:rPr>
        <w:t>(3), e12868. https://doi.org/10.1111/conl.12868</w:t>
      </w:r>
    </w:p>
    <w:p w14:paraId="3A12C58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Catchen, J., Amores, A., &amp; Bassham, S. (2020). Chromonomer: A Tool Set for Repairing and Enhancing Assembled Genomes Through Integration of Genetic Maps and Conserved Synteny. </w:t>
      </w:r>
      <w:r w:rsidRPr="00C8614F">
        <w:rPr>
          <w:rFonts w:asciiTheme="majorHAnsi" w:hAnsiTheme="majorHAnsi" w:cstheme="majorHAnsi"/>
          <w:i/>
          <w:iCs/>
          <w:sz w:val="24"/>
          <w:szCs w:val="24"/>
        </w:rPr>
        <w:t>G3: Genes|Genomes|Genetics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10</w:t>
      </w:r>
      <w:r w:rsidRPr="00C8614F">
        <w:rPr>
          <w:rFonts w:asciiTheme="majorHAnsi" w:hAnsiTheme="majorHAnsi" w:cstheme="majorHAnsi"/>
          <w:sz w:val="24"/>
          <w:szCs w:val="24"/>
        </w:rPr>
        <w:t>(11), 4115–4128. https://doi.org/10.1534/g3.120.401485</w:t>
      </w:r>
    </w:p>
    <w:p w14:paraId="7D2F9A76"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Chun, S., &amp; Fay, J. C. (2011). Evidence for Hitchhiking of Deleterious Mutations within the Human Genome. </w:t>
      </w:r>
      <w:r w:rsidRPr="00C8614F">
        <w:rPr>
          <w:rFonts w:asciiTheme="majorHAnsi" w:hAnsiTheme="majorHAnsi" w:cstheme="majorHAnsi"/>
          <w:i/>
          <w:iCs/>
          <w:sz w:val="24"/>
          <w:szCs w:val="24"/>
        </w:rPr>
        <w:t>PLoS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7</w:t>
      </w:r>
      <w:r w:rsidRPr="00C8614F">
        <w:rPr>
          <w:rFonts w:asciiTheme="majorHAnsi" w:hAnsiTheme="majorHAnsi" w:cstheme="majorHAnsi"/>
          <w:sz w:val="24"/>
          <w:szCs w:val="24"/>
        </w:rPr>
        <w:t>(8), e1002240. https://doi.org/10.1371/journal.pgen.1002240</w:t>
      </w:r>
    </w:p>
    <w:p w14:paraId="26458E5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Claussnitzer, M., Cho, J. H., Collins, R., Cox, N. J., Dermitzakis, E. T., Hurles, M. E., Kathiresan, S., Kenny, E. E., Lindgren, C. M., MacArthur, D. G., North, K. N., Plon, S. E., Rehm, H. L., Risch, N., Rotimi, C. N., Shendure, J., Soranzo, N., &amp; McCarthy, M. I. (2020). A brief history of human disease genetics.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577</w:t>
      </w:r>
      <w:r w:rsidRPr="00C8614F">
        <w:rPr>
          <w:rFonts w:asciiTheme="majorHAnsi" w:hAnsiTheme="majorHAnsi" w:cstheme="majorHAnsi"/>
          <w:sz w:val="24"/>
          <w:szCs w:val="24"/>
        </w:rPr>
        <w:t>(7789), 179–189. https://doi.org/10.1038/s41586-019-1879-7</w:t>
      </w:r>
    </w:p>
    <w:p w14:paraId="5572619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Conomos, T. J. (1979). </w:t>
      </w:r>
      <w:r w:rsidRPr="00C8614F">
        <w:rPr>
          <w:rFonts w:asciiTheme="majorHAnsi" w:hAnsiTheme="majorHAnsi" w:cstheme="majorHAnsi"/>
          <w:i/>
          <w:iCs/>
          <w:sz w:val="24"/>
          <w:szCs w:val="24"/>
        </w:rPr>
        <w:t>San Francisco Bay—The urbanized estuary</w:t>
      </w:r>
      <w:r w:rsidRPr="00C8614F">
        <w:rPr>
          <w:rFonts w:asciiTheme="majorHAnsi" w:hAnsiTheme="majorHAnsi" w:cstheme="majorHAnsi"/>
          <w:sz w:val="24"/>
          <w:szCs w:val="24"/>
        </w:rPr>
        <w:t>. American Association for the Advancement of Science- Pacific Division.</w:t>
      </w:r>
    </w:p>
    <w:p w14:paraId="2017C53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Cottingham, A., Huang, P., Hipsey, M. R., Hall, N. G., Ashworth, E., Williams, J., &amp; Potter, I. C. (n.d.). </w:t>
      </w:r>
      <w:r w:rsidRPr="00C8614F">
        <w:rPr>
          <w:rFonts w:asciiTheme="majorHAnsi" w:hAnsiTheme="majorHAnsi" w:cstheme="majorHAnsi"/>
          <w:i/>
          <w:iCs/>
          <w:sz w:val="24"/>
          <w:szCs w:val="24"/>
        </w:rPr>
        <w:t>Growth, condition, and maturity schedules of an estuarine fish species change in estuaries following increased hypoxia due to climate change</w:t>
      </w:r>
      <w:r w:rsidRPr="00C8614F">
        <w:rPr>
          <w:rFonts w:asciiTheme="majorHAnsi" w:hAnsiTheme="majorHAnsi" w:cstheme="majorHAnsi"/>
          <w:sz w:val="24"/>
          <w:szCs w:val="24"/>
        </w:rPr>
        <w:t>. 20.</w:t>
      </w:r>
    </w:p>
    <w:p w14:paraId="4AF5882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Cutter, A. D., &amp; Payseur, B. A. (2013). Genomic signatures of selection at linked sites: Unifying the disparity among species. </w:t>
      </w:r>
      <w:r w:rsidRPr="00C8614F">
        <w:rPr>
          <w:rFonts w:asciiTheme="majorHAnsi" w:hAnsiTheme="majorHAnsi" w:cstheme="majorHAnsi"/>
          <w:i/>
          <w:iCs/>
          <w:sz w:val="24"/>
          <w:szCs w:val="24"/>
        </w:rPr>
        <w:t>Nature Reviews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14</w:t>
      </w:r>
      <w:r w:rsidRPr="00C8614F">
        <w:rPr>
          <w:rFonts w:asciiTheme="majorHAnsi" w:hAnsiTheme="majorHAnsi" w:cstheme="majorHAnsi"/>
          <w:sz w:val="24"/>
          <w:szCs w:val="24"/>
        </w:rPr>
        <w:t>(4), 262–274. https://doi.org/10.1038/nrg3425</w:t>
      </w:r>
    </w:p>
    <w:p w14:paraId="48750A59"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Dill, W. A., &amp; Cordone, A. J. (1997). </w:t>
      </w:r>
      <w:r w:rsidRPr="00C8614F">
        <w:rPr>
          <w:rFonts w:asciiTheme="majorHAnsi" w:hAnsiTheme="majorHAnsi" w:cstheme="majorHAnsi"/>
          <w:i/>
          <w:iCs/>
          <w:sz w:val="24"/>
          <w:szCs w:val="24"/>
        </w:rPr>
        <w:t>STATE OF CALIFORNIA THE RESOURCES AGENCY DEPARTMENT OF FISH AND GAME FISH BULLETIN 178 History And Status of Introduced Fishes In California, 1871 – 1996</w:t>
      </w:r>
      <w:r w:rsidRPr="00C8614F">
        <w:rPr>
          <w:rFonts w:asciiTheme="majorHAnsi" w:hAnsiTheme="majorHAnsi" w:cstheme="majorHAnsi"/>
          <w:sz w:val="24"/>
          <w:szCs w:val="24"/>
        </w:rPr>
        <w:t>. 415.</w:t>
      </w:r>
    </w:p>
    <w:p w14:paraId="4D1ACB6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East, A. E., &amp; Sankey, J. B. (2020). Geomorphic and Sedimentary Effects of Modern Climate Change: Current and Anticipated Future Conditions in the Western United States. </w:t>
      </w:r>
      <w:r w:rsidRPr="00C8614F">
        <w:rPr>
          <w:rFonts w:asciiTheme="majorHAnsi" w:hAnsiTheme="majorHAnsi" w:cstheme="majorHAnsi"/>
          <w:i/>
          <w:iCs/>
          <w:sz w:val="24"/>
          <w:szCs w:val="24"/>
        </w:rPr>
        <w:t>Reviews of Geophysics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58</w:t>
      </w:r>
      <w:r w:rsidRPr="00C8614F">
        <w:rPr>
          <w:rFonts w:asciiTheme="majorHAnsi" w:hAnsiTheme="majorHAnsi" w:cstheme="majorHAnsi"/>
          <w:sz w:val="24"/>
          <w:szCs w:val="24"/>
        </w:rPr>
        <w:t>(4), e2019RG000692. https://doi.org/10.1029/2019RG000692</w:t>
      </w:r>
    </w:p>
    <w:p w14:paraId="17FAFF4C"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Fay, J. C., &amp; Wu, C.-I. (2000). Hitchhiking Under Positive Darwinian Selection. </w:t>
      </w:r>
      <w:r w:rsidRPr="00C8614F">
        <w:rPr>
          <w:rFonts w:asciiTheme="majorHAnsi" w:hAnsiTheme="majorHAnsi" w:cstheme="majorHAnsi"/>
          <w:i/>
          <w:iCs/>
          <w:sz w:val="24"/>
          <w:szCs w:val="24"/>
        </w:rPr>
        <w:t>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155</w:t>
      </w:r>
      <w:r w:rsidRPr="00C8614F">
        <w:rPr>
          <w:rFonts w:asciiTheme="majorHAnsi" w:hAnsiTheme="majorHAnsi" w:cstheme="majorHAnsi"/>
          <w:sz w:val="24"/>
          <w:szCs w:val="24"/>
        </w:rPr>
        <w:t>(3), 1405–1413.</w:t>
      </w:r>
    </w:p>
    <w:p w14:paraId="1320D34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Fisch, K. M., Henderson, J. M., Burton, R. S., &amp; May, B. (2011). Population genetics and conservation implications for the endangered delta smelt in the San Francisco Bay-Delta. </w:t>
      </w:r>
      <w:r w:rsidRPr="00C8614F">
        <w:rPr>
          <w:rFonts w:asciiTheme="majorHAnsi" w:hAnsiTheme="majorHAnsi" w:cstheme="majorHAnsi"/>
          <w:i/>
          <w:iCs/>
          <w:sz w:val="24"/>
          <w:szCs w:val="24"/>
        </w:rPr>
        <w:t>Conservation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12</w:t>
      </w:r>
      <w:r w:rsidRPr="00C8614F">
        <w:rPr>
          <w:rFonts w:asciiTheme="majorHAnsi" w:hAnsiTheme="majorHAnsi" w:cstheme="majorHAnsi"/>
          <w:sz w:val="24"/>
          <w:szCs w:val="24"/>
        </w:rPr>
        <w:t>(6), 1421–1434. https://doi.org/10.1007/s10592-011-0240-y</w:t>
      </w:r>
    </w:p>
    <w:p w14:paraId="6D558435"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Ghurye, J., Rhie, A., Walenz, B. P., Schmitt, A., Selvaraj, S., Pop, M., Phillippy, A. M., &amp; Koren, S. (2019). Integrating Hi-C links with assembly graphs for chromosome-scale assembly. </w:t>
      </w:r>
      <w:r w:rsidRPr="00C8614F">
        <w:rPr>
          <w:rFonts w:asciiTheme="majorHAnsi" w:hAnsiTheme="majorHAnsi" w:cstheme="majorHAnsi"/>
          <w:i/>
          <w:iCs/>
          <w:sz w:val="24"/>
          <w:szCs w:val="24"/>
        </w:rPr>
        <w:t>PLOS Computational Biology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15</w:t>
      </w:r>
      <w:r w:rsidRPr="00C8614F">
        <w:rPr>
          <w:rFonts w:asciiTheme="majorHAnsi" w:hAnsiTheme="majorHAnsi" w:cstheme="majorHAnsi"/>
          <w:sz w:val="24"/>
          <w:szCs w:val="24"/>
        </w:rPr>
        <w:t>(8), e1007273. https://doi.org/10.1371/journal.pcbi.1007273</w:t>
      </w:r>
    </w:p>
    <w:p w14:paraId="04BDE16A"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Glibert, P. M., Fullerton, D., Burkholder, J. M., Cornwell, J. C., &amp; Kana, T. M. (2011). Ecological Stoichiometry, Biogeochemical Cycling, Invasive Species, and Aquatic Food Webs: San Francisco Estuary and Comparative Systems. </w:t>
      </w:r>
      <w:r w:rsidRPr="00C8614F">
        <w:rPr>
          <w:rFonts w:asciiTheme="majorHAnsi" w:hAnsiTheme="majorHAnsi" w:cstheme="majorHAnsi"/>
          <w:i/>
          <w:iCs/>
          <w:sz w:val="24"/>
          <w:szCs w:val="24"/>
        </w:rPr>
        <w:t>Reviews in Fisheries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19</w:t>
      </w:r>
      <w:r w:rsidRPr="00C8614F">
        <w:rPr>
          <w:rFonts w:asciiTheme="majorHAnsi" w:hAnsiTheme="majorHAnsi" w:cstheme="majorHAnsi"/>
          <w:sz w:val="24"/>
          <w:szCs w:val="24"/>
        </w:rPr>
        <w:t>(4), 358–417. https://doi.org/10.1080/10641262.2011.611916</w:t>
      </w:r>
    </w:p>
    <w:p w14:paraId="037D523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Gremme, G., Steinbiss, S., &amp; Kurtz, S. (2013). GenomeTools: A Comprehensive Software Library for Efficient Processing of Structured Genome Annotations. </w:t>
      </w:r>
      <w:r w:rsidRPr="00C8614F">
        <w:rPr>
          <w:rFonts w:asciiTheme="majorHAnsi" w:hAnsiTheme="majorHAnsi" w:cstheme="majorHAnsi"/>
          <w:i/>
          <w:iCs/>
          <w:sz w:val="24"/>
          <w:szCs w:val="24"/>
        </w:rPr>
        <w:t>IEEE/ACM Transactions on Computational Biology and Bioinformatics / IEEE, ACM</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10</w:t>
      </w:r>
      <w:r w:rsidRPr="00C8614F">
        <w:rPr>
          <w:rFonts w:asciiTheme="majorHAnsi" w:hAnsiTheme="majorHAnsi" w:cstheme="majorHAnsi"/>
          <w:sz w:val="24"/>
          <w:szCs w:val="24"/>
        </w:rPr>
        <w:t>, 645–656. https://doi.org/10.1109/TCBB.2013.68</w:t>
      </w:r>
    </w:p>
    <w:p w14:paraId="79C8A08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Guan, D., McCarthy, S. A., Wood, J., Howe, K., Wang, Y., &amp; Durbin, R. (2020). Identifying and removing haplotypic duplication in primary genome assemblies.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36</w:t>
      </w:r>
      <w:r w:rsidRPr="00C8614F">
        <w:rPr>
          <w:rFonts w:asciiTheme="majorHAnsi" w:hAnsiTheme="majorHAnsi" w:cstheme="majorHAnsi"/>
          <w:sz w:val="24"/>
          <w:szCs w:val="24"/>
        </w:rPr>
        <w:t>(9), 2896–2898. https://doi.org/10.1093/bioinformatics/btaa025</w:t>
      </w:r>
    </w:p>
    <w:p w14:paraId="20C29DD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Gurevich, A., Saveliev, V., Vyahhi, N., &amp; Tesler, G. (2013). QUAST: Quality assessment tool for genome assemblies.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29</w:t>
      </w:r>
      <w:r w:rsidRPr="00C8614F">
        <w:rPr>
          <w:rFonts w:asciiTheme="majorHAnsi" w:hAnsiTheme="majorHAnsi" w:cstheme="majorHAnsi"/>
          <w:sz w:val="24"/>
          <w:szCs w:val="24"/>
        </w:rPr>
        <w:t>(8), 1072–1075. https://doi.org/10.1093/bioinformatics/btt086</w:t>
      </w:r>
    </w:p>
    <w:p w14:paraId="652D989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C8614F">
        <w:rPr>
          <w:rFonts w:asciiTheme="majorHAnsi" w:hAnsiTheme="majorHAnsi" w:cstheme="majorHAnsi"/>
          <w:i/>
          <w:iCs/>
          <w:sz w:val="24"/>
          <w:szCs w:val="24"/>
        </w:rPr>
        <w:t>Hydrobiologia</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849</w:t>
      </w:r>
      <w:r w:rsidRPr="00C8614F">
        <w:rPr>
          <w:rFonts w:asciiTheme="majorHAnsi" w:hAnsiTheme="majorHAnsi" w:cstheme="majorHAnsi"/>
          <w:sz w:val="24"/>
          <w:szCs w:val="24"/>
        </w:rPr>
        <w:t>(3), 675–695. https://doi.org/10.1007/s10750-021-04738-z</w:t>
      </w:r>
    </w:p>
    <w:p w14:paraId="2142E89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Hartley, S. E. (1987). THE CHROMOSOMES OF SALMONID FISHES. </w:t>
      </w:r>
      <w:r w:rsidRPr="00C8614F">
        <w:rPr>
          <w:rFonts w:asciiTheme="majorHAnsi" w:hAnsiTheme="majorHAnsi" w:cstheme="majorHAnsi"/>
          <w:i/>
          <w:iCs/>
          <w:sz w:val="24"/>
          <w:szCs w:val="24"/>
        </w:rPr>
        <w:t>Biological Reviews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62</w:t>
      </w:r>
      <w:r w:rsidRPr="00C8614F">
        <w:rPr>
          <w:rFonts w:asciiTheme="majorHAnsi" w:hAnsiTheme="majorHAnsi" w:cstheme="majorHAnsi"/>
          <w:sz w:val="24"/>
          <w:szCs w:val="24"/>
        </w:rPr>
        <w:t>(3), 197–214. https://doi.org/10.1111/j.1469-185X.1987.tb00663.x</w:t>
      </w:r>
    </w:p>
    <w:p w14:paraId="1EE2A52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Hobbs, J. A., Lewis, L. S., Willmes, M., Denney, C., &amp; Bush, E. (2019). Complex life histories discovered in a critically endangered fish. </w:t>
      </w:r>
      <w:r w:rsidRPr="00C8614F">
        <w:rPr>
          <w:rFonts w:asciiTheme="majorHAnsi" w:hAnsiTheme="majorHAnsi" w:cstheme="majorHAnsi"/>
          <w:i/>
          <w:iCs/>
          <w:sz w:val="24"/>
          <w:szCs w:val="24"/>
        </w:rPr>
        <w:t>Scientific Reports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9</w:t>
      </w:r>
      <w:r w:rsidRPr="00C8614F">
        <w:rPr>
          <w:rFonts w:asciiTheme="majorHAnsi" w:hAnsiTheme="majorHAnsi" w:cstheme="majorHAnsi"/>
          <w:sz w:val="24"/>
          <w:szCs w:val="24"/>
        </w:rPr>
        <w:t>(1), 16772. https://doi.org/10.1038/s41598-019-52273-8</w:t>
      </w:r>
    </w:p>
    <w:p w14:paraId="77E5B183"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Hotaling, S., Kelley, J. L., &amp; Frandsen, P. B. (2021). Toward a genome sequence for every animal: Where are we now? </w:t>
      </w:r>
      <w:r w:rsidRPr="00C8614F">
        <w:rPr>
          <w:rFonts w:asciiTheme="majorHAnsi" w:hAnsiTheme="majorHAnsi" w:cstheme="majorHAnsi"/>
          <w:i/>
          <w:iCs/>
          <w:sz w:val="24"/>
          <w:szCs w:val="24"/>
        </w:rPr>
        <w:t>Proceedings of the National Academy of Sciences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118</w:t>
      </w:r>
      <w:r w:rsidRPr="00C8614F">
        <w:rPr>
          <w:rFonts w:asciiTheme="majorHAnsi" w:hAnsiTheme="majorHAnsi" w:cstheme="majorHAnsi"/>
          <w:sz w:val="24"/>
          <w:szCs w:val="24"/>
        </w:rPr>
        <w:t>(52), e2109019118. https://doi.org/10.1073/pnas.2109019118</w:t>
      </w:r>
    </w:p>
    <w:p w14:paraId="41D7D63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International Human Genome Sequencing Consortium, Whitehead Institute for Biomedical Research, Center for Genome Research:, Lander, E. S., Linton, L. M., Birren, B., Nusbaum, C., Zody, M. C., Baldwin, J., Devon, K., Dewar, K., Doyle, M., FitzHugh, W., Funke, R., Gage, D., Harris, K., Heaford, A., Howland, J., Kann, L., Lehoczky, J., … Morgan, M. J. (2001). Initial sequencing and analysis of the human genome.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409</w:t>
      </w:r>
      <w:r w:rsidRPr="00C8614F">
        <w:rPr>
          <w:rFonts w:asciiTheme="majorHAnsi" w:hAnsiTheme="majorHAnsi" w:cstheme="majorHAnsi"/>
          <w:sz w:val="24"/>
          <w:szCs w:val="24"/>
        </w:rPr>
        <w:t>(6822), 860–921. https://doi.org/10.1038/35057062</w:t>
      </w:r>
    </w:p>
    <w:p w14:paraId="1041DDEA"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Itan, Y., Powell, A., Beaumont, M. A., Burger, J., &amp; Thomas, M. G. (2009). The Origins of Lactase Persistence in Europe. </w:t>
      </w:r>
      <w:r w:rsidRPr="00C8614F">
        <w:rPr>
          <w:rFonts w:asciiTheme="majorHAnsi" w:hAnsiTheme="majorHAnsi" w:cstheme="majorHAnsi"/>
          <w:i/>
          <w:iCs/>
          <w:sz w:val="24"/>
          <w:szCs w:val="24"/>
        </w:rPr>
        <w:t>PLoS Computational Biology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w:t>
      </w:r>
      <w:r w:rsidRPr="00C8614F">
        <w:rPr>
          <w:rFonts w:asciiTheme="majorHAnsi" w:hAnsiTheme="majorHAnsi" w:cstheme="majorHAnsi"/>
          <w:sz w:val="24"/>
          <w:szCs w:val="24"/>
        </w:rPr>
        <w:t>(8), e1000491. https://doi.org/10.1371/journal.pcbi.1000491</w:t>
      </w:r>
    </w:p>
    <w:p w14:paraId="49EB1CF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James, N. C., Cowley, P. D., &amp; Whitfield, A. K. (2018). The marine fish assemblage of the East Kleinemonde Estuary over 20 years: Declining abundance and nursery function? </w:t>
      </w:r>
      <w:r w:rsidRPr="00C8614F">
        <w:rPr>
          <w:rFonts w:asciiTheme="majorHAnsi" w:hAnsiTheme="majorHAnsi" w:cstheme="majorHAnsi"/>
          <w:i/>
          <w:iCs/>
          <w:sz w:val="24"/>
          <w:szCs w:val="24"/>
        </w:rPr>
        <w:t>Estuarine, Coastal and Shelf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214</w:t>
      </w:r>
      <w:r w:rsidRPr="00C8614F">
        <w:rPr>
          <w:rFonts w:asciiTheme="majorHAnsi" w:hAnsiTheme="majorHAnsi" w:cstheme="majorHAnsi"/>
          <w:sz w:val="24"/>
          <w:szCs w:val="24"/>
        </w:rPr>
        <w:t>, 64–71. https://doi.org/10.1016/j.ecss.2018.09.010</w:t>
      </w:r>
    </w:p>
    <w:p w14:paraId="5BC424F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Kitada, J., Tatewaki, R., &amp; Tagawa, M. (1980). Chromosomes of the pond smelt Hypomesus transpacificus nipponensis. </w:t>
      </w:r>
      <w:r w:rsidRPr="00C8614F">
        <w:rPr>
          <w:rFonts w:asciiTheme="majorHAnsi" w:hAnsiTheme="majorHAnsi" w:cstheme="majorHAnsi"/>
          <w:i/>
          <w:iCs/>
          <w:sz w:val="24"/>
          <w:szCs w:val="24"/>
        </w:rPr>
        <w:t>Chrom. Inform. Serv.</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28</w:t>
      </w:r>
      <w:r w:rsidRPr="00C8614F">
        <w:rPr>
          <w:rFonts w:asciiTheme="majorHAnsi" w:hAnsiTheme="majorHAnsi" w:cstheme="majorHAnsi"/>
          <w:sz w:val="24"/>
          <w:szCs w:val="24"/>
        </w:rPr>
        <w:t>, 8–9.</w:t>
      </w:r>
    </w:p>
    <w:p w14:paraId="0ECA4E9B"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C8614F">
        <w:rPr>
          <w:rFonts w:asciiTheme="majorHAnsi" w:hAnsiTheme="majorHAnsi" w:cstheme="majorHAnsi"/>
          <w:i/>
          <w:iCs/>
          <w:sz w:val="24"/>
          <w:szCs w:val="24"/>
        </w:rPr>
        <w:t>Transactions of the American Fisheries Society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144</w:t>
      </w:r>
      <w:r w:rsidRPr="00C8614F">
        <w:rPr>
          <w:rFonts w:asciiTheme="majorHAnsi" w:hAnsiTheme="majorHAnsi" w:cstheme="majorHAnsi"/>
          <w:sz w:val="24"/>
          <w:szCs w:val="24"/>
        </w:rPr>
        <w:t>(4), 767–779. https://doi.org/10.1080/00028487.2015.1037016</w:t>
      </w:r>
    </w:p>
    <w:p w14:paraId="0236390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Li, H., &amp; Durbin, R. (2009). Fast and accurate short read alignment with Burrows-Wheeler transform.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25</w:t>
      </w:r>
      <w:r w:rsidRPr="00C8614F">
        <w:rPr>
          <w:rFonts w:asciiTheme="majorHAnsi" w:hAnsiTheme="majorHAnsi" w:cstheme="majorHAnsi"/>
          <w:sz w:val="24"/>
          <w:szCs w:val="24"/>
        </w:rPr>
        <w:t>(14), 1754–1760. https://doi.org/10.1093/bioinformatics/btp324</w:t>
      </w:r>
    </w:p>
    <w:p w14:paraId="75355A5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Li, H., Handsaker, B., Wysoker, A., Fennell, T., Ruan, J., Homer, N., Marth, G., Abecasis, G., &amp; Durbin, R. (2009). The Sequence Alignment/Map format and SAMtools.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25</w:t>
      </w:r>
      <w:r w:rsidRPr="00C8614F">
        <w:rPr>
          <w:rFonts w:asciiTheme="majorHAnsi" w:hAnsiTheme="majorHAnsi" w:cstheme="majorHAnsi"/>
          <w:sz w:val="24"/>
          <w:szCs w:val="24"/>
        </w:rPr>
        <w:t>(16), 2078–2079. https://doi.org/10.1093/bioinformatics/btp352</w:t>
      </w:r>
    </w:p>
    <w:p w14:paraId="1AD69A7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Mapleson, D., Accinelli, G. G., Kettleborough, G., Wright, J., &amp; Clavijo, B. J. (2017). </w:t>
      </w:r>
      <w:r w:rsidRPr="00C8614F">
        <w:rPr>
          <w:rFonts w:asciiTheme="majorHAnsi" w:hAnsiTheme="majorHAnsi" w:cstheme="majorHAnsi"/>
          <w:i/>
          <w:iCs/>
          <w:sz w:val="24"/>
          <w:szCs w:val="24"/>
        </w:rPr>
        <w:t>Sequence analysis KAT : a K-mer analysis toolkit to quality control NGS datasets and genome assemblies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33</w:t>
      </w:r>
      <w:r w:rsidRPr="00C8614F">
        <w:rPr>
          <w:rFonts w:asciiTheme="majorHAnsi" w:hAnsiTheme="majorHAnsi" w:cstheme="majorHAnsi"/>
          <w:sz w:val="24"/>
          <w:szCs w:val="24"/>
        </w:rPr>
        <w:t>(November 2016), 574–576. https://doi.org/10.1093/bioinformatics/btw663</w:t>
      </w:r>
    </w:p>
    <w:p w14:paraId="35EF9055"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Marçais, G., &amp; Kingsford, C. (2011). A fast, lock-free approach for efficient parallel counting of occurrences of k-mers.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27</w:t>
      </w:r>
      <w:r w:rsidRPr="00C8614F">
        <w:rPr>
          <w:rFonts w:asciiTheme="majorHAnsi" w:hAnsiTheme="majorHAnsi" w:cstheme="majorHAnsi"/>
          <w:sz w:val="24"/>
          <w:szCs w:val="24"/>
        </w:rPr>
        <w:t>(6), 764–770. https://doi.org/10.1093/bioinformatics/btr011</w:t>
      </w:r>
    </w:p>
    <w:p w14:paraId="4280D7F5"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McAllister, D. E. (1963). </w:t>
      </w:r>
      <w:r w:rsidRPr="00C8614F">
        <w:rPr>
          <w:rFonts w:asciiTheme="majorHAnsi" w:hAnsiTheme="majorHAnsi" w:cstheme="majorHAnsi"/>
          <w:i/>
          <w:iCs/>
          <w:sz w:val="24"/>
          <w:szCs w:val="24"/>
        </w:rPr>
        <w:t>Revision of the smelt family, Osmeridae.</w:t>
      </w:r>
      <w:r w:rsidRPr="00C8614F">
        <w:rPr>
          <w:rFonts w:asciiTheme="majorHAnsi" w:hAnsiTheme="majorHAnsi" w:cstheme="majorHAnsi"/>
          <w:sz w:val="24"/>
          <w:szCs w:val="24"/>
        </w:rPr>
        <w:t xml:space="preserve"> National Museum of Canada, Biological Series 191.</w:t>
      </w:r>
    </w:p>
    <w:p w14:paraId="63E9ABF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 B. (2002). </w:t>
      </w:r>
      <w:r w:rsidRPr="00C8614F">
        <w:rPr>
          <w:rFonts w:asciiTheme="majorHAnsi" w:hAnsiTheme="majorHAnsi" w:cstheme="majorHAnsi"/>
          <w:i/>
          <w:iCs/>
          <w:sz w:val="24"/>
          <w:szCs w:val="24"/>
        </w:rPr>
        <w:t>Inland Fishes of California</w:t>
      </w:r>
      <w:r w:rsidRPr="00C8614F">
        <w:rPr>
          <w:rFonts w:asciiTheme="majorHAnsi" w:hAnsiTheme="majorHAnsi" w:cstheme="majorHAnsi"/>
          <w:sz w:val="24"/>
          <w:szCs w:val="24"/>
        </w:rPr>
        <w:t xml:space="preserve"> (2nd ed.). University of California Press.</w:t>
      </w:r>
    </w:p>
    <w:p w14:paraId="16780EE3"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 B., Herbold, B., Stevens, D. E., &amp; Miller, L. W. (1992). Transactions of the American Fisheries Society Life History and Status of Delta Smelt in the Sacramento-San Joaquin Estuary , California. </w:t>
      </w:r>
      <w:r w:rsidRPr="00C8614F">
        <w:rPr>
          <w:rFonts w:asciiTheme="majorHAnsi" w:hAnsiTheme="majorHAnsi" w:cstheme="majorHAnsi"/>
          <w:i/>
          <w:iCs/>
          <w:sz w:val="24"/>
          <w:szCs w:val="24"/>
        </w:rPr>
        <w:t>Transactions of the American Fisheries Society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121</w:t>
      </w:r>
      <w:r w:rsidRPr="00C8614F">
        <w:rPr>
          <w:rFonts w:asciiTheme="majorHAnsi" w:hAnsiTheme="majorHAnsi" w:cstheme="majorHAnsi"/>
          <w:sz w:val="24"/>
          <w:szCs w:val="24"/>
        </w:rPr>
        <w:t>(1), 67–77. https://doi.org/10.1016/j.fertnstert.2012.04.042</w:t>
      </w:r>
    </w:p>
    <w:p w14:paraId="16DFC54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 B., Hobbs, J. A., &amp; Durand, J. R. (2018). Delta Smelt and Water Politics in California. </w:t>
      </w:r>
      <w:r w:rsidRPr="00C8614F">
        <w:rPr>
          <w:rFonts w:asciiTheme="majorHAnsi" w:hAnsiTheme="majorHAnsi" w:cstheme="majorHAnsi"/>
          <w:i/>
          <w:iCs/>
          <w:sz w:val="24"/>
          <w:szCs w:val="24"/>
        </w:rPr>
        <w:t>Fisheries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43</w:t>
      </w:r>
      <w:r w:rsidRPr="00C8614F">
        <w:rPr>
          <w:rFonts w:asciiTheme="majorHAnsi" w:hAnsiTheme="majorHAnsi" w:cstheme="majorHAnsi"/>
          <w:sz w:val="24"/>
          <w:szCs w:val="24"/>
        </w:rPr>
        <w:t>(1), 42–50. https://doi.org/10.1002/fsh.10014</w:t>
      </w:r>
    </w:p>
    <w:p w14:paraId="219EF73A"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Peter B., Brown, Larry R., Durand, John R., Hobbs, J. A. (2016). Delta Smelt: LIfe History and Decline of a Once-Adundant Species in the San Francisco Estuary. </w:t>
      </w:r>
      <w:r w:rsidRPr="00C8614F">
        <w:rPr>
          <w:rFonts w:asciiTheme="majorHAnsi" w:hAnsiTheme="majorHAnsi" w:cstheme="majorHAnsi"/>
          <w:i/>
          <w:iCs/>
          <w:sz w:val="24"/>
          <w:szCs w:val="24"/>
        </w:rPr>
        <w:t>San Francisco Estuary and Watershed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14</w:t>
      </w:r>
      <w:r w:rsidRPr="00C8614F">
        <w:rPr>
          <w:rFonts w:asciiTheme="majorHAnsi" w:hAnsiTheme="majorHAnsi" w:cstheme="majorHAnsi"/>
          <w:sz w:val="24"/>
          <w:szCs w:val="24"/>
        </w:rPr>
        <w:t>(2), 1–40.</w:t>
      </w:r>
    </w:p>
    <w:p w14:paraId="6A7F30C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Nichols, F. H., Cloern, J. E., Luoma, S. N., &amp; Peterson, D. H. (1986). The Modification of an Estuary. </w:t>
      </w:r>
      <w:r w:rsidRPr="00C8614F">
        <w:rPr>
          <w:rFonts w:asciiTheme="majorHAnsi" w:hAnsiTheme="majorHAnsi" w:cstheme="majorHAnsi"/>
          <w:i/>
          <w:iCs/>
          <w:sz w:val="24"/>
          <w:szCs w:val="24"/>
        </w:rPr>
        <w:t>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231</w:t>
      </w:r>
      <w:r w:rsidRPr="00C8614F">
        <w:rPr>
          <w:rFonts w:asciiTheme="majorHAnsi" w:hAnsiTheme="majorHAnsi" w:cstheme="majorHAnsi"/>
          <w:sz w:val="24"/>
          <w:szCs w:val="24"/>
        </w:rPr>
        <w:t>(4738), 567–573. https://doi.org/10.1126/science.231.4738.567</w:t>
      </w:r>
    </w:p>
    <w:p w14:paraId="2C7F31CA"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Ning, Z. (n.d.). </w:t>
      </w:r>
      <w:r w:rsidRPr="00C8614F">
        <w:rPr>
          <w:rFonts w:asciiTheme="majorHAnsi" w:hAnsiTheme="majorHAnsi" w:cstheme="majorHAnsi"/>
          <w:i/>
          <w:iCs/>
          <w:sz w:val="24"/>
          <w:szCs w:val="24"/>
        </w:rPr>
        <w:t>Scaff10X: Pipeline for scaffolding and breaking a genome assembly using 10x genomics linked-reads</w:t>
      </w:r>
      <w:r w:rsidRPr="00C8614F">
        <w:rPr>
          <w:rFonts w:asciiTheme="majorHAnsi" w:hAnsiTheme="majorHAnsi" w:cstheme="majorHAnsi"/>
          <w:sz w:val="24"/>
          <w:szCs w:val="24"/>
        </w:rPr>
        <w:t xml:space="preserve"> [Computer software].</w:t>
      </w:r>
    </w:p>
    <w:p w14:paraId="26A5D0A6"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Nygren, A., Nilsson, B., &amp; Jahnke, M. (1971). Cytological studies in the smelt (Osmerus eperlanus L.). </w:t>
      </w:r>
      <w:r w:rsidRPr="00C8614F">
        <w:rPr>
          <w:rFonts w:asciiTheme="majorHAnsi" w:hAnsiTheme="majorHAnsi" w:cstheme="majorHAnsi"/>
          <w:i/>
          <w:iCs/>
          <w:sz w:val="24"/>
          <w:szCs w:val="24"/>
        </w:rPr>
        <w:t>Hereditas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67</w:t>
      </w:r>
      <w:r w:rsidRPr="00C8614F">
        <w:rPr>
          <w:rFonts w:asciiTheme="majorHAnsi" w:hAnsiTheme="majorHAnsi" w:cstheme="majorHAnsi"/>
          <w:sz w:val="24"/>
          <w:szCs w:val="24"/>
        </w:rPr>
        <w:t>(2), 283–286. https://doi.org/10.1111/j.1601-5223.1971.tb02381.x</w:t>
      </w:r>
    </w:p>
    <w:p w14:paraId="424247F9"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Ocalewicz, K., Hliwa, P., Krol, J., Rábová, M., Stabinski, R., &amp; Ráb, P. (2007). Karyotype and chromosomal characteristics of Ag–NOR sites and 5S rDNA in European smelt, Osmerus eperlanus. </w:t>
      </w:r>
      <w:r w:rsidRPr="00C8614F">
        <w:rPr>
          <w:rFonts w:asciiTheme="majorHAnsi" w:hAnsiTheme="majorHAnsi" w:cstheme="majorHAnsi"/>
          <w:i/>
          <w:iCs/>
          <w:sz w:val="24"/>
          <w:szCs w:val="24"/>
        </w:rPr>
        <w:t>Genetica</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131</w:t>
      </w:r>
      <w:r w:rsidRPr="00C8614F">
        <w:rPr>
          <w:rFonts w:asciiTheme="majorHAnsi" w:hAnsiTheme="majorHAnsi" w:cstheme="majorHAnsi"/>
          <w:sz w:val="24"/>
          <w:szCs w:val="24"/>
        </w:rPr>
        <w:t>(1), 29–35. https://doi.org/10.1007/s10709-006-9110-9</w:t>
      </w:r>
    </w:p>
    <w:p w14:paraId="03CFE2D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Patrick, H. J. H., Chomič, A., &amp; Armstrong, K. F. (2016). Cooled Propylene Glycol as a Pragmatic Choice for Preservation of DNA From Remote Field-Collected Diptera for Next-Generation Sequence Analysis. </w:t>
      </w:r>
      <w:r w:rsidRPr="00C8614F">
        <w:rPr>
          <w:rFonts w:asciiTheme="majorHAnsi" w:hAnsiTheme="majorHAnsi" w:cstheme="majorHAnsi"/>
          <w:i/>
          <w:iCs/>
          <w:sz w:val="24"/>
          <w:szCs w:val="24"/>
        </w:rPr>
        <w:t>Journal of Economic Entomology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109</w:t>
      </w:r>
      <w:r w:rsidRPr="00C8614F">
        <w:rPr>
          <w:rFonts w:asciiTheme="majorHAnsi" w:hAnsiTheme="majorHAnsi" w:cstheme="majorHAnsi"/>
          <w:sz w:val="24"/>
          <w:szCs w:val="24"/>
        </w:rPr>
        <w:t>(3), 1469–1473. https://doi.org/10.1093/jee/tow047</w:t>
      </w:r>
    </w:p>
    <w:p w14:paraId="593F1618"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Quinlan, A. R., &amp; Hall, I. M. (2010). BEDTools: A flexible suite of utilities for comparing genomic features.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26</w:t>
      </w:r>
      <w:r w:rsidRPr="00C8614F">
        <w:rPr>
          <w:rFonts w:asciiTheme="majorHAnsi" w:hAnsiTheme="majorHAnsi" w:cstheme="majorHAnsi"/>
          <w:sz w:val="24"/>
          <w:szCs w:val="24"/>
        </w:rPr>
        <w:t>(6), 841–842. https://doi.org/10.1093/bioinformatics/btq033</w:t>
      </w:r>
    </w:p>
    <w:p w14:paraId="643F807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592</w:t>
      </w:r>
      <w:r w:rsidRPr="00C8614F">
        <w:rPr>
          <w:rFonts w:asciiTheme="majorHAnsi" w:hAnsiTheme="majorHAnsi" w:cstheme="majorHAnsi"/>
          <w:sz w:val="24"/>
          <w:szCs w:val="24"/>
        </w:rPr>
        <w:t>(7856), 737–746. https://doi.org/10.1038/s41586-021-03451-0</w:t>
      </w:r>
    </w:p>
    <w:p w14:paraId="732F543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Rosenfield, J. A., &amp; Baxter, R. D. (2007). Population Dynamics and Distribution Patterns of Longfin Smelt in the San Francisco Estuary. </w:t>
      </w:r>
      <w:r w:rsidRPr="00C8614F">
        <w:rPr>
          <w:rFonts w:asciiTheme="majorHAnsi" w:hAnsiTheme="majorHAnsi" w:cstheme="majorHAnsi"/>
          <w:i/>
          <w:iCs/>
          <w:sz w:val="24"/>
          <w:szCs w:val="24"/>
        </w:rPr>
        <w:t>Transactions of the American Fisheries Society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136</w:t>
      </w:r>
      <w:r w:rsidRPr="00C8614F">
        <w:rPr>
          <w:rFonts w:asciiTheme="majorHAnsi" w:hAnsiTheme="majorHAnsi" w:cstheme="majorHAnsi"/>
          <w:sz w:val="24"/>
          <w:szCs w:val="24"/>
        </w:rPr>
        <w:t>(6), 1577–1592. https://doi.org/10.1577/T06-148.1</w:t>
      </w:r>
    </w:p>
    <w:p w14:paraId="79BE30F8"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Ségurel, L., &amp; Bon, C. (2017). On the Evolution of Lactase Persistence in Humans. </w:t>
      </w:r>
      <w:r w:rsidRPr="00C8614F">
        <w:rPr>
          <w:rFonts w:asciiTheme="majorHAnsi" w:hAnsiTheme="majorHAnsi" w:cstheme="majorHAnsi"/>
          <w:i/>
          <w:iCs/>
          <w:sz w:val="24"/>
          <w:szCs w:val="24"/>
        </w:rPr>
        <w:t>Annual Review of Genomics and Human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18</w:t>
      </w:r>
      <w:r w:rsidRPr="00C8614F">
        <w:rPr>
          <w:rFonts w:asciiTheme="majorHAnsi" w:hAnsiTheme="majorHAnsi" w:cstheme="majorHAnsi"/>
          <w:sz w:val="24"/>
          <w:szCs w:val="24"/>
        </w:rPr>
        <w:t>(1), 297–319. https://doi.org/10.1146/annurev-genom-091416-035340</w:t>
      </w:r>
    </w:p>
    <w:p w14:paraId="10699175"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Simão, F. A., Waterhouse, R. M., Ioannidis, P., Kriventseva, E. V., &amp; Zdobnov, E. M. (2015). BUSCO: Assessing genome assembly and annotation completeness with single-copy orthologs.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31</w:t>
      </w:r>
      <w:r w:rsidRPr="00C8614F">
        <w:rPr>
          <w:rFonts w:asciiTheme="majorHAnsi" w:hAnsiTheme="majorHAnsi" w:cstheme="majorHAnsi"/>
          <w:sz w:val="24"/>
          <w:szCs w:val="24"/>
        </w:rPr>
        <w:t>(19), 3210–3212. https://doi.org/10.1093/bioinformatics/btv351</w:t>
      </w:r>
    </w:p>
    <w:p w14:paraId="3CFDF69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Smith, J. M., &amp; Haigh, J. (1974). The hitch-hiking effect of a favourable gene. </w:t>
      </w:r>
      <w:r w:rsidRPr="00C8614F">
        <w:rPr>
          <w:rFonts w:asciiTheme="majorHAnsi" w:hAnsiTheme="majorHAnsi" w:cstheme="majorHAnsi"/>
          <w:i/>
          <w:iCs/>
          <w:sz w:val="24"/>
          <w:szCs w:val="24"/>
        </w:rPr>
        <w:t>Genetical Research</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23</w:t>
      </w:r>
      <w:r w:rsidRPr="00C8614F">
        <w:rPr>
          <w:rFonts w:asciiTheme="majorHAnsi" w:hAnsiTheme="majorHAnsi" w:cstheme="majorHAnsi"/>
          <w:sz w:val="24"/>
          <w:szCs w:val="24"/>
        </w:rPr>
        <w:t>(1), 23–35. https://doi.org/10.1017/S0016672300014634</w:t>
      </w:r>
    </w:p>
    <w:p w14:paraId="75EADF5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Sommer, T., Armor, C., Baxter, R., Breuer, R., Brown, L., Chotkowski, M., Culberson, S., Feyrer, F., Gingras, M., Herbold, B., Kimmerer, W., Mueller-Solger, A., Nobriga, M., &amp; Souza, K. (2007). The Collapse of Pelagic Fishes in the Upper San Francisco Estuary: El Colapso de los Peces Pelagicos en La Cabecera Del Estuario San Francisco. </w:t>
      </w:r>
      <w:r w:rsidRPr="00C8614F">
        <w:rPr>
          <w:rFonts w:asciiTheme="majorHAnsi" w:hAnsiTheme="majorHAnsi" w:cstheme="majorHAnsi"/>
          <w:i/>
          <w:iCs/>
          <w:sz w:val="24"/>
          <w:szCs w:val="24"/>
        </w:rPr>
        <w:t>Fisheries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32</w:t>
      </w:r>
      <w:r w:rsidRPr="00C8614F">
        <w:rPr>
          <w:rFonts w:asciiTheme="majorHAnsi" w:hAnsiTheme="majorHAnsi" w:cstheme="majorHAnsi"/>
          <w:sz w:val="24"/>
          <w:szCs w:val="24"/>
        </w:rPr>
        <w:t>(6), 270–277. https://doi.org/10.1577/1548-8446(2007)32[270:TCOPFI]2.0.CO;2</w:t>
      </w:r>
    </w:p>
    <w:p w14:paraId="4E86110C"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Sommer, T., Mejia, F., Nobriga, M., Feyrer, F., &amp; Grimaldo, L. (2011). The Spawning Migration of Delta Smelt in the Upper San Francisco Estuary. </w:t>
      </w:r>
      <w:r w:rsidRPr="00C8614F">
        <w:rPr>
          <w:rFonts w:asciiTheme="majorHAnsi" w:hAnsiTheme="majorHAnsi" w:cstheme="majorHAnsi"/>
          <w:i/>
          <w:iCs/>
          <w:sz w:val="24"/>
          <w:szCs w:val="24"/>
        </w:rPr>
        <w:t>San Francisco Estuary and Watershed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9</w:t>
      </w:r>
      <w:r w:rsidRPr="00C8614F">
        <w:rPr>
          <w:rFonts w:asciiTheme="majorHAnsi" w:hAnsiTheme="majorHAnsi" w:cstheme="majorHAnsi"/>
          <w:sz w:val="24"/>
          <w:szCs w:val="24"/>
        </w:rPr>
        <w:t>(2), 1–44.</w:t>
      </w:r>
    </w:p>
    <w:p w14:paraId="0848E57C"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Strona, G., &amp; Bradshaw, C. J. A. (2022). Coextinctions dominate future vertebrate losses from climate and land use change. </w:t>
      </w:r>
      <w:r w:rsidRPr="00C8614F">
        <w:rPr>
          <w:rFonts w:asciiTheme="majorHAnsi" w:hAnsiTheme="majorHAnsi" w:cstheme="majorHAnsi"/>
          <w:i/>
          <w:iCs/>
          <w:sz w:val="24"/>
          <w:szCs w:val="24"/>
        </w:rPr>
        <w:t>Science Advances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8</w:t>
      </w:r>
      <w:r w:rsidRPr="00C8614F">
        <w:rPr>
          <w:rFonts w:asciiTheme="majorHAnsi" w:hAnsiTheme="majorHAnsi" w:cstheme="majorHAnsi"/>
          <w:sz w:val="24"/>
          <w:szCs w:val="24"/>
        </w:rPr>
        <w:t>(50), eabn4345. https://doi.org/10.1126/sciadv.abn4345</w:t>
      </w:r>
    </w:p>
    <w:p w14:paraId="6F987DA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Swallow, D. M. (2003). Genetics of Lactase Persistence and Lactose Intolerance. </w:t>
      </w:r>
      <w:r w:rsidRPr="00C8614F">
        <w:rPr>
          <w:rFonts w:asciiTheme="majorHAnsi" w:hAnsiTheme="majorHAnsi" w:cstheme="majorHAnsi"/>
          <w:i/>
          <w:iCs/>
          <w:sz w:val="24"/>
          <w:szCs w:val="24"/>
        </w:rPr>
        <w:t>Annual Review of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37</w:t>
      </w:r>
      <w:r w:rsidRPr="00C8614F">
        <w:rPr>
          <w:rFonts w:asciiTheme="majorHAnsi" w:hAnsiTheme="majorHAnsi" w:cstheme="majorHAnsi"/>
          <w:sz w:val="24"/>
          <w:szCs w:val="24"/>
        </w:rPr>
        <w:t>(1), 197–219. https://doi.org/10.1146/annurev.genet.37.110801.143820</w:t>
      </w:r>
    </w:p>
    <w:p w14:paraId="4818F43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Ullrich, P. A., Xu, Z., Rhoades, A. M., Dettinger, M. D., Mount, J. F., Jones, A. D., &amp; Vahmani, P. (2018). California’s Drought of the Future: A Midcentury Recreation of the Exceptional Conditions of 2012–2017. </w:t>
      </w:r>
      <w:r w:rsidRPr="00C8614F">
        <w:rPr>
          <w:rFonts w:asciiTheme="majorHAnsi" w:hAnsiTheme="majorHAnsi" w:cstheme="majorHAnsi"/>
          <w:i/>
          <w:iCs/>
          <w:sz w:val="24"/>
          <w:szCs w:val="24"/>
        </w:rPr>
        <w:t>Earth’s Future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6</w:t>
      </w:r>
      <w:r w:rsidRPr="00C8614F">
        <w:rPr>
          <w:rFonts w:asciiTheme="majorHAnsi" w:hAnsiTheme="majorHAnsi" w:cstheme="majorHAnsi"/>
          <w:sz w:val="24"/>
          <w:szCs w:val="24"/>
        </w:rPr>
        <w:t>(11), 1568–1587. https://doi.org/10.1029/2018EF001007</w:t>
      </w:r>
    </w:p>
    <w:p w14:paraId="005EA526"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Vaser, R., Sović, I., Nagarajan, N., &amp; Šikić, M. (2017). Fast and accurate de novo genome assembly from long uncorrected reads. </w:t>
      </w:r>
      <w:r w:rsidRPr="00C8614F">
        <w:rPr>
          <w:rFonts w:asciiTheme="majorHAnsi" w:hAnsiTheme="majorHAnsi" w:cstheme="majorHAnsi"/>
          <w:i/>
          <w:iCs/>
          <w:sz w:val="24"/>
          <w:szCs w:val="24"/>
        </w:rPr>
        <w:t>Genome Research</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27</w:t>
      </w:r>
      <w:r w:rsidRPr="00C8614F">
        <w:rPr>
          <w:rFonts w:asciiTheme="majorHAnsi" w:hAnsiTheme="majorHAnsi" w:cstheme="majorHAnsi"/>
          <w:sz w:val="24"/>
          <w:szCs w:val="24"/>
        </w:rPr>
        <w:t>(5), 737–746. https://doi.org/10.1101/gr.214270.116</w:t>
      </w:r>
    </w:p>
    <w:p w14:paraId="49F2663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Vurture, G. W., Sedlazeck, F. J., Nattestad, M., Underwood, C. J., Fang, H., Gurtowski, J., &amp; Schatz, M. C. (2017). GenomeScope: Fast reference-free genome profiling from short reads.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33</w:t>
      </w:r>
      <w:r w:rsidRPr="00C8614F">
        <w:rPr>
          <w:rFonts w:asciiTheme="majorHAnsi" w:hAnsiTheme="majorHAnsi" w:cstheme="majorHAnsi"/>
          <w:sz w:val="24"/>
          <w:szCs w:val="24"/>
        </w:rPr>
        <w:t>(14), 2202–2204. https://doi.org/10.1093/bioinformatics/btx153</w:t>
      </w:r>
    </w:p>
    <w:p w14:paraId="73491E48"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Wasko, A. P., Martins, C., Oliveira, C., &amp; Foresti, F. (2003). Non-destructive genetic sampling in fish. An improved method for DNA extraction from fish fins and scales. </w:t>
      </w:r>
      <w:r w:rsidRPr="00C8614F">
        <w:rPr>
          <w:rFonts w:asciiTheme="majorHAnsi" w:hAnsiTheme="majorHAnsi" w:cstheme="majorHAnsi"/>
          <w:i/>
          <w:iCs/>
          <w:sz w:val="24"/>
          <w:szCs w:val="24"/>
        </w:rPr>
        <w:t>Hereditas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138</w:t>
      </w:r>
      <w:r w:rsidRPr="00C8614F">
        <w:rPr>
          <w:rFonts w:asciiTheme="majorHAnsi" w:hAnsiTheme="majorHAnsi" w:cstheme="majorHAnsi"/>
          <w:sz w:val="24"/>
          <w:szCs w:val="24"/>
        </w:rPr>
        <w:t>(3), 161–165. https://doi.org/10.1034/j.1601-5223.2003.01503.x</w:t>
      </w:r>
    </w:p>
    <w:p w14:paraId="571B9C8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Wasser, S. K., Brown, L., Mailand, C., Mondol, S., Clark, W., Laurie, C., &amp; Weir, B. S. (2015). Genetic assignment of large seizures of elephant ivory reveals Africa’s major poaching hotspots. </w:t>
      </w:r>
      <w:r w:rsidRPr="00C8614F">
        <w:rPr>
          <w:rFonts w:asciiTheme="majorHAnsi" w:hAnsiTheme="majorHAnsi" w:cstheme="majorHAnsi"/>
          <w:i/>
          <w:iCs/>
          <w:sz w:val="24"/>
          <w:szCs w:val="24"/>
        </w:rPr>
        <w:t>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349</w:t>
      </w:r>
      <w:r w:rsidRPr="00C8614F">
        <w:rPr>
          <w:rFonts w:asciiTheme="majorHAnsi" w:hAnsiTheme="majorHAnsi" w:cstheme="majorHAnsi"/>
          <w:sz w:val="24"/>
          <w:szCs w:val="24"/>
        </w:rPr>
        <w:t>(6243), 84–87. https://doi.org/10.1126/science.aaa2457</w:t>
      </w:r>
    </w:p>
    <w:p w14:paraId="594FCD8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C8614F">
        <w:rPr>
          <w:rFonts w:asciiTheme="majorHAnsi" w:hAnsiTheme="majorHAnsi" w:cstheme="majorHAnsi"/>
          <w:i/>
          <w:iCs/>
          <w:sz w:val="24"/>
          <w:szCs w:val="24"/>
        </w:rPr>
        <w:t>BMC Genomics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16</w:t>
      </w:r>
      <w:r w:rsidRPr="00C8614F">
        <w:rPr>
          <w:rFonts w:asciiTheme="majorHAnsi" w:hAnsiTheme="majorHAnsi" w:cstheme="majorHAnsi"/>
          <w:sz w:val="24"/>
          <w:szCs w:val="24"/>
        </w:rPr>
        <w:t>(1), 791. https://doi.org/10.1186/s12864-015-2020-4</w:t>
      </w:r>
    </w:p>
    <w:p w14:paraId="658C13D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Xuan, B., Kim, E. M., Song, M.-Y., Shin, Y., Jeon, J.-H., &amp; Bae, E. (2021). Draft Genome of the Korean smelt Hypomesus nipponensis and its transcriptomic. </w:t>
      </w:r>
      <w:r w:rsidRPr="00C8614F">
        <w:rPr>
          <w:rFonts w:asciiTheme="majorHAnsi" w:hAnsiTheme="majorHAnsi" w:cstheme="majorHAnsi"/>
          <w:i/>
          <w:iCs/>
          <w:sz w:val="24"/>
          <w:szCs w:val="24"/>
        </w:rPr>
        <w:t>G3: Genes|Genomes|Genetics</w:t>
      </w:r>
      <w:r w:rsidRPr="00C8614F">
        <w:rPr>
          <w:rFonts w:asciiTheme="majorHAnsi" w:hAnsiTheme="majorHAnsi" w:cstheme="majorHAnsi"/>
          <w:sz w:val="24"/>
          <w:szCs w:val="24"/>
        </w:rPr>
        <w:t>, 35. https://doi.org/10.1093/g3journal/jkab147</w:t>
      </w:r>
    </w:p>
    <w:p w14:paraId="49E15B7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Zoonomia Consortium. (2020). A comparative genomics multitool for scientific discovery and conservation.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587</w:t>
      </w:r>
      <w:r w:rsidRPr="00C8614F">
        <w:rPr>
          <w:rFonts w:asciiTheme="majorHAnsi" w:hAnsiTheme="majorHAnsi" w:cstheme="majorHAnsi"/>
          <w:sz w:val="24"/>
          <w:szCs w:val="24"/>
        </w:rPr>
        <w:t>(7833), 240–245. https://doi.org/10.1038/s41586-020-2876-6</w:t>
      </w:r>
    </w:p>
    <w:p w14:paraId="25149163" w14:textId="0E813337" w:rsidR="000E70AC" w:rsidRDefault="0087338E" w:rsidP="0011235A">
      <w:pPr>
        <w:spacing w:after="0" w:line="240" w:lineRule="auto"/>
        <w:jc w:val="left"/>
        <w:rPr>
          <w:rFonts w:ascii="Calibri" w:eastAsia="Times New Roman" w:hAnsi="Calibri" w:cs="Calibri"/>
          <w:color w:val="000000"/>
        </w:rPr>
      </w:pPr>
      <w:r w:rsidRPr="00C8614F">
        <w:rPr>
          <w:rFonts w:asciiTheme="majorHAnsi" w:eastAsia="Times New Roman" w:hAnsiTheme="majorHAnsi" w:cstheme="majorHAnsi"/>
          <w:color w:val="000000"/>
          <w:sz w:val="24"/>
          <w:szCs w:val="24"/>
        </w:rPr>
        <w:fldChar w:fldCharType="end"/>
      </w:r>
    </w:p>
    <w:p w14:paraId="0978B2C1" w14:textId="77777777" w:rsidR="008914E8" w:rsidRDefault="008914E8" w:rsidP="0011235A">
      <w:pPr>
        <w:spacing w:after="0" w:line="240" w:lineRule="auto"/>
        <w:jc w:val="left"/>
        <w:rPr>
          <w:rFonts w:ascii="Calibri" w:eastAsia="Times New Roman" w:hAnsi="Calibri" w:cs="Calibr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438"/>
        <w:gridCol w:w="1724"/>
        <w:gridCol w:w="1280"/>
        <w:gridCol w:w="1002"/>
        <w:gridCol w:w="1308"/>
        <w:gridCol w:w="990"/>
        <w:gridCol w:w="1170"/>
        <w:gridCol w:w="900"/>
        <w:gridCol w:w="902"/>
        <w:gridCol w:w="874"/>
        <w:gridCol w:w="836"/>
        <w:gridCol w:w="952"/>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314" w:name="_Toc144802749"/>
      <w:r>
        <w:t>Tables and Figures</w:t>
      </w:r>
      <w:bookmarkEnd w:id="314"/>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148"/>
        <w:gridCol w:w="1077"/>
        <w:gridCol w:w="1183"/>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ins w:id="315" w:author="Andrea Schreier" w:date="2023-09-06T13:31:00Z">
              <w:r w:rsidR="00D37010">
                <w:rPr>
                  <w:rFonts w:ascii="Calibri Light" w:eastAsia="Times New Roman" w:hAnsi="Calibri Light" w:cs="Calibri Light"/>
                  <w:color w:val="000000"/>
                </w:rPr>
                <w:t xml:space="preserve">sampling </w:t>
              </w:r>
            </w:ins>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502"/>
        <w:gridCol w:w="2107"/>
        <w:gridCol w:w="2571"/>
        <w:gridCol w:w="1709"/>
        <w:gridCol w:w="1740"/>
        <w:gridCol w:w="1878"/>
        <w:gridCol w:w="1029"/>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11235A">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3312C9E4"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ins w:id="316" w:author="Andrea Schreier" w:date="2023-09-06T13:32:00Z">
              <w:r w:rsidR="008F7FE6">
                <w:rPr>
                  <w:rFonts w:ascii="Calibri Light" w:eastAsia="Times New Roman" w:hAnsi="Calibri Light" w:cs="Calibri Light"/>
                  <w:b/>
                  <w:bCs/>
                  <w:color w:val="000000"/>
                </w:rPr>
                <w:t>c</w:t>
              </w:r>
            </w:ins>
            <w:r w:rsidRPr="007E7567">
              <w:rPr>
                <w:rFonts w:ascii="Calibri Light" w:eastAsia="Times New Roman" w:hAnsi="Calibri Light" w:cs="Calibri Light"/>
                <w:b/>
                <w:bCs/>
                <w:color w:val="000000"/>
              </w:rPr>
              <w:t xml:space="preserve">ing </w:t>
            </w:r>
            <w:ins w:id="317" w:author="Andrea Schreier" w:date="2023-09-06T13:32:00Z">
              <w:r w:rsidR="008F7FE6">
                <w:rPr>
                  <w:rFonts w:ascii="Calibri Light" w:eastAsia="Times New Roman" w:hAnsi="Calibri Light" w:cs="Calibri Light"/>
                  <w:b/>
                  <w:bCs/>
                  <w:color w:val="000000"/>
                </w:rPr>
                <w:t>Platform</w:t>
              </w:r>
            </w:ins>
            <w:del w:id="318" w:author="Andrea Schreier" w:date="2023-09-06T13:32:00Z">
              <w:r w:rsidRPr="007E7567" w:rsidDel="008F7FE6">
                <w:rPr>
                  <w:rFonts w:ascii="Calibri Light" w:eastAsia="Times New Roman" w:hAnsi="Calibri Light" w:cs="Calibri Light"/>
                  <w:b/>
                  <w:bCs/>
                  <w:color w:val="000000"/>
                </w:rPr>
                <w:delText>Company</w:delText>
              </w:r>
            </w:del>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commentRangeStart w:id="319"/>
            <w:r w:rsidRPr="007E7567">
              <w:rPr>
                <w:rFonts w:ascii="Calibri Light" w:eastAsia="Times New Roman" w:hAnsi="Calibri Light" w:cs="Calibri Light"/>
                <w:b/>
                <w:bCs/>
                <w:color w:val="000000"/>
              </w:rPr>
              <w:t>Run ID</w:t>
            </w:r>
            <w:commentRangeEnd w:id="319"/>
            <w:r w:rsidR="008F7FE6">
              <w:rPr>
                <w:rStyle w:val="CommentReference"/>
              </w:rPr>
              <w:commentReference w:id="319"/>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commentRangeStart w:id="320"/>
            <w:r w:rsidRPr="007E7567">
              <w:rPr>
                <w:rFonts w:ascii="Calibri Light" w:eastAsia="Times New Roman" w:hAnsi="Calibri Light" w:cs="Calibri Light"/>
                <w:b/>
                <w:bCs/>
                <w:color w:val="000000"/>
              </w:rPr>
              <w:t>GC%</w:t>
            </w:r>
            <w:commentRangeEnd w:id="320"/>
            <w:r w:rsidR="008F7FE6">
              <w:rPr>
                <w:rStyle w:val="CommentReference"/>
              </w:rPr>
              <w:commentReference w:id="320"/>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0D37D9B9"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sidR="00AB2E55">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321"/>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321"/>
            <w:r w:rsidR="008F7FE6">
              <w:rPr>
                <w:rStyle w:val="CommentReference"/>
              </w:rPr>
              <w:commentReference w:id="321"/>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031081A0">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1F005222"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 50</w:t>
      </w:r>
      <w:ins w:id="322"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del w:id="323" w:author="Andrea Schreier" w:date="2023-09-06T13:38:00Z">
        <w:r w:rsidRPr="005549A1" w:rsidDel="008F7FE6">
          <w:rPr>
            <w:rFonts w:asciiTheme="majorHAnsi" w:hAnsiTheme="majorHAnsi" w:cstheme="majorHAnsi"/>
            <w:iCs/>
            <w:sz w:val="24"/>
            <w:szCs w:val="24"/>
          </w:rPr>
          <w:lastRenderedPageBreak/>
          <w:delText xml:space="preserve">sample </w:delText>
        </w:r>
      </w:del>
      <w:r w:rsidRPr="005549A1">
        <w:rPr>
          <w:rFonts w:asciiTheme="majorHAnsi" w:hAnsiTheme="majorHAnsi" w:cstheme="majorHAnsi"/>
          <w:iCs/>
          <w:sz w:val="24"/>
          <w:szCs w:val="24"/>
        </w:rPr>
        <w:t>(T1F02_BM_FF</w:t>
      </w:r>
      <w:r w:rsidRPr="005549A1">
        <w:rPr>
          <w:rFonts w:asciiTheme="majorHAnsi" w:hAnsiTheme="majorHAnsi" w:cstheme="majorHAnsi"/>
          <w:bCs/>
          <w:sz w:val="24"/>
          <w:szCs w:val="24"/>
        </w:rPr>
        <w:t xml:space="preserve">), B) Extraction #2: no usable </w:t>
      </w:r>
      <w:del w:id="324" w:author="Andrea Schreier" w:date="2023-09-06T13:38:00Z">
        <w:r w:rsidRPr="005549A1" w:rsidDel="008F7FE6">
          <w:rPr>
            <w:rFonts w:asciiTheme="majorHAnsi" w:hAnsiTheme="majorHAnsi" w:cstheme="majorHAnsi"/>
            <w:bCs/>
            <w:sz w:val="24"/>
            <w:szCs w:val="24"/>
          </w:rPr>
          <w:delText>samples</w:delText>
        </w:r>
      </w:del>
      <w:ins w:id="325"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xml:space="preserve">, C) Extraction #3: no usable </w:t>
      </w:r>
      <w:del w:id="326" w:author="Andrea Schreier" w:date="2023-09-06T13:38:00Z">
        <w:r w:rsidRPr="005549A1" w:rsidDel="008F7FE6">
          <w:rPr>
            <w:rFonts w:asciiTheme="majorHAnsi" w:hAnsiTheme="majorHAnsi" w:cstheme="majorHAnsi"/>
            <w:bCs/>
            <w:sz w:val="24"/>
            <w:szCs w:val="24"/>
          </w:rPr>
          <w:delText>samples</w:delText>
        </w:r>
      </w:del>
      <w:ins w:id="327"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xml:space="preserve">, D) Extraction #4: No usable </w:t>
      </w:r>
      <w:del w:id="328" w:author="Andrea Schreier" w:date="2023-09-06T13:38:00Z">
        <w:r w:rsidRPr="005549A1" w:rsidDel="008F7FE6">
          <w:rPr>
            <w:rFonts w:asciiTheme="majorHAnsi" w:hAnsiTheme="majorHAnsi" w:cstheme="majorHAnsi"/>
            <w:bCs/>
            <w:sz w:val="24"/>
            <w:szCs w:val="24"/>
          </w:rPr>
          <w:delText>samples</w:delText>
        </w:r>
      </w:del>
      <w:ins w:id="329"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del w:id="330" w:author="Andrea Schreier" w:date="2023-09-06T13:38:00Z">
        <w:r w:rsidRPr="005549A1" w:rsidDel="008F7FE6">
          <w:rPr>
            <w:rFonts w:asciiTheme="majorHAnsi" w:hAnsiTheme="majorHAnsi" w:cstheme="majorHAnsi"/>
            <w:iCs/>
            <w:sz w:val="24"/>
            <w:szCs w:val="24"/>
          </w:rPr>
          <w:delText>sample</w:delText>
        </w:r>
        <w:r w:rsidRPr="005549A1" w:rsidDel="008F7FE6">
          <w:rPr>
            <w:rFonts w:asciiTheme="majorHAnsi" w:hAnsiTheme="majorHAnsi" w:cstheme="majorHAnsi"/>
            <w:bCs/>
            <w:sz w:val="24"/>
            <w:szCs w:val="24"/>
          </w:rPr>
          <w:delText xml:space="preserve"> </w:delText>
        </w:r>
      </w:del>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del w:id="331" w:author="Andrea Schreier" w:date="2023-09-06T13:38:00Z">
        <w:r w:rsidRPr="005549A1" w:rsidDel="008F7FE6">
          <w:rPr>
            <w:rFonts w:asciiTheme="majorHAnsi" w:hAnsiTheme="majorHAnsi" w:cstheme="majorHAnsi"/>
            <w:iCs/>
            <w:sz w:val="24"/>
            <w:szCs w:val="24"/>
          </w:rPr>
          <w:delText>sample</w:delText>
        </w:r>
        <w:r w:rsidRPr="005549A1" w:rsidDel="008F7FE6">
          <w:rPr>
            <w:rFonts w:asciiTheme="majorHAnsi" w:hAnsiTheme="majorHAnsi" w:cstheme="majorHAnsi"/>
            <w:bCs/>
            <w:sz w:val="24"/>
            <w:szCs w:val="24"/>
          </w:rPr>
          <w:delText xml:space="preserve"> </w:delText>
        </w:r>
      </w:del>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21635B5E"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commentRangeStart w:id="332"/>
      <w:r w:rsidRPr="005549A1">
        <w:rPr>
          <w:rFonts w:asciiTheme="majorHAnsi" w:eastAsia="Times New Roman" w:hAnsiTheme="majorHAnsi" w:cstheme="majorHAnsi"/>
          <w:sz w:val="24"/>
          <w:szCs w:val="24"/>
        </w:rPr>
        <w:t>.</w:t>
      </w:r>
      <w:commentRangeEnd w:id="332"/>
      <w:r w:rsidR="008F7FE6">
        <w:rPr>
          <w:rStyle w:val="CommentReference"/>
        </w:rPr>
        <w:commentReference w:id="332"/>
      </w:r>
      <w:ins w:id="333" w:author="Andrea Schreier" w:date="2023-09-06T13:40:00Z">
        <w:r w:rsidR="008F7FE6">
          <w:rPr>
            <w:rFonts w:asciiTheme="majorHAnsi" w:eastAsia="Times New Roman" w:hAnsiTheme="majorHAnsi" w:cstheme="majorHAnsi"/>
            <w:sz w:val="24"/>
            <w:szCs w:val="24"/>
          </w:rPr>
          <w:t xml:space="preserve"> What do the purple and green lines on the lane diagram indicate?</w:t>
        </w:r>
      </w:ins>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11235A">
      <w:pPr>
        <w:spacing w:line="240" w:lineRule="auto"/>
        <w:rPr>
          <w:rFonts w:asciiTheme="majorHAnsi" w:hAnsiTheme="majorHAnsi" w:cstheme="majorHAnsi"/>
          <w:sz w:val="24"/>
          <w:szCs w:val="24"/>
        </w:rPr>
      </w:pPr>
      <w:commentRangeStart w:id="334"/>
      <w:commentRangeStart w:id="335"/>
      <w:r w:rsidRPr="005549A1">
        <w:rPr>
          <w:rFonts w:asciiTheme="majorHAnsi" w:eastAsia="Times New Roman" w:hAnsiTheme="majorHAnsi" w:cstheme="majorHAnsi"/>
          <w:b/>
          <w:sz w:val="24"/>
          <w:szCs w:val="24"/>
        </w:rPr>
        <w:t>Figure 2.3</w:t>
      </w:r>
      <w:commentRangeEnd w:id="334"/>
      <w:r w:rsidR="00C6769A">
        <w:rPr>
          <w:rStyle w:val="CommentReference"/>
        </w:rPr>
        <w:commentReference w:id="334"/>
      </w:r>
      <w:commentRangeEnd w:id="335"/>
      <w:r w:rsidR="008F7FE6">
        <w:rPr>
          <w:rStyle w:val="CommentReference"/>
        </w:rPr>
        <w:commentReference w:id="335"/>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 xml:space="preserve">male (A &amp; B) and male (C &amp; D) sequencing data. Histograms using k=21 (A &amp; C), and k=31 (B &amp; D). </w:t>
      </w:r>
      <w:commentRangeStart w:id="336"/>
      <w:r w:rsidRPr="005549A1">
        <w:rPr>
          <w:rFonts w:asciiTheme="majorHAnsi" w:eastAsia="Times New Roman" w:hAnsiTheme="majorHAnsi" w:cstheme="majorHAnsi"/>
          <w:sz w:val="24"/>
          <w:szCs w:val="24"/>
        </w:rPr>
        <w:t>The high abundance of low frequency k-mers are expected as a product of sequencing and base calling errors</w:t>
      </w:r>
      <w:commentRangeEnd w:id="336"/>
      <w:r w:rsidR="008F7FE6">
        <w:rPr>
          <w:rStyle w:val="CommentReference"/>
        </w:rPr>
        <w:commentReference w:id="336"/>
      </w:r>
      <w:r w:rsidRPr="005549A1">
        <w:rPr>
          <w:rFonts w:asciiTheme="majorHAnsi" w:eastAsia="Times New Roman" w:hAnsiTheme="majorHAnsi" w:cstheme="majorHAnsi"/>
          <w:sz w:val="24"/>
          <w:szCs w:val="24"/>
        </w:rPr>
        <w:t>.</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6281CD3E" w:rsidR="00644092" w:rsidRPr="005549A1" w:rsidRDefault="00644092" w:rsidP="0011235A">
      <w:pPr>
        <w:spacing w:line="240" w:lineRule="auto"/>
        <w:rPr>
          <w:rFonts w:asciiTheme="majorHAnsi" w:hAnsiTheme="majorHAnsi" w:cstheme="majorHAnsi"/>
          <w:sz w:val="24"/>
          <w:szCs w:val="24"/>
        </w:rPr>
      </w:pPr>
      <w:commentRangeStart w:id="337"/>
      <w:commentRangeStart w:id="338"/>
      <w:r w:rsidRPr="005549A1">
        <w:rPr>
          <w:rFonts w:asciiTheme="majorHAnsi" w:eastAsia="Times New Roman" w:hAnsiTheme="majorHAnsi" w:cstheme="majorHAnsi"/>
          <w:b/>
          <w:sz w:val="24"/>
          <w:szCs w:val="24"/>
        </w:rPr>
        <w:t>F</w:t>
      </w:r>
      <w:commentRangeEnd w:id="337"/>
      <w:r w:rsidR="00395A40">
        <w:rPr>
          <w:rStyle w:val="CommentReference"/>
        </w:rPr>
        <w:commentReference w:id="337"/>
      </w:r>
      <w:commentRangeEnd w:id="338"/>
      <w:r w:rsidR="00395A40">
        <w:rPr>
          <w:rStyle w:val="CommentReference"/>
        </w:rPr>
        <w:commentReference w:id="338"/>
      </w:r>
      <w:r w:rsidRPr="005549A1">
        <w:rPr>
          <w:rFonts w:asciiTheme="majorHAnsi" w:eastAsia="Times New Roman" w:hAnsiTheme="majorHAnsi" w:cstheme="majorHAnsi"/>
          <w:b/>
          <w:sz w:val="24"/>
          <w:szCs w:val="24"/>
        </w:rPr>
        <w:t>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ins w:id="339" w:author="Andrea Schreier" w:date="2023-09-06T13:45:00Z">
        <w:r w:rsidR="00395A40">
          <w:rPr>
            <w:rFonts w:asciiTheme="majorHAnsi" w:eastAsia="Times New Roman" w:hAnsiTheme="majorHAnsi" w:cstheme="majorHAnsi"/>
            <w:sz w:val="24"/>
            <w:szCs w:val="24"/>
          </w:rPr>
          <w:t>, not observed here,</w:t>
        </w:r>
      </w:ins>
      <w:r w:rsidRPr="005549A1">
        <w:rPr>
          <w:rFonts w:asciiTheme="majorHAnsi" w:eastAsia="Times New Roman" w:hAnsiTheme="majorHAnsi" w:cstheme="majorHAnsi"/>
          <w:sz w:val="24"/>
          <w:szCs w:val="24"/>
        </w:rPr>
        <w:t xml:space="preserve"> </w:t>
      </w:r>
      <w:ins w:id="340" w:author="Andrea Schreier" w:date="2023-09-06T13:45:00Z">
        <w:r w:rsidR="00395A40">
          <w:rPr>
            <w:rFonts w:asciiTheme="majorHAnsi" w:eastAsia="Times New Roman" w:hAnsiTheme="majorHAnsi" w:cstheme="majorHAnsi"/>
            <w:sz w:val="24"/>
            <w:szCs w:val="24"/>
          </w:rPr>
          <w:t>would be</w:t>
        </w:r>
      </w:ins>
      <w:del w:id="341" w:author="Andrea Schreier" w:date="2023-09-06T13:45:00Z">
        <w:r w:rsidRPr="005549A1" w:rsidDel="00395A40">
          <w:rPr>
            <w:rFonts w:asciiTheme="majorHAnsi" w:eastAsia="Times New Roman" w:hAnsiTheme="majorHAnsi" w:cstheme="majorHAnsi"/>
            <w:sz w:val="24"/>
            <w:szCs w:val="24"/>
          </w:rPr>
          <w:delText>is</w:delText>
        </w:r>
      </w:del>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132289A9"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commentRangeStart w:id="342"/>
      <w:r w:rsidRPr="005549A1">
        <w:rPr>
          <w:rFonts w:asciiTheme="majorHAnsi" w:eastAsia="Times New Roman" w:hAnsiTheme="majorHAnsi" w:cstheme="majorHAnsi"/>
          <w:b/>
          <w:sz w:val="24"/>
          <w:szCs w:val="24"/>
        </w:rPr>
        <w:t>F</w:t>
      </w:r>
      <w:commentRangeEnd w:id="342"/>
      <w:r w:rsidR="00395A40">
        <w:rPr>
          <w:rStyle w:val="CommentReference"/>
        </w:rPr>
        <w:commentReference w:id="342"/>
      </w:r>
      <w:r w:rsidRPr="005549A1">
        <w:rPr>
          <w:rFonts w:asciiTheme="majorHAnsi" w:eastAsia="Times New Roman" w:hAnsiTheme="majorHAnsi" w:cstheme="majorHAnsi"/>
          <w:b/>
          <w:sz w:val="24"/>
          <w:szCs w:val="24"/>
        </w:rPr>
        <w:t>igure 2.5.</w:t>
      </w:r>
      <w:r w:rsidRPr="005549A1">
        <w:rPr>
          <w:rFonts w:asciiTheme="majorHAnsi" w:eastAsia="Times New Roman" w:hAnsiTheme="majorHAnsi" w:cstheme="majorHAnsi"/>
          <w:sz w:val="24"/>
          <w:szCs w:val="24"/>
        </w:rPr>
        <w:t xml:space="preserve"> </w:t>
      </w:r>
      <w:del w:id="343" w:author="Andrea Schreier" w:date="2023-09-06T13:46:00Z">
        <w:r w:rsidRPr="005549A1" w:rsidDel="00395A40">
          <w:rPr>
            <w:rFonts w:asciiTheme="majorHAnsi" w:eastAsia="Times New Roman" w:hAnsiTheme="majorHAnsi" w:cstheme="majorHAnsi"/>
            <w:sz w:val="24"/>
            <w:szCs w:val="24"/>
          </w:rPr>
          <w:delText xml:space="preserve">K-mer comparison </w:delText>
        </w:r>
      </w:del>
      <w:ins w:id="344" w:author="Andrea Schreier" w:date="2023-09-06T13:46:00Z">
        <w:r w:rsidR="00395A40">
          <w:rPr>
            <w:rFonts w:asciiTheme="majorHAnsi" w:eastAsia="Times New Roman" w:hAnsiTheme="majorHAnsi" w:cstheme="majorHAnsi"/>
            <w:sz w:val="24"/>
            <w:szCs w:val="24"/>
          </w:rPr>
          <w:t>P</w:t>
        </w:r>
      </w:ins>
      <w:del w:id="345" w:author="Andrea Schreier" w:date="2023-09-06T13:46:00Z">
        <w:r w:rsidRPr="005549A1" w:rsidDel="00395A40">
          <w:rPr>
            <w:rFonts w:asciiTheme="majorHAnsi" w:eastAsia="Times New Roman" w:hAnsiTheme="majorHAnsi" w:cstheme="majorHAnsi"/>
            <w:sz w:val="24"/>
            <w:szCs w:val="24"/>
          </w:rPr>
          <w:delText>p</w:delText>
        </w:r>
      </w:del>
      <w:r w:rsidRPr="005549A1">
        <w:rPr>
          <w:rFonts w:asciiTheme="majorHAnsi" w:eastAsia="Times New Roman" w:hAnsiTheme="majorHAnsi" w:cstheme="majorHAnsi"/>
          <w:sz w:val="24"/>
          <w:szCs w:val="24"/>
        </w:rPr>
        <w:t xml:space="preserve">lot </w:t>
      </w:r>
      <w:ins w:id="346" w:author="Andrea Schreier" w:date="2023-09-06T13:46:00Z">
        <w:r w:rsidR="00395A40">
          <w:rPr>
            <w:rFonts w:asciiTheme="majorHAnsi" w:eastAsia="Times New Roman" w:hAnsiTheme="majorHAnsi" w:cstheme="majorHAnsi"/>
            <w:sz w:val="24"/>
            <w:szCs w:val="24"/>
          </w:rPr>
          <w:t>comparing</w:t>
        </w:r>
      </w:ins>
      <w:del w:id="347" w:author="Andrea Schreier" w:date="2023-09-06T13:46:00Z">
        <w:r w:rsidRPr="005549A1" w:rsidDel="00395A40">
          <w:rPr>
            <w:rFonts w:asciiTheme="majorHAnsi" w:eastAsia="Times New Roman" w:hAnsiTheme="majorHAnsi" w:cstheme="majorHAnsi"/>
            <w:sz w:val="24"/>
            <w:szCs w:val="24"/>
          </w:rPr>
          <w:delText>of</w:delText>
        </w:r>
      </w:del>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with female (A &amp; B) or male (C &amp; D) samples. Plots using k=21 (A &amp; C), and k=31 (B &amp; D). For all plots the R1 (x-axis) and R2 (y-axis) capture</w:t>
      </w:r>
      <w:del w:id="348" w:author="Andrea Schreier" w:date="2023-09-06T13:46:00Z">
        <w:r w:rsidRPr="005549A1" w:rsidDel="00395A40">
          <w:rPr>
            <w:rFonts w:asciiTheme="majorHAnsi" w:eastAsia="Times New Roman" w:hAnsiTheme="majorHAnsi" w:cstheme="majorHAnsi"/>
            <w:sz w:val="24"/>
            <w:szCs w:val="24"/>
          </w:rPr>
          <w:delText>s</w:delText>
        </w:r>
      </w:del>
      <w:r w:rsidRPr="005549A1">
        <w:rPr>
          <w:rFonts w:asciiTheme="majorHAnsi" w:eastAsia="Times New Roman" w:hAnsiTheme="majorHAnsi" w:cstheme="majorHAnsi"/>
          <w:sz w:val="24"/>
          <w:szCs w:val="24"/>
        </w:rPr>
        <w:t xml:space="preserve"> </w:t>
      </w:r>
      <w:del w:id="349" w:author="Andrea Schreier" w:date="2023-09-06T13:47:00Z">
        <w:r w:rsidRPr="005549A1" w:rsidDel="00395A40">
          <w:rPr>
            <w:rFonts w:asciiTheme="majorHAnsi" w:eastAsia="Times New Roman" w:hAnsiTheme="majorHAnsi" w:cstheme="majorHAnsi"/>
            <w:sz w:val="24"/>
            <w:szCs w:val="24"/>
          </w:rPr>
          <w:delText>a</w:delText>
        </w:r>
      </w:del>
      <w:r w:rsidRPr="005549A1">
        <w:rPr>
          <w:rFonts w:asciiTheme="majorHAnsi" w:eastAsia="Times New Roman" w:hAnsiTheme="majorHAnsi" w:cstheme="majorHAnsi"/>
          <w:sz w:val="24"/>
          <w:szCs w:val="24"/>
        </w:rPr>
        <w:t xml:space="preserve"> slightly different information, but no major sources of sequencing bias </w:t>
      </w:r>
      <w:del w:id="350" w:author="Andrea Schreier" w:date="2023-09-06T13:47:00Z">
        <w:r w:rsidRPr="005549A1" w:rsidDel="00395A40">
          <w:rPr>
            <w:rFonts w:asciiTheme="majorHAnsi" w:eastAsia="Times New Roman" w:hAnsiTheme="majorHAnsi" w:cstheme="majorHAnsi"/>
            <w:sz w:val="24"/>
            <w:szCs w:val="24"/>
          </w:rPr>
          <w:delText>appear to occur</w:delText>
        </w:r>
      </w:del>
      <w:ins w:id="351" w:author="Andrea Schreier" w:date="2023-09-06T13:47:00Z">
        <w:r w:rsidR="00395A40">
          <w:rPr>
            <w:rFonts w:asciiTheme="majorHAnsi" w:eastAsia="Times New Roman" w:hAnsiTheme="majorHAnsi" w:cstheme="majorHAnsi"/>
            <w:sz w:val="24"/>
            <w:szCs w:val="24"/>
          </w:rPr>
          <w:t>are observed</w:t>
        </w:r>
      </w:ins>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99FD08C">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3835B6F2"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del w:id="352" w:author="Andrea Schreier" w:date="2023-09-06T13:47:00Z">
        <w:r w:rsidRPr="005549A1" w:rsidDel="00395A40">
          <w:rPr>
            <w:rFonts w:asciiTheme="majorHAnsi" w:hAnsiTheme="majorHAnsi" w:cstheme="majorHAnsi"/>
            <w:sz w:val="24"/>
            <w:szCs w:val="24"/>
          </w:rPr>
          <w:delText>Large raw data (a0) metrics (L50=771,808 and total contig count= 2,741,504 for the female data, and L50=1,276,120 and total contig count=3,095,133 for the male data)</w:delText>
        </w:r>
      </w:del>
      <w:ins w:id="353" w:author="Andrea Schreier" w:date="2023-09-06T13:47:00Z">
        <w:r w:rsidR="00395A40">
          <w:rPr>
            <w:rFonts w:asciiTheme="majorHAnsi" w:hAnsiTheme="majorHAnsi" w:cstheme="majorHAnsi"/>
            <w:sz w:val="24"/>
            <w:szCs w:val="24"/>
          </w:rPr>
          <w:t>Metrics from a0</w:t>
        </w:r>
      </w:ins>
      <w:r w:rsidRPr="005549A1">
        <w:rPr>
          <w:rFonts w:asciiTheme="majorHAnsi" w:hAnsiTheme="majorHAnsi" w:cstheme="majorHAnsi"/>
          <w:sz w:val="24"/>
          <w:szCs w:val="24"/>
        </w:rPr>
        <w:t xml:space="preserve"> </w:t>
      </w:r>
      <w:ins w:id="354" w:author="Andrea Schreier" w:date="2023-09-06T13:48:00Z">
        <w:r w:rsidR="00395A40">
          <w:rPr>
            <w:rFonts w:asciiTheme="majorHAnsi" w:hAnsiTheme="majorHAnsi" w:cstheme="majorHAnsi"/>
            <w:sz w:val="24"/>
            <w:szCs w:val="24"/>
          </w:rPr>
          <w:t>(Table 2.</w:t>
        </w:r>
      </w:ins>
      <w:ins w:id="355" w:author="Andrea Schreier" w:date="2023-09-06T13:49:00Z">
        <w:r w:rsidR="00395A40">
          <w:rPr>
            <w:rFonts w:asciiTheme="majorHAnsi" w:hAnsiTheme="majorHAnsi" w:cstheme="majorHAnsi"/>
            <w:sz w:val="24"/>
            <w:szCs w:val="24"/>
          </w:rPr>
          <w:t>4</w:t>
        </w:r>
      </w:ins>
      <w:ins w:id="356" w:author="Andrea Schreier" w:date="2023-09-06T13:48:00Z">
        <w:r w:rsidR="00395A40">
          <w:rPr>
            <w:rFonts w:asciiTheme="majorHAnsi" w:hAnsiTheme="majorHAnsi" w:cstheme="majorHAnsi"/>
            <w:sz w:val="24"/>
            <w:szCs w:val="24"/>
          </w:rPr>
          <w:t xml:space="preserve">) </w:t>
        </w:r>
      </w:ins>
      <w:r w:rsidRPr="005549A1">
        <w:rPr>
          <w:rFonts w:asciiTheme="majorHAnsi" w:hAnsiTheme="majorHAnsi" w:cstheme="majorHAnsi"/>
          <w:sz w:val="24"/>
          <w:szCs w:val="24"/>
        </w:rPr>
        <w:t xml:space="preserve">have been omitted to better visualize </w:t>
      </w:r>
      <w:ins w:id="357" w:author="Andrea Schreier" w:date="2023-09-06T13:49:00Z">
        <w:r w:rsidR="00395A40">
          <w:rPr>
            <w:rFonts w:asciiTheme="majorHAnsi" w:hAnsiTheme="majorHAnsi" w:cstheme="majorHAnsi"/>
            <w:sz w:val="24"/>
            <w:szCs w:val="24"/>
          </w:rPr>
          <w:t xml:space="preserve">assembly </w:t>
        </w:r>
      </w:ins>
      <w:ins w:id="358" w:author="Andrea Schreier" w:date="2023-09-06T13:48:00Z">
        <w:r w:rsidR="00395A40">
          <w:rPr>
            <w:rFonts w:asciiTheme="majorHAnsi" w:hAnsiTheme="majorHAnsi" w:cstheme="majorHAnsi"/>
            <w:sz w:val="24"/>
            <w:szCs w:val="24"/>
          </w:rPr>
          <w:t xml:space="preserve">improvement </w:t>
        </w:r>
      </w:ins>
      <w:del w:id="359" w:author="Andrea Schreier" w:date="2023-09-06T13:48:00Z">
        <w:r w:rsidRPr="005549A1" w:rsidDel="00395A40">
          <w:rPr>
            <w:rFonts w:asciiTheme="majorHAnsi" w:hAnsiTheme="majorHAnsi" w:cstheme="majorHAnsi"/>
            <w:sz w:val="24"/>
            <w:szCs w:val="24"/>
          </w:rPr>
          <w:delText xml:space="preserve">the difference of metrics </w:delText>
        </w:r>
      </w:del>
      <w:ins w:id="360" w:author="Andrea Schreier" w:date="2023-09-06T13:48:00Z">
        <w:r w:rsidR="00395A40">
          <w:rPr>
            <w:rFonts w:asciiTheme="majorHAnsi" w:hAnsiTheme="majorHAnsi" w:cstheme="majorHAnsi"/>
            <w:sz w:val="24"/>
            <w:szCs w:val="24"/>
          </w:rPr>
          <w:t>as sequence data from different platforms are added</w:t>
        </w:r>
      </w:ins>
      <w:del w:id="361" w:author="Andrea Schreier" w:date="2023-09-06T13:48:00Z">
        <w:r w:rsidRPr="005549A1" w:rsidDel="00395A40">
          <w:rPr>
            <w:rFonts w:asciiTheme="majorHAnsi" w:hAnsiTheme="majorHAnsi" w:cstheme="majorHAnsi"/>
            <w:sz w:val="24"/>
            <w:szCs w:val="24"/>
          </w:rPr>
          <w:delText>in the post assembly steps</w:delText>
        </w:r>
      </w:del>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63CE3A4F">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5A151E48" w14:textId="0E0078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w:t>
      </w:r>
      <w:commentRangeStart w:id="362"/>
      <w:r w:rsidRPr="005549A1">
        <w:rPr>
          <w:rFonts w:asciiTheme="majorHAnsi" w:eastAsia="Times New Roman" w:hAnsiTheme="majorHAnsi" w:cstheme="majorHAnsi"/>
          <w:sz w:val="24"/>
          <w:szCs w:val="24"/>
        </w:rPr>
        <w:t>scale bar</w:t>
      </w:r>
      <w:commentRangeEnd w:id="362"/>
      <w:r w:rsidR="00395A40">
        <w:rPr>
          <w:rStyle w:val="CommentReference"/>
        </w:rPr>
        <w:commentReference w:id="362"/>
      </w:r>
      <w:r w:rsidRPr="005549A1">
        <w:rPr>
          <w:rFonts w:asciiTheme="majorHAnsi" w:eastAsia="Times New Roman" w:hAnsiTheme="majorHAnsi" w:cstheme="majorHAnsi"/>
          <w:sz w:val="24"/>
          <w:szCs w:val="24"/>
        </w:rPr>
        <w:t>;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Andrea Schreier" w:date="2023-09-06T10:15:00Z" w:initials="AS">
    <w:p w14:paraId="05A5902C" w14:textId="77777777" w:rsidR="00CF3EFC" w:rsidRDefault="00CF3EFC" w:rsidP="00A50FB9">
      <w:pPr>
        <w:jc w:val="left"/>
      </w:pPr>
      <w:r>
        <w:rPr>
          <w:rStyle w:val="CommentReference"/>
        </w:rPr>
        <w:annotationRef/>
      </w:r>
      <w:r>
        <w:rPr>
          <w:color w:val="000000"/>
        </w:rPr>
        <w:t>So is this section in place of an introduction/literature review chapter? I’ve not seen a section like this in a dissertation before, though I am not opposed to having it in there. Let’s see what the rest of your committee thinks.</w:t>
      </w:r>
    </w:p>
  </w:comment>
  <w:comment w:id="26" w:author="Andrea Schreier" w:date="2023-09-06T10:16:00Z" w:initials="AS">
    <w:p w14:paraId="0EAA68EE" w14:textId="77777777" w:rsidR="002E2FF8" w:rsidRDefault="002E2FF8" w:rsidP="0023369E">
      <w:pPr>
        <w:jc w:val="left"/>
      </w:pPr>
      <w:r>
        <w:rPr>
          <w:rStyle w:val="CommentReference"/>
        </w:rPr>
        <w:annotationRef/>
      </w:r>
      <w:r>
        <w:rPr>
          <w:color w:val="000000"/>
        </w:rPr>
        <w:t>Reduced productivity?</w:t>
      </w:r>
    </w:p>
  </w:comment>
  <w:comment w:id="27" w:author="Andrea Schreier" w:date="2023-09-06T10:17:00Z" w:initials="AS">
    <w:p w14:paraId="329E04A0" w14:textId="77777777" w:rsidR="002E2FF8" w:rsidRDefault="002E2FF8" w:rsidP="001A445A">
      <w:pPr>
        <w:jc w:val="left"/>
      </w:pPr>
      <w:r>
        <w:rPr>
          <w:rStyle w:val="CommentReference"/>
        </w:rPr>
        <w:annotationRef/>
      </w:r>
      <w:r>
        <w:rPr>
          <w:color w:val="000000"/>
        </w:rPr>
        <w:t>Increased water temperature?</w:t>
      </w:r>
    </w:p>
  </w:comment>
  <w:comment w:id="25" w:author="Andrea Schreier" w:date="2023-09-06T10:41:00Z" w:initials="AS">
    <w:p w14:paraId="19E37CDC" w14:textId="77777777" w:rsidR="00397880" w:rsidRDefault="00397880" w:rsidP="00B25AA5">
      <w:pPr>
        <w:jc w:val="left"/>
      </w:pPr>
      <w:r>
        <w:rPr>
          <w:rStyle w:val="CommentReference"/>
        </w:rPr>
        <w:annotationRef/>
      </w:r>
      <w:r>
        <w:rPr>
          <w:color w:val="000000"/>
        </w:rPr>
        <w:t>This text is very similar to text in your introduction for chapter 1. That might be another reason not to keep this Project Background and Introduction section.</w:t>
      </w:r>
    </w:p>
  </w:comment>
  <w:comment w:id="34" w:author="Andrea Schreier" w:date="2023-09-06T10:19:00Z" w:initials="AS">
    <w:p w14:paraId="3F353CBB" w14:textId="0A8527A6" w:rsidR="002E2FF8" w:rsidRDefault="002E2FF8" w:rsidP="000C76AA">
      <w:pPr>
        <w:jc w:val="left"/>
      </w:pPr>
      <w:r>
        <w:rPr>
          <w:rStyle w:val="CommentReference"/>
        </w:rPr>
        <w:annotationRef/>
      </w:r>
      <w:r>
        <w:rPr>
          <w:color w:val="000000"/>
        </w:rPr>
        <w:t xml:space="preserve">I’m not sure how this would work. Does this refer to health threats? </w:t>
      </w:r>
    </w:p>
  </w:comment>
  <w:comment w:id="49" w:author="Andrea Schreier" w:date="2023-09-06T10:23:00Z" w:initials="AS">
    <w:p w14:paraId="5F11A780" w14:textId="77777777" w:rsidR="002E2FF8" w:rsidRDefault="002E2FF8" w:rsidP="00AC793B">
      <w:pPr>
        <w:jc w:val="left"/>
      </w:pPr>
      <w:r>
        <w:rPr>
          <w:rStyle w:val="CommentReference"/>
        </w:rPr>
        <w:annotationRef/>
      </w:r>
      <w:r>
        <w:rPr>
          <w:color w:val="000000"/>
        </w:rPr>
        <w:t xml:space="preserve">Individual samples? Or fewer individual biologists participating? </w:t>
      </w:r>
    </w:p>
  </w:comment>
  <w:comment w:id="59" w:author="Andrea Schreier" w:date="2023-09-06T10:28:00Z" w:initials="AS">
    <w:p w14:paraId="7A245377" w14:textId="77777777" w:rsidR="003846EB" w:rsidRDefault="003846EB" w:rsidP="0009000F">
      <w:pPr>
        <w:jc w:val="left"/>
      </w:pPr>
      <w:r>
        <w:rPr>
          <w:rStyle w:val="CommentReference"/>
        </w:rPr>
        <w:annotationRef/>
      </w:r>
      <w:r>
        <w:rPr>
          <w:color w:val="000000"/>
        </w:rPr>
        <w:t>Every time I see this I am going to think about Lahontan cutthroat trout! :D</w:t>
      </w:r>
    </w:p>
  </w:comment>
  <w:comment w:id="61" w:author="Andrea Schreier" w:date="2023-09-06T10:31:00Z" w:initials="AS">
    <w:p w14:paraId="62A87306" w14:textId="77777777" w:rsidR="003846EB" w:rsidRDefault="003846EB" w:rsidP="0018260F">
      <w:pPr>
        <w:jc w:val="left"/>
      </w:pPr>
      <w:r>
        <w:rPr>
          <w:rStyle w:val="CommentReference"/>
        </w:rPr>
        <w:annotationRef/>
      </w:r>
      <w:r>
        <w:rPr>
          <w:color w:val="000000"/>
        </w:rPr>
        <w:t xml:space="preserve">Probably don’t need this since this section is just providing background information, not directly introducing material. </w:t>
      </w:r>
    </w:p>
  </w:comment>
  <w:comment w:id="70" w:author="Andrea Schreier" w:date="2023-09-06T10:43:00Z" w:initials="AS">
    <w:p w14:paraId="405CB03E" w14:textId="77777777" w:rsidR="00397880" w:rsidRDefault="00397880" w:rsidP="005B77AC">
      <w:pPr>
        <w:jc w:val="left"/>
      </w:pPr>
      <w:r>
        <w:rPr>
          <w:rStyle w:val="CommentReference"/>
        </w:rPr>
        <w:annotationRef/>
      </w:r>
      <w:r>
        <w:rPr>
          <w:color w:val="000000"/>
        </w:rPr>
        <w:t>What are some drivers of delta smelt declines? This sentence suggests that productivity levels and water temps affect some aspects of delta smelt biology (fecundity?) but it doesn’t provide any information about how trends in those variables are contributing to smelt decline, which might be more relevant since the focus of this chapter is producing a reference genome to improve conservation.</w:t>
      </w:r>
    </w:p>
  </w:comment>
  <w:comment w:id="75" w:author="Andrea Schreier" w:date="2023-09-06T10:49:00Z" w:initials="AS">
    <w:p w14:paraId="474E45F1" w14:textId="77777777" w:rsidR="00397880" w:rsidRDefault="00397880" w:rsidP="00333ECF">
      <w:pPr>
        <w:jc w:val="left"/>
      </w:pPr>
      <w:r>
        <w:rPr>
          <w:rStyle w:val="CommentReference"/>
        </w:rPr>
        <w:annotationRef/>
      </w:r>
      <w:r>
        <w:rPr>
          <w:color w:val="000000"/>
        </w:rPr>
        <w:t>I wonder if this paragraph could start with a statement about how no reference genome for delta smelt exists, but genomes exist for three other Osmerids.</w:t>
      </w:r>
    </w:p>
  </w:comment>
  <w:comment w:id="79" w:author="Shannon Erica Kendal Joslin" w:date="2023-09-05T10:34:00Z" w:initials="SEKJ">
    <w:p w14:paraId="7FAF8590" w14:textId="68C0FC8E" w:rsidR="00E733FB" w:rsidRDefault="00E733FB">
      <w:pPr>
        <w:pStyle w:val="CommentText"/>
      </w:pPr>
      <w:r>
        <w:rPr>
          <w:rStyle w:val="CommentReference"/>
        </w:rPr>
        <w:annotationRef/>
      </w:r>
      <w:r>
        <w:t xml:space="preserve">Should I mention anything about phylogenetic distance/timing of the divergence of osemerus and thaleichthys? </w:t>
      </w:r>
    </w:p>
  </w:comment>
  <w:comment w:id="80" w:author="Andrea Schreier" w:date="2023-09-06T10:44:00Z" w:initials="AS">
    <w:p w14:paraId="66605D3D" w14:textId="77777777" w:rsidR="00397880" w:rsidRDefault="00397880" w:rsidP="00E03F93">
      <w:pPr>
        <w:jc w:val="left"/>
      </w:pPr>
      <w:r>
        <w:rPr>
          <w:rStyle w:val="CommentReference"/>
        </w:rPr>
        <w:annotationRef/>
      </w:r>
      <w:r>
        <w:rPr>
          <w:color w:val="000000"/>
        </w:rPr>
        <w:t>I don’t think it is necessary since you are just providing examples from within the family of other genomes sequenced.</w:t>
      </w:r>
    </w:p>
  </w:comment>
  <w:comment w:id="82" w:author="Andrea Schreier" w:date="2023-09-06T10:50:00Z" w:initials="AS">
    <w:p w14:paraId="78E209C8" w14:textId="77777777" w:rsidR="00EE0B9A" w:rsidRDefault="00EE0B9A" w:rsidP="00D93595">
      <w:pPr>
        <w:jc w:val="left"/>
      </w:pPr>
      <w:r>
        <w:rPr>
          <w:rStyle w:val="CommentReference"/>
        </w:rPr>
        <w:annotationRef/>
      </w:r>
      <w:r>
        <w:rPr>
          <w:color w:val="000000"/>
        </w:rPr>
        <w:t>For the wakasagi genome?</w:t>
      </w:r>
    </w:p>
  </w:comment>
  <w:comment w:id="84" w:author="Andrea Schreier" w:date="2023-09-06T10:50:00Z" w:initials="AS">
    <w:p w14:paraId="0F1C17F7" w14:textId="77777777" w:rsidR="00EE0B9A" w:rsidRDefault="00EE0B9A" w:rsidP="00071900">
      <w:pPr>
        <w:jc w:val="left"/>
      </w:pPr>
      <w:r>
        <w:rPr>
          <w:rStyle w:val="CommentReference"/>
        </w:rPr>
        <w:annotationRef/>
      </w:r>
      <w:r>
        <w:rPr>
          <w:color w:val="000000"/>
        </w:rPr>
        <w:t>474?</w:t>
      </w:r>
    </w:p>
  </w:comment>
  <w:comment w:id="85" w:author="Andrea Schreier" w:date="2023-09-06T10:51:00Z" w:initials="AS">
    <w:p w14:paraId="6EF6E281" w14:textId="77777777"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92" w:author="Andrea Schreier" w:date="2023-09-06T10:52:00Z" w:initials="AS">
    <w:p w14:paraId="7EEACEBB" w14:textId="77777777" w:rsidR="00EE0B9A" w:rsidRDefault="00EE0B9A" w:rsidP="004B1929">
      <w:pPr>
        <w:jc w:val="left"/>
      </w:pPr>
      <w:r>
        <w:rPr>
          <w:rStyle w:val="CommentReference"/>
        </w:rPr>
        <w:annotationRef/>
      </w:r>
      <w:r>
        <w:rPr>
          <w:color w:val="000000"/>
        </w:rPr>
        <w:t>This content can go in the paragraph about why having a reference genome would benefit delta smelt conservation.</w:t>
      </w:r>
    </w:p>
  </w:comment>
  <w:comment w:id="93"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99" w:author="Andrea Schreier" w:date="2023-09-06T10:54:00Z" w:initials="AS">
    <w:p w14:paraId="735DAA01" w14:textId="77777777" w:rsidR="00EE0B9A" w:rsidRDefault="00EE0B9A" w:rsidP="00702F59">
      <w:pPr>
        <w:jc w:val="left"/>
      </w:pPr>
      <w:r>
        <w:rPr>
          <w:rStyle w:val="CommentReference"/>
        </w:rPr>
        <w:annotationRef/>
      </w:r>
      <w:r>
        <w:rPr>
          <w:color w:val="000000"/>
        </w:rPr>
        <w:t>By MS-222? More detail will be required for publication.</w:t>
      </w:r>
    </w:p>
  </w:comment>
  <w:comment w:id="100" w:author="Andrea Schreier" w:date="2023-09-06T10:55:00Z" w:initials="AS">
    <w:p w14:paraId="00E8EFC9" w14:textId="77777777" w:rsidR="00EE0B9A" w:rsidRDefault="00EE0B9A" w:rsidP="00032F18">
      <w:pPr>
        <w:jc w:val="left"/>
      </w:pPr>
      <w:r>
        <w:rPr>
          <w:rStyle w:val="CommentReference"/>
        </w:rPr>
        <w:annotationRef/>
      </w:r>
      <w:r>
        <w:rPr>
          <w:color w:val="000000"/>
        </w:rPr>
        <w:t>In -20C? In -80C?</w:t>
      </w:r>
    </w:p>
  </w:comment>
  <w:comment w:id="114" w:author="Andrea Schreier" w:date="2023-09-06T10:56:00Z" w:initials="AS">
    <w:p w14:paraId="21A8754B" w14:textId="77777777" w:rsidR="00EE0B9A" w:rsidRDefault="00EE0B9A" w:rsidP="00C22338">
      <w:pPr>
        <w:jc w:val="left"/>
      </w:pPr>
      <w:r>
        <w:rPr>
          <w:rStyle w:val="CommentReference"/>
        </w:rPr>
        <w:annotationRef/>
      </w:r>
      <w:r>
        <w:rPr>
          <w:color w:val="000000"/>
        </w:rPr>
        <w:t>Could use acronym here if you want.</w:t>
      </w:r>
    </w:p>
  </w:comment>
  <w:comment w:id="118" w:author="Andrea Schreier" w:date="2023-09-06T10:57:00Z" w:initials="AS">
    <w:p w14:paraId="1AE6006D" w14:textId="77777777" w:rsidR="00EE0B9A" w:rsidRDefault="00EE0B9A" w:rsidP="00E665AF">
      <w:pPr>
        <w:jc w:val="left"/>
      </w:pPr>
      <w:r>
        <w:rPr>
          <w:rStyle w:val="CommentReference"/>
        </w:rPr>
        <w:annotationRef/>
      </w:r>
      <w:r>
        <w:rPr>
          <w:color w:val="000000"/>
        </w:rPr>
        <w:t>You will probably need company information for this for publication.</w:t>
      </w:r>
    </w:p>
  </w:comment>
  <w:comment w:id="120" w:author="Andrea Schreier" w:date="2023-09-06T10:58:00Z" w:initials="AS">
    <w:p w14:paraId="1C2D052B" w14:textId="77777777" w:rsidR="00EE0B9A" w:rsidRDefault="00EE0B9A" w:rsidP="00D43794">
      <w:pPr>
        <w:jc w:val="left"/>
      </w:pPr>
      <w:r>
        <w:rPr>
          <w:rStyle w:val="CommentReference"/>
        </w:rPr>
        <w:annotationRef/>
      </w:r>
      <w:r>
        <w:rPr>
          <w:color w:val="000000"/>
        </w:rPr>
        <w:t>I’d list the technologies specifically.</w:t>
      </w:r>
    </w:p>
  </w:comment>
  <w:comment w:id="123" w:author="Andrea Schreier" w:date="2023-09-06T10:59:00Z" w:initials="AS">
    <w:p w14:paraId="3189FA4E" w14:textId="77777777" w:rsidR="00EE0B9A" w:rsidRDefault="00EE0B9A" w:rsidP="006C4CE8">
      <w:pPr>
        <w:jc w:val="left"/>
      </w:pPr>
      <w:r>
        <w:rPr>
          <w:rStyle w:val="CommentReference"/>
        </w:rPr>
        <w:annotationRef/>
      </w:r>
      <w:r>
        <w:rPr>
          <w:color w:val="000000"/>
        </w:rPr>
        <w:t>This isn’t mentioned in description of extraction above.</w:t>
      </w:r>
    </w:p>
  </w:comment>
  <w:comment w:id="124" w:author="Andrea Schreier" w:date="2023-09-06T10:59:00Z" w:initials="AS">
    <w:p w14:paraId="0230FC73" w14:textId="77777777" w:rsidR="00EE0B9A" w:rsidRDefault="00EE0B9A" w:rsidP="00F6030D">
      <w:pPr>
        <w:jc w:val="left"/>
      </w:pPr>
      <w:r>
        <w:rPr>
          <w:rStyle w:val="CommentReference"/>
        </w:rPr>
        <w:annotationRef/>
      </w:r>
      <w:r>
        <w:rPr>
          <w:color w:val="000000"/>
        </w:rPr>
        <w:t>From which platform?</w:t>
      </w:r>
    </w:p>
  </w:comment>
  <w:comment w:id="125" w:author="Andrea Schreier" w:date="2023-09-06T11:00:00Z" w:initials="AS">
    <w:p w14:paraId="1FA203C4" w14:textId="77777777" w:rsidR="00D14BAF" w:rsidRDefault="00D14BAF" w:rsidP="00650A0F">
      <w:pPr>
        <w:jc w:val="left"/>
      </w:pPr>
      <w:r>
        <w:rPr>
          <w:rStyle w:val="CommentReference"/>
        </w:rPr>
        <w:annotationRef/>
      </w:r>
      <w:r>
        <w:rPr>
          <w:color w:val="000000"/>
        </w:rPr>
        <w:t>Were tissue types pooled? Or was only a single organ used?</w:t>
      </w:r>
    </w:p>
  </w:comment>
  <w:comment w:id="134" w:author="Andrea Schreier" w:date="2023-09-06T11:02:00Z" w:initials="AS">
    <w:p w14:paraId="63D8D100" w14:textId="77777777" w:rsidR="00D14BAF" w:rsidRDefault="00D14BAF" w:rsidP="00976770">
      <w:pPr>
        <w:jc w:val="left"/>
      </w:pPr>
      <w:r>
        <w:rPr>
          <w:rStyle w:val="CommentReference"/>
        </w:rPr>
        <w:annotationRef/>
      </w:r>
      <w:r>
        <w:rPr>
          <w:color w:val="000000"/>
        </w:rPr>
        <w:t>Is it worth mentioning that this DNA needs to be HMW?</w:t>
      </w:r>
    </w:p>
  </w:comment>
  <w:comment w:id="128" w:author="Andrea Schreier" w:date="2023-09-06T11:08:00Z" w:initials="AS">
    <w:p w14:paraId="736A746E" w14:textId="77777777" w:rsidR="00D14BAF" w:rsidRDefault="00D14BAF" w:rsidP="00F56891">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149" w:author="Andrea Schreier" w:date="2023-09-06T11:05:00Z" w:initials="AS">
    <w:p w14:paraId="1344CA21" w14:textId="75173C18" w:rsidR="00D14BAF" w:rsidRDefault="00D14BAF" w:rsidP="004E376A">
      <w:pPr>
        <w:jc w:val="left"/>
      </w:pPr>
      <w:r>
        <w:rPr>
          <w:rStyle w:val="CommentReference"/>
        </w:rPr>
        <w:annotationRef/>
      </w:r>
      <w:r>
        <w:rPr>
          <w:color w:val="000000"/>
        </w:rPr>
        <w:t>This is already stated in the previous paragraph.</w:t>
      </w:r>
    </w:p>
  </w:comment>
  <w:comment w:id="151" w:author="Andrea Schreier" w:date="2023-09-06T11:07:00Z" w:initials="AS">
    <w:p w14:paraId="1C627EFF" w14:textId="77777777" w:rsidR="00D14BAF" w:rsidRDefault="00D14BAF" w:rsidP="006F44DC">
      <w:pPr>
        <w:jc w:val="left"/>
      </w:pPr>
      <w:r>
        <w:rPr>
          <w:rStyle w:val="CommentReference"/>
        </w:rPr>
        <w:annotationRef/>
      </w:r>
      <w:r>
        <w:rPr>
          <w:color w:val="000000"/>
        </w:rPr>
        <w:t>Can this be used instead of “water in oil emulsion” in sentence 2 of this paragraph? GEMs are mentioned in sentence 2 but the acronym doesn’t make sense without spelling out the actual name of the tech.</w:t>
      </w:r>
    </w:p>
  </w:comment>
  <w:comment w:id="160" w:author="Andrea Schreier" w:date="2023-09-06T11:13:00Z" w:initials="AS">
    <w:p w14:paraId="649E42A7" w14:textId="77777777" w:rsidR="00112288" w:rsidRDefault="00112288" w:rsidP="00AB2D2F">
      <w:pPr>
        <w:jc w:val="left"/>
      </w:pPr>
      <w:r>
        <w:rPr>
          <w:rStyle w:val="CommentReference"/>
        </w:rPr>
        <w:annotationRef/>
      </w:r>
      <w:r>
        <w:rPr>
          <w:color w:val="000000"/>
        </w:rPr>
        <w:t>Would this flow better as “GC content of the k-mers”</w:t>
      </w:r>
    </w:p>
  </w:comment>
  <w:comment w:id="161" w:author="Andrea Schreier" w:date="2023-09-06T11:13:00Z" w:initials="AS">
    <w:p w14:paraId="3F277EA8" w14:textId="77777777" w:rsidR="00112288" w:rsidRDefault="00112288" w:rsidP="006020CE">
      <w:pPr>
        <w:jc w:val="left"/>
      </w:pPr>
      <w:r>
        <w:rPr>
          <w:rStyle w:val="CommentReference"/>
        </w:rPr>
        <w:annotationRef/>
      </w:r>
      <w:r>
        <w:rPr>
          <w:color w:val="000000"/>
        </w:rPr>
        <w:t>Against k-mer frequency?</w:t>
      </w:r>
    </w:p>
  </w:comment>
  <w:comment w:id="166" w:author="Andrea Schreier" w:date="2023-09-06T11:19:00Z" w:initials="AS">
    <w:p w14:paraId="6D5F83FB" w14:textId="77777777" w:rsidR="00112288" w:rsidRDefault="00112288" w:rsidP="002A1E85">
      <w:pPr>
        <w:jc w:val="left"/>
      </w:pPr>
      <w:r>
        <w:rPr>
          <w:rStyle w:val="CommentReference"/>
        </w:rPr>
        <w:annotationRef/>
      </w:r>
      <w:r>
        <w:rPr>
          <w:color w:val="000000"/>
        </w:rPr>
        <w:t>For what platform?</w:t>
      </w:r>
    </w:p>
  </w:comment>
  <w:comment w:id="177" w:author="Andrea Schreier" w:date="2023-09-06T11:23:00Z" w:initials="AS">
    <w:p w14:paraId="0FCF7225" w14:textId="77777777" w:rsidR="007B7A16" w:rsidRDefault="007B7A16" w:rsidP="00117C6B">
      <w:pPr>
        <w:jc w:val="left"/>
      </w:pPr>
      <w:r>
        <w:rPr>
          <w:rStyle w:val="CommentReference"/>
        </w:rPr>
        <w:annotationRef/>
      </w:r>
      <w:r>
        <w:rPr>
          <w:color w:val="000000"/>
        </w:rPr>
        <w:t>What was the reason for low-input libraries? Was there not enough DNA from one of the samples?</w:t>
      </w:r>
    </w:p>
  </w:comment>
  <w:comment w:id="183" w:author="Andrea Schreier" w:date="2023-09-06T11:23:00Z" w:initials="AS">
    <w:p w14:paraId="6F4E11EF" w14:textId="77777777" w:rsidR="007B7A16" w:rsidRDefault="007B7A16" w:rsidP="00E21CEE">
      <w:pPr>
        <w:jc w:val="left"/>
      </w:pPr>
      <w:r>
        <w:rPr>
          <w:rStyle w:val="CommentReference"/>
        </w:rPr>
        <w:annotationRef/>
      </w:r>
      <w:r>
        <w:rPr>
          <w:color w:val="000000"/>
        </w:rPr>
        <w:t>I think this is fine for your dissertation but a reviewer might ask to see this info in the section about DNA extraction.</w:t>
      </w:r>
    </w:p>
  </w:comment>
  <w:comment w:id="186" w:author="Andrea Schreier" w:date="2023-09-06T11:24:00Z" w:initials="AS">
    <w:p w14:paraId="4ADB72D9" w14:textId="77777777" w:rsidR="007B7A16" w:rsidRDefault="007B7A16" w:rsidP="00A43BE7">
      <w:pPr>
        <w:jc w:val="left"/>
      </w:pPr>
      <w:r>
        <w:rPr>
          <w:rStyle w:val="CommentReference"/>
        </w:rPr>
        <w:annotationRef/>
      </w:r>
      <w:r>
        <w:rPr>
          <w:color w:val="000000"/>
        </w:rPr>
        <w:t>Did you do Hi-C for more than one female?</w:t>
      </w:r>
    </w:p>
  </w:comment>
  <w:comment w:id="200" w:author="Andrea Schreier" w:date="2023-09-06T11:51:00Z" w:initials="AS">
    <w:p w14:paraId="684D83B9" w14:textId="77777777" w:rsidR="002A4536" w:rsidRDefault="002A4536" w:rsidP="00A46295">
      <w:pPr>
        <w:jc w:val="left"/>
      </w:pPr>
      <w:r>
        <w:rPr>
          <w:rStyle w:val="CommentReference"/>
        </w:rPr>
        <w:annotationRef/>
      </w:r>
      <w:r>
        <w:rPr>
          <w:color w:val="000000"/>
        </w:rPr>
        <w:t>You will need more details than this for a publication but you might be able to get away with this for a dissertation chapter.</w:t>
      </w:r>
    </w:p>
  </w:comment>
  <w:comment w:id="214" w:author="Andrea Schreier" w:date="2023-09-06T11:52:00Z" w:initials="AS">
    <w:p w14:paraId="6B4AE477" w14:textId="77777777" w:rsidR="002A4536" w:rsidRDefault="002A4536" w:rsidP="00C11D4B">
      <w:pPr>
        <w:jc w:val="left"/>
      </w:pPr>
      <w:r>
        <w:rPr>
          <w:rStyle w:val="CommentReference"/>
        </w:rPr>
        <w:annotationRef/>
      </w:r>
      <w:r>
        <w:rPr>
          <w:color w:val="000000"/>
        </w:rPr>
        <w:t>Was total or fork length measured?</w:t>
      </w:r>
    </w:p>
  </w:comment>
  <w:comment w:id="220" w:author="Andrea Schreier" w:date="2023-09-06T11:53:00Z" w:initials="AS">
    <w:p w14:paraId="6D10755A" w14:textId="77777777" w:rsidR="002A4536" w:rsidRDefault="002A4536" w:rsidP="005F1D45">
      <w:pPr>
        <w:jc w:val="left"/>
      </w:pPr>
      <w:r>
        <w:rPr>
          <w:rStyle w:val="CommentReference"/>
        </w:rPr>
        <w:annotationRef/>
      </w:r>
      <w:r>
        <w:rPr>
          <w:color w:val="000000"/>
        </w:rPr>
        <w:t>Dennis should be able to tell you the salinity they hold smelt at.</w:t>
      </w:r>
    </w:p>
  </w:comment>
  <w:comment w:id="241" w:author="Andrea Schreier" w:date="2023-09-06T12:52:00Z" w:initials="AS">
    <w:p w14:paraId="297E9798" w14:textId="77777777" w:rsidR="00FE49ED" w:rsidRDefault="00FE49ED" w:rsidP="00E37CB5">
      <w:pPr>
        <w:jc w:val="left"/>
      </w:pPr>
      <w:r>
        <w:rPr>
          <w:rStyle w:val="CommentReference"/>
        </w:rPr>
        <w:annotationRef/>
      </w:r>
      <w:r>
        <w:rPr>
          <w:color w:val="000000"/>
        </w:rPr>
        <w:t>Organ tissue? Scales?</w:t>
      </w:r>
    </w:p>
  </w:comment>
  <w:comment w:id="242" w:author="Andrea Schreier" w:date="2023-09-06T12:53:00Z" w:initials="AS">
    <w:p w14:paraId="4CAE41F8" w14:textId="77777777" w:rsidR="00FE49ED" w:rsidRDefault="00FE49ED" w:rsidP="008F544D">
      <w:pPr>
        <w:jc w:val="left"/>
      </w:pPr>
      <w:r>
        <w:rPr>
          <w:rStyle w:val="CommentReference"/>
        </w:rPr>
        <w:annotationRef/>
      </w:r>
      <w:r>
        <w:rPr>
          <w:color w:val="000000"/>
        </w:rPr>
        <w:t>This is a bit repetitive of the second sentence in this paragraph. Can the content of both be combined for conciseness?</w:t>
      </w:r>
    </w:p>
  </w:comment>
  <w:comment w:id="248" w:author="Andrea Schreier" w:date="2023-09-06T13:01:00Z" w:initials="AS">
    <w:p w14:paraId="009F7142" w14:textId="77777777" w:rsidR="00FE49ED" w:rsidRDefault="00FE49ED" w:rsidP="00A45545">
      <w:pPr>
        <w:jc w:val="left"/>
      </w:pPr>
      <w:r>
        <w:rPr>
          <w:rStyle w:val="CommentReference"/>
        </w:rPr>
        <w:annotationRef/>
      </w:r>
      <w:r>
        <w:rPr>
          <w:color w:val="000000"/>
        </w:rPr>
        <w:t xml:space="preserve">Since the female read yield was already stated, this sentence can just state the male yield. </w:t>
      </w:r>
    </w:p>
  </w:comment>
  <w:comment w:id="260" w:author="Andrea Schreier" w:date="2023-09-06T13:08:00Z" w:initials="AS">
    <w:p w14:paraId="2E7D852D" w14:textId="77777777" w:rsidR="00502EF8" w:rsidRDefault="00502EF8" w:rsidP="0016245D">
      <w:pPr>
        <w:jc w:val="left"/>
      </w:pPr>
      <w:r>
        <w:rPr>
          <w:rStyle w:val="CommentReference"/>
        </w:rPr>
        <w:annotationRef/>
      </w:r>
      <w:r>
        <w:rPr>
          <w:color w:val="000000"/>
        </w:rPr>
        <w:t>That is a lot of paralogs! Does this lineage have a history of genome duplication?</w:t>
      </w:r>
    </w:p>
  </w:comment>
  <w:comment w:id="261" w:author="Andrea Schreier" w:date="2023-09-06T13:08:00Z" w:initials="AS">
    <w:p w14:paraId="773DCB2D" w14:textId="77777777" w:rsidR="00502EF8" w:rsidRDefault="00502EF8" w:rsidP="00AB0989">
      <w:pPr>
        <w:jc w:val="left"/>
      </w:pPr>
      <w:r>
        <w:rPr>
          <w:rStyle w:val="CommentReference"/>
        </w:rPr>
        <w:annotationRef/>
      </w:r>
      <w:r>
        <w:rPr>
          <w:color w:val="000000"/>
        </w:rPr>
        <w:t>Ok, that makes more sense! :)</w:t>
      </w:r>
    </w:p>
  </w:comment>
  <w:comment w:id="264" w:author="Andrea Schreier" w:date="2023-09-06T13:13:00Z" w:initials="AS">
    <w:p w14:paraId="0EB0FDE4" w14:textId="77777777" w:rsidR="00384916" w:rsidRDefault="00384916" w:rsidP="001931C6">
      <w:pPr>
        <w:jc w:val="left"/>
      </w:pPr>
      <w:r>
        <w:rPr>
          <w:rStyle w:val="CommentReference"/>
        </w:rPr>
        <w:annotationRef/>
      </w:r>
      <w:r>
        <w:rPr>
          <w:color w:val="000000"/>
        </w:rPr>
        <w:t>Total length or fork length? Should be in mms or cms.</w:t>
      </w:r>
    </w:p>
  </w:comment>
  <w:comment w:id="266" w:author="Andrea Schreier" w:date="2023-09-06T13:15:00Z" w:initials="AS">
    <w:p w14:paraId="4F00D169" w14:textId="77777777" w:rsidR="00384916" w:rsidRDefault="00384916" w:rsidP="00F35363">
      <w:pPr>
        <w:jc w:val="left"/>
      </w:pPr>
      <w:r>
        <w:rPr>
          <w:rStyle w:val="CommentReference"/>
        </w:rPr>
        <w:annotationRef/>
      </w:r>
      <w:r>
        <w:t>I deleted the sentence prior to these because that info was in the Methods. These sentences here should go in the methods as well.</w:t>
      </w:r>
    </w:p>
  </w:comment>
  <w:comment w:id="277" w:author="Andrea Schreier" w:date="2023-09-06T13:18:00Z" w:initials="AS">
    <w:p w14:paraId="134C7126" w14:textId="77777777" w:rsidR="00384916" w:rsidRDefault="00384916" w:rsidP="00C6078D">
      <w:pPr>
        <w:jc w:val="left"/>
      </w:pPr>
      <w:r>
        <w:rPr>
          <w:rStyle w:val="CommentReference"/>
        </w:rPr>
        <w:annotationRef/>
      </w:r>
      <w:r>
        <w:rPr>
          <w:color w:val="000000"/>
        </w:rPr>
        <w:t>Karyotyping. There are lots of cytogenetic methods (flow cytometry, FISH, etc) so it might be worth referring to what you did (here, in methods and results, including subheadings) as karyotyping</w:t>
      </w:r>
    </w:p>
  </w:comment>
  <w:comment w:id="284" w:author="Andrea Schreier" w:date="2023-09-06T13:25:00Z" w:initials="AS">
    <w:p w14:paraId="645974B4" w14:textId="77777777" w:rsidR="00D37010" w:rsidRDefault="00D37010" w:rsidP="00DC2040">
      <w:pPr>
        <w:jc w:val="left"/>
      </w:pPr>
      <w:r>
        <w:rPr>
          <w:rStyle w:val="CommentReference"/>
        </w:rPr>
        <w:annotationRef/>
      </w:r>
      <w:r>
        <w:t>Too bad there isn’t a karyotype for wakasagi. It would be interesting to know if they have the same haploid genome size which would facilitate hybridization.</w:t>
      </w:r>
    </w:p>
  </w:comment>
  <w:comment w:id="297" w:author="Andrea Schreier" w:date="2023-09-06T13:27:00Z" w:initials="AS">
    <w:p w14:paraId="6B081AE7" w14:textId="77777777" w:rsidR="00D37010" w:rsidRDefault="00D37010" w:rsidP="00EB38AF">
      <w:pPr>
        <w:jc w:val="left"/>
      </w:pPr>
      <w:r>
        <w:rPr>
          <w:rStyle w:val="CommentReference"/>
        </w:rPr>
        <w:annotationRef/>
      </w:r>
      <w:r>
        <w:rPr>
          <w:color w:val="000000"/>
        </w:rPr>
        <w:t>Seems like there might be words missing here?</w:t>
      </w:r>
    </w:p>
  </w:comment>
  <w:comment w:id="301" w:author="Andrea Schreier" w:date="2023-09-06T13:28:00Z" w:initials="AS">
    <w:p w14:paraId="4C1DDF8D" w14:textId="77777777" w:rsidR="00D37010" w:rsidRDefault="00D37010" w:rsidP="00A62907">
      <w:pPr>
        <w:jc w:val="left"/>
      </w:pPr>
      <w:r>
        <w:rPr>
          <w:rStyle w:val="CommentReference"/>
        </w:rPr>
        <w:annotationRef/>
      </w:r>
      <w:r>
        <w:rPr>
          <w:color w:val="000000"/>
        </w:rPr>
        <w:t>This would be Ensi’s dissertation.</w:t>
      </w:r>
    </w:p>
  </w:comment>
  <w:comment w:id="302"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311" w:author="Andrea Schreier" w:date="2023-09-06T14:45:00Z" w:initials="AS">
    <w:p w14:paraId="102E34CF" w14:textId="77777777"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319" w:author="Andrea Schreier" w:date="2023-09-06T13:33:00Z" w:initials="AS">
    <w:p w14:paraId="11DBE382" w14:textId="118FBEA5" w:rsidR="008F7FE6" w:rsidRDefault="008F7FE6" w:rsidP="00EC7D14">
      <w:pPr>
        <w:jc w:val="left"/>
      </w:pPr>
      <w:r>
        <w:rPr>
          <w:rStyle w:val="CommentReference"/>
        </w:rPr>
        <w:annotationRef/>
      </w:r>
      <w:r>
        <w:rPr>
          <w:color w:val="000000"/>
        </w:rPr>
        <w:t xml:space="preserve">Instead of run ID, or in addition to, I wonder if individual IDs for the smelt sequenced would be good to include. </w:t>
      </w:r>
    </w:p>
  </w:comment>
  <w:comment w:id="320" w:author="Andrea Schreier" w:date="2023-09-06T13:34:00Z" w:initials="AS">
    <w:p w14:paraId="1BF1E970" w14:textId="77777777" w:rsidR="008F7FE6" w:rsidRDefault="008F7FE6"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321" w:author="Andrea Schreier" w:date="2023-09-06T13:37:00Z" w:initials="AS">
    <w:p w14:paraId="577BD998" w14:textId="77777777" w:rsidR="008F7FE6" w:rsidRDefault="008F7FE6" w:rsidP="0059466C">
      <w:pPr>
        <w:jc w:val="left"/>
      </w:pPr>
      <w:r>
        <w:rPr>
          <w:rStyle w:val="CommentReference"/>
        </w:rPr>
        <w:annotationRef/>
      </w:r>
      <w:r>
        <w:rPr>
          <w:color w:val="000000"/>
        </w:rPr>
        <w:t>I think this table is really cool because it highlights how dramatically the assembly improves with the addition of data from a different platform!</w:t>
      </w:r>
    </w:p>
  </w:comment>
  <w:comment w:id="332" w:author="Andrea Schreier" w:date="2023-09-06T13:40:00Z" w:initials="AS">
    <w:p w14:paraId="1C9778E7" w14:textId="77777777" w:rsidR="008F7FE6" w:rsidRDefault="008F7FE6" w:rsidP="009A2071">
      <w:pPr>
        <w:jc w:val="left"/>
      </w:pPr>
      <w:r>
        <w:rPr>
          <w:rStyle w:val="CommentReference"/>
        </w:rPr>
        <w:annotationRef/>
      </w:r>
      <w:r>
        <w:rPr>
          <w:color w:val="000000"/>
        </w:rPr>
        <w:t>Does FU mean fluorescence units? And X-axis is fragment size in base pairs? Would be good to put formal axis labels on these.</w:t>
      </w:r>
    </w:p>
  </w:comment>
  <w:comment w:id="334" w:author="Andrea Schreier" w:date="2022-09-07T13:56:00Z" w:initials="AS">
    <w:p w14:paraId="0E108BCF" w14:textId="12D8D76F" w:rsidR="00C6769A" w:rsidRDefault="00C6769A">
      <w:pPr>
        <w:pStyle w:val="CommentText"/>
      </w:pPr>
      <w:r>
        <w:rPr>
          <w:rStyle w:val="CommentReference"/>
        </w:rPr>
        <w:annotationRef/>
      </w:r>
      <w:r>
        <w:t>Could the axis labels be made larger?</w:t>
      </w:r>
    </w:p>
  </w:comment>
  <w:comment w:id="335" w:author="Andrea Schreier" w:date="2023-09-06T13:42:00Z" w:initials="AS">
    <w:p w14:paraId="2F88A4A9" w14:textId="77777777" w:rsidR="008F7FE6" w:rsidRDefault="008F7FE6" w:rsidP="00626DCB">
      <w:pPr>
        <w:jc w:val="left"/>
      </w:pPr>
      <w:r>
        <w:rPr>
          <w:rStyle w:val="CommentReference"/>
        </w:rPr>
        <w:annotationRef/>
      </w:r>
      <w:r>
        <w:rPr>
          <w:color w:val="000000"/>
        </w:rPr>
        <w:t>It would be great if the X axes could be labeled with “k-mer frequency” and the Y “number of distinct k-mers” and you can move the k = 21 and k = 31 to the right hand side (so doesn’t get in the way of the y axis labels).</w:t>
      </w:r>
    </w:p>
  </w:comment>
  <w:comment w:id="336" w:author="Andrea Schreier" w:date="2023-09-06T13:42:00Z" w:initials="AS">
    <w:p w14:paraId="03C90763" w14:textId="77777777" w:rsidR="008F7FE6" w:rsidRDefault="008F7FE6" w:rsidP="00FB2CC7">
      <w:pPr>
        <w:jc w:val="left"/>
      </w:pPr>
      <w:r>
        <w:rPr>
          <w:rStyle w:val="CommentReference"/>
        </w:rPr>
        <w:annotationRef/>
      </w:r>
      <w:r>
        <w:rPr>
          <w:color w:val="000000"/>
        </w:rPr>
        <w:t>I like these interpretive last sentences for readers not used to looking at these plots!</w:t>
      </w:r>
    </w:p>
  </w:comment>
  <w:comment w:id="337" w:author="Andrea Schreier" w:date="2023-09-06T13:44:00Z" w:initials="AS">
    <w:p w14:paraId="64FB2429" w14:textId="77777777" w:rsidR="00395A40" w:rsidRDefault="00395A40" w:rsidP="002D3E94">
      <w:pPr>
        <w:jc w:val="left"/>
      </w:pPr>
      <w:r>
        <w:rPr>
          <w:rStyle w:val="CommentReference"/>
        </w:rPr>
        <w:annotationRef/>
      </w:r>
      <w:r>
        <w:rPr>
          <w:color w:val="000000"/>
        </w:rPr>
        <w:t>Here I would remove k = 21 and k = 31 from the left hand side and just rely on the caption here to describe what k-mr length is in each row. Then increase the size of the axis labels.</w:t>
      </w:r>
    </w:p>
  </w:comment>
  <w:comment w:id="338" w:author="Andrea Schreier" w:date="2023-09-06T13:45:00Z" w:initials="AS">
    <w:p w14:paraId="04CC7F42" w14:textId="77777777" w:rsidR="00395A40" w:rsidRDefault="00395A40" w:rsidP="006510FF">
      <w:pPr>
        <w:jc w:val="left"/>
      </w:pPr>
      <w:r>
        <w:rPr>
          <w:rStyle w:val="CommentReference"/>
        </w:rPr>
        <w:annotationRef/>
      </w:r>
      <w:r>
        <w:rPr>
          <w:color w:val="000000"/>
        </w:rPr>
        <w:t>Or if you want to keep the axis labels in the caption, I would delete them from the figure rather than leaving tiny text there that is difficult to read.</w:t>
      </w:r>
    </w:p>
  </w:comment>
  <w:comment w:id="342" w:author="Andrea Schreier" w:date="2023-09-06T13:46:00Z" w:initials="AS">
    <w:p w14:paraId="29108EDF" w14:textId="77777777" w:rsidR="00395A40" w:rsidRDefault="00395A40" w:rsidP="00B31551">
      <w:pPr>
        <w:jc w:val="left"/>
      </w:pPr>
      <w:r>
        <w:rPr>
          <w:rStyle w:val="CommentReference"/>
        </w:rPr>
        <w:annotationRef/>
      </w:r>
      <w:r>
        <w:rPr>
          <w:color w:val="000000"/>
        </w:rPr>
        <w:t>See comments on Figure 2.4</w:t>
      </w:r>
    </w:p>
  </w:comment>
  <w:comment w:id="362" w:author="Andrea Schreier" w:date="2023-09-06T13:50:00Z" w:initials="AS">
    <w:p w14:paraId="5C369C19" w14:textId="77777777" w:rsidR="00395A40" w:rsidRDefault="00395A40" w:rsidP="005F6182">
      <w:pPr>
        <w:jc w:val="left"/>
      </w:pPr>
      <w:r>
        <w:rPr>
          <w:rStyle w:val="CommentReference"/>
        </w:rPr>
        <w:annotationRef/>
      </w:r>
      <w:r>
        <w:rPr>
          <w:color w:val="000000"/>
        </w:rPr>
        <w:t>The scale bar is difficult to read. Can an image editor be used to replace the text underneath the bar with text in larger font?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A5902C" w15:done="0"/>
  <w15:commentEx w15:paraId="0EAA68EE" w15:done="0"/>
  <w15:commentEx w15:paraId="329E04A0" w15:done="0"/>
  <w15:commentEx w15:paraId="19E37CDC" w15:done="0"/>
  <w15:commentEx w15:paraId="3F353CBB" w15:done="0"/>
  <w15:commentEx w15:paraId="5F11A780" w15:done="0"/>
  <w15:commentEx w15:paraId="7A245377" w15:done="0"/>
  <w15:commentEx w15:paraId="62A87306" w15:done="0"/>
  <w15:commentEx w15:paraId="405CB03E" w15:done="0"/>
  <w15:commentEx w15:paraId="474E45F1" w15:done="0"/>
  <w15:commentEx w15:paraId="7FAF8590" w15:done="0"/>
  <w15:commentEx w15:paraId="66605D3D" w15:paraIdParent="7FAF8590" w15:done="0"/>
  <w15:commentEx w15:paraId="78E209C8" w15:done="0"/>
  <w15:commentEx w15:paraId="0F1C17F7" w15:done="0"/>
  <w15:commentEx w15:paraId="6EF6E281" w15:done="0"/>
  <w15:commentEx w15:paraId="7EEACEBB" w15:done="0"/>
  <w15:commentEx w15:paraId="0587E0E2" w15:done="0"/>
  <w15:commentEx w15:paraId="735DAA01" w15:done="0"/>
  <w15:commentEx w15:paraId="00E8EFC9" w15:done="0"/>
  <w15:commentEx w15:paraId="21A8754B" w15:done="0"/>
  <w15:commentEx w15:paraId="1AE6006D" w15:done="0"/>
  <w15:commentEx w15:paraId="1C2D052B" w15:done="0"/>
  <w15:commentEx w15:paraId="3189FA4E" w15:done="0"/>
  <w15:commentEx w15:paraId="0230FC73" w15:done="0"/>
  <w15:commentEx w15:paraId="1FA203C4" w15:done="0"/>
  <w15:commentEx w15:paraId="63D8D100" w15:done="0"/>
  <w15:commentEx w15:paraId="736A746E" w15:done="0"/>
  <w15:commentEx w15:paraId="1344CA21" w15:done="0"/>
  <w15:commentEx w15:paraId="1C627EFF" w15:done="0"/>
  <w15:commentEx w15:paraId="649E42A7" w15:done="0"/>
  <w15:commentEx w15:paraId="3F277EA8" w15:done="0"/>
  <w15:commentEx w15:paraId="6D5F83FB" w15:done="0"/>
  <w15:commentEx w15:paraId="0FCF7225" w15:done="0"/>
  <w15:commentEx w15:paraId="6F4E11EF" w15:done="0"/>
  <w15:commentEx w15:paraId="4ADB72D9" w15:done="0"/>
  <w15:commentEx w15:paraId="684D83B9" w15:done="0"/>
  <w15:commentEx w15:paraId="6B4AE477" w15:done="0"/>
  <w15:commentEx w15:paraId="6D10755A" w15:done="0"/>
  <w15:commentEx w15:paraId="297E9798" w15:done="0"/>
  <w15:commentEx w15:paraId="4CAE41F8" w15:done="0"/>
  <w15:commentEx w15:paraId="009F7142" w15:done="0"/>
  <w15:commentEx w15:paraId="2E7D852D" w15:done="0"/>
  <w15:commentEx w15:paraId="773DCB2D" w15:done="0"/>
  <w15:commentEx w15:paraId="0EB0FDE4" w15:done="0"/>
  <w15:commentEx w15:paraId="4F00D169" w15:done="0"/>
  <w15:commentEx w15:paraId="134C7126" w15:done="0"/>
  <w15:commentEx w15:paraId="645974B4" w15:done="0"/>
  <w15:commentEx w15:paraId="6B081AE7" w15:done="0"/>
  <w15:commentEx w15:paraId="4C1DDF8D" w15:done="0"/>
  <w15:commentEx w15:paraId="3DA5541B" w15:done="0"/>
  <w15:commentEx w15:paraId="102E34CF" w15:done="0"/>
  <w15:commentEx w15:paraId="11DBE382" w15:done="0"/>
  <w15:commentEx w15:paraId="1BF1E970" w15:done="0"/>
  <w15:commentEx w15:paraId="577BD998" w15:done="0"/>
  <w15:commentEx w15:paraId="1C9778E7" w15:done="0"/>
  <w15:commentEx w15:paraId="0E108BCF" w15:done="0"/>
  <w15:commentEx w15:paraId="2F88A4A9" w15:paraIdParent="0E108BCF" w15:done="0"/>
  <w15:commentEx w15:paraId="03C90763" w15:done="0"/>
  <w15:commentEx w15:paraId="64FB2429" w15:done="0"/>
  <w15:commentEx w15:paraId="04CC7F42" w15:paraIdParent="64FB2429" w15:done="0"/>
  <w15:commentEx w15:paraId="29108EDF" w15:done="0"/>
  <w15:commentEx w15:paraId="5C369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2CFA7" w16cex:dateUtc="2023-09-06T17:15:00Z"/>
  <w16cex:commentExtensible w16cex:durableId="28A2D018" w16cex:dateUtc="2023-09-06T17:16:00Z"/>
  <w16cex:commentExtensible w16cex:durableId="28A2D028" w16cex:dateUtc="2023-09-06T17:17:00Z"/>
  <w16cex:commentExtensible w16cex:durableId="28A2D5DD" w16cex:dateUtc="2023-09-06T17:41:00Z"/>
  <w16cex:commentExtensible w16cex:durableId="28A2D0A8" w16cex:dateUtc="2023-09-06T17:19:00Z"/>
  <w16cex:commentExtensible w16cex:durableId="28A2D1A9" w16cex:dateUtc="2023-09-06T17:23:00Z"/>
  <w16cex:commentExtensible w16cex:durableId="28A2D2E6" w16cex:dateUtc="2023-09-06T17:28:00Z"/>
  <w16cex:commentExtensible w16cex:durableId="28A2D364" w16cex:dateUtc="2023-09-06T17:31:00Z"/>
  <w16cex:commentExtensible w16cex:durableId="28A2D647" w16cex:dateUtc="2023-09-06T17:43:00Z"/>
  <w16cex:commentExtensible w16cex:durableId="28A2D7A6" w16cex:dateUtc="2023-09-06T17:49:00Z"/>
  <w16cex:commentExtensible w16cex:durableId="28A1829C" w16cex:dateUtc="2023-09-05T17:34:00Z"/>
  <w16cex:commentExtensible w16cex:durableId="28A2D67F" w16cex:dateUtc="2023-09-06T17:44:00Z"/>
  <w16cex:commentExtensible w16cex:durableId="28A2D7E8" w16cex:dateUtc="2023-09-06T17:50:00Z"/>
  <w16cex:commentExtensible w16cex:durableId="28A2D7FF" w16cex:dateUtc="2023-09-06T17:50:00Z"/>
  <w16cex:commentExtensible w16cex:durableId="28A2D82B" w16cex:dateUtc="2023-09-06T17:51:00Z"/>
  <w16cex:commentExtensible w16cex:durableId="28A2D875" w16cex:dateUtc="2023-09-06T17:52:00Z"/>
  <w16cex:commentExtensible w16cex:durableId="28A2D8A3" w16cex:dateUtc="2023-09-06T17:53:00Z"/>
  <w16cex:commentExtensible w16cex:durableId="28A2D8F9" w16cex:dateUtc="2023-09-06T17:54:00Z"/>
  <w16cex:commentExtensible w16cex:durableId="28A2D914" w16cex:dateUtc="2023-09-06T17:55:00Z"/>
  <w16cex:commentExtensible w16cex:durableId="28A2D97B" w16cex:dateUtc="2023-09-06T17:56:00Z"/>
  <w16cex:commentExtensible w16cex:durableId="28A2D99E" w16cex:dateUtc="2023-09-06T17:57:00Z"/>
  <w16cex:commentExtensible w16cex:durableId="28A2D9BC" w16cex:dateUtc="2023-09-06T17:58:00Z"/>
  <w16cex:commentExtensible w16cex:durableId="28A2DA15" w16cex:dateUtc="2023-09-06T17:59:00Z"/>
  <w16cex:commentExtensible w16cex:durableId="28A2DA22" w16cex:dateUtc="2023-09-06T17:59:00Z"/>
  <w16cex:commentExtensible w16cex:durableId="28A2DA3E" w16cex:dateUtc="2023-09-06T18:00:00Z"/>
  <w16cex:commentExtensible w16cex:durableId="28A2DAB4" w16cex:dateUtc="2023-09-06T18:02:00Z"/>
  <w16cex:commentExtensible w16cex:durableId="28A2DC22" w16cex:dateUtc="2023-09-06T18:08:00Z"/>
  <w16cex:commentExtensible w16cex:durableId="28A2DB90" w16cex:dateUtc="2023-09-06T18:05:00Z"/>
  <w16cex:commentExtensible w16cex:durableId="28A2DBE3" w16cex:dateUtc="2023-09-06T18:07:00Z"/>
  <w16cex:commentExtensible w16cex:durableId="28A2DD55" w16cex:dateUtc="2023-09-06T18:13:00Z"/>
  <w16cex:commentExtensible w16cex:durableId="28A2DD6D" w16cex:dateUtc="2023-09-06T18:13:00Z"/>
  <w16cex:commentExtensible w16cex:durableId="28A2DEC1" w16cex:dateUtc="2023-09-06T18:19:00Z"/>
  <w16cex:commentExtensible w16cex:durableId="28A2DFA3" w16cex:dateUtc="2023-09-06T18:23:00Z"/>
  <w16cex:commentExtensible w16cex:durableId="28A2DFC2" w16cex:dateUtc="2023-09-06T18:23:00Z"/>
  <w16cex:commentExtensible w16cex:durableId="28A2DFEA" w16cex:dateUtc="2023-09-06T18:24:00Z"/>
  <w16cex:commentExtensible w16cex:durableId="28A2E629" w16cex:dateUtc="2023-09-06T18:51:00Z"/>
  <w16cex:commentExtensible w16cex:durableId="28A2E678" w16cex:dateUtc="2023-09-06T18:52:00Z"/>
  <w16cex:commentExtensible w16cex:durableId="28A2E6D6" w16cex:dateUtc="2023-09-06T18:53:00Z"/>
  <w16cex:commentExtensible w16cex:durableId="28A2F47A" w16cex:dateUtc="2023-09-06T19:52:00Z"/>
  <w16cex:commentExtensible w16cex:durableId="28A2F4E4" w16cex:dateUtc="2023-09-06T19:53:00Z"/>
  <w16cex:commentExtensible w16cex:durableId="28A2F68F" w16cex:dateUtc="2023-09-06T20:01:00Z"/>
  <w16cex:commentExtensible w16cex:durableId="28A2F831" w16cex:dateUtc="2023-09-06T20:08:00Z"/>
  <w16cex:commentExtensible w16cex:durableId="28A2F868" w16cex:dateUtc="2023-09-06T20:08:00Z"/>
  <w16cex:commentExtensible w16cex:durableId="28A2F96A" w16cex:dateUtc="2023-09-06T20:13:00Z"/>
  <w16cex:commentExtensible w16cex:durableId="28A2F9D8" w16cex:dateUtc="2023-09-06T20:15:00Z"/>
  <w16cex:commentExtensible w16cex:durableId="28A2FA8D" w16cex:dateUtc="2023-09-06T20:18:00Z"/>
  <w16cex:commentExtensible w16cex:durableId="28A2FC5F" w16cex:dateUtc="2023-09-06T20:25:00Z"/>
  <w16cex:commentExtensible w16cex:durableId="28A2FCAA" w16cex:dateUtc="2023-09-06T20:27:00Z"/>
  <w16cex:commentExtensible w16cex:durableId="28A2FD0F" w16cex:dateUtc="2023-09-06T20:28:00Z"/>
  <w16cex:commentExtensible w16cex:durableId="28A2FD39" w16cex:dateUtc="2023-09-06T20:29:00Z"/>
  <w16cex:commentExtensible w16cex:durableId="28A30F17" w16cex:dateUtc="2023-09-06T21:45:00Z"/>
  <w16cex:commentExtensible w16cex:durableId="28A2FE15" w16cex:dateUtc="2023-09-06T20:33:00Z"/>
  <w16cex:commentExtensible w16cex:durableId="28A2FE59" w16cex:dateUtc="2023-09-06T20:34:00Z"/>
  <w16cex:commentExtensible w16cex:durableId="28A2FF28" w16cex:dateUtc="2023-09-06T20:37:00Z"/>
  <w16cex:commentExtensible w16cex:durableId="28A2FFB5" w16cex:dateUtc="2023-09-06T20:40:00Z"/>
  <w16cex:commentExtensible w16cex:durableId="26C32191" w16cex:dateUtc="2022-09-07T20:56:00Z"/>
  <w16cex:commentExtensible w16cex:durableId="28A3002C" w16cex:dateUtc="2023-09-06T20:42:00Z"/>
  <w16cex:commentExtensible w16cex:durableId="28A30063" w16cex:dateUtc="2023-09-06T20:42:00Z"/>
  <w16cex:commentExtensible w16cex:durableId="28A300B8" w16cex:dateUtc="2023-09-06T20:44:00Z"/>
  <w16cex:commentExtensible w16cex:durableId="28A300F2" w16cex:dateUtc="2023-09-06T20:45:00Z"/>
  <w16cex:commentExtensible w16cex:durableId="28A3012B" w16cex:dateUtc="2023-09-06T20:46:00Z"/>
  <w16cex:commentExtensible w16cex:durableId="28A30236" w16cex:dateUtc="2023-09-06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A5902C" w16cid:durableId="28A2CFA7"/>
  <w16cid:commentId w16cid:paraId="0EAA68EE" w16cid:durableId="28A2D018"/>
  <w16cid:commentId w16cid:paraId="329E04A0" w16cid:durableId="28A2D028"/>
  <w16cid:commentId w16cid:paraId="19E37CDC" w16cid:durableId="28A2D5DD"/>
  <w16cid:commentId w16cid:paraId="3F353CBB" w16cid:durableId="28A2D0A8"/>
  <w16cid:commentId w16cid:paraId="5F11A780" w16cid:durableId="28A2D1A9"/>
  <w16cid:commentId w16cid:paraId="7A245377" w16cid:durableId="28A2D2E6"/>
  <w16cid:commentId w16cid:paraId="62A87306" w16cid:durableId="28A2D364"/>
  <w16cid:commentId w16cid:paraId="405CB03E" w16cid:durableId="28A2D647"/>
  <w16cid:commentId w16cid:paraId="474E45F1" w16cid:durableId="28A2D7A6"/>
  <w16cid:commentId w16cid:paraId="7FAF8590" w16cid:durableId="28A1829C"/>
  <w16cid:commentId w16cid:paraId="66605D3D" w16cid:durableId="28A2D67F"/>
  <w16cid:commentId w16cid:paraId="78E209C8" w16cid:durableId="28A2D7E8"/>
  <w16cid:commentId w16cid:paraId="0F1C17F7" w16cid:durableId="28A2D7FF"/>
  <w16cid:commentId w16cid:paraId="6EF6E281" w16cid:durableId="28A2D82B"/>
  <w16cid:commentId w16cid:paraId="7EEACEBB" w16cid:durableId="28A2D875"/>
  <w16cid:commentId w16cid:paraId="0587E0E2" w16cid:durableId="28A2D8A3"/>
  <w16cid:commentId w16cid:paraId="735DAA01" w16cid:durableId="28A2D8F9"/>
  <w16cid:commentId w16cid:paraId="00E8EFC9" w16cid:durableId="28A2D914"/>
  <w16cid:commentId w16cid:paraId="21A8754B" w16cid:durableId="28A2D97B"/>
  <w16cid:commentId w16cid:paraId="1AE6006D" w16cid:durableId="28A2D99E"/>
  <w16cid:commentId w16cid:paraId="1C2D052B" w16cid:durableId="28A2D9BC"/>
  <w16cid:commentId w16cid:paraId="3189FA4E" w16cid:durableId="28A2DA15"/>
  <w16cid:commentId w16cid:paraId="0230FC73" w16cid:durableId="28A2DA22"/>
  <w16cid:commentId w16cid:paraId="1FA203C4" w16cid:durableId="28A2DA3E"/>
  <w16cid:commentId w16cid:paraId="63D8D100" w16cid:durableId="28A2DAB4"/>
  <w16cid:commentId w16cid:paraId="736A746E" w16cid:durableId="28A2DC22"/>
  <w16cid:commentId w16cid:paraId="1344CA21" w16cid:durableId="28A2DB90"/>
  <w16cid:commentId w16cid:paraId="1C627EFF" w16cid:durableId="28A2DBE3"/>
  <w16cid:commentId w16cid:paraId="649E42A7" w16cid:durableId="28A2DD55"/>
  <w16cid:commentId w16cid:paraId="3F277EA8" w16cid:durableId="28A2DD6D"/>
  <w16cid:commentId w16cid:paraId="6D5F83FB" w16cid:durableId="28A2DEC1"/>
  <w16cid:commentId w16cid:paraId="0FCF7225" w16cid:durableId="28A2DFA3"/>
  <w16cid:commentId w16cid:paraId="6F4E11EF" w16cid:durableId="28A2DFC2"/>
  <w16cid:commentId w16cid:paraId="4ADB72D9" w16cid:durableId="28A2DFEA"/>
  <w16cid:commentId w16cid:paraId="684D83B9" w16cid:durableId="28A2E629"/>
  <w16cid:commentId w16cid:paraId="6B4AE477" w16cid:durableId="28A2E678"/>
  <w16cid:commentId w16cid:paraId="6D10755A" w16cid:durableId="28A2E6D6"/>
  <w16cid:commentId w16cid:paraId="297E9798" w16cid:durableId="28A2F47A"/>
  <w16cid:commentId w16cid:paraId="4CAE41F8" w16cid:durableId="28A2F4E4"/>
  <w16cid:commentId w16cid:paraId="009F7142" w16cid:durableId="28A2F68F"/>
  <w16cid:commentId w16cid:paraId="2E7D852D" w16cid:durableId="28A2F831"/>
  <w16cid:commentId w16cid:paraId="773DCB2D" w16cid:durableId="28A2F868"/>
  <w16cid:commentId w16cid:paraId="0EB0FDE4" w16cid:durableId="28A2F96A"/>
  <w16cid:commentId w16cid:paraId="4F00D169" w16cid:durableId="28A2F9D8"/>
  <w16cid:commentId w16cid:paraId="134C7126" w16cid:durableId="28A2FA8D"/>
  <w16cid:commentId w16cid:paraId="645974B4" w16cid:durableId="28A2FC5F"/>
  <w16cid:commentId w16cid:paraId="6B081AE7" w16cid:durableId="28A2FCAA"/>
  <w16cid:commentId w16cid:paraId="4C1DDF8D" w16cid:durableId="28A2FD0F"/>
  <w16cid:commentId w16cid:paraId="3DA5541B" w16cid:durableId="28A2FD39"/>
  <w16cid:commentId w16cid:paraId="102E34CF" w16cid:durableId="28A30F17"/>
  <w16cid:commentId w16cid:paraId="11DBE382" w16cid:durableId="28A2FE15"/>
  <w16cid:commentId w16cid:paraId="1BF1E970" w16cid:durableId="28A2FE59"/>
  <w16cid:commentId w16cid:paraId="577BD998" w16cid:durableId="28A2FF28"/>
  <w16cid:commentId w16cid:paraId="1C9778E7" w16cid:durableId="28A2FFB5"/>
  <w16cid:commentId w16cid:paraId="0E108BCF" w16cid:durableId="26C32191"/>
  <w16cid:commentId w16cid:paraId="2F88A4A9" w16cid:durableId="28A3002C"/>
  <w16cid:commentId w16cid:paraId="03C90763" w16cid:durableId="28A30063"/>
  <w16cid:commentId w16cid:paraId="64FB2429" w16cid:durableId="28A300B8"/>
  <w16cid:commentId w16cid:paraId="04CC7F42" w16cid:durableId="28A300F2"/>
  <w16cid:commentId w16cid:paraId="29108EDF" w16cid:durableId="28A3012B"/>
  <w16cid:commentId w16cid:paraId="5C369C19" w16cid:durableId="28A302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886C4" w14:textId="77777777" w:rsidR="00691174" w:rsidRDefault="00691174" w:rsidP="000E70AC">
      <w:pPr>
        <w:spacing w:after="0" w:line="240" w:lineRule="auto"/>
      </w:pPr>
      <w:r>
        <w:separator/>
      </w:r>
    </w:p>
  </w:endnote>
  <w:endnote w:type="continuationSeparator" w:id="0">
    <w:p w14:paraId="42DBD38E" w14:textId="77777777" w:rsidR="00691174" w:rsidRDefault="00691174"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modern"/>
    <w:pitch w:val="fixed"/>
    <w:sig w:usb0="E0002AFF" w:usb1="C0007843" w:usb2="00000009" w:usb3="00000000" w:csb0="000001FF" w:csb1="00000000"/>
  </w:font>
  <w:font w:name="degree">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EB99B" w14:textId="77777777" w:rsidR="00691174" w:rsidRDefault="00691174" w:rsidP="000E70AC">
      <w:pPr>
        <w:spacing w:after="0" w:line="240" w:lineRule="auto"/>
      </w:pPr>
      <w:r>
        <w:separator/>
      </w:r>
    </w:p>
  </w:footnote>
  <w:footnote w:type="continuationSeparator" w:id="0">
    <w:p w14:paraId="6B71945F" w14:textId="77777777" w:rsidR="00691174" w:rsidRDefault="00691174"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12DA6"/>
    <w:rsid w:val="00024DBD"/>
    <w:rsid w:val="00025764"/>
    <w:rsid w:val="00043B95"/>
    <w:rsid w:val="00047A5C"/>
    <w:rsid w:val="00051847"/>
    <w:rsid w:val="0006021F"/>
    <w:rsid w:val="00081378"/>
    <w:rsid w:val="000C33D6"/>
    <w:rsid w:val="000C6B61"/>
    <w:rsid w:val="000D219A"/>
    <w:rsid w:val="000D523C"/>
    <w:rsid w:val="000E2152"/>
    <w:rsid w:val="000E70AC"/>
    <w:rsid w:val="00100511"/>
    <w:rsid w:val="00107B19"/>
    <w:rsid w:val="00112288"/>
    <w:rsid w:val="0011235A"/>
    <w:rsid w:val="00135A81"/>
    <w:rsid w:val="00150826"/>
    <w:rsid w:val="00160BAA"/>
    <w:rsid w:val="0016709B"/>
    <w:rsid w:val="00167DDB"/>
    <w:rsid w:val="00173782"/>
    <w:rsid w:val="00173AE9"/>
    <w:rsid w:val="00174778"/>
    <w:rsid w:val="0019361B"/>
    <w:rsid w:val="001A31AE"/>
    <w:rsid w:val="001A6E91"/>
    <w:rsid w:val="001B09B1"/>
    <w:rsid w:val="001D0E5C"/>
    <w:rsid w:val="00202A99"/>
    <w:rsid w:val="00203E7F"/>
    <w:rsid w:val="00217A92"/>
    <w:rsid w:val="00222108"/>
    <w:rsid w:val="00224AC0"/>
    <w:rsid w:val="002335A7"/>
    <w:rsid w:val="00235867"/>
    <w:rsid w:val="00240056"/>
    <w:rsid w:val="00240654"/>
    <w:rsid w:val="002518FE"/>
    <w:rsid w:val="00255222"/>
    <w:rsid w:val="0028698C"/>
    <w:rsid w:val="00287783"/>
    <w:rsid w:val="00291495"/>
    <w:rsid w:val="002932AB"/>
    <w:rsid w:val="002A4536"/>
    <w:rsid w:val="002B1744"/>
    <w:rsid w:val="002B3395"/>
    <w:rsid w:val="002B588C"/>
    <w:rsid w:val="002C2F3F"/>
    <w:rsid w:val="002C4466"/>
    <w:rsid w:val="002C69E3"/>
    <w:rsid w:val="002E2FF8"/>
    <w:rsid w:val="002F52A4"/>
    <w:rsid w:val="0030098D"/>
    <w:rsid w:val="003037E2"/>
    <w:rsid w:val="00307E56"/>
    <w:rsid w:val="00315B1D"/>
    <w:rsid w:val="00315D25"/>
    <w:rsid w:val="00317A2C"/>
    <w:rsid w:val="00317A9B"/>
    <w:rsid w:val="00321C12"/>
    <w:rsid w:val="00336186"/>
    <w:rsid w:val="00345F08"/>
    <w:rsid w:val="00350627"/>
    <w:rsid w:val="00355F91"/>
    <w:rsid w:val="003579EF"/>
    <w:rsid w:val="003846EB"/>
    <w:rsid w:val="00384916"/>
    <w:rsid w:val="00387DD6"/>
    <w:rsid w:val="003903DF"/>
    <w:rsid w:val="00392354"/>
    <w:rsid w:val="00394EF8"/>
    <w:rsid w:val="00395A40"/>
    <w:rsid w:val="00397880"/>
    <w:rsid w:val="003A09CC"/>
    <w:rsid w:val="003A4E8E"/>
    <w:rsid w:val="003A7D4F"/>
    <w:rsid w:val="003B10C0"/>
    <w:rsid w:val="003B2429"/>
    <w:rsid w:val="003B7B17"/>
    <w:rsid w:val="003D4EBA"/>
    <w:rsid w:val="003E074C"/>
    <w:rsid w:val="003F11BA"/>
    <w:rsid w:val="003F1E60"/>
    <w:rsid w:val="003F5039"/>
    <w:rsid w:val="003F7F9E"/>
    <w:rsid w:val="00403E27"/>
    <w:rsid w:val="00415561"/>
    <w:rsid w:val="00422362"/>
    <w:rsid w:val="00422626"/>
    <w:rsid w:val="00430654"/>
    <w:rsid w:val="004377C9"/>
    <w:rsid w:val="00446DCD"/>
    <w:rsid w:val="00450C5F"/>
    <w:rsid w:val="004673B7"/>
    <w:rsid w:val="00470F64"/>
    <w:rsid w:val="0047491E"/>
    <w:rsid w:val="00480C67"/>
    <w:rsid w:val="004A3452"/>
    <w:rsid w:val="004B332D"/>
    <w:rsid w:val="004B5697"/>
    <w:rsid w:val="004B6F68"/>
    <w:rsid w:val="004C3847"/>
    <w:rsid w:val="004E08BF"/>
    <w:rsid w:val="004E2817"/>
    <w:rsid w:val="004E4858"/>
    <w:rsid w:val="00502EF8"/>
    <w:rsid w:val="00522930"/>
    <w:rsid w:val="00530CC3"/>
    <w:rsid w:val="005404B5"/>
    <w:rsid w:val="005549A1"/>
    <w:rsid w:val="00570BB9"/>
    <w:rsid w:val="00577B48"/>
    <w:rsid w:val="005910F3"/>
    <w:rsid w:val="00594BE3"/>
    <w:rsid w:val="005A4907"/>
    <w:rsid w:val="005B1B8B"/>
    <w:rsid w:val="005B2580"/>
    <w:rsid w:val="005B6C5A"/>
    <w:rsid w:val="005B7C48"/>
    <w:rsid w:val="005B7C80"/>
    <w:rsid w:val="005C1F2A"/>
    <w:rsid w:val="005C7F13"/>
    <w:rsid w:val="005D14A7"/>
    <w:rsid w:val="005D23B9"/>
    <w:rsid w:val="005D60CF"/>
    <w:rsid w:val="005E1B57"/>
    <w:rsid w:val="006030AE"/>
    <w:rsid w:val="006161D8"/>
    <w:rsid w:val="00626F94"/>
    <w:rsid w:val="00634ADB"/>
    <w:rsid w:val="00635F3E"/>
    <w:rsid w:val="00636378"/>
    <w:rsid w:val="006372E7"/>
    <w:rsid w:val="00644092"/>
    <w:rsid w:val="00645DF5"/>
    <w:rsid w:val="00650EFD"/>
    <w:rsid w:val="006514C3"/>
    <w:rsid w:val="00654E57"/>
    <w:rsid w:val="00685FD6"/>
    <w:rsid w:val="00691174"/>
    <w:rsid w:val="00695F15"/>
    <w:rsid w:val="006B228C"/>
    <w:rsid w:val="006B6CB5"/>
    <w:rsid w:val="006C1DD5"/>
    <w:rsid w:val="006C41A6"/>
    <w:rsid w:val="006C6899"/>
    <w:rsid w:val="006D6AE1"/>
    <w:rsid w:val="006E58E9"/>
    <w:rsid w:val="006F17F9"/>
    <w:rsid w:val="006F591B"/>
    <w:rsid w:val="00735E92"/>
    <w:rsid w:val="007373D1"/>
    <w:rsid w:val="007463BC"/>
    <w:rsid w:val="00750600"/>
    <w:rsid w:val="00757362"/>
    <w:rsid w:val="00764BAE"/>
    <w:rsid w:val="00772735"/>
    <w:rsid w:val="00775A0C"/>
    <w:rsid w:val="007858F9"/>
    <w:rsid w:val="00785B58"/>
    <w:rsid w:val="00790FF0"/>
    <w:rsid w:val="00791715"/>
    <w:rsid w:val="0079787C"/>
    <w:rsid w:val="007A1054"/>
    <w:rsid w:val="007A13CF"/>
    <w:rsid w:val="007A3A71"/>
    <w:rsid w:val="007B71D3"/>
    <w:rsid w:val="007B7A16"/>
    <w:rsid w:val="007D1AB2"/>
    <w:rsid w:val="007D782C"/>
    <w:rsid w:val="007E4664"/>
    <w:rsid w:val="007E7567"/>
    <w:rsid w:val="007F6E3A"/>
    <w:rsid w:val="008052F1"/>
    <w:rsid w:val="008142CF"/>
    <w:rsid w:val="008155C0"/>
    <w:rsid w:val="00830624"/>
    <w:rsid w:val="008450A4"/>
    <w:rsid w:val="00854A8F"/>
    <w:rsid w:val="008641A8"/>
    <w:rsid w:val="0087338E"/>
    <w:rsid w:val="008739C3"/>
    <w:rsid w:val="00873C0E"/>
    <w:rsid w:val="00874AFC"/>
    <w:rsid w:val="008914E8"/>
    <w:rsid w:val="00895DB8"/>
    <w:rsid w:val="008A1BAC"/>
    <w:rsid w:val="008B584D"/>
    <w:rsid w:val="008C1FB2"/>
    <w:rsid w:val="008C50E8"/>
    <w:rsid w:val="008F288C"/>
    <w:rsid w:val="008F2EB8"/>
    <w:rsid w:val="008F60D9"/>
    <w:rsid w:val="008F7FE6"/>
    <w:rsid w:val="00912247"/>
    <w:rsid w:val="00951A5F"/>
    <w:rsid w:val="009804EB"/>
    <w:rsid w:val="009C0C92"/>
    <w:rsid w:val="009C7280"/>
    <w:rsid w:val="009D6B98"/>
    <w:rsid w:val="009E004D"/>
    <w:rsid w:val="00A066C0"/>
    <w:rsid w:val="00A3519E"/>
    <w:rsid w:val="00A7543D"/>
    <w:rsid w:val="00A9501C"/>
    <w:rsid w:val="00AA0A58"/>
    <w:rsid w:val="00AA14E0"/>
    <w:rsid w:val="00AA26EA"/>
    <w:rsid w:val="00AB2E55"/>
    <w:rsid w:val="00AC6116"/>
    <w:rsid w:val="00AE7212"/>
    <w:rsid w:val="00B117DB"/>
    <w:rsid w:val="00B21CD8"/>
    <w:rsid w:val="00B53598"/>
    <w:rsid w:val="00B67D9A"/>
    <w:rsid w:val="00B70749"/>
    <w:rsid w:val="00B873B0"/>
    <w:rsid w:val="00B956C7"/>
    <w:rsid w:val="00BA2D88"/>
    <w:rsid w:val="00BA4BFE"/>
    <w:rsid w:val="00BB20EE"/>
    <w:rsid w:val="00BC5BBD"/>
    <w:rsid w:val="00BD07C1"/>
    <w:rsid w:val="00BD17D8"/>
    <w:rsid w:val="00BE0EE0"/>
    <w:rsid w:val="00C06DF8"/>
    <w:rsid w:val="00C1267C"/>
    <w:rsid w:val="00C23BA8"/>
    <w:rsid w:val="00C26B5B"/>
    <w:rsid w:val="00C355ED"/>
    <w:rsid w:val="00C6769A"/>
    <w:rsid w:val="00C81542"/>
    <w:rsid w:val="00C8509D"/>
    <w:rsid w:val="00C8614F"/>
    <w:rsid w:val="00CA16C1"/>
    <w:rsid w:val="00CC49C4"/>
    <w:rsid w:val="00CC6C44"/>
    <w:rsid w:val="00CD0ACF"/>
    <w:rsid w:val="00CF3EFC"/>
    <w:rsid w:val="00D0393C"/>
    <w:rsid w:val="00D04B3D"/>
    <w:rsid w:val="00D072F5"/>
    <w:rsid w:val="00D1105D"/>
    <w:rsid w:val="00D13305"/>
    <w:rsid w:val="00D14BAF"/>
    <w:rsid w:val="00D32D4D"/>
    <w:rsid w:val="00D37010"/>
    <w:rsid w:val="00D52380"/>
    <w:rsid w:val="00D57765"/>
    <w:rsid w:val="00D6254C"/>
    <w:rsid w:val="00D86949"/>
    <w:rsid w:val="00DA607C"/>
    <w:rsid w:val="00DD3036"/>
    <w:rsid w:val="00DE414D"/>
    <w:rsid w:val="00DE4254"/>
    <w:rsid w:val="00DF2390"/>
    <w:rsid w:val="00DF51FF"/>
    <w:rsid w:val="00E054DD"/>
    <w:rsid w:val="00E176B5"/>
    <w:rsid w:val="00E2467E"/>
    <w:rsid w:val="00E32253"/>
    <w:rsid w:val="00E43F86"/>
    <w:rsid w:val="00E502F4"/>
    <w:rsid w:val="00E7195E"/>
    <w:rsid w:val="00E733FB"/>
    <w:rsid w:val="00E910EE"/>
    <w:rsid w:val="00E9111F"/>
    <w:rsid w:val="00E91A9E"/>
    <w:rsid w:val="00E95DEC"/>
    <w:rsid w:val="00EA074B"/>
    <w:rsid w:val="00EB2600"/>
    <w:rsid w:val="00EC3367"/>
    <w:rsid w:val="00EC36DE"/>
    <w:rsid w:val="00EC767F"/>
    <w:rsid w:val="00ED58FF"/>
    <w:rsid w:val="00EE0B9A"/>
    <w:rsid w:val="00EE0EDB"/>
    <w:rsid w:val="00EE4C3F"/>
    <w:rsid w:val="00EF1B5A"/>
    <w:rsid w:val="00EF501E"/>
    <w:rsid w:val="00F11E96"/>
    <w:rsid w:val="00F20B76"/>
    <w:rsid w:val="00F43713"/>
    <w:rsid w:val="00F60237"/>
    <w:rsid w:val="00F63C12"/>
    <w:rsid w:val="00FC690B"/>
    <w:rsid w:val="00FD21E9"/>
    <w:rsid w:val="00FD79E2"/>
    <w:rsid w:val="00FE49ED"/>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modern"/>
    <w:pitch w:val="fixed"/>
    <w:sig w:usb0="E0002AFF" w:usb1="C0007843" w:usb2="00000009" w:usb3="00000000" w:csb0="000001FF" w:csb1="00000000"/>
  </w:font>
  <w:font w:name="degree">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1213B3"/>
    <w:rsid w:val="00552D74"/>
    <w:rsid w:val="006073AC"/>
    <w:rsid w:val="0077337A"/>
    <w:rsid w:val="007E2A0B"/>
    <w:rsid w:val="008A796A"/>
    <w:rsid w:val="008B0A28"/>
    <w:rsid w:val="008D1B12"/>
    <w:rsid w:val="008D6A26"/>
    <w:rsid w:val="008F3599"/>
    <w:rsid w:val="00984B74"/>
    <w:rsid w:val="009C7F14"/>
    <w:rsid w:val="009E26FC"/>
    <w:rsid w:val="00A42FB7"/>
    <w:rsid w:val="00A50495"/>
    <w:rsid w:val="00A81751"/>
    <w:rsid w:val="00AC042C"/>
    <w:rsid w:val="00C2550E"/>
    <w:rsid w:val="00CE640F"/>
    <w:rsid w:val="00D071A3"/>
    <w:rsid w:val="00D173CF"/>
    <w:rsid w:val="00D26A0A"/>
    <w:rsid w:val="00E776DC"/>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44</Pages>
  <Words>35804</Words>
  <Characters>204089</Characters>
  <Application>Microsoft Office Word</Application>
  <DocSecurity>0</DocSecurity>
  <Lines>1700</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Andrea Schreier</cp:lastModifiedBy>
  <cp:revision>7</cp:revision>
  <dcterms:created xsi:type="dcterms:W3CDTF">2023-09-06T17:26:00Z</dcterms:created>
  <dcterms:modified xsi:type="dcterms:W3CDTF">2023-09-06T21:45:00Z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id="Z89L5Dz4"/&gt;&lt;style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