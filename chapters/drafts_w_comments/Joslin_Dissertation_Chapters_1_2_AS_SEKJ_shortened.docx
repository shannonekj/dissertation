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44374C" w14:textId="05D73857" w:rsidR="00650EFD" w:rsidRPr="003B7B17" w:rsidRDefault="00650EFD" w:rsidP="00650EFD">
      <w:pPr>
        <w:ind w:left="-180" w:right="-90"/>
        <w:jc w:val="center"/>
        <w:rPr>
          <w:rFonts w:asciiTheme="majorHAnsi" w:eastAsia="Times New Roman" w:hAnsiTheme="majorHAnsi" w:cstheme="majorHAnsi"/>
          <w:b/>
          <w:sz w:val="24"/>
          <w:szCs w:val="24"/>
        </w:rPr>
      </w:pPr>
      <w:bookmarkStart w:id="0" w:name="_Toc113123177"/>
      <w:r w:rsidRPr="003B7B17">
        <w:rPr>
          <w:rFonts w:asciiTheme="majorHAnsi" w:eastAsia="Times New Roman" w:hAnsiTheme="majorHAnsi" w:cstheme="majorHAnsi"/>
          <w:b/>
          <w:sz w:val="24"/>
          <w:szCs w:val="24"/>
        </w:rPr>
        <w:t xml:space="preserve">Chromosome-scale genome assembly and investigation of </w:t>
      </w:r>
      <w:r w:rsidR="007D1AB2">
        <w:rPr>
          <w:rFonts w:asciiTheme="majorHAnsi" w:eastAsia="Times New Roman" w:hAnsiTheme="majorHAnsi" w:cstheme="majorHAnsi"/>
          <w:b/>
          <w:sz w:val="24"/>
          <w:szCs w:val="24"/>
        </w:rPr>
        <w:t xml:space="preserve">the </w:t>
      </w:r>
      <w:r w:rsidRPr="003B7B17">
        <w:rPr>
          <w:rFonts w:asciiTheme="majorHAnsi" w:eastAsia="Times New Roman" w:hAnsiTheme="majorHAnsi" w:cstheme="majorHAnsi"/>
          <w:b/>
          <w:i/>
          <w:sz w:val="24"/>
          <w:szCs w:val="24"/>
        </w:rPr>
        <w:t>Hypomesus transpacificus</w:t>
      </w:r>
      <w:r w:rsidRPr="003B7B17">
        <w:rPr>
          <w:rFonts w:asciiTheme="majorHAnsi" w:eastAsia="Times New Roman" w:hAnsiTheme="majorHAnsi" w:cstheme="majorHAnsi"/>
          <w:b/>
          <w:sz w:val="24"/>
          <w:szCs w:val="24"/>
        </w:rPr>
        <w:t xml:space="preserve"> genome for estimates of effective population sizes and identification of sex-specific markers.</w:t>
      </w:r>
    </w:p>
    <w:p w14:paraId="72F9C954" w14:textId="5CF1ABFC" w:rsidR="0019361B" w:rsidRPr="0019361B" w:rsidRDefault="0019361B" w:rsidP="00650EFD">
      <w:pPr>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By</w:t>
      </w:r>
    </w:p>
    <w:p w14:paraId="3E5FB7D1" w14:textId="5F6B5D7D" w:rsidR="0019361B" w:rsidRPr="0019361B" w:rsidRDefault="0019361B" w:rsidP="00650EFD">
      <w:pPr>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SHANNON ERICA KENDAL JOSLIN</w:t>
      </w:r>
    </w:p>
    <w:p w14:paraId="34EE678B" w14:textId="5068540F" w:rsidR="0019361B" w:rsidRPr="0019361B" w:rsidRDefault="0019361B" w:rsidP="00650EFD">
      <w:pPr>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DISSERTATION</w:t>
      </w:r>
    </w:p>
    <w:p w14:paraId="4D6D926C" w14:textId="1FA5DAB1" w:rsidR="0019361B" w:rsidRPr="0019361B" w:rsidRDefault="0019361B" w:rsidP="00650EFD">
      <w:pPr>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Submitted in partial satisfaction of the requirements for the degree of</w:t>
      </w:r>
    </w:p>
    <w:p w14:paraId="38C37930" w14:textId="0131C850" w:rsidR="0019361B" w:rsidRPr="0019361B" w:rsidRDefault="0019361B" w:rsidP="00650EFD">
      <w:pPr>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DOCTOR OF PHILOSOPHY</w:t>
      </w:r>
    </w:p>
    <w:p w14:paraId="6DDE50AB" w14:textId="49DF6CF6" w:rsidR="0019361B" w:rsidRPr="0019361B" w:rsidRDefault="0019361B" w:rsidP="00650EFD">
      <w:pPr>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in</w:t>
      </w:r>
    </w:p>
    <w:p w14:paraId="1B63E4AC" w14:textId="56097375" w:rsidR="0019361B" w:rsidRPr="0019361B" w:rsidRDefault="0019361B" w:rsidP="00650EFD">
      <w:pPr>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Integrative Genetics and Genomics</w:t>
      </w:r>
    </w:p>
    <w:p w14:paraId="439F25F9" w14:textId="4686D340" w:rsidR="0019361B" w:rsidRPr="0019361B" w:rsidRDefault="0019361B" w:rsidP="00650EFD">
      <w:pPr>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in the</w:t>
      </w:r>
    </w:p>
    <w:p w14:paraId="3D6322BB" w14:textId="7B55DA6E" w:rsidR="0019361B" w:rsidRPr="0019361B" w:rsidRDefault="0019361B" w:rsidP="00650EFD">
      <w:pPr>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OFFICE OF GRADUATE STUDIES</w:t>
      </w:r>
    </w:p>
    <w:p w14:paraId="27A9A147" w14:textId="56734E6F" w:rsidR="0019361B" w:rsidRPr="0019361B" w:rsidRDefault="0019361B" w:rsidP="00650EFD">
      <w:pPr>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of the</w:t>
      </w:r>
    </w:p>
    <w:p w14:paraId="2094DBE8" w14:textId="76DA651E" w:rsidR="0019361B" w:rsidRPr="0019361B" w:rsidRDefault="0019361B" w:rsidP="00650EFD">
      <w:pPr>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UNIVERSITY OF CALIFORNIA</w:t>
      </w:r>
    </w:p>
    <w:p w14:paraId="33661D85" w14:textId="004997CC" w:rsidR="0019361B" w:rsidRPr="0019361B" w:rsidRDefault="0019361B" w:rsidP="00650EFD">
      <w:pPr>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DAVIS</w:t>
      </w:r>
    </w:p>
    <w:p w14:paraId="22510F81" w14:textId="368092C9" w:rsidR="0019361B" w:rsidRDefault="0019361B" w:rsidP="00650EFD">
      <w:pPr>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Approved:</w:t>
      </w:r>
    </w:p>
    <w:p w14:paraId="7D8BEE40" w14:textId="77777777" w:rsidR="003B7B17" w:rsidRPr="00317A9B" w:rsidRDefault="003B7B17" w:rsidP="00650EFD">
      <w:pPr>
        <w:ind w:left="-180" w:right="-90"/>
        <w:jc w:val="center"/>
        <w:rPr>
          <w:rFonts w:asciiTheme="majorHAnsi" w:eastAsia="Times New Roman" w:hAnsiTheme="majorHAnsi" w:cstheme="majorHAnsi"/>
          <w:bCs/>
          <w:sz w:val="10"/>
          <w:szCs w:val="10"/>
        </w:rPr>
      </w:pPr>
    </w:p>
    <w:p w14:paraId="5946BC2D" w14:textId="77777777" w:rsidR="00317A9B" w:rsidRPr="00317A9B" w:rsidRDefault="00317A9B" w:rsidP="00317A9B">
      <w:pPr>
        <w:spacing w:after="0" w:line="240" w:lineRule="auto"/>
        <w:jc w:val="center"/>
        <w:rPr>
          <w:rFonts w:asciiTheme="majorHAnsi" w:hAnsiTheme="majorHAnsi" w:cstheme="majorHAnsi"/>
          <w:sz w:val="24"/>
          <w:szCs w:val="24"/>
          <w:u w:val="single"/>
        </w:rPr>
      </w:pP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p>
    <w:p w14:paraId="09ADE9A9" w14:textId="05DE3633" w:rsidR="00317A9B" w:rsidRPr="00317A9B" w:rsidRDefault="00317A9B" w:rsidP="00317A9B">
      <w:pPr>
        <w:spacing w:after="0" w:line="240" w:lineRule="auto"/>
        <w:jc w:val="center"/>
        <w:rPr>
          <w:rFonts w:asciiTheme="majorHAnsi" w:hAnsiTheme="majorHAnsi" w:cstheme="majorHAnsi"/>
          <w:sz w:val="24"/>
          <w:szCs w:val="24"/>
        </w:rPr>
      </w:pPr>
      <w:r w:rsidRPr="00317A9B">
        <w:rPr>
          <w:rFonts w:asciiTheme="majorHAnsi" w:hAnsiTheme="majorHAnsi" w:cstheme="majorHAnsi"/>
          <w:sz w:val="24"/>
          <w:szCs w:val="24"/>
        </w:rPr>
        <w:t>Dr. Andrea Schreier, Co-Chair</w:t>
      </w:r>
    </w:p>
    <w:p w14:paraId="6FE9ADAA" w14:textId="77777777" w:rsidR="00317A9B" w:rsidRPr="00317A9B" w:rsidRDefault="00317A9B" w:rsidP="00317A9B">
      <w:pPr>
        <w:spacing w:after="0" w:line="240" w:lineRule="auto"/>
        <w:jc w:val="center"/>
        <w:rPr>
          <w:rFonts w:asciiTheme="majorHAnsi" w:hAnsiTheme="majorHAnsi" w:cstheme="majorHAnsi"/>
          <w:sz w:val="24"/>
          <w:szCs w:val="24"/>
          <w:u w:val="single"/>
        </w:rPr>
      </w:pPr>
    </w:p>
    <w:p w14:paraId="72B85894" w14:textId="77777777" w:rsidR="00317A9B" w:rsidRPr="00317A9B" w:rsidRDefault="00317A9B" w:rsidP="00317A9B">
      <w:pPr>
        <w:spacing w:after="0" w:line="240" w:lineRule="auto"/>
        <w:jc w:val="center"/>
        <w:rPr>
          <w:rFonts w:asciiTheme="majorHAnsi" w:hAnsiTheme="majorHAnsi" w:cstheme="majorHAnsi"/>
          <w:sz w:val="24"/>
          <w:szCs w:val="24"/>
          <w:u w:val="single"/>
        </w:rPr>
      </w:pP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p>
    <w:sdt>
      <w:sdtPr>
        <w:rPr>
          <w:rFonts w:asciiTheme="majorHAnsi" w:hAnsiTheme="majorHAnsi" w:cstheme="majorHAnsi"/>
          <w:sz w:val="24"/>
          <w:szCs w:val="24"/>
        </w:rPr>
        <w:id w:val="1574234061"/>
        <w:placeholder>
          <w:docPart w:val="71F78E92A1A75E4BA215D542EC769859"/>
        </w:placeholder>
        <w15:color w:val="00FFFF"/>
      </w:sdtPr>
      <w:sdtEndPr/>
      <w:sdtContent>
        <w:p w14:paraId="252B0F7E" w14:textId="04ED49E5" w:rsidR="00317A9B" w:rsidRPr="00317A9B" w:rsidRDefault="00317A9B" w:rsidP="00317A9B">
          <w:pPr>
            <w:spacing w:after="0" w:line="240" w:lineRule="auto"/>
            <w:jc w:val="center"/>
            <w:rPr>
              <w:rFonts w:asciiTheme="majorHAnsi" w:hAnsiTheme="majorHAnsi" w:cstheme="majorHAnsi"/>
              <w:sz w:val="24"/>
              <w:szCs w:val="24"/>
            </w:rPr>
          </w:pPr>
          <w:r w:rsidRPr="00317A9B">
            <w:rPr>
              <w:rFonts w:asciiTheme="majorHAnsi" w:hAnsiTheme="majorHAnsi" w:cstheme="majorHAnsi"/>
              <w:sz w:val="24"/>
              <w:szCs w:val="24"/>
            </w:rPr>
            <w:t xml:space="preserve">Dr. </w:t>
          </w:r>
          <w:r w:rsidR="00403E27">
            <w:rPr>
              <w:rFonts w:asciiTheme="majorHAnsi" w:hAnsiTheme="majorHAnsi" w:cstheme="majorHAnsi"/>
              <w:sz w:val="24"/>
              <w:szCs w:val="24"/>
            </w:rPr>
            <w:t>C. Titus Brown</w:t>
          </w:r>
        </w:p>
      </w:sdtContent>
    </w:sdt>
    <w:p w14:paraId="7FFE13A2" w14:textId="77777777" w:rsidR="00317A9B" w:rsidRPr="00317A9B" w:rsidRDefault="00317A9B" w:rsidP="00317A9B">
      <w:pPr>
        <w:spacing w:after="0" w:line="240" w:lineRule="auto"/>
        <w:jc w:val="center"/>
        <w:rPr>
          <w:rFonts w:asciiTheme="majorHAnsi" w:hAnsiTheme="majorHAnsi" w:cstheme="majorHAnsi"/>
          <w:sz w:val="24"/>
          <w:szCs w:val="24"/>
        </w:rPr>
      </w:pPr>
    </w:p>
    <w:p w14:paraId="51443D43" w14:textId="77777777" w:rsidR="00317A9B" w:rsidRPr="00317A9B" w:rsidRDefault="00317A9B" w:rsidP="00317A9B">
      <w:pPr>
        <w:spacing w:after="0" w:line="240" w:lineRule="auto"/>
        <w:jc w:val="center"/>
        <w:rPr>
          <w:rFonts w:asciiTheme="majorHAnsi" w:hAnsiTheme="majorHAnsi" w:cstheme="majorHAnsi"/>
          <w:sz w:val="24"/>
          <w:szCs w:val="24"/>
          <w:u w:val="single"/>
        </w:rPr>
      </w:pP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p>
    <w:sdt>
      <w:sdtPr>
        <w:rPr>
          <w:rFonts w:asciiTheme="majorHAnsi" w:hAnsiTheme="majorHAnsi" w:cstheme="majorHAnsi"/>
          <w:sz w:val="24"/>
          <w:szCs w:val="24"/>
        </w:rPr>
        <w:id w:val="51743667"/>
        <w:placeholder>
          <w:docPart w:val="38402FDF1F95D84EAD4CF58CF0E22442"/>
        </w:placeholder>
        <w15:color w:val="00FFFF"/>
      </w:sdtPr>
      <w:sdtEndPr/>
      <w:sdtContent>
        <w:p w14:paraId="41EF26A8" w14:textId="0ECE1B98" w:rsidR="00317A9B" w:rsidRPr="00317A9B" w:rsidRDefault="00317A9B" w:rsidP="00317A9B">
          <w:pPr>
            <w:spacing w:after="0" w:line="240" w:lineRule="auto"/>
            <w:jc w:val="center"/>
            <w:rPr>
              <w:rFonts w:asciiTheme="majorHAnsi" w:hAnsiTheme="majorHAnsi" w:cstheme="majorHAnsi"/>
              <w:sz w:val="24"/>
              <w:szCs w:val="24"/>
            </w:rPr>
          </w:pPr>
          <w:r w:rsidRPr="00317A9B">
            <w:rPr>
              <w:rFonts w:asciiTheme="majorHAnsi" w:hAnsiTheme="majorHAnsi" w:cstheme="majorHAnsi"/>
              <w:sz w:val="24"/>
              <w:szCs w:val="24"/>
            </w:rPr>
            <w:t xml:space="preserve">Dr. </w:t>
          </w:r>
          <w:r w:rsidR="00403E27">
            <w:rPr>
              <w:rFonts w:asciiTheme="majorHAnsi" w:hAnsiTheme="majorHAnsi" w:cstheme="majorHAnsi"/>
              <w:sz w:val="24"/>
              <w:szCs w:val="24"/>
            </w:rPr>
            <w:t>??</w:t>
          </w:r>
        </w:p>
      </w:sdtContent>
    </w:sdt>
    <w:p w14:paraId="1B65DCB7" w14:textId="77777777" w:rsidR="00317A9B" w:rsidRDefault="00317A9B" w:rsidP="0019361B">
      <w:pPr>
        <w:ind w:left="-180" w:right="-90"/>
        <w:jc w:val="center"/>
        <w:rPr>
          <w:rFonts w:asciiTheme="majorHAnsi" w:eastAsia="Times New Roman" w:hAnsiTheme="majorHAnsi" w:cstheme="majorHAnsi"/>
          <w:bCs/>
          <w:sz w:val="24"/>
          <w:szCs w:val="24"/>
        </w:rPr>
      </w:pPr>
    </w:p>
    <w:p w14:paraId="48077141" w14:textId="7C6720E5" w:rsidR="0019361B" w:rsidRPr="0019361B" w:rsidRDefault="0019361B" w:rsidP="0019361B">
      <w:pPr>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Committee in Charge</w:t>
      </w:r>
    </w:p>
    <w:p w14:paraId="01AF7197" w14:textId="4B6E5D4D" w:rsidR="0019361B" w:rsidRPr="0019361B" w:rsidRDefault="00403E27" w:rsidP="0019361B">
      <w:pPr>
        <w:ind w:left="-180" w:right="-90"/>
        <w:jc w:val="center"/>
        <w:rPr>
          <w:rFonts w:asciiTheme="majorHAnsi" w:eastAsia="Times New Roman" w:hAnsiTheme="majorHAnsi" w:cstheme="majorHAnsi"/>
          <w:bCs/>
          <w:sz w:val="24"/>
          <w:szCs w:val="24"/>
        </w:rPr>
      </w:pPr>
      <w:r>
        <w:rPr>
          <w:rFonts w:asciiTheme="majorHAnsi" w:eastAsia="Times New Roman" w:hAnsiTheme="majorHAnsi" w:cstheme="majorHAnsi"/>
          <w:bCs/>
          <w:sz w:val="24"/>
          <w:szCs w:val="24"/>
        </w:rPr>
        <w:t>2023</w:t>
      </w:r>
    </w:p>
    <w:p w14:paraId="167C8506" w14:textId="3E149D17" w:rsidR="0019361B" w:rsidRDefault="00240056" w:rsidP="00E2467E">
      <w:pPr>
        <w:spacing w:after="0" w:line="240" w:lineRule="auto"/>
        <w:jc w:val="left"/>
        <w:rPr>
          <w:rFonts w:ascii="Times New Roman" w:eastAsia="Times New Roman" w:hAnsi="Times New Roman" w:cs="Times New Roman"/>
          <w:b/>
        </w:rPr>
      </w:pPr>
      <w:r>
        <w:rPr>
          <w:rFonts w:ascii="Times New Roman" w:eastAsia="Times New Roman" w:hAnsi="Times New Roman" w:cs="Times New Roman"/>
          <w:b/>
          <w:noProof/>
        </w:rPr>
        <mc:AlternateContent>
          <mc:Choice Requires="wps">
            <w:drawing>
              <wp:anchor distT="0" distB="0" distL="114300" distR="114300" simplePos="0" relativeHeight="251659264" behindDoc="0" locked="0" layoutInCell="1" allowOverlap="1" wp14:anchorId="39CE7D3F" wp14:editId="662E03A5">
                <wp:simplePos x="0" y="0"/>
                <wp:positionH relativeFrom="column">
                  <wp:posOffset>-893135</wp:posOffset>
                </wp:positionH>
                <wp:positionV relativeFrom="paragraph">
                  <wp:posOffset>8346558</wp:posOffset>
                </wp:positionV>
                <wp:extent cx="7740384" cy="254977"/>
                <wp:effectExtent l="0" t="0" r="0" b="0"/>
                <wp:wrapNone/>
                <wp:docPr id="1" name="Text Box 1"/>
                <wp:cNvGraphicFramePr/>
                <a:graphic xmlns:a="http://schemas.openxmlformats.org/drawingml/2006/main">
                  <a:graphicData uri="http://schemas.microsoft.com/office/word/2010/wordprocessingShape">
                    <wps:wsp>
                      <wps:cNvSpPr txBox="1"/>
                      <wps:spPr>
                        <a:xfrm>
                          <a:off x="0" y="0"/>
                          <a:ext cx="7740384" cy="254977"/>
                        </a:xfrm>
                        <a:prstGeom prst="rect">
                          <a:avLst/>
                        </a:prstGeom>
                        <a:solidFill>
                          <a:schemeClr val="lt1"/>
                        </a:solidFill>
                        <a:ln w="6350">
                          <a:noFill/>
                        </a:ln>
                      </wps:spPr>
                      <wps:txbx>
                        <w:txbxContent>
                          <w:p w14:paraId="62538D5D" w14:textId="3FDF3F42" w:rsidR="00240056" w:rsidRPr="00E2467E" w:rsidRDefault="00240056" w:rsidP="00240056">
                            <w:pPr>
                              <w:jc w:val="center"/>
                              <w:rPr>
                                <w:rFonts w:asciiTheme="majorHAnsi" w:hAnsiTheme="majorHAnsi" w:cstheme="majorHAnsi"/>
                                <w:sz w:val="24"/>
                                <w:szCs w:val="24"/>
                              </w:rPr>
                            </w:pPr>
                            <w:r w:rsidRPr="00E2467E">
                              <w:rPr>
                                <w:rFonts w:asciiTheme="majorHAnsi" w:hAnsiTheme="majorHAnsi" w:cstheme="majorHAnsi"/>
                                <w:sz w:val="24"/>
                                <w:szCs w:val="24"/>
                              </w:rPr>
                              <w:t>© 2022 Shannon Erica Kendal Joslin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39CE7D3F" id="_x0000_t202" coordsize="21600,21600" o:spt="202" path="m,l,21600r21600,l21600,xe">
                <v:stroke joinstyle="miter"/>
                <v:path gradientshapeok="t" o:connecttype="rect"/>
              </v:shapetype>
              <v:shape id="Text Box 1" o:spid="_x0000_s1026" type="#_x0000_t202" style="position:absolute;margin-left:-70.35pt;margin-top:657.2pt;width:609.5pt;height:20.1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" fillcolor="white [3201]" stroked="f" strokeweight=".5pt">
                <v:textbox>
                  <w:txbxContent>
                    <w:p w14:paraId="62538D5D" w14:textId="3FDF3F42" w:rsidR="00240056" w:rsidRPr="00E2467E" w:rsidRDefault="00240056" w:rsidP="00240056">
                      <w:pPr>
                        <w:jc w:val="center"/>
                        <w:rPr>
                          <w:rFonts w:asciiTheme="majorHAnsi" w:hAnsiTheme="majorHAnsi" w:cstheme="majorHAnsi"/>
                          <w:sz w:val="24"/>
                          <w:szCs w:val="24"/>
                        </w:rPr>
                      </w:pPr>
                      <w:r w:rsidRPr="00E2467E">
                        <w:rPr>
                          <w:rFonts w:asciiTheme="majorHAnsi" w:hAnsiTheme="majorHAnsi" w:cstheme="majorHAnsi"/>
                          <w:sz w:val="24"/>
                          <w:szCs w:val="24"/>
                        </w:rPr>
                        <w:t>© 2022 Shannon Erica Kendal Joslin</w:t>
                      </w:r>
                    </w:p>
                  </w:txbxContent>
                </v:textbox>
              </v:shape>
            </w:pict>
          </mc:Fallback>
        </mc:AlternateContent>
      </w:r>
      <w:r>
        <w:rPr>
          <w:rFonts w:ascii="Times New Roman" w:eastAsia="Times New Roman" w:hAnsi="Times New Roman" w:cs="Times New Roman"/>
          <w:b/>
        </w:rPr>
        <w:br w:type="page"/>
      </w:r>
    </w:p>
    <w:p w14:paraId="37DB5113" w14:textId="2E17BA7A" w:rsidR="003903DF" w:rsidRDefault="003903DF" w:rsidP="00E2467E">
      <w:pPr>
        <w:spacing w:after="0" w:line="240" w:lineRule="auto"/>
        <w:jc w:val="left"/>
        <w:rPr>
          <w:rFonts w:ascii="Times New Roman" w:eastAsia="Times New Roman" w:hAnsi="Times New Roman" w:cs="Times New Roman"/>
          <w:b/>
        </w:rPr>
      </w:pPr>
      <w:r>
        <w:rPr>
          <w:rFonts w:ascii="Times New Roman" w:eastAsia="Times New Roman" w:hAnsi="Times New Roman" w:cs="Times New Roman"/>
          <w:b/>
          <w:noProof/>
        </w:rPr>
        <w:lastRenderedPageBreak/>
        <mc:AlternateContent>
          <mc:Choice Requires="wps">
            <w:drawing>
              <wp:anchor distT="0" distB="0" distL="114300" distR="114300" simplePos="0" relativeHeight="251660288" behindDoc="0" locked="0" layoutInCell="1" allowOverlap="1" wp14:anchorId="5F59B7AE" wp14:editId="1A4A577C">
                <wp:simplePos x="0" y="0"/>
                <wp:positionH relativeFrom="column">
                  <wp:posOffset>-904009</wp:posOffset>
                </wp:positionH>
                <wp:positionV relativeFrom="paragraph">
                  <wp:posOffset>7938655</wp:posOffset>
                </wp:positionV>
                <wp:extent cx="7772400" cy="280554"/>
                <wp:effectExtent l="0" t="0" r="0" b="0"/>
                <wp:wrapNone/>
                <wp:docPr id="2" name="Text Box 2"/>
                <wp:cNvGraphicFramePr/>
                <a:graphic xmlns:a="http://schemas.openxmlformats.org/drawingml/2006/main">
                  <a:graphicData uri="http://schemas.microsoft.com/office/word/2010/wordprocessingShape">
                    <wps:wsp>
                      <wps:cNvSpPr txBox="1"/>
                      <wps:spPr>
                        <a:xfrm>
                          <a:off x="0" y="0"/>
                          <a:ext cx="7772400" cy="280554"/>
                        </a:xfrm>
                        <a:prstGeom prst="rect">
                          <a:avLst/>
                        </a:prstGeom>
                        <a:solidFill>
                          <a:schemeClr val="lt1"/>
                        </a:solidFill>
                        <a:ln w="6350">
                          <a:noFill/>
                        </a:ln>
                      </wps:spPr>
                      <wps:txbx>
                        <w:txbxContent>
                          <w:p w14:paraId="4C7B81EE" w14:textId="5B4D0EE9" w:rsidR="003903DF" w:rsidRPr="003903DF" w:rsidRDefault="003903DF" w:rsidP="003903DF">
                            <w:pPr>
                              <w:jc w:val="center"/>
                              <w:rPr>
                                <w:rFonts w:asciiTheme="majorHAnsi" w:hAnsiTheme="majorHAnsi" w:cstheme="majorHAnsi"/>
                                <w:sz w:val="24"/>
                                <w:szCs w:val="24"/>
                              </w:rPr>
                            </w:pPr>
                            <w:r>
                              <w:rPr>
                                <w:rFonts w:asciiTheme="majorHAnsi" w:hAnsiTheme="majorHAnsi" w:cstheme="majorHAnsi"/>
                                <w:sz w:val="24"/>
                                <w:szCs w:val="24"/>
                              </w:rPr>
                              <w:t xml:space="preserve">© </w:t>
                            </w:r>
                            <w:r w:rsidRPr="003903DF">
                              <w:rPr>
                                <w:rFonts w:asciiTheme="majorHAnsi" w:hAnsiTheme="majorHAnsi" w:cstheme="majorHAnsi"/>
                                <w:sz w:val="24"/>
                                <w:szCs w:val="24"/>
                              </w:rPr>
                              <w:t>2022 Shannon Erica Kendal Joslin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F59B7AE" id="Text Box 2" o:spid="_x0000_s1027" type="#_x0000_t202" style="position:absolute;margin-left:-71.2pt;margin-top:625.1pt;width:612pt;height:22.1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" fillcolor="white [3201]" stroked="f" strokeweight=".5pt">
                <v:textbox>
                  <w:txbxContent>
                    <w:p w14:paraId="4C7B81EE" w14:textId="5B4D0EE9" w:rsidR="003903DF" w:rsidRPr="003903DF" w:rsidRDefault="003903DF" w:rsidP="003903DF">
                      <w:pPr>
                        <w:jc w:val="center"/>
                        <w:rPr>
                          <w:rFonts w:asciiTheme="majorHAnsi" w:hAnsiTheme="majorHAnsi" w:cstheme="majorHAnsi"/>
                          <w:sz w:val="24"/>
                          <w:szCs w:val="24"/>
                        </w:rPr>
                      </w:pPr>
                      <w:r>
                        <w:rPr>
                          <w:rFonts w:asciiTheme="majorHAnsi" w:hAnsiTheme="majorHAnsi" w:cstheme="majorHAnsi"/>
                          <w:sz w:val="24"/>
                          <w:szCs w:val="24"/>
                        </w:rPr>
                        <w:t xml:space="preserve">© </w:t>
                      </w:r>
                      <w:r w:rsidRPr="003903DF">
                        <w:rPr>
                          <w:rFonts w:asciiTheme="majorHAnsi" w:hAnsiTheme="majorHAnsi" w:cstheme="majorHAnsi"/>
                          <w:sz w:val="24"/>
                          <w:szCs w:val="24"/>
                        </w:rPr>
                        <w:t>2022 Shannon Erica Kendal Joslin</w:t>
                      </w:r>
                    </w:p>
                  </w:txbxContent>
                </v:textbox>
              </v:shape>
            </w:pict>
          </mc:Fallback>
        </mc:AlternateContent>
      </w:r>
      <w:r>
        <w:rPr>
          <w:rFonts w:ascii="Times New Roman" w:eastAsia="Times New Roman" w:hAnsi="Times New Roman" w:cs="Times New Roman"/>
          <w:b/>
        </w:rPr>
        <w:br w:type="page"/>
      </w:r>
    </w:p>
    <w:p w14:paraId="52C62AD5" w14:textId="4D705D97" w:rsidR="003F5039" w:rsidRPr="00852508" w:rsidRDefault="003903DF" w:rsidP="003F5039">
      <w:pPr>
        <w:pStyle w:val="TOCHeading"/>
        <w:tabs>
          <w:tab w:val="left" w:pos="532"/>
        </w:tabs>
        <w:spacing w:line="480" w:lineRule="auto"/>
        <w:outlineLvl w:val="0"/>
      </w:pPr>
      <w:bookmarkStart w:id="1" w:name="_Toc113273215"/>
      <w:r>
        <w:lastRenderedPageBreak/>
        <w:t xml:space="preserve">Preliminary </w:t>
      </w:r>
      <w:proofErr w:type="gramStart"/>
      <w:r>
        <w:t>Pages</w:t>
      </w:r>
      <w:r w:rsidR="00B117DB">
        <w:t xml:space="preserve"> </w:t>
      </w:r>
      <w:r w:rsidR="003F5039" w:rsidRPr="00852508">
        <w:t xml:space="preserve"> –</w:t>
      </w:r>
      <w:proofErr w:type="gramEnd"/>
      <w:r w:rsidR="00B117DB">
        <w:t xml:space="preserve"> </w:t>
      </w:r>
      <w:r w:rsidR="003F5039" w:rsidRPr="00852508">
        <w:t xml:space="preserve">Acknowledgements, </w:t>
      </w:r>
      <w:r>
        <w:t>Abstract</w:t>
      </w:r>
      <w:r w:rsidRPr="00852508">
        <w:t xml:space="preserve">, </w:t>
      </w:r>
      <w:bookmarkEnd w:id="0"/>
      <w:r w:rsidR="003F5039">
        <w:t>Table of Contents</w:t>
      </w:r>
      <w:bookmarkEnd w:id="1"/>
    </w:p>
    <w:p w14:paraId="34E31FF3" w14:textId="77777777" w:rsidR="003903DF" w:rsidRPr="00173AE9" w:rsidRDefault="003903DF" w:rsidP="003903DF">
      <w:pPr>
        <w:pStyle w:val="Header"/>
        <w:spacing w:line="480" w:lineRule="auto"/>
        <w:outlineLvl w:val="1"/>
        <w:rPr>
          <w:rFonts w:asciiTheme="majorHAnsi" w:hAnsiTheme="majorHAnsi" w:cstheme="majorHAnsi"/>
          <w:b w:val="0"/>
        </w:rPr>
      </w:pPr>
      <w:bookmarkStart w:id="2" w:name="_Toc113123179"/>
      <w:bookmarkStart w:id="3" w:name="_Toc113273216"/>
      <w:bookmarkStart w:id="4" w:name="_Toc112679840"/>
      <w:bookmarkStart w:id="5" w:name="_Toc113123178"/>
      <w:r w:rsidRPr="00173AE9">
        <w:rPr>
          <w:rFonts w:asciiTheme="majorHAnsi" w:hAnsiTheme="majorHAnsi" w:cstheme="majorHAnsi"/>
        </w:rPr>
        <w:t>Acknowledgements</w:t>
      </w:r>
      <w:bookmarkEnd w:id="2"/>
      <w:bookmarkEnd w:id="3"/>
    </w:p>
    <w:p w14:paraId="084D7211" w14:textId="77777777" w:rsidR="003903DF" w:rsidRPr="00F95176" w:rsidRDefault="003903DF" w:rsidP="003903DF">
      <w:pPr>
        <w:spacing w:line="480" w:lineRule="auto"/>
        <w:rPr>
          <w:rFonts w:asciiTheme="majorHAnsi" w:hAnsiTheme="majorHAnsi" w:cstheme="majorHAnsi"/>
          <w:sz w:val="22"/>
          <w:szCs w:val="22"/>
        </w:rPr>
      </w:pPr>
      <w:proofErr w:type="spellStart"/>
      <w:r>
        <w:rPr>
          <w:rFonts w:asciiTheme="majorHAnsi" w:hAnsiTheme="majorHAnsi" w:cstheme="majorHAnsi"/>
          <w:sz w:val="22"/>
          <w:szCs w:val="22"/>
        </w:rPr>
        <w:t>tktkt</w:t>
      </w:r>
      <w:proofErr w:type="spellEnd"/>
      <w:r w:rsidRPr="00F95176">
        <w:rPr>
          <w:rFonts w:asciiTheme="majorHAnsi" w:hAnsiTheme="majorHAnsi" w:cstheme="majorHAnsi"/>
          <w:sz w:val="22"/>
          <w:szCs w:val="22"/>
        </w:rPr>
        <w:t>.</w:t>
      </w:r>
    </w:p>
    <w:p w14:paraId="1766105D" w14:textId="116767CA" w:rsidR="003F5039" w:rsidRPr="00F95176" w:rsidRDefault="003F5039" w:rsidP="003F5039">
      <w:pPr>
        <w:pStyle w:val="Header"/>
        <w:spacing w:line="480" w:lineRule="auto"/>
        <w:outlineLvl w:val="1"/>
        <w:rPr>
          <w:b w:val="0"/>
        </w:rPr>
      </w:pPr>
      <w:bookmarkStart w:id="6" w:name="_Toc113273217"/>
      <w:r w:rsidRPr="00F95176">
        <w:t>Abstract</w:t>
      </w:r>
      <w:bookmarkEnd w:id="4"/>
      <w:bookmarkEnd w:id="5"/>
      <w:bookmarkEnd w:id="6"/>
      <w:r w:rsidR="00355F91">
        <w:t xml:space="preserve"> </w:t>
      </w:r>
    </w:p>
    <w:p w14:paraId="5FA28A66" w14:textId="6883D970" w:rsidR="007A1054" w:rsidRDefault="007A1054" w:rsidP="007A1054">
      <w:pPr>
        <w:spacing w:line="480" w:lineRule="auto"/>
        <w:rPr>
          <w:rFonts w:asciiTheme="majorHAnsi" w:hAnsiTheme="majorHAnsi" w:cstheme="majorHAnsi"/>
          <w:sz w:val="24"/>
          <w:szCs w:val="24"/>
        </w:rPr>
      </w:pPr>
      <w:r w:rsidRPr="00382793">
        <w:rPr>
          <w:rFonts w:asciiTheme="majorHAnsi" w:hAnsiTheme="majorHAnsi" w:cstheme="majorHAnsi"/>
          <w:sz w:val="24"/>
          <w:szCs w:val="24"/>
        </w:rPr>
        <w:t>Delta smelt (</w:t>
      </w:r>
      <w:r w:rsidRPr="00382793">
        <w:rPr>
          <w:rFonts w:asciiTheme="majorHAnsi" w:hAnsiTheme="majorHAnsi" w:cstheme="majorHAnsi"/>
          <w:i/>
          <w:iCs/>
          <w:sz w:val="24"/>
          <w:szCs w:val="24"/>
        </w:rPr>
        <w:t>Hypomesus transpacificus</w:t>
      </w:r>
      <w:r w:rsidR="00D86949">
        <w:rPr>
          <w:rFonts w:asciiTheme="majorHAnsi" w:hAnsiTheme="majorHAnsi" w:cstheme="majorHAnsi"/>
          <w:sz w:val="24"/>
          <w:szCs w:val="24"/>
        </w:rPr>
        <w:t xml:space="preserve"> (delta smelt,</w:t>
      </w:r>
      <w:r w:rsidR="00D86949">
        <w:rPr>
          <w:rFonts w:asciiTheme="majorHAnsi" w:hAnsiTheme="majorHAnsi" w:cstheme="majorHAnsi"/>
          <w:i/>
          <w:iCs/>
          <w:sz w:val="24"/>
          <w:szCs w:val="24"/>
        </w:rPr>
        <w:t xml:space="preserve"> </w:t>
      </w:r>
      <w:r w:rsidRPr="00382793">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{"citationID":"OrmbabkI","properties":{"formattedCitation":"(McAllister, 1963)","plainCitation":"(McAllister, 1963)","noteIndex":0},"citationItems":[{"id":"m5bjFnHH/WjMjcuCy","uris":["http://www.mendeley.com/documents/?uuid=154a621a-a2e3-443b-849e-2593b42c5c2d"],"itemData":{"author":[{"dropping-particle":"","family":"McAllister","given":"D. E.","non-dropping-particle":"","parse-names":false,"suffix":""}],"id":"8IGFs4Dg/pOledPbF","issued":{"date-parts":[["1963"]]},"number-of-pages":"53","publisher":"National Museum of Canada, Biological Series 191","title":"Revision of the smelt family, Osmeridae.","type":"book"}}],"schema":"https://github.com/citation-style-language/schema/raw/master/csl-citation.json"} </w:instrText>
      </w:r>
      <w:r w:rsidRPr="00382793">
        <w:rPr>
          <w:rFonts w:asciiTheme="majorHAnsi" w:hAnsiTheme="majorHAnsi" w:cstheme="majorHAnsi"/>
          <w:sz w:val="24"/>
          <w:szCs w:val="24"/>
        </w:rPr>
        <w:fldChar w:fldCharType="separate"/>
      </w:r>
      <w:r w:rsidR="00D86949">
        <w:rPr>
          <w:rFonts w:asciiTheme="majorHAnsi" w:hAnsiTheme="majorHAnsi" w:cstheme="majorHAnsi"/>
          <w:sz w:val="24"/>
          <w:szCs w:val="24"/>
        </w:rPr>
        <w:t>McAllister, 1963)</w:t>
      </w:r>
      <w:r w:rsidRPr="00382793">
        <w:rPr>
          <w:rFonts w:asciiTheme="majorHAnsi" w:hAnsiTheme="majorHAnsi" w:cstheme="majorHAnsi"/>
          <w:sz w:val="24"/>
          <w:szCs w:val="24"/>
        </w:rPr>
        <w:fldChar w:fldCharType="end"/>
      </w:r>
      <w:r w:rsidRPr="00382793">
        <w:rPr>
          <w:rFonts w:asciiTheme="majorHAnsi" w:hAnsiTheme="majorHAnsi" w:cstheme="majorHAnsi"/>
          <w:sz w:val="24"/>
          <w:szCs w:val="24"/>
        </w:rPr>
        <w:t>) is a federally threatened and state endangered fish endemic to the an Francisco Estuary and Sacramento-San Joaquin Delta of North America (SFE). The species is a small, pelagic, mostly annually reproductive fish with freshwater resident, migratory, and semi-migratory life histories</w:t>
      </w:r>
      <w:r w:rsidR="00D86949">
        <w:rPr>
          <w:rFonts w:asciiTheme="majorHAnsi" w:hAnsiTheme="majorHAnsi" w:cstheme="majorHAnsi"/>
          <w:sz w:val="24"/>
          <w:szCs w:val="24"/>
        </w:rPr>
        <w:t xml:space="preserve"> </w:t>
      </w:r>
      <w:r w:rsidRPr="00382793">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{"citationID":"2DF4gjh7","properties":{"formattedCitation":"(Campbell et al., 2022; Hobbs et al., 2019)","plainCitation":"(Campbell et al., 2022; Hobbs et al., 2019)","noteIndex":0},"citationItems":[{"id":579,"uris":["http://zotero.org/users/local/3tku6QP0/items/CAYCDWGR"],"itemData":{"id":579,"type":"article-journal","abstract":"Migration is a complex phenotypic trait with some species containing migratory and nonmigratory individuals. Such life history variation may be attributed in part to plasticity, epigenetics, or genetics. Although considered semianadromous, recent studies using otolith geochemistry have revealed life history variation within the critically endangered Delta Smelt. Broadly categorizable as migratory or freshwater residents, we examined Restriction site Associated DNA sequencing data to test for a relationship between genetic variation and migratory behaviors. As previously shown, we found no evidence for neutral population genetic structure within Delta Smelt; however, we found signiﬁcant evidence for associations between genetic variants and life history phenotypes. Furthermore, discriminant analysis of principal components, hierarchical clustering, and machine learning resulted in accurate assignment of ﬁsh into the freshwater resident or migratory classes based on their genotypes. These results suggest the presence of adaptive genetic variants relating to life history variation within a panmictic population. Mechanisms that may lead to this observation are genotype dependent habitat choice and spatially variable selection, both of which could operate each generation and are not exclusive. Given that the population of cultured Delta Smelt are being used as a refugial population for conservation, as a supply for wild population supplementation, and currently represent the majority of all living individuals of this species, we recommend that the hatchery management strategy consider the frequencies of life history-associated alleles and how to maintain this important aspect of Delta Smelt biological variation while under captive propagation.","container-title":"G3 Genes|Genomes|Genetics","DOI":"10.1093/g3journal/jkac133","ISSN":"2160-1836","issue":"8","language":"en","page":"jkac133","source":"DOI.org (Crossref)","title":"Polygenic discrimination of migratory phenotypes in an estuarine forage fish","volume":"12","author":[{"family":"Campbell","given":"Matthew A"},{"family":"Joslin","given":"Shannon E K"},{"family":"Goodbla","given":"Alisha M"},{"family":"Willmes","given":"Malte"},{"family":"Hobbs","given":"James A"},{"family":"Lewis","given":"Levi S"},{"family":"Finger","given":"Amanda J"}],"editor":[{"family":"Tachida","given":"H"}],"issued":{"date-parts":[["2022",7,29]]}}},{"id":601,"uris":["http://zotero.org/users/local/3tku6QP0/items/IFYTFSRI"],"itemData":{"id":601,"type":"article-journal","abstract":"Abstract\n            \n              Effective conservation of endangered species requires knowledge of the full range of life-history strategies used to maximize population resilience within a stochastic and ever-changing environment. California’s endemic Delta Smelt (\n              Hypomesus transpacificus\n              ) is rapidly approaching extinction in the San Francisco Estuary, placing it in the crossfire between human and environmental uses of limited freshwater resources. Though managed as a semi-anadromous species, recent studies have challenged this lifecycle model for Delta Smelt, suggesting the species is an estuarine resident with several localized “hot-spots” of abundance. Using laser-ablation otolith strontium isotope microchemistry, we discovered three distinct life-history phenotypes including freshwater resident (FWR), brackish-water resident (BWR), and semi-anadromous (SA) fish. We further refined life-history phenotypes using an unsupervised algorithm and hierarchical clustering and found that in the last resilient year-class, the FWR (12%) and BWR (7%) comprised a small portion of the population, while the majority of fish were SA (81%). Furthermore, the semi-anadromous fish could be clustered into at least four additional life-history phenotypes that varied by natal origin, dispersal age and adult salinity history. These diverse life-history strategies should be incorporated into future conservation and management efforts aimed at preventing the extinction of Delta Smelt in the wild.","container-title":"Scientific Reports","DOI":"10.1038/s41598-019-52273-8","ISSN":"2045-2322","issue":"1","journalAbbreviation":"Sci Rep","language":"en","page":"16772","source":"DOI.org (Crossref)","title":"Complex life histories discovered in a critically endangered fish","volume":"9","author":[{"family":"Hobbs","given":"James A."},{"family":"Lewis","given":"Levi S."},{"family":"Willmes","given":"Malte"},{"family":"Denney","given":"Christian"},{"family":"Bush","given":"Eva"}],"issued":{"date-parts":[["2019",12]]}}}],"schema":"https://github.com/citation-style-language/schema/raw/master/csl-citation.json"} </w:instrText>
      </w:r>
      <w:r w:rsidRPr="00382793">
        <w:rPr>
          <w:rFonts w:asciiTheme="majorHAnsi" w:hAnsiTheme="majorHAnsi" w:cstheme="majorHAnsi"/>
          <w:sz w:val="24"/>
          <w:szCs w:val="24"/>
        </w:rPr>
        <w:fldChar w:fldCharType="separate"/>
      </w:r>
      <w:r w:rsidR="00D86949">
        <w:rPr>
          <w:rFonts w:asciiTheme="majorHAnsi" w:hAnsiTheme="majorHAnsi" w:cstheme="majorHAnsi"/>
          <w:sz w:val="24"/>
          <w:szCs w:val="24"/>
        </w:rPr>
        <w:t>(Campbell et al., 2022; Hobbs et al., 2019)</w:t>
      </w:r>
      <w:r w:rsidRPr="00382793">
        <w:rPr>
          <w:rFonts w:asciiTheme="majorHAnsi" w:hAnsiTheme="majorHAnsi" w:cstheme="majorHAnsi"/>
          <w:sz w:val="24"/>
          <w:szCs w:val="24"/>
        </w:rPr>
        <w:fldChar w:fldCharType="end"/>
      </w:r>
      <w:r w:rsidRPr="00382793">
        <w:rPr>
          <w:rFonts w:asciiTheme="majorHAnsi" w:hAnsiTheme="majorHAnsi" w:cstheme="majorHAnsi"/>
          <w:sz w:val="24"/>
          <w:szCs w:val="24"/>
        </w:rPr>
        <w:t xml:space="preserve">. They have previously been thought of as an indicator species for the health of water quality in the SFE. The </w:t>
      </w:r>
      <w:r w:rsidRPr="00382793">
        <w:rPr>
          <w:rFonts w:asciiTheme="majorHAnsi" w:hAnsiTheme="majorHAnsi" w:cstheme="majorHAnsi"/>
          <w:sz w:val="24"/>
          <w:szCs w:val="24"/>
          <w:lang w:val="en"/>
        </w:rPr>
        <w:t>species has undergone a population collapse associated with drought and anthropogenic effects, and it is now believed stochastic processes may push the species to extinction</w:t>
      </w:r>
      <w:r w:rsidR="00D86949">
        <w:rPr>
          <w:rFonts w:asciiTheme="majorHAnsi" w:hAnsiTheme="majorHAnsi" w:cstheme="majorHAnsi"/>
          <w:sz w:val="24"/>
          <w:szCs w:val="24"/>
          <w:lang w:val="en"/>
        </w:rPr>
        <w:t xml:space="preserve"> </w:t>
      </w:r>
      <w:r w:rsidRPr="00382793">
        <w:rPr>
          <w:rFonts w:asciiTheme="majorHAnsi" w:hAnsiTheme="majorHAnsi" w:cstheme="majorHAnsi"/>
          <w:sz w:val="24"/>
          <w:szCs w:val="24"/>
          <w:lang w:val="en"/>
        </w:rPr>
        <w:fldChar w:fldCharType="begin" w:fldLock="1"/>
      </w:r>
      <w:r w:rsidR="00D86949">
        <w:rPr>
          <w:rFonts w:asciiTheme="majorHAnsi" w:hAnsiTheme="majorHAnsi" w:cstheme="majorHAnsi"/>
          <w:sz w:val="24"/>
          <w:szCs w:val="24"/>
          <w:lang w:val="en"/>
        </w:rPr>
        <w:instrText xml:space="preserve"> ADDIN ZOTERO_ITEM CSL_CITATION {"citationID":"esEzMCPX","properties":{"formattedCitation":"(Fisch et al., 2011; Moyle, Peter B., Brown, Larry R., Durand, John R., Hobbs, 2016)","plainCitation":"(Fisch et al., 2011; Moyle, Peter B., Brown, Larry R., Durand, John R., Hobbs, 2016)","noteIndex":0},"citationItems":[{"id":"m5bjFnHH/aeWCOmUd","uris":["http://www.mendeley.com/documents/?uuid=23e53af3-288d-48bc-b9a7-174ca5e00a87"],"itemData":{"DOI":"10.1007/s10592-011-0240-y","ISBN":"1566-0621 1572-9737","ISSN":"15660621","abstract":"Over the last two decades, the collapse of the endangered delta smelt (Hypomesus transpacificus) in the San Francisco Bay-Delta has resulted in politically charged conservation decisions, including the rationing of valuable Delta water for use in California agriculture and urban centers. A fundamental question remaining in delta smelt conservation is whether current management strategies have been appropriately designed to protect the remaining genetic variation in delta smelt populations, rather than merely mitigating the decline of the species. We used 15 microsatellite markers to characterize genetic variation within and among sampling regions on geographic and temporal scales, to estimate changes in effective population size over time, to determine if a genetic bottleneck exists and to define conservation management units for this species. A genetic bottleneck was detected in each of the four sampling years, and a significant decline in effective population size was observed between sampling years 2003 and 2007. We also detected a weak geographic signal in any given sampling year that was unsupported by temporal consistency of this signal. We assessed two strategies for defining conservation units, and concluded that continuing to manage the species as a single, panmictic population throughout its range is the most feasible management strategy. The results of this study will inform conservation decisions and provide an effective means for genetically monitoring this imperiled species.","author":[{"dropping-particle":"","family":"Fisch","given":"Kathleen M.","non-dropping-particle":"","parse-names":false,"suffix":""},{"dropping-particle":"","family":"Henderson","given":"Jordana M.","non-dropping-particle":"","parse-names":false,"suffix":""},{"dropping-particle":"","family":"Burton","given":"Ronald S.","non-dropping-particle":"","parse-names":false,"suffix":""},{"dropping-particle":"","family":"May","given":"Bernie","non-dropping-particle":"","parse-names":false,"suffix":""}],"container-title":"Conservation Genetics","id":"ITEM-1","issue":"6","issued":{"date-parts":[["2011"]]},"page":"1421-1434","title":"Population genetics and conservation implications for the endangered delta smelt in the San Francisco Bay-Delta","type":"article-journal","volume":"12"}},{"id":"m5bjFnHH/XYE9NrGY","uris":["http://www.mendeley.com/documents/?uuid=ff1406d1-77ea-4ab5-a57b-d2db2ba74817"],"itemData":{"abstract":"This paper reviews what has been learned about Delta Smelt and its status since the publication of The State of Bay-Delta Science, 2008 (Healey et al. 2008). The Delta Smelt is endemic to the upper San Francisco Estuary. Much of its historic habitat is no longer available and remaining habitat is increasingly unable to sustain the population. As a listed species living in the central node of California’s water supply system, Delta Smelt has been the focus of a large research effort to understand causes of decline and identify ways to recover the species. Since 2008, a remarkable record of innovative research on Delta Smelt has been achieved, which is summarized here. Unfortunately, research has not prevented the smelt’s continued decline, which is the result of multiple, interacting factors. A major driver of decline is change to the Delta ecosystem from water exports, resulting in reduced outflows and high levels of entrainment in the large pumps of the South Delta. Invasions of alien species, encouraged by environmental change, have also played a contributing role in the decline. Severe drought effects have pushed Delta Smelt to record low levels in 2014–2015. The rapid decline of the species and failure of recovery efforts demonstrate an inability to manage the Delta for the “co-equal goals” of maintaining a healthy ecosystem and providing a reliable water supply for Californians. Diverse and substantial management actions are needed to preserve Delta Smelt. KEY","author":[{"dropping-particle":"","family":"Moyle, Peter B., Brown, Larry R., Durand, John R., Hobbs","given":"James A.","non-dropping-particle":"","parse-names":false,"suffix":""}],"container-title":"San Francisco Estuary and Watershed Science","id":"ITEM-2","issue":"2","issued":{"date-parts":[["2016"]]},"page":"1-40","title":"Delta Smelt: LIfe History and Decline of a Once-Adundant Species in the San Francisco Estuary","type":"article-journal","volume":"14"}}],"schema":"https://github.com/citation-style-language/schema/raw/master/csl-citation.json"} </w:instrText>
      </w:r>
      <w:r w:rsidRPr="00382793">
        <w:rPr>
          <w:rFonts w:asciiTheme="majorHAnsi" w:hAnsiTheme="majorHAnsi" w:cstheme="majorHAnsi"/>
          <w:sz w:val="24"/>
          <w:szCs w:val="24"/>
          <w:lang w:val="en"/>
        </w:rPr>
        <w:fldChar w:fldCharType="separate"/>
      </w:r>
      <w:r w:rsidR="00D86949">
        <w:rPr>
          <w:rFonts w:asciiTheme="majorHAnsi" w:hAnsiTheme="majorHAnsi" w:cstheme="majorHAnsi"/>
          <w:sz w:val="24"/>
          <w:szCs w:val="24"/>
        </w:rPr>
        <w:t>(Fisch et al., 2011; Moyle, Peter B., Brown, Larry R., Durand, John R., Hobbs, 2016)</w:t>
      </w:r>
      <w:r w:rsidRPr="00382793">
        <w:rPr>
          <w:rFonts w:asciiTheme="majorHAnsi" w:hAnsiTheme="majorHAnsi" w:cstheme="majorHAnsi"/>
          <w:sz w:val="24"/>
          <w:szCs w:val="24"/>
        </w:rPr>
        <w:fldChar w:fldCharType="end"/>
      </w:r>
      <w:r w:rsidRPr="00382793">
        <w:rPr>
          <w:rFonts w:asciiTheme="majorHAnsi" w:hAnsiTheme="majorHAnsi" w:cstheme="majorHAnsi"/>
          <w:sz w:val="24"/>
          <w:szCs w:val="24"/>
        </w:rPr>
        <w:t xml:space="preserve">. Meaningful conservation management of the species must encompass gaining a better understanding of the life history, ecology, and physiology of the species to effectively preserve biological components contributing to success in the wild. Because genetics, in combination with the environment, influence many aspects of individual and population level phenotypes, building a framework to better understand the species requires the development of genetic resources and monitoring of genetic diversity. Chapter one of this dissertation presents two chromosome-level genome assemblies –– one male and one female –– which are </w:t>
      </w:r>
      <w:r w:rsidR="00430654">
        <w:rPr>
          <w:rFonts w:asciiTheme="majorHAnsi" w:hAnsiTheme="majorHAnsi" w:cstheme="majorHAnsi"/>
          <w:sz w:val="24"/>
          <w:szCs w:val="24"/>
        </w:rPr>
        <w:t>necessary</w:t>
      </w:r>
      <w:r w:rsidRPr="00382793">
        <w:rPr>
          <w:rFonts w:asciiTheme="majorHAnsi" w:hAnsiTheme="majorHAnsi" w:cstheme="majorHAnsi"/>
          <w:sz w:val="24"/>
          <w:szCs w:val="24"/>
        </w:rPr>
        <w:t xml:space="preserve"> resources for current and ongoing research within delta smelt, </w:t>
      </w:r>
      <w:r w:rsidR="00EC3367">
        <w:rPr>
          <w:rFonts w:asciiTheme="majorHAnsi" w:hAnsiTheme="majorHAnsi" w:cstheme="majorHAnsi"/>
          <w:sz w:val="24"/>
          <w:szCs w:val="24"/>
        </w:rPr>
        <w:t>including</w:t>
      </w:r>
      <w:r w:rsidRPr="00382793">
        <w:rPr>
          <w:rFonts w:asciiTheme="majorHAnsi" w:hAnsiTheme="majorHAnsi" w:cstheme="majorHAnsi"/>
          <w:sz w:val="24"/>
          <w:szCs w:val="24"/>
        </w:rPr>
        <w:t xml:space="preserve"> evolutionary and conservation genetics. Chapter two investigates three novel methods for identifying sex marker(s) within the delta smelt genome. While no specific sequences diagnostic of sex </w:t>
      </w:r>
      <w:proofErr w:type="gramStart"/>
      <w:r w:rsidRPr="00382793">
        <w:rPr>
          <w:rFonts w:asciiTheme="majorHAnsi" w:hAnsiTheme="majorHAnsi" w:cstheme="majorHAnsi"/>
          <w:sz w:val="24"/>
          <w:szCs w:val="24"/>
        </w:rPr>
        <w:t>were</w:t>
      </w:r>
      <w:proofErr w:type="gramEnd"/>
      <w:r w:rsidRPr="00382793">
        <w:rPr>
          <w:rFonts w:asciiTheme="majorHAnsi" w:hAnsiTheme="majorHAnsi" w:cstheme="majorHAnsi"/>
          <w:sz w:val="24"/>
          <w:szCs w:val="24"/>
        </w:rPr>
        <w:t xml:space="preserve"> found, sex-specific discrepancies in </w:t>
      </w:r>
      <w:proofErr w:type="spellStart"/>
      <w:r w:rsidRPr="00382793">
        <w:rPr>
          <w:rFonts w:asciiTheme="majorHAnsi" w:hAnsiTheme="majorHAnsi" w:cstheme="majorHAnsi"/>
          <w:sz w:val="24"/>
          <w:szCs w:val="24"/>
        </w:rPr>
        <w:t>kmer</w:t>
      </w:r>
      <w:r w:rsidR="00EC3367">
        <w:rPr>
          <w:rFonts w:asciiTheme="majorHAnsi" w:hAnsiTheme="majorHAnsi" w:cstheme="majorHAnsi"/>
          <w:sz w:val="24"/>
          <w:szCs w:val="24"/>
        </w:rPr>
        <w:t>s</w:t>
      </w:r>
      <w:proofErr w:type="spellEnd"/>
      <w:r w:rsidRPr="00382793">
        <w:rPr>
          <w:rFonts w:asciiTheme="majorHAnsi" w:hAnsiTheme="majorHAnsi" w:cstheme="majorHAnsi"/>
          <w:sz w:val="24"/>
          <w:szCs w:val="24"/>
        </w:rPr>
        <w:t xml:space="preserve"> were </w:t>
      </w:r>
      <w:r w:rsidRPr="00382793">
        <w:rPr>
          <w:rFonts w:asciiTheme="majorHAnsi" w:hAnsiTheme="majorHAnsi" w:cstheme="majorHAnsi"/>
          <w:sz w:val="24"/>
          <w:szCs w:val="24"/>
        </w:rPr>
        <w:lastRenderedPageBreak/>
        <w:t>identified. Chapter three uses restriction site-associated DNA sequencing (RAD</w:t>
      </w:r>
      <w:r w:rsidR="002C2F3F">
        <w:rPr>
          <w:rFonts w:asciiTheme="majorHAnsi" w:hAnsiTheme="majorHAnsi" w:cstheme="majorHAnsi"/>
          <w:sz w:val="24"/>
          <w:szCs w:val="24"/>
        </w:rPr>
        <w:t>-s</w:t>
      </w:r>
      <w:r w:rsidRPr="00382793">
        <w:rPr>
          <w:rFonts w:asciiTheme="majorHAnsi" w:hAnsiTheme="majorHAnsi" w:cstheme="majorHAnsi"/>
          <w:sz w:val="24"/>
          <w:szCs w:val="24"/>
        </w:rPr>
        <w:t>eq</w:t>
      </w:r>
      <w:r w:rsidR="002C2F3F">
        <w:rPr>
          <w:rFonts w:asciiTheme="majorHAnsi" w:hAnsiTheme="majorHAnsi" w:cstheme="majorHAnsi"/>
          <w:sz w:val="24"/>
          <w:szCs w:val="24"/>
        </w:rPr>
        <w:t>uencing</w:t>
      </w:r>
      <w:r w:rsidRPr="00382793">
        <w:rPr>
          <w:rFonts w:asciiTheme="majorHAnsi" w:hAnsiTheme="majorHAnsi" w:cstheme="majorHAnsi"/>
          <w:sz w:val="24"/>
          <w:szCs w:val="24"/>
        </w:rPr>
        <w:t>) of __</w:t>
      </w:r>
      <w:proofErr w:type="spellStart"/>
      <w:r w:rsidRPr="00382793">
        <w:rPr>
          <w:rFonts w:asciiTheme="majorHAnsi" w:hAnsiTheme="majorHAnsi" w:cstheme="majorHAnsi"/>
          <w:sz w:val="24"/>
          <w:szCs w:val="24"/>
        </w:rPr>
        <w:t>tk</w:t>
      </w:r>
      <w:proofErr w:type="spellEnd"/>
      <w:r w:rsidRPr="00382793">
        <w:rPr>
          <w:rFonts w:asciiTheme="majorHAnsi" w:hAnsiTheme="majorHAnsi" w:cstheme="majorHAnsi"/>
          <w:sz w:val="24"/>
          <w:szCs w:val="24"/>
        </w:rPr>
        <w:t>__ delta smelt from__</w:t>
      </w:r>
      <w:proofErr w:type="spellStart"/>
      <w:r w:rsidRPr="00382793">
        <w:rPr>
          <w:rFonts w:asciiTheme="majorHAnsi" w:hAnsiTheme="majorHAnsi" w:cstheme="majorHAnsi"/>
          <w:sz w:val="24"/>
          <w:szCs w:val="24"/>
        </w:rPr>
        <w:t>tk</w:t>
      </w:r>
      <w:proofErr w:type="spellEnd"/>
      <w:r w:rsidRPr="00382793">
        <w:rPr>
          <w:rFonts w:asciiTheme="majorHAnsi" w:hAnsiTheme="majorHAnsi" w:cstheme="majorHAnsi"/>
          <w:sz w:val="24"/>
          <w:szCs w:val="24"/>
        </w:rPr>
        <w:t xml:space="preserve">__ generations to monitor contemporary and historical effective population size, a metric </w:t>
      </w:r>
      <w:r w:rsidR="00EC3367">
        <w:rPr>
          <w:rFonts w:asciiTheme="majorHAnsi" w:hAnsiTheme="majorHAnsi" w:cstheme="majorHAnsi"/>
          <w:sz w:val="24"/>
          <w:szCs w:val="24"/>
        </w:rPr>
        <w:t>tracking</w:t>
      </w:r>
      <w:r w:rsidRPr="00382793">
        <w:rPr>
          <w:rFonts w:asciiTheme="majorHAnsi" w:hAnsiTheme="majorHAnsi" w:cstheme="majorHAnsi"/>
          <w:sz w:val="24"/>
          <w:szCs w:val="24"/>
        </w:rPr>
        <w:t xml:space="preserve"> genetic diversity</w:t>
      </w:r>
      <w:r w:rsidR="00EC3367">
        <w:rPr>
          <w:rFonts w:asciiTheme="majorHAnsi" w:hAnsiTheme="majorHAnsi" w:cstheme="majorHAnsi"/>
          <w:sz w:val="24"/>
          <w:szCs w:val="24"/>
        </w:rPr>
        <w:t xml:space="preserve"> loss</w:t>
      </w:r>
      <w:r w:rsidRPr="00382793">
        <w:rPr>
          <w:rFonts w:asciiTheme="majorHAnsi" w:hAnsiTheme="majorHAnsi" w:cstheme="majorHAnsi"/>
          <w:sz w:val="24"/>
          <w:szCs w:val="24"/>
        </w:rPr>
        <w:t xml:space="preserve"> through time. Results show a sweeping and significant decrease in genetic diversity for both measurements within wild delta smelt since 1993. This work contributes to the broad comparative biology and conservation genetic communities, and specifically to delta smelt monitoring, management, and research. To date, our assembled delta smelt genomes are the first to provide male and female specific assemblies, </w:t>
      </w:r>
      <w:r w:rsidR="00EC3367">
        <w:rPr>
          <w:rFonts w:asciiTheme="majorHAnsi" w:hAnsiTheme="majorHAnsi" w:cstheme="majorHAnsi"/>
          <w:sz w:val="24"/>
          <w:szCs w:val="24"/>
        </w:rPr>
        <w:t xml:space="preserve">and </w:t>
      </w:r>
      <w:r w:rsidRPr="00382793">
        <w:rPr>
          <w:rFonts w:asciiTheme="majorHAnsi" w:hAnsiTheme="majorHAnsi" w:cstheme="majorHAnsi"/>
          <w:sz w:val="24"/>
          <w:szCs w:val="24"/>
        </w:rPr>
        <w:t xml:space="preserve">are the first chromosome-level and least fragmented publicly available reference genomes within the </w:t>
      </w:r>
      <w:proofErr w:type="spellStart"/>
      <w:r w:rsidRPr="00382793">
        <w:rPr>
          <w:rFonts w:asciiTheme="majorHAnsi" w:hAnsiTheme="majorHAnsi" w:cstheme="majorHAnsi"/>
          <w:i/>
          <w:iCs/>
          <w:sz w:val="24"/>
          <w:szCs w:val="24"/>
        </w:rPr>
        <w:t>Osmeridae</w:t>
      </w:r>
      <w:proofErr w:type="spellEnd"/>
      <w:r w:rsidRPr="00382793">
        <w:rPr>
          <w:rFonts w:asciiTheme="majorHAnsi" w:hAnsiTheme="majorHAnsi" w:cstheme="majorHAnsi"/>
          <w:i/>
          <w:iCs/>
          <w:sz w:val="24"/>
          <w:szCs w:val="24"/>
        </w:rPr>
        <w:t xml:space="preserve"> </w:t>
      </w:r>
      <w:r w:rsidRPr="00382793">
        <w:rPr>
          <w:rFonts w:asciiTheme="majorHAnsi" w:hAnsiTheme="majorHAnsi" w:cstheme="majorHAnsi"/>
          <w:sz w:val="24"/>
          <w:szCs w:val="24"/>
        </w:rPr>
        <w:t>(smelt) family. Examination of male and female sequencing data shows a discrete difference between sexes and establishes a framework for further investigation. Contemporary and historical declines in effective population size support the need for effective conservation management to prioritize preserving genetic diversity within the cultivated refuge population. Together these components provide necessary resources and research objectives for moving evolutionary biology and delta smelt management forward.</w:t>
      </w:r>
    </w:p>
    <w:p w14:paraId="0A6DD919" w14:textId="75FA8C5C" w:rsidR="003903DF" w:rsidRDefault="003903DF" w:rsidP="007A1054">
      <w:pPr>
        <w:spacing w:line="480" w:lineRule="auto"/>
        <w:rPr>
          <w:rFonts w:asciiTheme="majorHAnsi" w:hAnsiTheme="majorHAnsi" w:cstheme="majorHAnsi"/>
          <w:sz w:val="24"/>
          <w:szCs w:val="24"/>
        </w:rPr>
      </w:pPr>
      <w:r>
        <w:rPr>
          <w:rFonts w:asciiTheme="majorHAnsi" w:hAnsiTheme="majorHAnsi" w:cstheme="majorHAnsi"/>
          <w:sz w:val="24"/>
          <w:szCs w:val="24"/>
        </w:rPr>
        <w:br w:type="page"/>
      </w:r>
    </w:p>
    <w:bookmarkStart w:id="7" w:name="_Toc113273218" w:displacedByCustomXml="next"/>
    <w:sdt>
      <w:sdtPr>
        <w:rPr>
          <w:rFonts w:cstheme="minorBidi"/>
          <w:b w:val="0"/>
          <w:bCs w:val="0"/>
          <w:i w:val="0"/>
          <w:iCs w:val="0"/>
          <w:sz w:val="20"/>
          <w:szCs w:val="20"/>
        </w:rPr>
        <w:id w:val="817002321"/>
        <w:docPartObj>
          <w:docPartGallery w:val="Table of Contents"/>
          <w:docPartUnique/>
        </w:docPartObj>
      </w:sdtPr>
      <w:sdtEndPr>
        <w:rPr>
          <w:noProof/>
        </w:rPr>
      </w:sdtEndPr>
      <w:sdtContent>
        <w:p w14:paraId="7B45BCA4" w14:textId="77777777" w:rsidR="003903DF" w:rsidRPr="003B7B17" w:rsidRDefault="003903DF" w:rsidP="003903DF">
          <w:pPr>
            <w:pStyle w:val="TOC1"/>
            <w:outlineLvl w:val="1"/>
            <w:rPr>
              <w:rFonts w:asciiTheme="majorHAnsi" w:hAnsiTheme="majorHAnsi" w:cstheme="majorHAnsi"/>
            </w:rPr>
          </w:pPr>
          <w:r w:rsidRPr="003B7B17">
            <w:rPr>
              <w:rFonts w:asciiTheme="majorHAnsi" w:hAnsiTheme="majorHAnsi" w:cstheme="majorHAnsi"/>
            </w:rPr>
            <w:t>Table of Contents</w:t>
          </w:r>
          <w:bookmarkEnd w:id="7"/>
        </w:p>
        <w:p w14:paraId="3629024C" w14:textId="71D7E7C5" w:rsidR="00635F3E" w:rsidRDefault="003903DF">
          <w:pPr>
            <w:pStyle w:val="TOC1"/>
            <w:tabs>
              <w:tab w:val="right" w:leader="dot" w:pos="9350"/>
            </w:tabs>
            <w:rPr>
              <w:rFonts w:cstheme="minorBidi"/>
              <w:b w:val="0"/>
              <w:bCs w:val="0"/>
              <w:i w:val="0"/>
              <w:iCs w:val="0"/>
              <w:noProof/>
            </w:rPr>
          </w:pPr>
          <w:r w:rsidRPr="003B7B17">
            <w:rPr>
              <w:rFonts w:asciiTheme="majorHAnsi" w:hAnsiTheme="majorHAnsi" w:cstheme="majorHAnsi"/>
              <w:b w:val="0"/>
              <w:bCs w:val="0"/>
            </w:rPr>
            <w:fldChar w:fldCharType="begin"/>
          </w:r>
          <w:r w:rsidRPr="003B7B17">
            <w:rPr>
              <w:rFonts w:asciiTheme="majorHAnsi" w:hAnsiTheme="majorHAnsi" w:cstheme="majorHAnsi"/>
            </w:rPr>
            <w:instrText xml:space="preserve"> TOC \o "1-3" \h \z \u </w:instrText>
          </w:r>
          <w:r w:rsidRPr="003B7B17">
            <w:rPr>
              <w:rFonts w:asciiTheme="majorHAnsi" w:hAnsiTheme="majorHAnsi" w:cstheme="majorHAnsi"/>
              <w:b w:val="0"/>
              <w:bCs w:val="0"/>
            </w:rPr>
            <w:fldChar w:fldCharType="separate"/>
          </w:r>
          <w:hyperlink w:anchor="_Toc113273215" w:history="1">
            <w:r w:rsidR="00635F3E" w:rsidRPr="007B5827">
              <w:rPr>
                <w:rStyle w:val="Hyperlink"/>
                <w:noProof/>
              </w:rPr>
              <w:t>Preliminary Pages  – Acknowledgements, Abstract, Table of Contents</w:t>
            </w:r>
            <w:r w:rsidR="00635F3E">
              <w:rPr>
                <w:noProof/>
                <w:webHidden/>
              </w:rPr>
              <w:tab/>
            </w:r>
            <w:r w:rsidR="00635F3E">
              <w:rPr>
                <w:noProof/>
                <w:webHidden/>
              </w:rPr>
              <w:fldChar w:fldCharType="begin"/>
            </w:r>
            <w:r w:rsidR="00635F3E">
              <w:rPr>
                <w:noProof/>
                <w:webHidden/>
              </w:rPr>
              <w:instrText xml:space="preserve"> PAGEREF _Toc113273215 \h </w:instrText>
            </w:r>
            <w:r w:rsidR="00635F3E">
              <w:rPr>
                <w:noProof/>
                <w:webHidden/>
              </w:rPr>
            </w:r>
            <w:r w:rsidR="00635F3E">
              <w:rPr>
                <w:noProof/>
                <w:webHidden/>
              </w:rPr>
              <w:fldChar w:fldCharType="separate"/>
            </w:r>
            <w:r w:rsidR="00635F3E">
              <w:rPr>
                <w:noProof/>
                <w:webHidden/>
              </w:rPr>
              <w:t>3</w:t>
            </w:r>
            <w:r w:rsidR="00635F3E">
              <w:rPr>
                <w:noProof/>
                <w:webHidden/>
              </w:rPr>
              <w:fldChar w:fldCharType="end"/>
            </w:r>
          </w:hyperlink>
        </w:p>
        <w:p w14:paraId="5E49DD26" w14:textId="76EF08D2" w:rsidR="00635F3E" w:rsidRDefault="002A65D9">
          <w:pPr>
            <w:pStyle w:val="TOC2"/>
            <w:tabs>
              <w:tab w:val="right" w:leader="dot" w:pos="9350"/>
            </w:tabs>
            <w:rPr>
              <w:rFonts w:cstheme="minorBidi"/>
              <w:b w:val="0"/>
              <w:bCs w:val="0"/>
              <w:noProof/>
              <w:sz w:val="24"/>
              <w:szCs w:val="24"/>
            </w:rPr>
          </w:pPr>
          <w:hyperlink w:anchor="_Toc113273216" w:history="1">
            <w:r w:rsidR="00635F3E" w:rsidRPr="007B5827">
              <w:rPr>
                <w:rStyle w:val="Hyperlink"/>
                <w:rFonts w:asciiTheme="majorHAnsi" w:hAnsiTheme="majorHAnsi" w:cstheme="majorHAnsi"/>
                <w:noProof/>
              </w:rPr>
              <w:t>Acknowledgements</w:t>
            </w:r>
            <w:r w:rsidR="00635F3E">
              <w:rPr>
                <w:noProof/>
                <w:webHidden/>
              </w:rPr>
              <w:tab/>
            </w:r>
            <w:r w:rsidR="00635F3E">
              <w:rPr>
                <w:noProof/>
                <w:webHidden/>
              </w:rPr>
              <w:fldChar w:fldCharType="begin"/>
            </w:r>
            <w:r w:rsidR="00635F3E">
              <w:rPr>
                <w:noProof/>
                <w:webHidden/>
              </w:rPr>
              <w:instrText xml:space="preserve"> PAGEREF _Toc113273216 \h </w:instrText>
            </w:r>
            <w:r w:rsidR="00635F3E">
              <w:rPr>
                <w:noProof/>
                <w:webHidden/>
              </w:rPr>
            </w:r>
            <w:r w:rsidR="00635F3E">
              <w:rPr>
                <w:noProof/>
                <w:webHidden/>
              </w:rPr>
              <w:fldChar w:fldCharType="separate"/>
            </w:r>
            <w:r w:rsidR="00635F3E">
              <w:rPr>
                <w:noProof/>
                <w:webHidden/>
              </w:rPr>
              <w:t>3</w:t>
            </w:r>
            <w:r w:rsidR="00635F3E">
              <w:rPr>
                <w:noProof/>
                <w:webHidden/>
              </w:rPr>
              <w:fldChar w:fldCharType="end"/>
            </w:r>
          </w:hyperlink>
        </w:p>
        <w:p w14:paraId="52B5E14E" w14:textId="481FDEEF" w:rsidR="00635F3E" w:rsidRDefault="002A65D9">
          <w:pPr>
            <w:pStyle w:val="TOC2"/>
            <w:tabs>
              <w:tab w:val="right" w:leader="dot" w:pos="9350"/>
            </w:tabs>
            <w:rPr>
              <w:rFonts w:cstheme="minorBidi"/>
              <w:b w:val="0"/>
              <w:bCs w:val="0"/>
              <w:noProof/>
              <w:sz w:val="24"/>
              <w:szCs w:val="24"/>
            </w:rPr>
          </w:pPr>
          <w:hyperlink w:anchor="_Toc113273217" w:history="1">
            <w:r w:rsidR="00635F3E" w:rsidRPr="007B5827">
              <w:rPr>
                <w:rStyle w:val="Hyperlink"/>
                <w:noProof/>
              </w:rPr>
              <w:t>Abstract</w:t>
            </w:r>
            <w:r w:rsidR="00635F3E">
              <w:rPr>
                <w:noProof/>
                <w:webHidden/>
              </w:rPr>
              <w:tab/>
            </w:r>
            <w:r w:rsidR="00635F3E">
              <w:rPr>
                <w:noProof/>
                <w:webHidden/>
              </w:rPr>
              <w:fldChar w:fldCharType="begin"/>
            </w:r>
            <w:r w:rsidR="00635F3E">
              <w:rPr>
                <w:noProof/>
                <w:webHidden/>
              </w:rPr>
              <w:instrText xml:space="preserve"> PAGEREF _Toc113273217 \h </w:instrText>
            </w:r>
            <w:r w:rsidR="00635F3E">
              <w:rPr>
                <w:noProof/>
                <w:webHidden/>
              </w:rPr>
            </w:r>
            <w:r w:rsidR="00635F3E">
              <w:rPr>
                <w:noProof/>
                <w:webHidden/>
              </w:rPr>
              <w:fldChar w:fldCharType="separate"/>
            </w:r>
            <w:r w:rsidR="00635F3E">
              <w:rPr>
                <w:noProof/>
                <w:webHidden/>
              </w:rPr>
              <w:t>3</w:t>
            </w:r>
            <w:r w:rsidR="00635F3E">
              <w:rPr>
                <w:noProof/>
                <w:webHidden/>
              </w:rPr>
              <w:fldChar w:fldCharType="end"/>
            </w:r>
          </w:hyperlink>
        </w:p>
        <w:p w14:paraId="269159C2" w14:textId="6F513685" w:rsidR="00635F3E" w:rsidRDefault="002A65D9">
          <w:pPr>
            <w:pStyle w:val="TOC2"/>
            <w:tabs>
              <w:tab w:val="right" w:leader="dot" w:pos="9350"/>
            </w:tabs>
            <w:rPr>
              <w:rFonts w:cstheme="minorBidi"/>
              <w:b w:val="0"/>
              <w:bCs w:val="0"/>
              <w:noProof/>
              <w:sz w:val="24"/>
              <w:szCs w:val="24"/>
            </w:rPr>
          </w:pPr>
          <w:hyperlink w:anchor="_Toc113273218" w:history="1">
            <w:r w:rsidR="00635F3E" w:rsidRPr="007B5827">
              <w:rPr>
                <w:rStyle w:val="Hyperlink"/>
                <w:rFonts w:asciiTheme="majorHAnsi" w:hAnsiTheme="majorHAnsi" w:cstheme="majorHAnsi"/>
                <w:noProof/>
              </w:rPr>
              <w:t>Table of Contents</w:t>
            </w:r>
            <w:r w:rsidR="00635F3E">
              <w:rPr>
                <w:noProof/>
                <w:webHidden/>
              </w:rPr>
              <w:tab/>
            </w:r>
            <w:r w:rsidR="00635F3E">
              <w:rPr>
                <w:noProof/>
                <w:webHidden/>
              </w:rPr>
              <w:fldChar w:fldCharType="begin"/>
            </w:r>
            <w:r w:rsidR="00635F3E">
              <w:rPr>
                <w:noProof/>
                <w:webHidden/>
              </w:rPr>
              <w:instrText xml:space="preserve"> PAGEREF _Toc113273218 \h </w:instrText>
            </w:r>
            <w:r w:rsidR="00635F3E">
              <w:rPr>
                <w:noProof/>
                <w:webHidden/>
              </w:rPr>
            </w:r>
            <w:r w:rsidR="00635F3E">
              <w:rPr>
                <w:noProof/>
                <w:webHidden/>
              </w:rPr>
              <w:fldChar w:fldCharType="separate"/>
            </w:r>
            <w:r w:rsidR="00635F3E">
              <w:rPr>
                <w:noProof/>
                <w:webHidden/>
              </w:rPr>
              <w:t>5</w:t>
            </w:r>
            <w:r w:rsidR="00635F3E">
              <w:rPr>
                <w:noProof/>
                <w:webHidden/>
              </w:rPr>
              <w:fldChar w:fldCharType="end"/>
            </w:r>
          </w:hyperlink>
        </w:p>
        <w:p w14:paraId="312D3AF3" w14:textId="2236E6B3" w:rsidR="00635F3E" w:rsidRDefault="002A65D9">
          <w:pPr>
            <w:pStyle w:val="TOC1"/>
            <w:tabs>
              <w:tab w:val="right" w:leader="dot" w:pos="9350"/>
            </w:tabs>
            <w:rPr>
              <w:rFonts w:cstheme="minorBidi"/>
              <w:b w:val="0"/>
              <w:bCs w:val="0"/>
              <w:i w:val="0"/>
              <w:iCs w:val="0"/>
              <w:noProof/>
            </w:rPr>
          </w:pPr>
          <w:hyperlink w:anchor="_Toc113273219" w:history="1">
            <w:r w:rsidR="00635F3E" w:rsidRPr="007B5827">
              <w:rPr>
                <w:rStyle w:val="Hyperlink"/>
                <w:noProof/>
              </w:rPr>
              <w:t>Chapter 1 – Introduction</w:t>
            </w:r>
            <w:r w:rsidR="00635F3E">
              <w:rPr>
                <w:noProof/>
                <w:webHidden/>
              </w:rPr>
              <w:tab/>
            </w:r>
            <w:r w:rsidR="00635F3E">
              <w:rPr>
                <w:noProof/>
                <w:webHidden/>
              </w:rPr>
              <w:fldChar w:fldCharType="begin"/>
            </w:r>
            <w:r w:rsidR="00635F3E">
              <w:rPr>
                <w:noProof/>
                <w:webHidden/>
              </w:rPr>
              <w:instrText xml:space="preserve"> PAGEREF _Toc113273219 \h </w:instrText>
            </w:r>
            <w:r w:rsidR="00635F3E">
              <w:rPr>
                <w:noProof/>
                <w:webHidden/>
              </w:rPr>
            </w:r>
            <w:r w:rsidR="00635F3E">
              <w:rPr>
                <w:noProof/>
                <w:webHidden/>
              </w:rPr>
              <w:fldChar w:fldCharType="separate"/>
            </w:r>
            <w:r w:rsidR="00635F3E">
              <w:rPr>
                <w:noProof/>
                <w:webHidden/>
              </w:rPr>
              <w:t>6</w:t>
            </w:r>
            <w:r w:rsidR="00635F3E">
              <w:rPr>
                <w:noProof/>
                <w:webHidden/>
              </w:rPr>
              <w:fldChar w:fldCharType="end"/>
            </w:r>
          </w:hyperlink>
        </w:p>
        <w:p w14:paraId="2F3B3D17" w14:textId="795D9A44" w:rsidR="00635F3E" w:rsidRDefault="002A65D9">
          <w:pPr>
            <w:pStyle w:val="TOC2"/>
            <w:tabs>
              <w:tab w:val="right" w:leader="dot" w:pos="9350"/>
            </w:tabs>
            <w:rPr>
              <w:rFonts w:cstheme="minorBidi"/>
              <w:b w:val="0"/>
              <w:bCs w:val="0"/>
              <w:noProof/>
              <w:sz w:val="24"/>
              <w:szCs w:val="24"/>
            </w:rPr>
          </w:pPr>
          <w:hyperlink w:anchor="_Toc113273220" w:history="1">
            <w:r w:rsidR="00635F3E" w:rsidRPr="007B5827">
              <w:rPr>
                <w:rStyle w:val="Hyperlink"/>
                <w:rFonts w:asciiTheme="majorHAnsi" w:hAnsiTheme="majorHAnsi" w:cstheme="majorHAnsi"/>
                <w:noProof/>
              </w:rPr>
              <w:t>Background of delta smelt &amp; the SFE</w:t>
            </w:r>
            <w:r w:rsidR="00635F3E">
              <w:rPr>
                <w:noProof/>
                <w:webHidden/>
              </w:rPr>
              <w:tab/>
            </w:r>
            <w:r w:rsidR="00635F3E">
              <w:rPr>
                <w:noProof/>
                <w:webHidden/>
              </w:rPr>
              <w:fldChar w:fldCharType="begin"/>
            </w:r>
            <w:r w:rsidR="00635F3E">
              <w:rPr>
                <w:noProof/>
                <w:webHidden/>
              </w:rPr>
              <w:instrText xml:space="preserve"> PAGEREF _Toc113273220 \h </w:instrText>
            </w:r>
            <w:r w:rsidR="00635F3E">
              <w:rPr>
                <w:noProof/>
                <w:webHidden/>
              </w:rPr>
            </w:r>
            <w:r w:rsidR="00635F3E">
              <w:rPr>
                <w:noProof/>
                <w:webHidden/>
              </w:rPr>
              <w:fldChar w:fldCharType="separate"/>
            </w:r>
            <w:r w:rsidR="00635F3E">
              <w:rPr>
                <w:noProof/>
                <w:webHidden/>
              </w:rPr>
              <w:t>6</w:t>
            </w:r>
            <w:r w:rsidR="00635F3E">
              <w:rPr>
                <w:noProof/>
                <w:webHidden/>
              </w:rPr>
              <w:fldChar w:fldCharType="end"/>
            </w:r>
          </w:hyperlink>
        </w:p>
        <w:p w14:paraId="0EA379C5" w14:textId="3EEF8695" w:rsidR="00635F3E" w:rsidRDefault="002A65D9">
          <w:pPr>
            <w:pStyle w:val="TOC1"/>
            <w:tabs>
              <w:tab w:val="right" w:leader="dot" w:pos="9350"/>
            </w:tabs>
            <w:rPr>
              <w:rFonts w:cstheme="minorBidi"/>
              <w:b w:val="0"/>
              <w:bCs w:val="0"/>
              <w:i w:val="0"/>
              <w:iCs w:val="0"/>
              <w:noProof/>
            </w:rPr>
          </w:pPr>
          <w:hyperlink w:anchor="_Toc113273221" w:history="1">
            <w:r w:rsidR="00635F3E" w:rsidRPr="007B5827">
              <w:rPr>
                <w:rStyle w:val="Hyperlink"/>
                <w:noProof/>
              </w:rPr>
              <w:t>Chapter 2 – Genome assembly of Hypomesus transpacificus (delta smelt)</w:t>
            </w:r>
            <w:r w:rsidR="00635F3E">
              <w:rPr>
                <w:noProof/>
                <w:webHidden/>
              </w:rPr>
              <w:tab/>
            </w:r>
            <w:r w:rsidR="00635F3E">
              <w:rPr>
                <w:noProof/>
                <w:webHidden/>
              </w:rPr>
              <w:fldChar w:fldCharType="begin"/>
            </w:r>
            <w:r w:rsidR="00635F3E">
              <w:rPr>
                <w:noProof/>
                <w:webHidden/>
              </w:rPr>
              <w:instrText xml:space="preserve"> PAGEREF _Toc113273221 \h </w:instrText>
            </w:r>
            <w:r w:rsidR="00635F3E">
              <w:rPr>
                <w:noProof/>
                <w:webHidden/>
              </w:rPr>
            </w:r>
            <w:r w:rsidR="00635F3E">
              <w:rPr>
                <w:noProof/>
                <w:webHidden/>
              </w:rPr>
              <w:fldChar w:fldCharType="separate"/>
            </w:r>
            <w:r w:rsidR="00635F3E">
              <w:rPr>
                <w:noProof/>
                <w:webHidden/>
              </w:rPr>
              <w:t>8</w:t>
            </w:r>
            <w:r w:rsidR="00635F3E">
              <w:rPr>
                <w:noProof/>
                <w:webHidden/>
              </w:rPr>
              <w:fldChar w:fldCharType="end"/>
            </w:r>
          </w:hyperlink>
        </w:p>
        <w:p w14:paraId="308328F3" w14:textId="47C6DD06" w:rsidR="00635F3E" w:rsidRDefault="002A65D9">
          <w:pPr>
            <w:pStyle w:val="TOC2"/>
            <w:tabs>
              <w:tab w:val="right" w:leader="dot" w:pos="9350"/>
            </w:tabs>
            <w:rPr>
              <w:rFonts w:cstheme="minorBidi"/>
              <w:b w:val="0"/>
              <w:bCs w:val="0"/>
              <w:noProof/>
              <w:sz w:val="24"/>
              <w:szCs w:val="24"/>
            </w:rPr>
          </w:pPr>
          <w:hyperlink w:anchor="_Toc113273222" w:history="1">
            <w:r w:rsidR="00635F3E" w:rsidRPr="007B5827">
              <w:rPr>
                <w:rStyle w:val="Hyperlink"/>
                <w:rFonts w:asciiTheme="majorHAnsi" w:hAnsiTheme="majorHAnsi" w:cstheme="majorHAnsi"/>
                <w:noProof/>
              </w:rPr>
              <w:t>Introduction</w:t>
            </w:r>
            <w:r w:rsidR="00635F3E">
              <w:rPr>
                <w:noProof/>
                <w:webHidden/>
              </w:rPr>
              <w:tab/>
            </w:r>
            <w:r w:rsidR="00635F3E">
              <w:rPr>
                <w:noProof/>
                <w:webHidden/>
              </w:rPr>
              <w:fldChar w:fldCharType="begin"/>
            </w:r>
            <w:r w:rsidR="00635F3E">
              <w:rPr>
                <w:noProof/>
                <w:webHidden/>
              </w:rPr>
              <w:instrText xml:space="preserve"> PAGEREF _Toc113273222 \h </w:instrText>
            </w:r>
            <w:r w:rsidR="00635F3E">
              <w:rPr>
                <w:noProof/>
                <w:webHidden/>
              </w:rPr>
            </w:r>
            <w:r w:rsidR="00635F3E">
              <w:rPr>
                <w:noProof/>
                <w:webHidden/>
              </w:rPr>
              <w:fldChar w:fldCharType="separate"/>
            </w:r>
            <w:r w:rsidR="00635F3E">
              <w:rPr>
                <w:noProof/>
                <w:webHidden/>
              </w:rPr>
              <w:t>8</w:t>
            </w:r>
            <w:r w:rsidR="00635F3E">
              <w:rPr>
                <w:noProof/>
                <w:webHidden/>
              </w:rPr>
              <w:fldChar w:fldCharType="end"/>
            </w:r>
          </w:hyperlink>
        </w:p>
        <w:p w14:paraId="32C6B677" w14:textId="164A2842" w:rsidR="00635F3E" w:rsidRDefault="002A65D9">
          <w:pPr>
            <w:pStyle w:val="TOC2"/>
            <w:tabs>
              <w:tab w:val="right" w:leader="dot" w:pos="9350"/>
            </w:tabs>
            <w:rPr>
              <w:rFonts w:cstheme="minorBidi"/>
              <w:b w:val="0"/>
              <w:bCs w:val="0"/>
              <w:noProof/>
              <w:sz w:val="24"/>
              <w:szCs w:val="24"/>
            </w:rPr>
          </w:pPr>
          <w:hyperlink w:anchor="_Toc113273223" w:history="1">
            <w:r w:rsidR="00635F3E" w:rsidRPr="007B5827">
              <w:rPr>
                <w:rStyle w:val="Hyperlink"/>
                <w:rFonts w:asciiTheme="majorHAnsi" w:hAnsiTheme="majorHAnsi" w:cstheme="majorHAnsi"/>
                <w:noProof/>
              </w:rPr>
              <w:t>Methods</w:t>
            </w:r>
            <w:r w:rsidR="00635F3E">
              <w:rPr>
                <w:noProof/>
                <w:webHidden/>
              </w:rPr>
              <w:tab/>
            </w:r>
            <w:r w:rsidR="00635F3E">
              <w:rPr>
                <w:noProof/>
                <w:webHidden/>
              </w:rPr>
              <w:fldChar w:fldCharType="begin"/>
            </w:r>
            <w:r w:rsidR="00635F3E">
              <w:rPr>
                <w:noProof/>
                <w:webHidden/>
              </w:rPr>
              <w:instrText xml:space="preserve"> PAGEREF _Toc113273223 \h </w:instrText>
            </w:r>
            <w:r w:rsidR="00635F3E">
              <w:rPr>
                <w:noProof/>
                <w:webHidden/>
              </w:rPr>
            </w:r>
            <w:r w:rsidR="00635F3E">
              <w:rPr>
                <w:noProof/>
                <w:webHidden/>
              </w:rPr>
              <w:fldChar w:fldCharType="separate"/>
            </w:r>
            <w:r w:rsidR="00635F3E">
              <w:rPr>
                <w:noProof/>
                <w:webHidden/>
              </w:rPr>
              <w:t>11</w:t>
            </w:r>
            <w:r w:rsidR="00635F3E">
              <w:rPr>
                <w:noProof/>
                <w:webHidden/>
              </w:rPr>
              <w:fldChar w:fldCharType="end"/>
            </w:r>
          </w:hyperlink>
        </w:p>
        <w:p w14:paraId="0C52B1F3" w14:textId="11CAEDB3" w:rsidR="00635F3E" w:rsidRDefault="002A65D9">
          <w:pPr>
            <w:pStyle w:val="TOC3"/>
            <w:tabs>
              <w:tab w:val="right" w:leader="dot" w:pos="9350"/>
            </w:tabs>
            <w:rPr>
              <w:rFonts w:cstheme="minorBidi"/>
              <w:noProof/>
              <w:sz w:val="24"/>
              <w:szCs w:val="24"/>
            </w:rPr>
          </w:pPr>
          <w:hyperlink w:anchor="_Toc113273224" w:history="1">
            <w:r w:rsidR="00635F3E" w:rsidRPr="007B5827">
              <w:rPr>
                <w:rStyle w:val="Hyperlink"/>
                <w:rFonts w:asciiTheme="majorHAnsi" w:hAnsiTheme="majorHAnsi" w:cstheme="majorHAnsi"/>
                <w:noProof/>
              </w:rPr>
              <w:t>Sample collection &amp; DNA extraction</w:t>
            </w:r>
            <w:r w:rsidR="00635F3E">
              <w:rPr>
                <w:noProof/>
                <w:webHidden/>
              </w:rPr>
              <w:tab/>
            </w:r>
            <w:r w:rsidR="00635F3E">
              <w:rPr>
                <w:noProof/>
                <w:webHidden/>
              </w:rPr>
              <w:fldChar w:fldCharType="begin"/>
            </w:r>
            <w:r w:rsidR="00635F3E">
              <w:rPr>
                <w:noProof/>
                <w:webHidden/>
              </w:rPr>
              <w:instrText xml:space="preserve"> PAGEREF _Toc113273224 \h </w:instrText>
            </w:r>
            <w:r w:rsidR="00635F3E">
              <w:rPr>
                <w:noProof/>
                <w:webHidden/>
              </w:rPr>
            </w:r>
            <w:r w:rsidR="00635F3E">
              <w:rPr>
                <w:noProof/>
                <w:webHidden/>
              </w:rPr>
              <w:fldChar w:fldCharType="separate"/>
            </w:r>
            <w:r w:rsidR="00635F3E">
              <w:rPr>
                <w:noProof/>
                <w:webHidden/>
              </w:rPr>
              <w:t>11</w:t>
            </w:r>
            <w:r w:rsidR="00635F3E">
              <w:rPr>
                <w:noProof/>
                <w:webHidden/>
              </w:rPr>
              <w:fldChar w:fldCharType="end"/>
            </w:r>
          </w:hyperlink>
        </w:p>
        <w:p w14:paraId="5B816C07" w14:textId="3BAD5E69" w:rsidR="00635F3E" w:rsidRDefault="002A65D9">
          <w:pPr>
            <w:pStyle w:val="TOC3"/>
            <w:tabs>
              <w:tab w:val="right" w:leader="dot" w:pos="9350"/>
            </w:tabs>
            <w:rPr>
              <w:rFonts w:cstheme="minorBidi"/>
              <w:noProof/>
              <w:sz w:val="24"/>
              <w:szCs w:val="24"/>
            </w:rPr>
          </w:pPr>
          <w:hyperlink w:anchor="_Toc113273225" w:history="1">
            <w:r w:rsidR="00635F3E" w:rsidRPr="007B5827">
              <w:rPr>
                <w:rStyle w:val="Hyperlink"/>
                <w:rFonts w:asciiTheme="majorHAnsi" w:hAnsiTheme="majorHAnsi" w:cstheme="majorHAnsi"/>
                <w:noProof/>
              </w:rPr>
              <w:t>Linked-read library prep, sequencing &amp; quality control</w:t>
            </w:r>
            <w:r w:rsidR="00635F3E">
              <w:rPr>
                <w:noProof/>
                <w:webHidden/>
              </w:rPr>
              <w:tab/>
            </w:r>
            <w:r w:rsidR="00635F3E">
              <w:rPr>
                <w:noProof/>
                <w:webHidden/>
              </w:rPr>
              <w:fldChar w:fldCharType="begin"/>
            </w:r>
            <w:r w:rsidR="00635F3E">
              <w:rPr>
                <w:noProof/>
                <w:webHidden/>
              </w:rPr>
              <w:instrText xml:space="preserve"> PAGEREF _Toc113273225 \h </w:instrText>
            </w:r>
            <w:r w:rsidR="00635F3E">
              <w:rPr>
                <w:noProof/>
                <w:webHidden/>
              </w:rPr>
            </w:r>
            <w:r w:rsidR="00635F3E">
              <w:rPr>
                <w:noProof/>
                <w:webHidden/>
              </w:rPr>
              <w:fldChar w:fldCharType="separate"/>
            </w:r>
            <w:r w:rsidR="00635F3E">
              <w:rPr>
                <w:noProof/>
                <w:webHidden/>
              </w:rPr>
              <w:t>12</w:t>
            </w:r>
            <w:r w:rsidR="00635F3E">
              <w:rPr>
                <w:noProof/>
                <w:webHidden/>
              </w:rPr>
              <w:fldChar w:fldCharType="end"/>
            </w:r>
          </w:hyperlink>
        </w:p>
        <w:p w14:paraId="0F1A1D97" w14:textId="312DC17F" w:rsidR="00635F3E" w:rsidRDefault="002A65D9">
          <w:pPr>
            <w:pStyle w:val="TOC3"/>
            <w:tabs>
              <w:tab w:val="right" w:leader="dot" w:pos="9350"/>
            </w:tabs>
            <w:rPr>
              <w:rFonts w:cstheme="minorBidi"/>
              <w:noProof/>
              <w:sz w:val="24"/>
              <w:szCs w:val="24"/>
            </w:rPr>
          </w:pPr>
          <w:hyperlink w:anchor="_Toc113273226" w:history="1">
            <w:r w:rsidR="00635F3E" w:rsidRPr="007B5827">
              <w:rPr>
                <w:rStyle w:val="Hyperlink"/>
                <w:rFonts w:asciiTheme="majorHAnsi" w:hAnsiTheme="majorHAnsi" w:cstheme="majorHAnsi"/>
                <w:noProof/>
              </w:rPr>
              <w:t>Long-read library prep, sequencing &amp; quality control</w:t>
            </w:r>
            <w:r w:rsidR="00635F3E">
              <w:rPr>
                <w:noProof/>
                <w:webHidden/>
              </w:rPr>
              <w:tab/>
            </w:r>
            <w:r w:rsidR="00635F3E">
              <w:rPr>
                <w:noProof/>
                <w:webHidden/>
              </w:rPr>
              <w:fldChar w:fldCharType="begin"/>
            </w:r>
            <w:r w:rsidR="00635F3E">
              <w:rPr>
                <w:noProof/>
                <w:webHidden/>
              </w:rPr>
              <w:instrText xml:space="preserve"> PAGEREF _Toc113273226 \h </w:instrText>
            </w:r>
            <w:r w:rsidR="00635F3E">
              <w:rPr>
                <w:noProof/>
                <w:webHidden/>
              </w:rPr>
            </w:r>
            <w:r w:rsidR="00635F3E">
              <w:rPr>
                <w:noProof/>
                <w:webHidden/>
              </w:rPr>
              <w:fldChar w:fldCharType="separate"/>
            </w:r>
            <w:r w:rsidR="00635F3E">
              <w:rPr>
                <w:noProof/>
                <w:webHidden/>
              </w:rPr>
              <w:t>14</w:t>
            </w:r>
            <w:r w:rsidR="00635F3E">
              <w:rPr>
                <w:noProof/>
                <w:webHidden/>
              </w:rPr>
              <w:fldChar w:fldCharType="end"/>
            </w:r>
          </w:hyperlink>
        </w:p>
        <w:p w14:paraId="77EDE38C" w14:textId="0F9D7005" w:rsidR="00635F3E" w:rsidRDefault="002A65D9">
          <w:pPr>
            <w:pStyle w:val="TOC3"/>
            <w:tabs>
              <w:tab w:val="right" w:leader="dot" w:pos="9350"/>
            </w:tabs>
            <w:rPr>
              <w:rFonts w:cstheme="minorBidi"/>
              <w:noProof/>
              <w:sz w:val="24"/>
              <w:szCs w:val="24"/>
            </w:rPr>
          </w:pPr>
          <w:hyperlink w:anchor="_Toc113273227" w:history="1">
            <w:r w:rsidR="00635F3E" w:rsidRPr="007B5827">
              <w:rPr>
                <w:rStyle w:val="Hyperlink"/>
                <w:rFonts w:asciiTheme="majorHAnsi" w:hAnsiTheme="majorHAnsi" w:cstheme="majorHAnsi"/>
                <w:noProof/>
              </w:rPr>
              <w:t>Hi-C chromatin conformation capture library prep, sequencing &amp; quality control</w:t>
            </w:r>
            <w:r w:rsidR="00635F3E">
              <w:rPr>
                <w:noProof/>
                <w:webHidden/>
              </w:rPr>
              <w:tab/>
            </w:r>
            <w:r w:rsidR="00635F3E">
              <w:rPr>
                <w:noProof/>
                <w:webHidden/>
              </w:rPr>
              <w:fldChar w:fldCharType="begin"/>
            </w:r>
            <w:r w:rsidR="00635F3E">
              <w:rPr>
                <w:noProof/>
                <w:webHidden/>
              </w:rPr>
              <w:instrText xml:space="preserve"> PAGEREF _Toc113273227 \h </w:instrText>
            </w:r>
            <w:r w:rsidR="00635F3E">
              <w:rPr>
                <w:noProof/>
                <w:webHidden/>
              </w:rPr>
            </w:r>
            <w:r w:rsidR="00635F3E">
              <w:rPr>
                <w:noProof/>
                <w:webHidden/>
              </w:rPr>
              <w:fldChar w:fldCharType="separate"/>
            </w:r>
            <w:r w:rsidR="00635F3E">
              <w:rPr>
                <w:noProof/>
                <w:webHidden/>
              </w:rPr>
              <w:t>16</w:t>
            </w:r>
            <w:r w:rsidR="00635F3E">
              <w:rPr>
                <w:noProof/>
                <w:webHidden/>
              </w:rPr>
              <w:fldChar w:fldCharType="end"/>
            </w:r>
          </w:hyperlink>
        </w:p>
        <w:p w14:paraId="7C3F6CD0" w14:textId="01BCAEE8" w:rsidR="00635F3E" w:rsidRDefault="002A65D9">
          <w:pPr>
            <w:pStyle w:val="TOC3"/>
            <w:tabs>
              <w:tab w:val="right" w:leader="dot" w:pos="9350"/>
            </w:tabs>
            <w:rPr>
              <w:rFonts w:cstheme="minorBidi"/>
              <w:noProof/>
              <w:sz w:val="24"/>
              <w:szCs w:val="24"/>
            </w:rPr>
          </w:pPr>
          <w:hyperlink w:anchor="_Toc113273228" w:history="1">
            <w:r w:rsidR="00635F3E" w:rsidRPr="007B5827">
              <w:rPr>
                <w:rStyle w:val="Hyperlink"/>
                <w:rFonts w:asciiTheme="majorHAnsi" w:hAnsiTheme="majorHAnsi" w:cstheme="majorHAnsi"/>
                <w:noProof/>
              </w:rPr>
              <w:t>Genome assembly</w:t>
            </w:r>
            <w:r w:rsidR="00635F3E">
              <w:rPr>
                <w:noProof/>
                <w:webHidden/>
              </w:rPr>
              <w:tab/>
            </w:r>
            <w:r w:rsidR="00635F3E">
              <w:rPr>
                <w:noProof/>
                <w:webHidden/>
              </w:rPr>
              <w:fldChar w:fldCharType="begin"/>
            </w:r>
            <w:r w:rsidR="00635F3E">
              <w:rPr>
                <w:noProof/>
                <w:webHidden/>
              </w:rPr>
              <w:instrText xml:space="preserve"> PAGEREF _Toc113273228 \h </w:instrText>
            </w:r>
            <w:r w:rsidR="00635F3E">
              <w:rPr>
                <w:noProof/>
                <w:webHidden/>
              </w:rPr>
            </w:r>
            <w:r w:rsidR="00635F3E">
              <w:rPr>
                <w:noProof/>
                <w:webHidden/>
              </w:rPr>
              <w:fldChar w:fldCharType="separate"/>
            </w:r>
            <w:r w:rsidR="00635F3E">
              <w:rPr>
                <w:noProof/>
                <w:webHidden/>
              </w:rPr>
              <w:t>17</w:t>
            </w:r>
            <w:r w:rsidR="00635F3E">
              <w:rPr>
                <w:noProof/>
                <w:webHidden/>
              </w:rPr>
              <w:fldChar w:fldCharType="end"/>
            </w:r>
          </w:hyperlink>
        </w:p>
        <w:p w14:paraId="283E6A9D" w14:textId="7346AF25" w:rsidR="00635F3E" w:rsidRDefault="002A65D9">
          <w:pPr>
            <w:pStyle w:val="TOC3"/>
            <w:tabs>
              <w:tab w:val="right" w:leader="dot" w:pos="9350"/>
            </w:tabs>
            <w:rPr>
              <w:rFonts w:cstheme="minorBidi"/>
              <w:noProof/>
              <w:sz w:val="24"/>
              <w:szCs w:val="24"/>
            </w:rPr>
          </w:pPr>
          <w:hyperlink w:anchor="_Toc113273229" w:history="1">
            <w:r w:rsidR="00635F3E" w:rsidRPr="007B5827">
              <w:rPr>
                <w:rStyle w:val="Hyperlink"/>
                <w:rFonts w:asciiTheme="majorHAnsi" w:hAnsiTheme="majorHAnsi" w:cstheme="majorHAnsi"/>
                <w:noProof/>
              </w:rPr>
              <w:t>Assembly quality assessment</w:t>
            </w:r>
            <w:r w:rsidR="00635F3E">
              <w:rPr>
                <w:noProof/>
                <w:webHidden/>
              </w:rPr>
              <w:tab/>
            </w:r>
            <w:r w:rsidR="00635F3E">
              <w:rPr>
                <w:noProof/>
                <w:webHidden/>
              </w:rPr>
              <w:fldChar w:fldCharType="begin"/>
            </w:r>
            <w:r w:rsidR="00635F3E">
              <w:rPr>
                <w:noProof/>
                <w:webHidden/>
              </w:rPr>
              <w:instrText xml:space="preserve"> PAGEREF _Toc113273229 \h </w:instrText>
            </w:r>
            <w:r w:rsidR="00635F3E">
              <w:rPr>
                <w:noProof/>
                <w:webHidden/>
              </w:rPr>
            </w:r>
            <w:r w:rsidR="00635F3E">
              <w:rPr>
                <w:noProof/>
                <w:webHidden/>
              </w:rPr>
              <w:fldChar w:fldCharType="separate"/>
            </w:r>
            <w:r w:rsidR="00635F3E">
              <w:rPr>
                <w:noProof/>
                <w:webHidden/>
              </w:rPr>
              <w:t>18</w:t>
            </w:r>
            <w:r w:rsidR="00635F3E">
              <w:rPr>
                <w:noProof/>
                <w:webHidden/>
              </w:rPr>
              <w:fldChar w:fldCharType="end"/>
            </w:r>
          </w:hyperlink>
        </w:p>
        <w:p w14:paraId="7D8CD708" w14:textId="6EDEE62F" w:rsidR="00635F3E" w:rsidRDefault="002A65D9">
          <w:pPr>
            <w:pStyle w:val="TOC3"/>
            <w:tabs>
              <w:tab w:val="right" w:leader="dot" w:pos="9350"/>
            </w:tabs>
            <w:rPr>
              <w:rFonts w:cstheme="minorBidi"/>
              <w:noProof/>
              <w:sz w:val="24"/>
              <w:szCs w:val="24"/>
            </w:rPr>
          </w:pPr>
          <w:hyperlink w:anchor="_Toc113273230" w:history="1">
            <w:r w:rsidR="00635F3E" w:rsidRPr="007B5827">
              <w:rPr>
                <w:rStyle w:val="Hyperlink"/>
                <w:rFonts w:asciiTheme="majorHAnsi" w:hAnsiTheme="majorHAnsi" w:cstheme="majorHAnsi"/>
                <w:noProof/>
              </w:rPr>
              <w:t>Cytogenic chromosome validation</w:t>
            </w:r>
            <w:r w:rsidR="00635F3E">
              <w:rPr>
                <w:noProof/>
                <w:webHidden/>
              </w:rPr>
              <w:tab/>
            </w:r>
            <w:r w:rsidR="00635F3E">
              <w:rPr>
                <w:noProof/>
                <w:webHidden/>
              </w:rPr>
              <w:fldChar w:fldCharType="begin"/>
            </w:r>
            <w:r w:rsidR="00635F3E">
              <w:rPr>
                <w:noProof/>
                <w:webHidden/>
              </w:rPr>
              <w:instrText xml:space="preserve"> PAGEREF _Toc113273230 \h </w:instrText>
            </w:r>
            <w:r w:rsidR="00635F3E">
              <w:rPr>
                <w:noProof/>
                <w:webHidden/>
              </w:rPr>
            </w:r>
            <w:r w:rsidR="00635F3E">
              <w:rPr>
                <w:noProof/>
                <w:webHidden/>
              </w:rPr>
              <w:fldChar w:fldCharType="separate"/>
            </w:r>
            <w:r w:rsidR="00635F3E">
              <w:rPr>
                <w:noProof/>
                <w:webHidden/>
              </w:rPr>
              <w:t>19</w:t>
            </w:r>
            <w:r w:rsidR="00635F3E">
              <w:rPr>
                <w:noProof/>
                <w:webHidden/>
              </w:rPr>
              <w:fldChar w:fldCharType="end"/>
            </w:r>
          </w:hyperlink>
        </w:p>
        <w:p w14:paraId="1F22517C" w14:textId="6D57AF8E" w:rsidR="00635F3E" w:rsidRDefault="002A65D9">
          <w:pPr>
            <w:pStyle w:val="TOC2"/>
            <w:tabs>
              <w:tab w:val="right" w:leader="dot" w:pos="9350"/>
            </w:tabs>
            <w:rPr>
              <w:rFonts w:cstheme="minorBidi"/>
              <w:b w:val="0"/>
              <w:bCs w:val="0"/>
              <w:noProof/>
              <w:sz w:val="24"/>
              <w:szCs w:val="24"/>
            </w:rPr>
          </w:pPr>
          <w:hyperlink w:anchor="_Toc113273231" w:history="1">
            <w:r w:rsidR="00635F3E" w:rsidRPr="007B5827">
              <w:rPr>
                <w:rStyle w:val="Hyperlink"/>
                <w:rFonts w:asciiTheme="majorHAnsi" w:hAnsiTheme="majorHAnsi" w:cstheme="majorHAnsi"/>
                <w:noProof/>
              </w:rPr>
              <w:t>Results</w:t>
            </w:r>
            <w:r w:rsidR="00635F3E">
              <w:rPr>
                <w:noProof/>
                <w:webHidden/>
              </w:rPr>
              <w:tab/>
            </w:r>
            <w:r w:rsidR="00635F3E">
              <w:rPr>
                <w:noProof/>
                <w:webHidden/>
              </w:rPr>
              <w:fldChar w:fldCharType="begin"/>
            </w:r>
            <w:r w:rsidR="00635F3E">
              <w:rPr>
                <w:noProof/>
                <w:webHidden/>
              </w:rPr>
              <w:instrText xml:space="preserve"> PAGEREF _Toc113273231 \h </w:instrText>
            </w:r>
            <w:r w:rsidR="00635F3E">
              <w:rPr>
                <w:noProof/>
                <w:webHidden/>
              </w:rPr>
            </w:r>
            <w:r w:rsidR="00635F3E">
              <w:rPr>
                <w:noProof/>
                <w:webHidden/>
              </w:rPr>
              <w:fldChar w:fldCharType="separate"/>
            </w:r>
            <w:r w:rsidR="00635F3E">
              <w:rPr>
                <w:noProof/>
                <w:webHidden/>
              </w:rPr>
              <w:t>20</w:t>
            </w:r>
            <w:r w:rsidR="00635F3E">
              <w:rPr>
                <w:noProof/>
                <w:webHidden/>
              </w:rPr>
              <w:fldChar w:fldCharType="end"/>
            </w:r>
          </w:hyperlink>
        </w:p>
        <w:p w14:paraId="029CB407" w14:textId="722674D0" w:rsidR="00635F3E" w:rsidRDefault="002A65D9">
          <w:pPr>
            <w:pStyle w:val="TOC3"/>
            <w:tabs>
              <w:tab w:val="right" w:leader="dot" w:pos="9350"/>
            </w:tabs>
            <w:rPr>
              <w:rFonts w:cstheme="minorBidi"/>
              <w:noProof/>
              <w:sz w:val="24"/>
              <w:szCs w:val="24"/>
            </w:rPr>
          </w:pPr>
          <w:hyperlink w:anchor="_Toc113273232" w:history="1">
            <w:r w:rsidR="00635F3E" w:rsidRPr="007B5827">
              <w:rPr>
                <w:rStyle w:val="Hyperlink"/>
                <w:rFonts w:asciiTheme="majorHAnsi" w:hAnsiTheme="majorHAnsi" w:cstheme="majorHAnsi"/>
                <w:noProof/>
              </w:rPr>
              <w:t>Sample collection &amp; DNA extraction</w:t>
            </w:r>
            <w:r w:rsidR="00635F3E">
              <w:rPr>
                <w:noProof/>
                <w:webHidden/>
              </w:rPr>
              <w:tab/>
            </w:r>
            <w:r w:rsidR="00635F3E">
              <w:rPr>
                <w:noProof/>
                <w:webHidden/>
              </w:rPr>
              <w:fldChar w:fldCharType="begin"/>
            </w:r>
            <w:r w:rsidR="00635F3E">
              <w:rPr>
                <w:noProof/>
                <w:webHidden/>
              </w:rPr>
              <w:instrText xml:space="preserve"> PAGEREF _Toc113273232 \h </w:instrText>
            </w:r>
            <w:r w:rsidR="00635F3E">
              <w:rPr>
                <w:noProof/>
                <w:webHidden/>
              </w:rPr>
            </w:r>
            <w:r w:rsidR="00635F3E">
              <w:rPr>
                <w:noProof/>
                <w:webHidden/>
              </w:rPr>
              <w:fldChar w:fldCharType="separate"/>
            </w:r>
            <w:r w:rsidR="00635F3E">
              <w:rPr>
                <w:noProof/>
                <w:webHidden/>
              </w:rPr>
              <w:t>20</w:t>
            </w:r>
            <w:r w:rsidR="00635F3E">
              <w:rPr>
                <w:noProof/>
                <w:webHidden/>
              </w:rPr>
              <w:fldChar w:fldCharType="end"/>
            </w:r>
          </w:hyperlink>
        </w:p>
        <w:p w14:paraId="50B329F0" w14:textId="0AB0C5A1" w:rsidR="00635F3E" w:rsidRDefault="002A65D9">
          <w:pPr>
            <w:pStyle w:val="TOC3"/>
            <w:tabs>
              <w:tab w:val="right" w:leader="dot" w:pos="9350"/>
            </w:tabs>
            <w:rPr>
              <w:rFonts w:cstheme="minorBidi"/>
              <w:noProof/>
              <w:sz w:val="24"/>
              <w:szCs w:val="24"/>
            </w:rPr>
          </w:pPr>
          <w:hyperlink w:anchor="_Toc113273233" w:history="1">
            <w:r w:rsidR="00635F3E" w:rsidRPr="007B5827">
              <w:rPr>
                <w:rStyle w:val="Hyperlink"/>
                <w:rFonts w:asciiTheme="majorHAnsi" w:hAnsiTheme="majorHAnsi" w:cstheme="majorHAnsi"/>
                <w:noProof/>
              </w:rPr>
              <w:t>Linked-read library prep, sequencing &amp; quality control</w:t>
            </w:r>
            <w:r w:rsidR="00635F3E">
              <w:rPr>
                <w:noProof/>
                <w:webHidden/>
              </w:rPr>
              <w:tab/>
            </w:r>
            <w:r w:rsidR="00635F3E">
              <w:rPr>
                <w:noProof/>
                <w:webHidden/>
              </w:rPr>
              <w:fldChar w:fldCharType="begin"/>
            </w:r>
            <w:r w:rsidR="00635F3E">
              <w:rPr>
                <w:noProof/>
                <w:webHidden/>
              </w:rPr>
              <w:instrText xml:space="preserve"> PAGEREF _Toc113273233 \h </w:instrText>
            </w:r>
            <w:r w:rsidR="00635F3E">
              <w:rPr>
                <w:noProof/>
                <w:webHidden/>
              </w:rPr>
            </w:r>
            <w:r w:rsidR="00635F3E">
              <w:rPr>
                <w:noProof/>
                <w:webHidden/>
              </w:rPr>
              <w:fldChar w:fldCharType="separate"/>
            </w:r>
            <w:r w:rsidR="00635F3E">
              <w:rPr>
                <w:noProof/>
                <w:webHidden/>
              </w:rPr>
              <w:t>20</w:t>
            </w:r>
            <w:r w:rsidR="00635F3E">
              <w:rPr>
                <w:noProof/>
                <w:webHidden/>
              </w:rPr>
              <w:fldChar w:fldCharType="end"/>
            </w:r>
          </w:hyperlink>
        </w:p>
        <w:p w14:paraId="045CBB47" w14:textId="7E338EC5" w:rsidR="00635F3E" w:rsidRDefault="002A65D9">
          <w:pPr>
            <w:pStyle w:val="TOC3"/>
            <w:tabs>
              <w:tab w:val="right" w:leader="dot" w:pos="9350"/>
            </w:tabs>
            <w:rPr>
              <w:rFonts w:cstheme="minorBidi"/>
              <w:noProof/>
              <w:sz w:val="24"/>
              <w:szCs w:val="24"/>
            </w:rPr>
          </w:pPr>
          <w:hyperlink w:anchor="_Toc113273234" w:history="1">
            <w:r w:rsidR="00635F3E" w:rsidRPr="007B5827">
              <w:rPr>
                <w:rStyle w:val="Hyperlink"/>
                <w:rFonts w:asciiTheme="majorHAnsi" w:hAnsiTheme="majorHAnsi" w:cstheme="majorHAnsi"/>
                <w:noProof/>
              </w:rPr>
              <w:t>Long-read library prep, sequencing &amp; quality control</w:t>
            </w:r>
            <w:r w:rsidR="00635F3E">
              <w:rPr>
                <w:noProof/>
                <w:webHidden/>
              </w:rPr>
              <w:tab/>
            </w:r>
            <w:r w:rsidR="00635F3E">
              <w:rPr>
                <w:noProof/>
                <w:webHidden/>
              </w:rPr>
              <w:fldChar w:fldCharType="begin"/>
            </w:r>
            <w:r w:rsidR="00635F3E">
              <w:rPr>
                <w:noProof/>
                <w:webHidden/>
              </w:rPr>
              <w:instrText xml:space="preserve"> PAGEREF _Toc113273234 \h </w:instrText>
            </w:r>
            <w:r w:rsidR="00635F3E">
              <w:rPr>
                <w:noProof/>
                <w:webHidden/>
              </w:rPr>
            </w:r>
            <w:r w:rsidR="00635F3E">
              <w:rPr>
                <w:noProof/>
                <w:webHidden/>
              </w:rPr>
              <w:fldChar w:fldCharType="separate"/>
            </w:r>
            <w:r w:rsidR="00635F3E">
              <w:rPr>
                <w:noProof/>
                <w:webHidden/>
              </w:rPr>
              <w:t>21</w:t>
            </w:r>
            <w:r w:rsidR="00635F3E">
              <w:rPr>
                <w:noProof/>
                <w:webHidden/>
              </w:rPr>
              <w:fldChar w:fldCharType="end"/>
            </w:r>
          </w:hyperlink>
        </w:p>
        <w:p w14:paraId="74894A29" w14:textId="4A7BEA39" w:rsidR="00635F3E" w:rsidRDefault="002A65D9">
          <w:pPr>
            <w:pStyle w:val="TOC3"/>
            <w:tabs>
              <w:tab w:val="right" w:leader="dot" w:pos="9350"/>
            </w:tabs>
            <w:rPr>
              <w:rFonts w:cstheme="minorBidi"/>
              <w:noProof/>
              <w:sz w:val="24"/>
              <w:szCs w:val="24"/>
            </w:rPr>
          </w:pPr>
          <w:hyperlink w:anchor="_Toc113273235" w:history="1">
            <w:r w:rsidR="00635F3E" w:rsidRPr="007B5827">
              <w:rPr>
                <w:rStyle w:val="Hyperlink"/>
                <w:rFonts w:asciiTheme="majorHAnsi" w:hAnsiTheme="majorHAnsi" w:cstheme="majorHAnsi"/>
                <w:noProof/>
              </w:rPr>
              <w:t>Hi-C chromatin conformation capture library prep, sequencing &amp; quality control</w:t>
            </w:r>
            <w:r w:rsidR="00635F3E">
              <w:rPr>
                <w:noProof/>
                <w:webHidden/>
              </w:rPr>
              <w:tab/>
            </w:r>
            <w:r w:rsidR="00635F3E">
              <w:rPr>
                <w:noProof/>
                <w:webHidden/>
              </w:rPr>
              <w:fldChar w:fldCharType="begin"/>
            </w:r>
            <w:r w:rsidR="00635F3E">
              <w:rPr>
                <w:noProof/>
                <w:webHidden/>
              </w:rPr>
              <w:instrText xml:space="preserve"> PAGEREF _Toc113273235 \h </w:instrText>
            </w:r>
            <w:r w:rsidR="00635F3E">
              <w:rPr>
                <w:noProof/>
                <w:webHidden/>
              </w:rPr>
            </w:r>
            <w:r w:rsidR="00635F3E">
              <w:rPr>
                <w:noProof/>
                <w:webHidden/>
              </w:rPr>
              <w:fldChar w:fldCharType="separate"/>
            </w:r>
            <w:r w:rsidR="00635F3E">
              <w:rPr>
                <w:noProof/>
                <w:webHidden/>
              </w:rPr>
              <w:t>22</w:t>
            </w:r>
            <w:r w:rsidR="00635F3E">
              <w:rPr>
                <w:noProof/>
                <w:webHidden/>
              </w:rPr>
              <w:fldChar w:fldCharType="end"/>
            </w:r>
          </w:hyperlink>
        </w:p>
        <w:p w14:paraId="51EF1003" w14:textId="7FE3ABC2" w:rsidR="00635F3E" w:rsidRDefault="002A65D9">
          <w:pPr>
            <w:pStyle w:val="TOC3"/>
            <w:tabs>
              <w:tab w:val="right" w:leader="dot" w:pos="9350"/>
            </w:tabs>
            <w:rPr>
              <w:rFonts w:cstheme="minorBidi"/>
              <w:noProof/>
              <w:sz w:val="24"/>
              <w:szCs w:val="24"/>
            </w:rPr>
          </w:pPr>
          <w:hyperlink w:anchor="_Toc113273236" w:history="1">
            <w:r w:rsidR="00635F3E" w:rsidRPr="007B5827">
              <w:rPr>
                <w:rStyle w:val="Hyperlink"/>
                <w:rFonts w:asciiTheme="majorHAnsi" w:hAnsiTheme="majorHAnsi" w:cstheme="majorHAnsi"/>
                <w:noProof/>
              </w:rPr>
              <w:t>Assembly quality assessment</w:t>
            </w:r>
            <w:r w:rsidR="00635F3E">
              <w:rPr>
                <w:noProof/>
                <w:webHidden/>
              </w:rPr>
              <w:tab/>
            </w:r>
            <w:r w:rsidR="00635F3E">
              <w:rPr>
                <w:noProof/>
                <w:webHidden/>
              </w:rPr>
              <w:fldChar w:fldCharType="begin"/>
            </w:r>
            <w:r w:rsidR="00635F3E">
              <w:rPr>
                <w:noProof/>
                <w:webHidden/>
              </w:rPr>
              <w:instrText xml:space="preserve"> PAGEREF _Toc113273236 \h </w:instrText>
            </w:r>
            <w:r w:rsidR="00635F3E">
              <w:rPr>
                <w:noProof/>
                <w:webHidden/>
              </w:rPr>
            </w:r>
            <w:r w:rsidR="00635F3E">
              <w:rPr>
                <w:noProof/>
                <w:webHidden/>
              </w:rPr>
              <w:fldChar w:fldCharType="separate"/>
            </w:r>
            <w:r w:rsidR="00635F3E">
              <w:rPr>
                <w:noProof/>
                <w:webHidden/>
              </w:rPr>
              <w:t>22</w:t>
            </w:r>
            <w:r w:rsidR="00635F3E">
              <w:rPr>
                <w:noProof/>
                <w:webHidden/>
              </w:rPr>
              <w:fldChar w:fldCharType="end"/>
            </w:r>
          </w:hyperlink>
        </w:p>
        <w:p w14:paraId="5B462C83" w14:textId="36EAEA97" w:rsidR="00635F3E" w:rsidRDefault="002A65D9">
          <w:pPr>
            <w:pStyle w:val="TOC3"/>
            <w:tabs>
              <w:tab w:val="right" w:leader="dot" w:pos="9350"/>
            </w:tabs>
            <w:rPr>
              <w:rFonts w:cstheme="minorBidi"/>
              <w:noProof/>
              <w:sz w:val="24"/>
              <w:szCs w:val="24"/>
            </w:rPr>
          </w:pPr>
          <w:hyperlink w:anchor="_Toc113273237" w:history="1">
            <w:r w:rsidR="00635F3E" w:rsidRPr="007B5827">
              <w:rPr>
                <w:rStyle w:val="Hyperlink"/>
                <w:rFonts w:asciiTheme="majorHAnsi" w:hAnsiTheme="majorHAnsi" w:cstheme="majorHAnsi"/>
                <w:noProof/>
              </w:rPr>
              <w:t>Cytogenic chromosome validation</w:t>
            </w:r>
            <w:r w:rsidR="00635F3E">
              <w:rPr>
                <w:noProof/>
                <w:webHidden/>
              </w:rPr>
              <w:tab/>
            </w:r>
            <w:r w:rsidR="00635F3E">
              <w:rPr>
                <w:noProof/>
                <w:webHidden/>
              </w:rPr>
              <w:fldChar w:fldCharType="begin"/>
            </w:r>
            <w:r w:rsidR="00635F3E">
              <w:rPr>
                <w:noProof/>
                <w:webHidden/>
              </w:rPr>
              <w:instrText xml:space="preserve"> PAGEREF _Toc113273237 \h </w:instrText>
            </w:r>
            <w:r w:rsidR="00635F3E">
              <w:rPr>
                <w:noProof/>
                <w:webHidden/>
              </w:rPr>
            </w:r>
            <w:r w:rsidR="00635F3E">
              <w:rPr>
                <w:noProof/>
                <w:webHidden/>
              </w:rPr>
              <w:fldChar w:fldCharType="separate"/>
            </w:r>
            <w:r w:rsidR="00635F3E">
              <w:rPr>
                <w:noProof/>
                <w:webHidden/>
              </w:rPr>
              <w:t>23</w:t>
            </w:r>
            <w:r w:rsidR="00635F3E">
              <w:rPr>
                <w:noProof/>
                <w:webHidden/>
              </w:rPr>
              <w:fldChar w:fldCharType="end"/>
            </w:r>
          </w:hyperlink>
        </w:p>
        <w:p w14:paraId="2E268D3C" w14:textId="7F8F789E" w:rsidR="00635F3E" w:rsidRDefault="002A65D9">
          <w:pPr>
            <w:pStyle w:val="TOC2"/>
            <w:tabs>
              <w:tab w:val="right" w:leader="dot" w:pos="9350"/>
            </w:tabs>
            <w:rPr>
              <w:rFonts w:cstheme="minorBidi"/>
              <w:b w:val="0"/>
              <w:bCs w:val="0"/>
              <w:noProof/>
              <w:sz w:val="24"/>
              <w:szCs w:val="24"/>
            </w:rPr>
          </w:pPr>
          <w:hyperlink w:anchor="_Toc113273238" w:history="1">
            <w:r w:rsidR="00635F3E" w:rsidRPr="007B5827">
              <w:rPr>
                <w:rStyle w:val="Hyperlink"/>
                <w:rFonts w:asciiTheme="majorHAnsi" w:hAnsiTheme="majorHAnsi" w:cstheme="majorHAnsi"/>
                <w:noProof/>
              </w:rPr>
              <w:t>Discussion &amp; Conclusion</w:t>
            </w:r>
            <w:r w:rsidR="00635F3E">
              <w:rPr>
                <w:noProof/>
                <w:webHidden/>
              </w:rPr>
              <w:tab/>
            </w:r>
            <w:r w:rsidR="00635F3E">
              <w:rPr>
                <w:noProof/>
                <w:webHidden/>
              </w:rPr>
              <w:fldChar w:fldCharType="begin"/>
            </w:r>
            <w:r w:rsidR="00635F3E">
              <w:rPr>
                <w:noProof/>
                <w:webHidden/>
              </w:rPr>
              <w:instrText xml:space="preserve"> PAGEREF _Toc113273238 \h </w:instrText>
            </w:r>
            <w:r w:rsidR="00635F3E">
              <w:rPr>
                <w:noProof/>
                <w:webHidden/>
              </w:rPr>
            </w:r>
            <w:r w:rsidR="00635F3E">
              <w:rPr>
                <w:noProof/>
                <w:webHidden/>
              </w:rPr>
              <w:fldChar w:fldCharType="separate"/>
            </w:r>
            <w:r w:rsidR="00635F3E">
              <w:rPr>
                <w:noProof/>
                <w:webHidden/>
              </w:rPr>
              <w:t>24</w:t>
            </w:r>
            <w:r w:rsidR="00635F3E">
              <w:rPr>
                <w:noProof/>
                <w:webHidden/>
              </w:rPr>
              <w:fldChar w:fldCharType="end"/>
            </w:r>
          </w:hyperlink>
        </w:p>
        <w:p w14:paraId="18050300" w14:textId="242488D9" w:rsidR="00635F3E" w:rsidRDefault="002A65D9">
          <w:pPr>
            <w:pStyle w:val="TOC1"/>
            <w:tabs>
              <w:tab w:val="right" w:leader="dot" w:pos="9350"/>
            </w:tabs>
            <w:rPr>
              <w:rFonts w:cstheme="minorBidi"/>
              <w:b w:val="0"/>
              <w:bCs w:val="0"/>
              <w:i w:val="0"/>
              <w:iCs w:val="0"/>
              <w:noProof/>
            </w:rPr>
          </w:pPr>
          <w:hyperlink w:anchor="_Toc113273239" w:history="1">
            <w:r w:rsidR="00635F3E" w:rsidRPr="007B5827">
              <w:rPr>
                <w:rStyle w:val="Hyperlink"/>
                <w:noProof/>
              </w:rPr>
              <w:t>Works Cited</w:t>
            </w:r>
            <w:r w:rsidR="00635F3E">
              <w:rPr>
                <w:noProof/>
                <w:webHidden/>
              </w:rPr>
              <w:tab/>
            </w:r>
            <w:r w:rsidR="00635F3E">
              <w:rPr>
                <w:noProof/>
                <w:webHidden/>
              </w:rPr>
              <w:fldChar w:fldCharType="begin"/>
            </w:r>
            <w:r w:rsidR="00635F3E">
              <w:rPr>
                <w:noProof/>
                <w:webHidden/>
              </w:rPr>
              <w:instrText xml:space="preserve"> PAGEREF _Toc113273239 \h </w:instrText>
            </w:r>
            <w:r w:rsidR="00635F3E">
              <w:rPr>
                <w:noProof/>
                <w:webHidden/>
              </w:rPr>
            </w:r>
            <w:r w:rsidR="00635F3E">
              <w:rPr>
                <w:noProof/>
                <w:webHidden/>
              </w:rPr>
              <w:fldChar w:fldCharType="separate"/>
            </w:r>
            <w:r w:rsidR="00635F3E">
              <w:rPr>
                <w:noProof/>
                <w:webHidden/>
              </w:rPr>
              <w:t>27</w:t>
            </w:r>
            <w:r w:rsidR="00635F3E">
              <w:rPr>
                <w:noProof/>
                <w:webHidden/>
              </w:rPr>
              <w:fldChar w:fldCharType="end"/>
            </w:r>
          </w:hyperlink>
        </w:p>
        <w:p w14:paraId="1350E66D" w14:textId="2AD7119C" w:rsidR="00635F3E" w:rsidRDefault="002A65D9">
          <w:pPr>
            <w:pStyle w:val="TOC1"/>
            <w:tabs>
              <w:tab w:val="right" w:leader="dot" w:pos="9350"/>
            </w:tabs>
            <w:rPr>
              <w:rFonts w:cstheme="minorBidi"/>
              <w:b w:val="0"/>
              <w:bCs w:val="0"/>
              <w:i w:val="0"/>
              <w:iCs w:val="0"/>
              <w:noProof/>
            </w:rPr>
          </w:pPr>
          <w:hyperlink w:anchor="_Toc113273240" w:history="1">
            <w:r w:rsidR="00635F3E" w:rsidRPr="007B5827">
              <w:rPr>
                <w:rStyle w:val="Hyperlink"/>
                <w:noProof/>
              </w:rPr>
              <w:t>Tables and Figures</w:t>
            </w:r>
            <w:r w:rsidR="00635F3E">
              <w:rPr>
                <w:noProof/>
                <w:webHidden/>
              </w:rPr>
              <w:tab/>
            </w:r>
            <w:r w:rsidR="00635F3E">
              <w:rPr>
                <w:noProof/>
                <w:webHidden/>
              </w:rPr>
              <w:fldChar w:fldCharType="begin"/>
            </w:r>
            <w:r w:rsidR="00635F3E">
              <w:rPr>
                <w:noProof/>
                <w:webHidden/>
              </w:rPr>
              <w:instrText xml:space="preserve"> PAGEREF _Toc113273240 \h </w:instrText>
            </w:r>
            <w:r w:rsidR="00635F3E">
              <w:rPr>
                <w:noProof/>
                <w:webHidden/>
              </w:rPr>
            </w:r>
            <w:r w:rsidR="00635F3E">
              <w:rPr>
                <w:noProof/>
                <w:webHidden/>
              </w:rPr>
              <w:fldChar w:fldCharType="separate"/>
            </w:r>
            <w:r w:rsidR="00635F3E">
              <w:rPr>
                <w:noProof/>
                <w:webHidden/>
              </w:rPr>
              <w:t>35</w:t>
            </w:r>
            <w:r w:rsidR="00635F3E">
              <w:rPr>
                <w:noProof/>
                <w:webHidden/>
              </w:rPr>
              <w:fldChar w:fldCharType="end"/>
            </w:r>
          </w:hyperlink>
        </w:p>
        <w:p w14:paraId="54EEFF92" w14:textId="21A4ABC1" w:rsidR="003903DF" w:rsidRDefault="003903DF" w:rsidP="003903DF">
          <w:pPr>
            <w:rPr>
              <w:b/>
              <w:bCs/>
              <w:noProof/>
            </w:rPr>
          </w:pPr>
          <w:r w:rsidRPr="003B7B17">
            <w:rPr>
              <w:rFonts w:asciiTheme="majorHAnsi" w:hAnsiTheme="majorHAnsi" w:cstheme="majorHAnsi"/>
              <w:b/>
              <w:bCs/>
              <w:noProof/>
              <w:sz w:val="24"/>
              <w:szCs w:val="24"/>
            </w:rPr>
            <w:fldChar w:fldCharType="end"/>
          </w:r>
        </w:p>
      </w:sdtContent>
    </w:sdt>
    <w:p w14:paraId="6EA464C8" w14:textId="0350FB65" w:rsidR="003903DF" w:rsidRDefault="003903DF" w:rsidP="007A1054">
      <w:pPr>
        <w:spacing w:line="480" w:lineRule="auto"/>
        <w:rPr>
          <w:rFonts w:asciiTheme="majorHAnsi" w:hAnsiTheme="majorHAnsi" w:cstheme="majorHAnsi"/>
          <w:sz w:val="24"/>
          <w:szCs w:val="24"/>
        </w:rPr>
      </w:pPr>
      <w:r>
        <w:rPr>
          <w:rFonts w:asciiTheme="majorHAnsi" w:hAnsiTheme="majorHAnsi" w:cstheme="majorHAnsi"/>
          <w:sz w:val="24"/>
          <w:szCs w:val="24"/>
        </w:rPr>
        <w:br w:type="page"/>
      </w:r>
    </w:p>
    <w:p w14:paraId="418E713D" w14:textId="3928B470" w:rsidR="003F5039" w:rsidRPr="003903DF" w:rsidRDefault="000C33D6" w:rsidP="003903DF">
      <w:pPr>
        <w:pStyle w:val="TOCHeading"/>
        <w:tabs>
          <w:tab w:val="left" w:pos="532"/>
        </w:tabs>
        <w:spacing w:line="480" w:lineRule="auto"/>
        <w:outlineLvl w:val="0"/>
      </w:pPr>
      <w:bookmarkStart w:id="8" w:name="_Toc113273219"/>
      <w:r>
        <w:lastRenderedPageBreak/>
        <w:t>Project Background and</w:t>
      </w:r>
      <w:r w:rsidR="003903DF">
        <w:t xml:space="preserve"> Introduction</w:t>
      </w:r>
      <w:bookmarkEnd w:id="8"/>
    </w:p>
    <w:p w14:paraId="332E5E6F" w14:textId="2E2048DD" w:rsidR="003F5039" w:rsidRPr="00173AE9" w:rsidRDefault="002C69E3" w:rsidP="003F5039">
      <w:pPr>
        <w:pStyle w:val="Header"/>
        <w:spacing w:line="480" w:lineRule="auto"/>
        <w:outlineLvl w:val="1"/>
        <w:rPr>
          <w:rFonts w:asciiTheme="majorHAnsi" w:hAnsiTheme="majorHAnsi" w:cstheme="majorHAnsi"/>
        </w:rPr>
      </w:pPr>
      <w:bookmarkStart w:id="9" w:name="_Toc113123180"/>
      <w:bookmarkStart w:id="10" w:name="_Toc113273220"/>
      <w:r>
        <w:rPr>
          <w:rFonts w:asciiTheme="majorHAnsi" w:hAnsiTheme="majorHAnsi" w:cstheme="majorHAnsi"/>
        </w:rPr>
        <w:t>D</w:t>
      </w:r>
      <w:r w:rsidR="003F5039" w:rsidRPr="00173AE9">
        <w:rPr>
          <w:rFonts w:asciiTheme="majorHAnsi" w:hAnsiTheme="majorHAnsi" w:cstheme="majorHAnsi"/>
        </w:rPr>
        <w:t>elta smelt</w:t>
      </w:r>
      <w:bookmarkEnd w:id="9"/>
      <w:r w:rsidR="00DE4254" w:rsidRPr="00173AE9">
        <w:rPr>
          <w:rFonts w:asciiTheme="majorHAnsi" w:hAnsiTheme="majorHAnsi" w:cstheme="majorHAnsi"/>
        </w:rPr>
        <w:t xml:space="preserve"> &amp; the S</w:t>
      </w:r>
      <w:r>
        <w:rPr>
          <w:rFonts w:asciiTheme="majorHAnsi" w:hAnsiTheme="majorHAnsi" w:cstheme="majorHAnsi"/>
        </w:rPr>
        <w:t xml:space="preserve">an </w:t>
      </w:r>
      <w:r w:rsidR="00DE4254" w:rsidRPr="00173AE9">
        <w:rPr>
          <w:rFonts w:asciiTheme="majorHAnsi" w:hAnsiTheme="majorHAnsi" w:cstheme="majorHAnsi"/>
        </w:rPr>
        <w:t>F</w:t>
      </w:r>
      <w:r>
        <w:rPr>
          <w:rFonts w:asciiTheme="majorHAnsi" w:hAnsiTheme="majorHAnsi" w:cstheme="majorHAnsi"/>
        </w:rPr>
        <w:t xml:space="preserve">rancisco </w:t>
      </w:r>
      <w:r w:rsidR="00DE4254" w:rsidRPr="00173AE9">
        <w:rPr>
          <w:rFonts w:asciiTheme="majorHAnsi" w:hAnsiTheme="majorHAnsi" w:cstheme="majorHAnsi"/>
        </w:rPr>
        <w:t>E</w:t>
      </w:r>
      <w:bookmarkEnd w:id="10"/>
      <w:r>
        <w:rPr>
          <w:rFonts w:asciiTheme="majorHAnsi" w:hAnsiTheme="majorHAnsi" w:cstheme="majorHAnsi"/>
        </w:rPr>
        <w:t>stuary</w:t>
      </w:r>
    </w:p>
    <w:p w14:paraId="6F00716F" w14:textId="0FCD47B4" w:rsidR="007A1054" w:rsidRDefault="007A1054" w:rsidP="007A1054">
      <w:pPr>
        <w:spacing w:line="480" w:lineRule="auto"/>
        <w:rPr>
          <w:rFonts w:asciiTheme="majorHAnsi" w:hAnsiTheme="majorHAnsi" w:cstheme="majorHAnsi"/>
          <w:sz w:val="24"/>
          <w:szCs w:val="24"/>
          <w:lang w:val="en"/>
        </w:rPr>
      </w:pPr>
      <w:r w:rsidRPr="00382793">
        <w:rPr>
          <w:rFonts w:asciiTheme="majorHAnsi" w:hAnsiTheme="majorHAnsi" w:cstheme="majorHAnsi"/>
          <w:sz w:val="24"/>
          <w:szCs w:val="24"/>
          <w:lang w:val="en"/>
        </w:rPr>
        <w:t xml:space="preserve">The </w:t>
      </w:r>
      <w:r w:rsidR="002C69E3">
        <w:rPr>
          <w:rFonts w:asciiTheme="majorHAnsi" w:hAnsiTheme="majorHAnsi" w:cstheme="majorHAnsi"/>
          <w:sz w:val="24"/>
          <w:szCs w:val="24"/>
          <w:lang w:val="en"/>
        </w:rPr>
        <w:t>San Francisco Estuary (</w:t>
      </w:r>
      <w:r w:rsidRPr="00382793">
        <w:rPr>
          <w:rFonts w:asciiTheme="majorHAnsi" w:hAnsiTheme="majorHAnsi" w:cstheme="majorHAnsi"/>
          <w:sz w:val="24"/>
          <w:szCs w:val="24"/>
          <w:lang w:val="en"/>
        </w:rPr>
        <w:t>SFE</w:t>
      </w:r>
      <w:r w:rsidR="002C69E3">
        <w:rPr>
          <w:rFonts w:asciiTheme="majorHAnsi" w:hAnsiTheme="majorHAnsi" w:cstheme="majorHAnsi"/>
          <w:sz w:val="24"/>
          <w:szCs w:val="24"/>
          <w:lang w:val="en"/>
        </w:rPr>
        <w:t>)</w:t>
      </w:r>
      <w:r w:rsidRPr="00382793">
        <w:rPr>
          <w:rFonts w:asciiTheme="majorHAnsi" w:hAnsiTheme="majorHAnsi" w:cstheme="majorHAnsi"/>
          <w:sz w:val="24"/>
          <w:szCs w:val="24"/>
          <w:lang w:val="en"/>
        </w:rPr>
        <w:t xml:space="preserve"> is a dynamic ecosystem encompassing 1,000 square miles of open water and wetlands in Northern California. </w:t>
      </w:r>
      <w:commentRangeStart w:id="11"/>
      <w:r w:rsidRPr="00382793">
        <w:rPr>
          <w:rFonts w:asciiTheme="majorHAnsi" w:hAnsiTheme="majorHAnsi" w:cstheme="majorHAnsi"/>
          <w:sz w:val="24"/>
          <w:szCs w:val="24"/>
          <w:lang w:val="en"/>
        </w:rPr>
        <w:t xml:space="preserve">Since the area became the primary distribution </w:t>
      </w:r>
      <w:commentRangeEnd w:id="11"/>
      <w:r w:rsidR="002C69E3">
        <w:rPr>
          <w:rStyle w:val="CommentReference"/>
        </w:rPr>
        <w:commentReference w:id="11"/>
      </w:r>
      <w:r w:rsidRPr="00382793">
        <w:rPr>
          <w:rFonts w:asciiTheme="majorHAnsi" w:hAnsiTheme="majorHAnsi" w:cstheme="majorHAnsi"/>
          <w:sz w:val="24"/>
          <w:szCs w:val="24"/>
          <w:lang w:val="en"/>
        </w:rPr>
        <w:t xml:space="preserve">hub of California’s water supply in the 1960’s, the composition of </w:t>
      </w:r>
      <w:r w:rsidR="002C69E3">
        <w:rPr>
          <w:rFonts w:asciiTheme="majorHAnsi" w:hAnsiTheme="majorHAnsi" w:cstheme="majorHAnsi"/>
          <w:sz w:val="24"/>
          <w:szCs w:val="24"/>
          <w:lang w:val="en"/>
        </w:rPr>
        <w:t xml:space="preserve">the </w:t>
      </w:r>
      <w:r w:rsidRPr="00382793">
        <w:rPr>
          <w:rFonts w:asciiTheme="majorHAnsi" w:hAnsiTheme="majorHAnsi" w:cstheme="majorHAnsi"/>
          <w:sz w:val="24"/>
          <w:szCs w:val="24"/>
          <w:lang w:val="en"/>
        </w:rPr>
        <w:t>SFE has been heavily altered by anthropogenic activity. Agriculture, water delivery, shipping, and urban development have spurred changes in the way water is distributed throughout the estuarine environment. State and federal agencies routinely monitor the relative abundance of fish in the SFE with initiatives like the California Department of Fish and Wildlife (CDFW) Fall Midwater Trawl Survey which began in 1967. Similar to many other estuarine ecosystems throughout the globe</w:t>
      </w:r>
      <w:r w:rsidR="00430654">
        <w:rPr>
          <w:rFonts w:asciiTheme="majorHAnsi" w:hAnsiTheme="majorHAnsi" w:cstheme="majorHAnsi"/>
          <w:sz w:val="24"/>
          <w:szCs w:val="24"/>
          <w:lang w:val="en"/>
        </w:rPr>
        <w:t xml:space="preserve"> </w:t>
      </w:r>
      <w:r w:rsidRPr="00382793">
        <w:rPr>
          <w:rFonts w:asciiTheme="majorHAnsi" w:hAnsiTheme="majorHAnsi" w:cstheme="majorHAnsi"/>
          <w:sz w:val="24"/>
          <w:szCs w:val="24"/>
          <w:lang w:val="en"/>
        </w:rPr>
        <w:fldChar w:fldCharType="begin"/>
      </w:r>
      <w:r w:rsidR="00D86949">
        <w:rPr>
          <w:rFonts w:asciiTheme="majorHAnsi" w:hAnsiTheme="majorHAnsi" w:cstheme="majorHAnsi"/>
          <w:sz w:val="24"/>
          <w:szCs w:val="24"/>
          <w:lang w:val="en"/>
        </w:rPr>
        <w:instrText xml:space="preserve"> ADDIN ZOTERO_ITEM CSL_CITATION {"citationID":"XjMAUsXJ","properties":{"formattedCitation":"(Belarmino et al., 2021; Cottingham et al., n.d.; James et al., 2018)","plainCitation":"(Belarmino et al., 2021; Cottingham et al., n.d.; James et al., 2018)","noteIndex":0},"citationItems":[{"id":595,"uris":["http://zotero.org/users/local/3tku6QP0/items/XJZETVGQ"],"itemData":{"id":595,"type":"article-journal","abstract":"El Niño events and their climatic effects vary markedly in intensity due to several factors related to oceanographic and atmospheric conditions in the Pacific equatorial ocean. As a result of fluctuations in the climate system, rainfall and temperature deviate from average conditions which causes severe biological, economic and social impacts worldwide. In this study, long-term (23 years) standardized monthly sampling of Brazilian silverside, Atherinella brasiliensis, resident fish that inhabits the shallow waters of a subtropical estuary, was performed to investigate the temporal variability in its abundance and relationship with local and regional environmental factors associated with El Niño events and temporal changes in seagrass meadows biomass. We investigated the following hypotheses: (i) A. brasiliensis abundance has presented a long-term decreasing trend, (ii) El Niño events with higher intensities are related to a higher decrease in the species abundance in the estuary and (iii) the decline in A. brasiliensis abundance is influenced by reduction of seagrass meadows, which serve as attachment sites for developing embryos of this species. Time series analysis revealed a statistically significant decrease in the abundance of A. brasiliensis, which was characterized by marked decline between 1996 and 2004 followed by a relative stability between 2005 and 2019. Generalized linear mixed models (GLMM) showed that its abundance decreased during high rainfall and lower salinity conditions associated with moderate and very strong El Niño events, but not during neutral and weak events. An additional GLMM also revealed significant effects of seagrass biomass on the fish abundance. In fact, years with marked decline in the fish abundance coincided with lower or absence of seagrass biomass in the estuary, especially between 1997 and 2005. Hence, negative climatic impacts on A. brasiliensis abundance may have been intensified by synergistic effects caused by periods of reduction in seagrass meadows. These findings raise concerns for conservation, especially when we consider that the studied species is ubiquitous in southwestern Atlantic estuaries and that climate disturbances such as El Niño are expected to become more frequent in the future due to rising ocean temperatures driven by global warming.","container-title":"Estuarine, Coastal and Shelf Science","DOI":"https://doi.org/10.1016/j.ecss.2021.107565","ISSN":"0272-7714","page":"107565","title":"Long-term trends in the abundance of an estuarine fish and relationships with El Niño climatic impacts and seagrass meadows reduction","volume":"261","author":[{"family":"Belarmino","given":"Erika"},{"family":"Nóbrega","given":"Marcelo Francisco","dropping-particle":"de"},{"family":"Grimm","given":"Alice Marlene"},{"family":"Copertino","given":"Margareth da Silva"},{"family":"Vieira","given":"João Paes"},{"family":"Garcia","given":"Alexandre Miranda"}],"issued":{"date-parts":[["2021"]]}}},{"id":598,"uris":["http://zotero.org/users/local/3tku6QP0/items/88C78XS6"],"itemData":{"id":598,"type":"article-journal","abstract":"Marine fishes in the intermittently open East Kleinemonde Estuary, South Africa, were sampled using seine nets over a twenty year period between 1994 and 2014. This dataset was analysed after 11 years (1994–2005), and represented one of the few medium-term studies of fish communities in an intermittently open estuary. A further nine years of sampling (2006–2014) allowed us to revisit the fish community and to gauge if 20 years of data provides more insight into long-term trends in the fish community. The overall species abundance follows a cyclical pattern with two to three years of low abundance and two to three years of high abundance. This pattern broke down in the last five years of the study, with a decline in species richness and consistently low catches of almost all marine species recorded. This may have been as a result of a reduction in the area of submerged macrophytes in the estuary, as well as an increase in the frequency of mouth opening and subsequent decrease in available water area.","container-title":"Estuarine, Coastal and Shelf Science","DOI":"https://doi.org/10.1016/j.ecss.2018.09.010","ISSN":"0272-7714","page":"64-71","title":"The marine fish assemblage of the East Kleinemonde Estuary over 20 years: Declining abundance and nursery function?","volume":"214","author":[{"family":"James","given":"Nicola C."},{"family":"Cowley","given":"Paul D."},{"family":"Whitfield","given":"Alan K."}],"issued":{"date-parts":[["2018"]]}}},{"id":597,"uris":["http://zotero.org/users/local/3tku6QP0/items/YJTN7AS4"],"itemData":{"id":597,"type":"article-journal","language":"en","page":"20","source":"Zotero","title":"Growth, condition, and maturity schedules of an estuarine fish species change in estuaries following increased hypoxia due to climate change","author":[{"family":"Cottingham","given":"Alan"},{"family":"Huang","given":"Peisheng"},{"family":"Hipsey","given":"Matthew R"},{"family":"Hall","given":"Norman G"},{"family":"Ashworth","given":"Eloise"},{"family":"Williams","given":"Joel"},{"family":"Potter","given":"Ian C"}]}}],"schema":"https://github.com/citation-style-language/schema/raw/master/csl-citation.json"} </w:instrText>
      </w:r>
      <w:r w:rsidRPr="00382793">
        <w:rPr>
          <w:rFonts w:asciiTheme="majorHAnsi" w:hAnsiTheme="majorHAnsi" w:cstheme="majorHAnsi"/>
          <w:sz w:val="24"/>
          <w:szCs w:val="24"/>
          <w:lang w:val="en"/>
        </w:rPr>
        <w:fldChar w:fldCharType="separate"/>
      </w:r>
      <w:r w:rsidR="00D86949">
        <w:rPr>
          <w:rFonts w:asciiTheme="majorHAnsi" w:hAnsiTheme="majorHAnsi" w:cstheme="majorHAnsi"/>
          <w:sz w:val="24"/>
          <w:szCs w:val="24"/>
        </w:rPr>
        <w:t>(Belarmino et al., 2021; Cottingham et al., n.d.; James et al., 2018)</w:t>
      </w:r>
      <w:r w:rsidRPr="00382793">
        <w:rPr>
          <w:rFonts w:asciiTheme="majorHAnsi" w:hAnsiTheme="majorHAnsi" w:cstheme="majorHAnsi"/>
          <w:sz w:val="24"/>
          <w:szCs w:val="24"/>
          <w:lang w:val="en"/>
        </w:rPr>
        <w:fldChar w:fldCharType="end"/>
      </w:r>
      <w:r w:rsidRPr="00382793">
        <w:rPr>
          <w:rFonts w:asciiTheme="majorHAnsi" w:hAnsiTheme="majorHAnsi" w:cstheme="majorHAnsi"/>
          <w:sz w:val="24"/>
          <w:szCs w:val="24"/>
          <w:lang w:val="en"/>
        </w:rPr>
        <w:t xml:space="preserve">, within the SFE many </w:t>
      </w:r>
      <w:commentRangeStart w:id="12"/>
      <w:r w:rsidRPr="00382793">
        <w:rPr>
          <w:rFonts w:asciiTheme="majorHAnsi" w:hAnsiTheme="majorHAnsi" w:cstheme="majorHAnsi"/>
          <w:sz w:val="24"/>
          <w:szCs w:val="24"/>
          <w:lang w:val="en"/>
        </w:rPr>
        <w:t xml:space="preserve">once abundant endemic pelagic </w:t>
      </w:r>
      <w:commentRangeEnd w:id="12"/>
      <w:r w:rsidR="00291495">
        <w:rPr>
          <w:rStyle w:val="CommentReference"/>
        </w:rPr>
        <w:commentReference w:id="12"/>
      </w:r>
      <w:r w:rsidRPr="00382793">
        <w:rPr>
          <w:rFonts w:asciiTheme="majorHAnsi" w:hAnsiTheme="majorHAnsi" w:cstheme="majorHAnsi"/>
          <w:sz w:val="24"/>
          <w:szCs w:val="24"/>
          <w:lang w:val="en"/>
        </w:rPr>
        <w:t>fishes, such as delta smelt, have undergone broad declines in population size</w:t>
      </w:r>
      <w:r w:rsidR="00430654">
        <w:rPr>
          <w:rFonts w:asciiTheme="majorHAnsi" w:hAnsiTheme="majorHAnsi" w:cstheme="majorHAnsi"/>
          <w:sz w:val="24"/>
          <w:szCs w:val="24"/>
          <w:lang w:val="en"/>
        </w:rPr>
        <w:t xml:space="preserve"> </w:t>
      </w:r>
      <w:r w:rsidRPr="00382793">
        <w:rPr>
          <w:rFonts w:asciiTheme="majorHAnsi" w:hAnsiTheme="majorHAnsi" w:cstheme="majorHAnsi"/>
          <w:sz w:val="24"/>
          <w:szCs w:val="24"/>
          <w:lang w:val="en"/>
        </w:rPr>
        <w:fldChar w:fldCharType="begin" w:fldLock="1"/>
      </w:r>
      <w:r w:rsidR="00D86949">
        <w:rPr>
          <w:rFonts w:asciiTheme="majorHAnsi" w:hAnsiTheme="majorHAnsi" w:cstheme="majorHAnsi"/>
          <w:sz w:val="24"/>
          <w:szCs w:val="24"/>
          <w:lang w:val="en"/>
        </w:rPr>
        <w:instrText xml:space="preserve"> ADDIN ZOTERO_ITEM CSL_CITATION {"citationID":"uGS1u3ae","properties":{"formattedCitation":"(Moyle, 2002; Moyle et al., 2018)","plainCitation":"(Moyle, 2002; Moyle et al., 2018)","noteIndex":0},"citationItems":[{"id":"m5bjFnHH/d9jQAi3S","uris":["http://www.mendeley.com/documents/?uuid=8a207c06-c2f2-478e-9d4c-46bac4bc2a70"],"itemData":{"author":[{"dropping-particle":"","family":"Moyle","given":"Peter B.","non-dropping-particle":"","parse-names":false,"suffix":""}],"edition":"2nd","id":"ITEM-1","issued":{"date-parts":[["2002"]]},"publisher":"University of California Press","publisher-place":"Berkeley, CA","title":"Inland Fishes of California","type":"book"}},{"id":348,"uris":["http://zotero.org/users/local/3tku6QP0/items/ZY2S8J57"],"itemData":{"id":348,"type":"article-journal","container-title":"Fisheries","DOI":"10.1002/fsh.10014","issue":"1","page":"42-50","title":"Delta Smelt and Water Politics in California","volume":"43","author":[{"family":"Moyle","given":"Peter B."},{"family":"Hobbs","given":"James A."},{"family":"Durand","given":"John R."}],"issued":{"date-parts":[["2018"]]}}}],"schema":"https://github.com/citation-style-language/schema/raw/master/csl-citation.json"} </w:instrText>
      </w:r>
      <w:r w:rsidRPr="00382793">
        <w:rPr>
          <w:rFonts w:asciiTheme="majorHAnsi" w:hAnsiTheme="majorHAnsi" w:cstheme="majorHAnsi"/>
          <w:sz w:val="24"/>
          <w:szCs w:val="24"/>
          <w:lang w:val="en"/>
        </w:rPr>
        <w:fldChar w:fldCharType="separate"/>
      </w:r>
      <w:r w:rsidR="00D86949">
        <w:rPr>
          <w:rFonts w:asciiTheme="majorHAnsi" w:hAnsiTheme="majorHAnsi" w:cstheme="majorHAnsi"/>
          <w:sz w:val="24"/>
          <w:szCs w:val="24"/>
        </w:rPr>
        <w:t>(Moyle, 2002; Moyle et al., 2018)</w:t>
      </w:r>
      <w:r w:rsidRPr="00382793">
        <w:rPr>
          <w:rFonts w:asciiTheme="majorHAnsi" w:hAnsiTheme="majorHAnsi" w:cstheme="majorHAnsi"/>
          <w:sz w:val="24"/>
          <w:szCs w:val="24"/>
        </w:rPr>
        <w:fldChar w:fldCharType="end"/>
      </w:r>
      <w:r w:rsidRPr="00382793">
        <w:rPr>
          <w:rFonts w:asciiTheme="majorHAnsi" w:hAnsiTheme="majorHAnsi" w:cstheme="majorHAnsi"/>
          <w:sz w:val="24"/>
          <w:szCs w:val="24"/>
        </w:rPr>
        <w:t>.</w:t>
      </w:r>
      <w:r w:rsidRPr="00382793">
        <w:rPr>
          <w:rFonts w:asciiTheme="majorHAnsi" w:hAnsiTheme="majorHAnsi" w:cstheme="majorHAnsi"/>
          <w:sz w:val="24"/>
          <w:szCs w:val="24"/>
          <w:lang w:val="en"/>
        </w:rPr>
        <w:t xml:space="preserve"> </w:t>
      </w:r>
    </w:p>
    <w:p w14:paraId="286C2D79" w14:textId="77777777" w:rsidR="00173AE9" w:rsidRPr="00382793" w:rsidRDefault="00173AE9" w:rsidP="007A1054">
      <w:pPr>
        <w:spacing w:line="480" w:lineRule="auto"/>
        <w:rPr>
          <w:rFonts w:asciiTheme="majorHAnsi" w:hAnsiTheme="majorHAnsi" w:cstheme="majorHAnsi"/>
          <w:sz w:val="24"/>
          <w:szCs w:val="24"/>
          <w:lang w:val="en"/>
        </w:rPr>
      </w:pPr>
    </w:p>
    <w:p w14:paraId="14E9A670" w14:textId="5950D454" w:rsidR="003F5039" w:rsidRDefault="007A1054" w:rsidP="007A1054">
      <w:pPr>
        <w:spacing w:line="480" w:lineRule="auto"/>
        <w:rPr>
          <w:rFonts w:asciiTheme="majorHAnsi" w:hAnsiTheme="majorHAnsi" w:cstheme="majorHAnsi"/>
          <w:sz w:val="24"/>
          <w:szCs w:val="24"/>
          <w:lang w:val="en"/>
        </w:rPr>
      </w:pPr>
      <w:r w:rsidRPr="00382793">
        <w:rPr>
          <w:rFonts w:asciiTheme="majorHAnsi" w:hAnsiTheme="majorHAnsi" w:cstheme="majorHAnsi"/>
          <w:sz w:val="24"/>
          <w:szCs w:val="24"/>
          <w:lang w:val="en"/>
        </w:rPr>
        <w:t xml:space="preserve">Delta smelt are a small (6 </w:t>
      </w:r>
      <w:r w:rsidR="00291495">
        <w:rPr>
          <w:rFonts w:asciiTheme="majorHAnsi" w:hAnsiTheme="majorHAnsi" w:cstheme="majorHAnsi"/>
          <w:sz w:val="24"/>
          <w:szCs w:val="24"/>
          <w:lang w:val="en"/>
        </w:rPr>
        <w:t>–</w:t>
      </w:r>
      <w:r w:rsidRPr="00382793">
        <w:rPr>
          <w:rFonts w:asciiTheme="majorHAnsi" w:hAnsiTheme="majorHAnsi" w:cstheme="majorHAnsi"/>
          <w:sz w:val="24"/>
          <w:szCs w:val="24"/>
          <w:lang w:val="en"/>
        </w:rPr>
        <w:t xml:space="preserve"> 9</w:t>
      </w:r>
      <w:r w:rsidR="00291495">
        <w:rPr>
          <w:rFonts w:asciiTheme="majorHAnsi" w:hAnsiTheme="majorHAnsi" w:cstheme="majorHAnsi"/>
          <w:sz w:val="24"/>
          <w:szCs w:val="24"/>
          <w:lang w:val="en"/>
        </w:rPr>
        <w:t xml:space="preserve"> </w:t>
      </w:r>
      <w:r w:rsidRPr="00382793">
        <w:rPr>
          <w:rFonts w:asciiTheme="majorHAnsi" w:hAnsiTheme="majorHAnsi" w:cstheme="majorHAnsi"/>
          <w:sz w:val="24"/>
          <w:szCs w:val="24"/>
          <w:lang w:val="en"/>
        </w:rPr>
        <w:t>cm), translucent, semi-anadromous species that migrates between fresh and saline water and reproduces annually</w:t>
      </w:r>
      <w:r w:rsidR="00430654">
        <w:rPr>
          <w:rFonts w:asciiTheme="majorHAnsi" w:hAnsiTheme="majorHAnsi" w:cstheme="majorHAnsi"/>
          <w:sz w:val="24"/>
          <w:szCs w:val="24"/>
          <w:lang w:val="en"/>
        </w:rPr>
        <w:t xml:space="preserve"> </w:t>
      </w:r>
      <w:r w:rsidRPr="00382793">
        <w:rPr>
          <w:rFonts w:asciiTheme="majorHAnsi" w:hAnsiTheme="majorHAnsi" w:cstheme="majorHAnsi"/>
          <w:sz w:val="24"/>
          <w:szCs w:val="24"/>
          <w:lang w:val="en"/>
        </w:rPr>
        <w:fldChar w:fldCharType="begin" w:fldLock="1"/>
      </w:r>
      <w:r w:rsidR="00D86949">
        <w:rPr>
          <w:rFonts w:asciiTheme="majorHAnsi" w:hAnsiTheme="majorHAnsi" w:cstheme="majorHAnsi"/>
          <w:sz w:val="24"/>
          <w:szCs w:val="24"/>
          <w:lang w:val="en"/>
        </w:rPr>
        <w:instrText xml:space="preserve"> ADDIN ZOTERO_ITEM CSL_CITATION {"citationID":"Ge3dmnPV","properties":{"formattedCitation":"(Sommer et al., 2011)","plainCitation":"(Sommer et al., 2011)","noteIndex":0},"citationItems":[{"id":"m5bjFnHH/X39yz5zk","uris":["http://www.mendeley.com/documents/?uuid=7cfa2080-1e46-41fc-a267-2405108047c2"],"itemData":{"author":[{"dropping-particle":"","family":"Sommer","given":"Ted","non-dropping-particle":"","parse-names":false,"suffix":""},{"dropping-particle":"","family":"Mejia","given":"Francine","non-dropping-particle":"","parse-names":false,"suffix":""},{"dropping-particle":"","family":"Nobriga","given":"Matt","non-dropping-particle":"","parse-names":false,"suffix":""},{"dropping-particle":"","family":"Feyrer","given":"Fred","non-dropping-particle":"","parse-names":false,"suffix":""},{"dropping-particle":"","family":"Grimaldo","given":"Lenny","non-dropping-particle":"","parse-names":false,"suffix":""}],"container-title":"San Francisco Estuary and Watershed Science","id":"ITEM-1","issue":"2","issued":{"date-parts":[["2011"]]},"page":"1-44","title":"The Spawning Migration of Delta Smelt in the Upper San Francisco Estuary","type":"article-journal","volume":"9"}}],"schema":"https://github.com/citation-style-language/schema/raw/master/csl-citation.json"} </w:instrText>
      </w:r>
      <w:r w:rsidRPr="00382793">
        <w:rPr>
          <w:rFonts w:asciiTheme="majorHAnsi" w:hAnsiTheme="majorHAnsi" w:cstheme="majorHAnsi"/>
          <w:sz w:val="24"/>
          <w:szCs w:val="24"/>
          <w:lang w:val="en"/>
        </w:rPr>
        <w:fldChar w:fldCharType="separate"/>
      </w:r>
      <w:r w:rsidR="00D86949">
        <w:rPr>
          <w:rFonts w:ascii="Calibri Light" w:hAnsiTheme="majorHAnsi" w:cs="Calibri Light"/>
          <w:sz w:val="24"/>
        </w:rPr>
        <w:t>(Sommer et al., 2011)</w:t>
      </w:r>
      <w:r w:rsidRPr="00382793">
        <w:rPr>
          <w:rFonts w:asciiTheme="majorHAnsi" w:hAnsiTheme="majorHAnsi" w:cstheme="majorHAnsi"/>
          <w:sz w:val="24"/>
          <w:szCs w:val="24"/>
        </w:rPr>
        <w:fldChar w:fldCharType="end"/>
      </w:r>
      <w:r w:rsidRPr="00382793">
        <w:rPr>
          <w:rFonts w:asciiTheme="majorHAnsi" w:hAnsiTheme="majorHAnsi" w:cstheme="majorHAnsi"/>
          <w:sz w:val="24"/>
          <w:szCs w:val="24"/>
        </w:rPr>
        <w:t>.</w:t>
      </w:r>
      <w:r w:rsidRPr="00382793">
        <w:rPr>
          <w:rFonts w:asciiTheme="majorHAnsi" w:hAnsiTheme="majorHAnsi" w:cstheme="majorHAnsi"/>
          <w:sz w:val="24"/>
          <w:szCs w:val="24"/>
          <w:lang w:val="en"/>
        </w:rPr>
        <w:t xml:space="preserve"> Delta smelt are part of the </w:t>
      </w:r>
      <w:proofErr w:type="spellStart"/>
      <w:r w:rsidRPr="00382793">
        <w:rPr>
          <w:rFonts w:asciiTheme="majorHAnsi" w:hAnsiTheme="majorHAnsi" w:cstheme="majorHAnsi"/>
          <w:sz w:val="24"/>
          <w:szCs w:val="24"/>
          <w:lang w:val="en"/>
        </w:rPr>
        <w:t>Osmeridae</w:t>
      </w:r>
      <w:proofErr w:type="spellEnd"/>
      <w:r w:rsidRPr="00382793">
        <w:rPr>
          <w:rFonts w:asciiTheme="majorHAnsi" w:hAnsiTheme="majorHAnsi" w:cstheme="majorHAnsi"/>
          <w:sz w:val="24"/>
          <w:szCs w:val="24"/>
          <w:lang w:val="en"/>
        </w:rPr>
        <w:t xml:space="preserve"> family which represent</w:t>
      </w:r>
      <w:r w:rsidR="00291495">
        <w:rPr>
          <w:rFonts w:asciiTheme="majorHAnsi" w:hAnsiTheme="majorHAnsi" w:cstheme="majorHAnsi"/>
          <w:sz w:val="24"/>
          <w:szCs w:val="24"/>
          <w:lang w:val="en"/>
        </w:rPr>
        <w:t>s</w:t>
      </w:r>
      <w:r w:rsidRPr="00382793">
        <w:rPr>
          <w:rFonts w:asciiTheme="majorHAnsi" w:hAnsiTheme="majorHAnsi" w:cstheme="majorHAnsi"/>
          <w:sz w:val="24"/>
          <w:szCs w:val="24"/>
          <w:lang w:val="en"/>
        </w:rPr>
        <w:t xml:space="preserve"> a</w:t>
      </w:r>
      <w:r w:rsidR="009C0C92">
        <w:rPr>
          <w:rFonts w:asciiTheme="majorHAnsi" w:hAnsiTheme="majorHAnsi" w:cstheme="majorHAnsi"/>
          <w:sz w:val="24"/>
          <w:szCs w:val="24"/>
          <w:lang w:val="en"/>
        </w:rPr>
        <w:t>n</w:t>
      </w:r>
      <w:r w:rsidRPr="00382793">
        <w:rPr>
          <w:rFonts w:asciiTheme="majorHAnsi" w:hAnsiTheme="majorHAnsi" w:cstheme="majorHAnsi"/>
          <w:sz w:val="24"/>
          <w:szCs w:val="24"/>
          <w:lang w:val="en"/>
        </w:rPr>
        <w:t xml:space="preserve"> </w:t>
      </w:r>
      <w:r w:rsidR="009C0C92">
        <w:rPr>
          <w:rFonts w:asciiTheme="majorHAnsi" w:hAnsiTheme="majorHAnsi" w:cstheme="majorHAnsi"/>
          <w:sz w:val="24"/>
          <w:szCs w:val="24"/>
          <w:lang w:val="en"/>
        </w:rPr>
        <w:t>abundant</w:t>
      </w:r>
      <w:r w:rsidRPr="00382793">
        <w:rPr>
          <w:rFonts w:asciiTheme="majorHAnsi" w:hAnsiTheme="majorHAnsi" w:cstheme="majorHAnsi"/>
          <w:sz w:val="24"/>
          <w:szCs w:val="24"/>
          <w:lang w:val="en"/>
        </w:rPr>
        <w:t xml:space="preserve"> food source for human consumption in Japan, Europe, and North America, and have experienced declining populations worldwide</w:t>
      </w:r>
      <w:r w:rsidR="00430654">
        <w:rPr>
          <w:rFonts w:asciiTheme="majorHAnsi" w:hAnsiTheme="majorHAnsi" w:cstheme="majorHAnsi"/>
          <w:sz w:val="24"/>
          <w:szCs w:val="24"/>
          <w:lang w:val="en"/>
        </w:rPr>
        <w:t xml:space="preserve"> </w:t>
      </w:r>
      <w:r w:rsidRPr="00382793">
        <w:rPr>
          <w:rFonts w:asciiTheme="majorHAnsi" w:hAnsiTheme="majorHAnsi" w:cstheme="majorHAnsi"/>
          <w:sz w:val="24"/>
          <w:szCs w:val="24"/>
          <w:lang w:val="en"/>
        </w:rPr>
        <w:fldChar w:fldCharType="begin" w:fldLock="1"/>
      </w:r>
      <w:r w:rsidR="00D86949">
        <w:rPr>
          <w:rFonts w:asciiTheme="majorHAnsi" w:hAnsiTheme="majorHAnsi" w:cstheme="majorHAnsi"/>
          <w:sz w:val="24"/>
          <w:szCs w:val="24"/>
          <w:lang w:val="en"/>
        </w:rPr>
        <w:instrText xml:space="preserve"> ADDIN ZOTERO_ITEM CSL_CITATION {"citationID":"41pphoJk","properties":{"formattedCitation":"(McAllister, 1963; Moyle, Peter B., Brown, Larry R., Durand, John R., Hobbs, 2016; Rosenfield &amp; Baxter, 2007)","plainCitation":"(McAllister, 1963; Moyle, Peter B., Brown, Larry R., Durand, John R., Hobbs, 2016; Rosenfield &amp; Baxter, 2007)","noteIndex":0},"citationItems":[{"id":"m5bjFnHH/WjMjcuCy","uris":["http://www.mendeley.com/documents/?uuid=154a621a-a2e3-443b-849e-2593b42c5c2d"],"itemData":{"author":[{"dropping-particle":"","family":"McAllister","given":"D. E.","non-dropping-particle":"","parse-names":false,"suffix":""}],"id":"ITEM-1","issued":{"date-parts":[["1963"]]},"number-of-pages":"53","publisher":"National Museum of Canada, Biological Series 191","title":"Revision of the smelt family, Osmeridae.","type":"book"}},{"id":"m5bjFnHH/XYE9NrGY","uris":["http://www.mendeley.com/documents/?uuid=ff1406d1-77ea-4ab5-a57b-d2db2ba74817"],"itemData":{"abstract":"This paper reviews what has been learned about Delta Smelt and its status since the publication of The State of Bay-Delta Science, 2008 (Healey et al. 2008). The Delta Smelt is endemic to the upper San Francisco Estuary. Much of its historic habitat is no longer available and remaining habitat is increasingly unable to sustain the population. As a listed species living in the central node of California’s water supply system, Delta Smelt has been the focus of a large research effort to understand causes of decline and identify ways to recover the species. Since 2008, a remarkable record of innovative research on Delta Smelt has been achieved, which is summarized here. Unfortunately, research has not prevented the smelt’s continued decline, which is the result of multiple, interacting factors. A major driver of decline is change to the Delta ecosystem from water exports, resulting in reduced outflows and high levels of entrainment in the large pumps of the South Delta. Invasions of alien species, encouraged by environmental change, have also played a contributing role in the decline. Severe drought effects have pushed Delta Smelt to record low levels in 2014–2015. The rapid decline of the species and failure of recovery efforts demonstrate an inability to manage the Delta for the “co-equal goals” of maintaining a healthy ecosystem and providing a reliable water supply for Californians. Diverse and substantial management actions are needed to preserve Delta Smelt. KEY","author":[{"dropping-particle":"","family":"Moyle, Peter B., Brown, Larry R., Durand, John R., Hobbs","given":"James A.","non-dropping-particle":"","parse-names":false,"suffix":""}],"container-title":"San Francisco Estuary and Watershed Science","id":"ITEM-2","issue":"2","issued":{"date-parts":[["2016"]]},"page":"1-40","title":"Delta Smelt: LIfe History and Decline of a Once-Adundant Species in the San Francisco Estuary","type":"article-journal","volume":"14"}},{"id":"m5bjFnHH/6cUitXwB","uris":["http://www.mendeley.com/documents/?uuid=757f5833-fa11-466a-b871-160ad1fface1"],"itemData":{"DOI":"10.1577/T06-148.1","ISSN":"0002-8487","abstract":"The San Francisco Estuary supports several endemic species of fish and the southernmost populations of other species. Many of these native species and populations are imperiled or have experienced recent population declines that indicate a general decline in the estuary’s capacity to support pelagic fish species. We studied the distribution and abundance of one of the estuary’s native species, longfin smelt Spirinchus thaleichthys, using data from three long-term aquatic sampling programs. Each of the sampling programs we studied revealed a substantial reduction in the abundance of longfin smelt. These trends support the idea that the estuary’s capacity to support pelagic fish species has been significantly reduced over the past three decades. Longfin smelt in the estuary displayed consistent patterns in relative abundance and distribution during their life cycle. We also found significant, but weak, spatial autocorrelation among sampling stations. These patterns in distribution reveal differential habitat use and migratory behavior. Managers can use these insights into longfin smelt distribution patterns to improve interpretation of sampling program results.","author":[{"dropping-particle":"","family":"Rosenfield","given":"Jonathan A.","non-dropping-particle":"","parse-names":false,"suffix":""},{"dropping-particle":"","family":"Baxter","given":"Randall D.","non-dropping-particle":"","parse-names":false,"suffix":""}],"container-title":"Transactions of the American Fisheries Society","id":"ITEM-3","issue":"6","issued":{"date-parts":[["2007"]]},"page":"1577-1592","title":"Population Dynamics and Distribution Patterns of Longfin Smelt in the San Francisco Estuary","type":"article-journal","volume":"136"}}],"schema":"https://github.com/citation-style-language/schema/raw/master/csl-citation.json"} </w:instrText>
      </w:r>
      <w:r w:rsidRPr="00382793">
        <w:rPr>
          <w:rFonts w:asciiTheme="majorHAnsi" w:hAnsiTheme="majorHAnsi" w:cstheme="majorHAnsi"/>
          <w:sz w:val="24"/>
          <w:szCs w:val="24"/>
          <w:lang w:val="en"/>
        </w:rPr>
        <w:fldChar w:fldCharType="separate"/>
      </w:r>
      <w:r w:rsidR="00D86949">
        <w:rPr>
          <w:rFonts w:ascii="Calibri Light" w:hAnsiTheme="majorHAnsi" w:cs="Calibri Light"/>
          <w:sz w:val="24"/>
        </w:rPr>
        <w:t>(McAllister, 1963; Moyle, Peter B., Brown, Larry R., Durand, John R., Hobbs, 2016; Rosenfield &amp; Baxter, 2007)</w:t>
      </w:r>
      <w:r w:rsidRPr="00382793">
        <w:rPr>
          <w:rFonts w:asciiTheme="majorHAnsi" w:hAnsiTheme="majorHAnsi" w:cstheme="majorHAnsi"/>
          <w:sz w:val="24"/>
          <w:szCs w:val="24"/>
        </w:rPr>
        <w:fldChar w:fldCharType="end"/>
      </w:r>
      <w:r w:rsidRPr="00382793">
        <w:rPr>
          <w:rFonts w:asciiTheme="majorHAnsi" w:hAnsiTheme="majorHAnsi" w:cstheme="majorHAnsi"/>
          <w:sz w:val="24"/>
          <w:szCs w:val="24"/>
        </w:rPr>
        <w:t>.</w:t>
      </w:r>
      <w:r w:rsidRPr="00382793">
        <w:rPr>
          <w:rFonts w:asciiTheme="majorHAnsi" w:hAnsiTheme="majorHAnsi" w:cstheme="majorHAnsi"/>
          <w:sz w:val="24"/>
          <w:szCs w:val="24"/>
          <w:lang w:val="en"/>
        </w:rPr>
        <w:t xml:space="preserve"> Because of their annual life cycle and relatively rapid response to the conditions of their habitat, delta smelt are considered an indicator of the overall health of the SFE ecosystem. Once one of </w:t>
      </w:r>
      <w:r w:rsidRPr="00382793">
        <w:rPr>
          <w:rFonts w:asciiTheme="majorHAnsi" w:hAnsiTheme="majorHAnsi" w:cstheme="majorHAnsi"/>
          <w:sz w:val="24"/>
          <w:szCs w:val="24"/>
          <w:lang w:val="en"/>
        </w:rPr>
        <w:lastRenderedPageBreak/>
        <w:t>the most abundant and widely distributed fish species in the SFE, delta smelt numbers have been declining since the 1980s</w:t>
      </w:r>
      <w:r w:rsidR="00430654">
        <w:rPr>
          <w:rFonts w:asciiTheme="majorHAnsi" w:hAnsiTheme="majorHAnsi" w:cstheme="majorHAnsi"/>
          <w:sz w:val="24"/>
          <w:szCs w:val="24"/>
          <w:lang w:val="en"/>
        </w:rPr>
        <w:t xml:space="preserve"> </w:t>
      </w:r>
      <w:r w:rsidRPr="00382793">
        <w:rPr>
          <w:rFonts w:asciiTheme="majorHAnsi" w:hAnsiTheme="majorHAnsi" w:cstheme="majorHAnsi"/>
          <w:sz w:val="24"/>
          <w:szCs w:val="24"/>
          <w:lang w:val="en"/>
        </w:rPr>
        <w:fldChar w:fldCharType="begin" w:fldLock="1"/>
      </w:r>
      <w:r w:rsidR="00D86949">
        <w:rPr>
          <w:rFonts w:asciiTheme="majorHAnsi" w:hAnsiTheme="majorHAnsi" w:cstheme="majorHAnsi"/>
          <w:sz w:val="24"/>
          <w:szCs w:val="24"/>
          <w:lang w:val="en"/>
        </w:rPr>
        <w:instrText xml:space="preserve"> ADDIN ZOTERO_ITEM CSL_CITATION {"citationID":"s3WVATrN","properties":{"formattedCitation":"(Moyle et al., 1992)","plainCitation":"(Moyle et al., 1992)","noteIndex":0},"citationItems":[{"id":"m5bjFnHH/ZDdOAyZt","uris":["http://www.mendeley.com/documents/?uuid=b174141a-6f6e-47bf-9926-35120a427171"],"itemData":{"DOI":"10.1016/j.fertnstert.2012.04.042","ISSN":"1556-5653","PMID":"22656306","abstract":"To review and summarize data from the scientific literature on ovarian tissue and follicle transplantation as an option for fertility preservation.","author":[{"dropping-particle":"","family":"Moyle","given":"Peter B","non-dropping-particle":"","parse-names":false,"suffix":""},{"dropping-particle":"","family":"Herbold","given":"Bruce","non-dropping-particle":"","parse-names":false,"suffix":""},{"dropping-particle":"","family":"Stevens","given":"Donald E","non-dropping-particle":"","parse-names":false,"suffix":""},{"dropping-particle":"","family":"Miller","given":"Lee W","non-dropping-particle":"","parse-names":false,"suffix":""}],"container-title":"Transactions of the American Fisheries Society","id":"ITEM-1","issue":"1","issued":{"date-parts":[["1992"]]},"page":"67-77","title":"Transactions of the American Fisheries Society Life History and Status of Delta Smelt in the Sacramento-San Joaquin Estuary , California","type":"article-journal","volume":"121"}}],"schema":"https://github.com/citation-style-language/schema/raw/master/csl-citation.json"} </w:instrText>
      </w:r>
      <w:r w:rsidRPr="00382793">
        <w:rPr>
          <w:rFonts w:asciiTheme="majorHAnsi" w:hAnsiTheme="majorHAnsi" w:cstheme="majorHAnsi"/>
          <w:sz w:val="24"/>
          <w:szCs w:val="24"/>
          <w:lang w:val="en"/>
        </w:rPr>
        <w:fldChar w:fldCharType="separate"/>
      </w:r>
      <w:r w:rsidR="00D86949">
        <w:rPr>
          <w:rFonts w:ascii="Calibri Light" w:hAnsiTheme="majorHAnsi" w:cs="Calibri Light"/>
          <w:sz w:val="24"/>
        </w:rPr>
        <w:t>(Moyle et al., 1992)</w:t>
      </w:r>
      <w:r w:rsidRPr="00382793">
        <w:rPr>
          <w:rFonts w:asciiTheme="majorHAnsi" w:hAnsiTheme="majorHAnsi" w:cstheme="majorHAnsi"/>
          <w:sz w:val="24"/>
          <w:szCs w:val="24"/>
        </w:rPr>
        <w:fldChar w:fldCharType="end"/>
      </w:r>
      <w:r w:rsidRPr="00382793">
        <w:rPr>
          <w:rFonts w:asciiTheme="majorHAnsi" w:hAnsiTheme="majorHAnsi" w:cstheme="majorHAnsi"/>
          <w:sz w:val="24"/>
          <w:szCs w:val="24"/>
        </w:rPr>
        <w:t xml:space="preserve"> (Figure 1.1).</w:t>
      </w:r>
      <w:r w:rsidRPr="00382793">
        <w:rPr>
          <w:rFonts w:asciiTheme="majorHAnsi" w:hAnsiTheme="majorHAnsi" w:cstheme="majorHAnsi"/>
          <w:sz w:val="24"/>
          <w:szCs w:val="24"/>
          <w:lang w:val="en"/>
        </w:rPr>
        <w:t xml:space="preserve"> The species was listed as threatened under the </w:t>
      </w:r>
      <w:r w:rsidR="00577B48">
        <w:rPr>
          <w:rFonts w:asciiTheme="majorHAnsi" w:hAnsiTheme="majorHAnsi" w:cstheme="majorHAnsi"/>
          <w:sz w:val="24"/>
          <w:szCs w:val="24"/>
          <w:lang w:val="en"/>
        </w:rPr>
        <w:t>f</w:t>
      </w:r>
      <w:r w:rsidRPr="00382793">
        <w:rPr>
          <w:rFonts w:asciiTheme="majorHAnsi" w:hAnsiTheme="majorHAnsi" w:cstheme="majorHAnsi"/>
          <w:sz w:val="24"/>
          <w:szCs w:val="24"/>
          <w:lang w:val="en"/>
        </w:rPr>
        <w:t>ederal Endangered Species Act (ESA) in 1993 and endangered under the California ESA in 2009. Pelagic productivity and water temperature have been shown to be primary drivers of condition indices ultimately affecting the delta smelt’s fitness</w:t>
      </w:r>
      <w:r w:rsidR="00430654">
        <w:rPr>
          <w:rFonts w:asciiTheme="majorHAnsi" w:hAnsiTheme="majorHAnsi" w:cstheme="majorHAnsi"/>
          <w:sz w:val="24"/>
          <w:szCs w:val="24"/>
          <w:lang w:val="en"/>
        </w:rPr>
        <w:t xml:space="preserve"> </w:t>
      </w:r>
      <w:r w:rsidRPr="00382793">
        <w:rPr>
          <w:rFonts w:asciiTheme="majorHAnsi" w:hAnsiTheme="majorHAnsi" w:cstheme="majorHAnsi"/>
          <w:sz w:val="24"/>
          <w:szCs w:val="24"/>
          <w:lang w:val="en"/>
        </w:rPr>
        <w:fldChar w:fldCharType="begin"/>
      </w:r>
      <w:r w:rsidR="00D86949">
        <w:rPr>
          <w:rFonts w:asciiTheme="majorHAnsi" w:hAnsiTheme="majorHAnsi" w:cstheme="majorHAnsi"/>
          <w:sz w:val="24"/>
          <w:szCs w:val="24"/>
          <w:lang w:val="en"/>
        </w:rPr>
        <w:instrText xml:space="preserve"> ADDIN ZOTERO_ITEM CSL_CITATION {"citationID":"Guf3NyMk","properties":{"formattedCitation":"(Hammock et al., 2022)","plainCitation":"(Hammock et al., 2022)","noteIndex":0},"citationItems":[{"id":581,"uris":["http://zotero.org/users/local/3tku6QP0/items/LZE3TXGS"],"itemData":{"id":581,"type":"article-journal","container-title":"Hydrobiologia","DOI":"10.1007/s10750-021-04738-z","ISSN":"0018-8158, 1573-5117","issue":"3","journalAbbreviation":"Hydrobiologia","language":"en","page":"675-695","source":"DOI.org (Crossref)","title":"Patterns and predictors of condition indices in a critically endangered fish","volume":"849","author":[{"family":"Hammock","given":"Bruce G."},{"family":"Hartman","given":"Rosemary"},{"family":"Dahlgren","given":"Randy A."},{"family":"Johnston","given":"Catherine"},{"family":"Kurobe","given":"Tomofumi"},{"family":"Lehman","given":"Peggy W."},{"family":"Lewis","given":"Levi S."},{"family":"Van Nieuwenhuyse","given":"Erwin"},{"family":"Ramírez-Duarte","given":"Wilson F."},{"family":"Schultz","given":"Andrew A."},{"family":"Teh","given":"Swee J."}],"issued":{"date-parts":[["2022",2]]}}}],"schema":"https://github.com/citation-style-language/schema/raw/master/csl-citation.json"} </w:instrText>
      </w:r>
      <w:r w:rsidRPr="00382793">
        <w:rPr>
          <w:rFonts w:asciiTheme="majorHAnsi" w:hAnsiTheme="majorHAnsi" w:cstheme="majorHAnsi"/>
          <w:sz w:val="24"/>
          <w:szCs w:val="24"/>
          <w:lang w:val="en"/>
        </w:rPr>
        <w:fldChar w:fldCharType="separate"/>
      </w:r>
      <w:r w:rsidR="00D86949">
        <w:rPr>
          <w:rFonts w:ascii="Calibri Light" w:hAnsiTheme="majorHAnsi" w:cs="Calibri Light"/>
          <w:sz w:val="24"/>
        </w:rPr>
        <w:t>(Hammock et al., 2022)</w:t>
      </w:r>
      <w:r w:rsidRPr="00382793">
        <w:rPr>
          <w:rFonts w:asciiTheme="majorHAnsi" w:hAnsiTheme="majorHAnsi" w:cstheme="majorHAnsi"/>
          <w:sz w:val="24"/>
          <w:szCs w:val="24"/>
          <w:lang w:val="en"/>
        </w:rPr>
        <w:fldChar w:fldCharType="end"/>
      </w:r>
      <w:r w:rsidRPr="00382793">
        <w:rPr>
          <w:rFonts w:asciiTheme="majorHAnsi" w:hAnsiTheme="majorHAnsi" w:cstheme="majorHAnsi"/>
          <w:sz w:val="24"/>
          <w:szCs w:val="24"/>
          <w:lang w:val="en"/>
        </w:rPr>
        <w:t xml:space="preserve"> and it is now believed stochastic processes may push the species to extinction</w:t>
      </w:r>
      <w:r w:rsidR="00430654">
        <w:rPr>
          <w:rFonts w:asciiTheme="majorHAnsi" w:hAnsiTheme="majorHAnsi" w:cstheme="majorHAnsi"/>
          <w:sz w:val="24"/>
          <w:szCs w:val="24"/>
          <w:lang w:val="en"/>
        </w:rPr>
        <w:t xml:space="preserve"> </w:t>
      </w:r>
      <w:r w:rsidRPr="00382793">
        <w:rPr>
          <w:rFonts w:asciiTheme="majorHAnsi" w:hAnsiTheme="majorHAnsi" w:cstheme="majorHAnsi"/>
          <w:sz w:val="24"/>
          <w:szCs w:val="24"/>
          <w:lang w:val="en"/>
        </w:rPr>
        <w:fldChar w:fldCharType="begin" w:fldLock="1"/>
      </w:r>
      <w:r w:rsidR="00D86949">
        <w:rPr>
          <w:rFonts w:asciiTheme="majorHAnsi" w:hAnsiTheme="majorHAnsi" w:cstheme="majorHAnsi"/>
          <w:sz w:val="24"/>
          <w:szCs w:val="24"/>
          <w:lang w:val="en"/>
        </w:rPr>
        <w:instrText xml:space="preserve"> ADDIN ZOTERO_ITEM CSL_CITATION {"citationID":"3qGJj1wT","properties":{"formattedCitation":"(Fisch et al., 2011; Moyle, Peter B., Brown, Larry R., Durand, John R., Hobbs, 2016)","plainCitation":"(Fisch et al., 2011; Moyle, Peter B., Brown, Larry R., Durand, John R., Hobbs, 2016)","noteIndex":0},"citationItems":[{"id":"m5bjFnHH/aeWCOmUd","uris":["http://www.mendeley.com/documents/?uuid=23e53af3-288d-48bc-b9a7-174ca5e00a87"],"itemData":{"DOI":"10.1007/s10592-011-0240-y","ISBN":"1566-0621 1572-9737","ISSN":"15660621","abstract":"Over the last two decades, the collapse of the endangered delta smelt (Hypomesus transpacificus) in the San Francisco Bay-Delta has resulted in politically charged conservation decisions, including the rationing of valuable Delta water for use in California agriculture and urban centers. A fundamental question remaining in delta smelt conservation is whether current management strategies have been appropriately designed to protect the remaining genetic variation in delta smelt populations, rather than merely mitigating the decline of the species. We used 15 microsatellite markers to characterize genetic variation within and among sampling regions on geographic and temporal scales, to estimate changes in effective population size over time, to determine if a genetic bottleneck exists and to define conservation management units for this species. A genetic bottleneck was detected in each of the four sampling years, and a significant decline in effective population size was observed between sampling years 2003 and 2007. We also detected a weak geographic signal in any given sampling year that was unsupported by temporal consistency of this signal. We assessed two strategies for defining conservation units, and concluded that continuing to manage the species as a single, panmictic population throughout its range is the most feasible management strategy. The results of this study will inform conservation decisions and provide an effective means for genetically monitoring this imperiled species.","author":[{"dropping-particle":"","family":"Fisch","given":"Kathleen M.","non-dropping-particle":"","parse-names":false,"suffix":""},{"dropping-particle":"","family":"Henderson","given":"Jordana M.","non-dropping-particle":"","parse-names":false,"suffix":""},{"dropping-particle":"","family":"Burton","given":"Ronald S.","non-dropping-particle":"","parse-names":false,"suffix":""},{"dropping-particle":"","family":"May","given":"Bernie","non-dropping-particle":"","parse-names":false,"suffix":""}],"container-title":"Conservation Genetics","id":"ITEM-1","issue":"6","issued":{"date-parts":[["2011"]]},"page":"1421-1434","title":"Population genetics and conservation implications for the endangered delta smelt in the San Francisco Bay-Delta","type":"article-journal","volume":"12"}},{"id":"m5bjFnHH/XYE9NrGY","uris":["http://www.mendeley.com/documents/?uuid=ff1406d1-77ea-4ab5-a57b-d2db2ba74817"],"itemData":{"abstract":"This paper reviews what has been learned about Delta Smelt and its status since the publication of The State of Bay-Delta Science, 2008 (Healey et al. 2008). The Delta Smelt is endemic to the upper San Francisco Estuary. Much of its historic habitat is no longer available and remaining habitat is increasingly unable to sustain the population. As a listed species living in the central node of California’s water supply system, Delta Smelt has been the focus of a large research effort to understand causes of decline and identify ways to recover the species. Since 2008, a remarkable record of innovative research on Delta Smelt has been achieved, which is summarized here. Unfortunately, research has not prevented the smelt’s continued decline, which is the result of multiple, interacting factors. A major driver of decline is change to the Delta ecosystem from water exports, resulting in reduced outflows and high levels of entrainment in the large pumps of the South Delta. Invasions of alien species, encouraged by environmental change, have also played a contributing role in the decline. Severe drought effects have pushed Delta Smelt to record low levels in 2014–2015. The rapid decline of the species and failure of recovery efforts demonstrate an inability to manage the Delta for the “co-equal goals” of maintaining a healthy ecosystem and providing a reliable water supply for Californians. Diverse and substantial management actions are needed to preserve Delta Smelt. KEY","author":[{"dropping-particle":"","family":"Moyle, Peter B., Brown, Larry R., Durand, John R., Hobbs","given":"James A.","non-dropping-particle":"","parse-names":false,"suffix":""}],"container-title":"San Francisco Estuary and Watershed Science","id":"ITEM-2","issue":"2","issued":{"date-parts":[["2016"]]},"page":"1-40","title":"Delta Smelt: LIfe History and Decline of a Once-Adundant Species in the San Francisco Estuary","type":"article-journal","volume":"14"}}],"schema":"https://github.com/citation-style-language/schema/raw/master/csl-citation.json"} </w:instrText>
      </w:r>
      <w:r w:rsidRPr="00382793">
        <w:rPr>
          <w:rFonts w:asciiTheme="majorHAnsi" w:hAnsiTheme="majorHAnsi" w:cstheme="majorHAnsi"/>
          <w:sz w:val="24"/>
          <w:szCs w:val="24"/>
          <w:lang w:val="en"/>
        </w:rPr>
        <w:fldChar w:fldCharType="separate"/>
      </w:r>
      <w:r w:rsidR="00D86949">
        <w:rPr>
          <w:rFonts w:asciiTheme="majorHAnsi" w:hAnsiTheme="majorHAnsi" w:cstheme="majorHAnsi"/>
          <w:sz w:val="24"/>
          <w:szCs w:val="24"/>
        </w:rPr>
        <w:t>(Fisch et al., 2011; Moyle, Peter B., Brown, Larry R., Durand, John R., Hobbs, 2016)</w:t>
      </w:r>
      <w:r w:rsidRPr="00382793">
        <w:rPr>
          <w:rFonts w:asciiTheme="majorHAnsi" w:hAnsiTheme="majorHAnsi" w:cstheme="majorHAnsi"/>
          <w:sz w:val="24"/>
          <w:szCs w:val="24"/>
        </w:rPr>
        <w:fldChar w:fldCharType="end"/>
      </w:r>
      <w:r w:rsidRPr="00382793">
        <w:rPr>
          <w:rFonts w:asciiTheme="majorHAnsi" w:hAnsiTheme="majorHAnsi" w:cstheme="majorHAnsi"/>
          <w:sz w:val="24"/>
          <w:szCs w:val="24"/>
        </w:rPr>
        <w:t>.</w:t>
      </w:r>
      <w:r w:rsidRPr="00382793">
        <w:rPr>
          <w:rFonts w:asciiTheme="majorHAnsi" w:hAnsiTheme="majorHAnsi" w:cstheme="majorHAnsi"/>
          <w:sz w:val="24"/>
          <w:szCs w:val="24"/>
          <w:lang w:val="en"/>
        </w:rPr>
        <w:t xml:space="preserve"> As a result of their continued decline, resource management agencies, such as CDFW, continue to actively monitor the distribution and abundance of the wild population, and the Genomic Variation Laboratory genetically manages a </w:t>
      </w:r>
      <w:r w:rsidR="00577B48">
        <w:rPr>
          <w:rFonts w:asciiTheme="majorHAnsi" w:hAnsiTheme="majorHAnsi" w:cstheme="majorHAnsi"/>
          <w:sz w:val="24"/>
          <w:szCs w:val="24"/>
          <w:lang w:val="en"/>
        </w:rPr>
        <w:t>captive</w:t>
      </w:r>
      <w:r w:rsidRPr="00382793">
        <w:rPr>
          <w:rFonts w:asciiTheme="majorHAnsi" w:hAnsiTheme="majorHAnsi" w:cstheme="majorHAnsi"/>
          <w:sz w:val="24"/>
          <w:szCs w:val="24"/>
          <w:lang w:val="en"/>
        </w:rPr>
        <w:t xml:space="preserve"> breeding program </w:t>
      </w:r>
      <w:r w:rsidR="00577B48">
        <w:rPr>
          <w:rFonts w:asciiTheme="majorHAnsi" w:hAnsiTheme="majorHAnsi" w:cstheme="majorHAnsi"/>
          <w:sz w:val="24"/>
          <w:szCs w:val="24"/>
          <w:lang w:val="en"/>
        </w:rPr>
        <w:t>to maintain</w:t>
      </w:r>
      <w:r w:rsidRPr="00382793">
        <w:rPr>
          <w:rFonts w:asciiTheme="majorHAnsi" w:hAnsiTheme="majorHAnsi" w:cstheme="majorHAnsi"/>
          <w:sz w:val="24"/>
          <w:szCs w:val="24"/>
          <w:lang w:val="en"/>
        </w:rPr>
        <w:t xml:space="preserve"> a refuge population at the UC Davis Fish Conservation and Culture Laboratory (FCCL). </w:t>
      </w:r>
    </w:p>
    <w:p w14:paraId="0CA99728" w14:textId="04614E9B" w:rsidR="00EC36DE" w:rsidRDefault="005A4907">
      <w:pPr>
        <w:spacing w:after="0" w:line="240" w:lineRule="auto"/>
        <w:jc w:val="left"/>
        <w:rPr>
          <w:rFonts w:asciiTheme="majorHAnsi" w:hAnsiTheme="majorHAnsi" w:cstheme="majorHAnsi"/>
          <w:sz w:val="24"/>
          <w:szCs w:val="24"/>
          <w:lang w:val="en"/>
        </w:rPr>
      </w:pPr>
      <w:ins w:id="13" w:author="Andrea Schreier" w:date="2022-09-07T14:00:00Z">
        <w:r>
          <w:rPr>
            <w:rFonts w:asciiTheme="majorHAnsi" w:hAnsiTheme="majorHAnsi" w:cstheme="majorHAnsi"/>
            <w:sz w:val="24"/>
            <w:szCs w:val="24"/>
            <w:lang w:val="en"/>
          </w:rPr>
          <w:t>This would be the place for</w:t>
        </w:r>
      </w:ins>
      <w:ins w:id="14" w:author="Andrea Schreier" w:date="2022-09-06T16:25:00Z">
        <w:r w:rsidR="00577B48">
          <w:rPr>
            <w:rFonts w:asciiTheme="majorHAnsi" w:hAnsiTheme="majorHAnsi" w:cstheme="majorHAnsi"/>
            <w:sz w:val="24"/>
            <w:szCs w:val="24"/>
            <w:lang w:val="en"/>
          </w:rPr>
          <w:t xml:space="preserve"> a </w:t>
        </w:r>
      </w:ins>
      <w:ins w:id="15" w:author="Andrea Schreier" w:date="2022-09-06T16:24:00Z">
        <w:r w:rsidR="00577B48">
          <w:rPr>
            <w:rFonts w:asciiTheme="majorHAnsi" w:hAnsiTheme="majorHAnsi" w:cstheme="majorHAnsi"/>
            <w:sz w:val="24"/>
            <w:szCs w:val="24"/>
            <w:lang w:val="en"/>
          </w:rPr>
          <w:t xml:space="preserve">paragraph </w:t>
        </w:r>
      </w:ins>
      <w:ins w:id="16" w:author="Andrea Schreier" w:date="2022-09-06T16:25:00Z">
        <w:r w:rsidR="00577B48">
          <w:rPr>
            <w:rFonts w:asciiTheme="majorHAnsi" w:hAnsiTheme="majorHAnsi" w:cstheme="majorHAnsi"/>
            <w:sz w:val="24"/>
            <w:szCs w:val="24"/>
            <w:lang w:val="en"/>
          </w:rPr>
          <w:t>introducing</w:t>
        </w:r>
      </w:ins>
      <w:ins w:id="17" w:author="Andrea Schreier" w:date="2022-09-06T16:24:00Z">
        <w:r w:rsidR="00577B48">
          <w:rPr>
            <w:rFonts w:asciiTheme="majorHAnsi" w:hAnsiTheme="majorHAnsi" w:cstheme="majorHAnsi"/>
            <w:sz w:val="24"/>
            <w:szCs w:val="24"/>
            <w:lang w:val="en"/>
          </w:rPr>
          <w:t xml:space="preserve"> </w:t>
        </w:r>
      </w:ins>
      <w:ins w:id="18" w:author="Andrea Schreier" w:date="2022-09-06T16:25:00Z">
        <w:r w:rsidR="00577B48">
          <w:rPr>
            <w:rFonts w:asciiTheme="majorHAnsi" w:hAnsiTheme="majorHAnsi" w:cstheme="majorHAnsi"/>
            <w:sz w:val="24"/>
            <w:szCs w:val="24"/>
            <w:lang w:val="en"/>
          </w:rPr>
          <w:t xml:space="preserve">your </w:t>
        </w:r>
      </w:ins>
      <w:ins w:id="19" w:author="Andrea Schreier" w:date="2022-09-07T14:00:00Z">
        <w:r>
          <w:rPr>
            <w:rFonts w:asciiTheme="majorHAnsi" w:hAnsiTheme="majorHAnsi" w:cstheme="majorHAnsi"/>
            <w:sz w:val="24"/>
            <w:szCs w:val="24"/>
            <w:lang w:val="en"/>
          </w:rPr>
          <w:t xml:space="preserve">genomics </w:t>
        </w:r>
      </w:ins>
      <w:ins w:id="20" w:author="Andrea Schreier" w:date="2022-09-06T16:25:00Z">
        <w:r w:rsidR="00577B48">
          <w:rPr>
            <w:rFonts w:asciiTheme="majorHAnsi" w:hAnsiTheme="majorHAnsi" w:cstheme="majorHAnsi"/>
            <w:sz w:val="24"/>
            <w:szCs w:val="24"/>
            <w:lang w:val="en"/>
          </w:rPr>
          <w:t>work</w:t>
        </w:r>
      </w:ins>
      <w:ins w:id="21" w:author="Andrea Schreier" w:date="2022-09-06T16:24:00Z">
        <w:r w:rsidR="00577B48">
          <w:rPr>
            <w:rFonts w:asciiTheme="majorHAnsi" w:hAnsiTheme="majorHAnsi" w:cstheme="majorHAnsi"/>
            <w:sz w:val="24"/>
            <w:szCs w:val="24"/>
            <w:lang w:val="en"/>
          </w:rPr>
          <w:t xml:space="preserve"> and how it fits into conservation of delta smelt. </w:t>
        </w:r>
      </w:ins>
      <w:r w:rsidR="00EC36DE">
        <w:rPr>
          <w:rFonts w:asciiTheme="majorHAnsi" w:hAnsiTheme="majorHAnsi" w:cstheme="majorHAnsi"/>
          <w:sz w:val="24"/>
          <w:szCs w:val="24"/>
          <w:lang w:val="en"/>
        </w:rPr>
        <w:br w:type="page"/>
      </w:r>
    </w:p>
    <w:p w14:paraId="0254D28F" w14:textId="144BC068" w:rsidR="003F5039" w:rsidRPr="00011FA5" w:rsidRDefault="003F5039" w:rsidP="003F5039">
      <w:pPr>
        <w:pStyle w:val="TOCHeading"/>
        <w:spacing w:line="480" w:lineRule="auto"/>
        <w:outlineLvl w:val="0"/>
      </w:pPr>
      <w:bookmarkStart w:id="22" w:name="_Toc113123182"/>
      <w:bookmarkStart w:id="23" w:name="_Toc113273221"/>
      <w:r w:rsidRPr="00011FA5">
        <w:lastRenderedPageBreak/>
        <w:t xml:space="preserve">Chapter </w:t>
      </w:r>
      <w:r w:rsidR="000C33D6">
        <w:t>1</w:t>
      </w:r>
      <w:r w:rsidRPr="00011FA5">
        <w:t xml:space="preserve"> – Genome assembly of </w:t>
      </w:r>
      <w:r w:rsidRPr="00011FA5">
        <w:rPr>
          <w:i/>
          <w:iCs/>
        </w:rPr>
        <w:t>Hypomesus transpacificus</w:t>
      </w:r>
      <w:r w:rsidRPr="00011FA5">
        <w:t xml:space="preserve"> (delta smelt)</w:t>
      </w:r>
      <w:bookmarkEnd w:id="22"/>
      <w:bookmarkEnd w:id="23"/>
    </w:p>
    <w:p w14:paraId="0B1E5CAB" w14:textId="77777777" w:rsidR="003F5039" w:rsidRPr="00FD21E9" w:rsidRDefault="003F5039" w:rsidP="003F5039">
      <w:pPr>
        <w:pStyle w:val="Header"/>
        <w:spacing w:line="480" w:lineRule="auto"/>
        <w:outlineLvl w:val="1"/>
        <w:rPr>
          <w:rFonts w:asciiTheme="majorHAnsi" w:hAnsiTheme="majorHAnsi" w:cstheme="majorHAnsi"/>
          <w:szCs w:val="24"/>
        </w:rPr>
      </w:pPr>
      <w:bookmarkStart w:id="24" w:name="_Toc113123183"/>
      <w:bookmarkStart w:id="25" w:name="_Toc113273222"/>
      <w:commentRangeStart w:id="26"/>
      <w:r w:rsidRPr="00FD21E9">
        <w:rPr>
          <w:rFonts w:asciiTheme="majorHAnsi" w:hAnsiTheme="majorHAnsi" w:cstheme="majorHAnsi"/>
          <w:szCs w:val="24"/>
        </w:rPr>
        <w:t>Intr</w:t>
      </w:r>
      <w:commentRangeEnd w:id="26"/>
      <w:r w:rsidR="00415561">
        <w:rPr>
          <w:rStyle w:val="CommentReference"/>
          <w:rFonts w:asciiTheme="minorHAnsi" w:hAnsiTheme="minorHAnsi"/>
          <w:b w:val="0"/>
        </w:rPr>
        <w:commentReference w:id="26"/>
      </w:r>
      <w:r w:rsidRPr="00FD21E9">
        <w:rPr>
          <w:rFonts w:asciiTheme="majorHAnsi" w:hAnsiTheme="majorHAnsi" w:cstheme="majorHAnsi"/>
          <w:szCs w:val="24"/>
        </w:rPr>
        <w:t>oduction</w:t>
      </w:r>
      <w:bookmarkEnd w:id="24"/>
      <w:bookmarkEnd w:id="25"/>
    </w:p>
    <w:p w14:paraId="3B334A07" w14:textId="1302F581" w:rsidR="00912247" w:rsidRDefault="003F5039" w:rsidP="004E4858">
      <w:pPr>
        <w:spacing w:line="480" w:lineRule="auto"/>
        <w:ind w:right="270"/>
        <w:rPr>
          <w:rFonts w:asciiTheme="majorHAnsi" w:hAnsiTheme="majorHAnsi" w:cstheme="majorHAnsi"/>
          <w:sz w:val="24"/>
          <w:szCs w:val="24"/>
        </w:rPr>
      </w:pPr>
      <w:commentRangeStart w:id="27"/>
      <w:r w:rsidRPr="00FD21E9">
        <w:rPr>
          <w:rFonts w:asciiTheme="majorHAnsi" w:hAnsiTheme="majorHAnsi" w:cstheme="majorHAnsi"/>
          <w:color w:val="00000A"/>
          <w:sz w:val="24"/>
          <w:szCs w:val="24"/>
        </w:rPr>
        <w:t>Rapid</w:t>
      </w:r>
      <w:commentRangeEnd w:id="27"/>
      <w:r w:rsidR="00403E27">
        <w:rPr>
          <w:rStyle w:val="CommentReference"/>
        </w:rPr>
        <w:commentReference w:id="27"/>
      </w:r>
      <w:r w:rsidRPr="00FD21E9">
        <w:rPr>
          <w:rFonts w:asciiTheme="majorHAnsi" w:hAnsiTheme="majorHAnsi" w:cstheme="majorHAnsi"/>
          <w:color w:val="00000A"/>
          <w:sz w:val="24"/>
          <w:szCs w:val="24"/>
        </w:rPr>
        <w:t xml:space="preserve"> development of high-throughput sequencing technologies over the past few decades </w:t>
      </w:r>
      <w:r w:rsidR="00403E27">
        <w:rPr>
          <w:rFonts w:asciiTheme="majorHAnsi" w:hAnsiTheme="majorHAnsi" w:cstheme="majorHAnsi"/>
          <w:color w:val="00000A"/>
          <w:sz w:val="24"/>
          <w:szCs w:val="24"/>
        </w:rPr>
        <w:t>has</w:t>
      </w:r>
      <w:r w:rsidRPr="00FD21E9">
        <w:rPr>
          <w:rFonts w:asciiTheme="majorHAnsi" w:hAnsiTheme="majorHAnsi" w:cstheme="majorHAnsi"/>
          <w:color w:val="00000A"/>
          <w:sz w:val="24"/>
          <w:szCs w:val="24"/>
        </w:rPr>
        <w:t xml:space="preserve"> led to an era of </w:t>
      </w:r>
      <w:r w:rsidR="00403E27">
        <w:rPr>
          <w:rFonts w:asciiTheme="majorHAnsi" w:hAnsiTheme="majorHAnsi" w:cstheme="majorHAnsi"/>
          <w:color w:val="00000A"/>
          <w:sz w:val="24"/>
          <w:szCs w:val="24"/>
        </w:rPr>
        <w:t>genome-centric research</w:t>
      </w:r>
      <w:r w:rsidR="00570BB9">
        <w:rPr>
          <w:rFonts w:asciiTheme="majorHAnsi" w:hAnsiTheme="majorHAnsi" w:cstheme="majorHAnsi"/>
          <w:color w:val="00000A"/>
          <w:sz w:val="24"/>
          <w:szCs w:val="24"/>
        </w:rPr>
        <w:t xml:space="preserve"> through the ability to assemble high-quality chromosome-level reference genomes across the tree of life</w:t>
      </w:r>
      <w:r w:rsidR="00403E27">
        <w:rPr>
          <w:rFonts w:asciiTheme="majorHAnsi" w:hAnsiTheme="majorHAnsi" w:cstheme="majorHAnsi"/>
          <w:color w:val="00000A"/>
          <w:sz w:val="24"/>
          <w:szCs w:val="24"/>
        </w:rPr>
        <w:t xml:space="preserve">. </w:t>
      </w:r>
      <w:r w:rsidR="00570BB9">
        <w:rPr>
          <w:rFonts w:asciiTheme="majorHAnsi" w:hAnsiTheme="majorHAnsi" w:cstheme="majorHAnsi"/>
          <w:color w:val="00000A"/>
          <w:sz w:val="24"/>
          <w:szCs w:val="24"/>
        </w:rPr>
        <w:t>These g</w:t>
      </w:r>
      <w:r w:rsidR="00570BB9" w:rsidRPr="00FD21E9">
        <w:rPr>
          <w:rFonts w:asciiTheme="majorHAnsi" w:hAnsiTheme="majorHAnsi" w:cstheme="majorHAnsi"/>
          <w:color w:val="00000A"/>
          <w:sz w:val="24"/>
          <w:szCs w:val="24"/>
        </w:rPr>
        <w:t>enomic resources contribute to two broad categories: medicine</w:t>
      </w:r>
      <w:r w:rsidR="00DA607C">
        <w:rPr>
          <w:rFonts w:asciiTheme="majorHAnsi" w:hAnsiTheme="majorHAnsi" w:cstheme="majorHAnsi"/>
          <w:color w:val="00000A"/>
          <w:sz w:val="24"/>
          <w:szCs w:val="24"/>
        </w:rPr>
        <w:t xml:space="preserve"> development</w:t>
      </w:r>
      <w:r w:rsidR="00570BB9" w:rsidRPr="00FD21E9">
        <w:rPr>
          <w:rFonts w:asciiTheme="majorHAnsi" w:hAnsiTheme="majorHAnsi" w:cstheme="majorHAnsi"/>
          <w:color w:val="00000A"/>
          <w:sz w:val="24"/>
          <w:szCs w:val="24"/>
        </w:rPr>
        <w:t xml:space="preserve"> and </w:t>
      </w:r>
      <w:r w:rsidR="00DA607C">
        <w:rPr>
          <w:rFonts w:asciiTheme="majorHAnsi" w:hAnsiTheme="majorHAnsi" w:cstheme="majorHAnsi"/>
          <w:color w:val="00000A"/>
          <w:sz w:val="24"/>
          <w:szCs w:val="24"/>
        </w:rPr>
        <w:t xml:space="preserve">the preservation of </w:t>
      </w:r>
      <w:r w:rsidR="00570BB9" w:rsidRPr="00FD21E9">
        <w:rPr>
          <w:rFonts w:asciiTheme="majorHAnsi" w:hAnsiTheme="majorHAnsi" w:cstheme="majorHAnsi"/>
          <w:color w:val="00000A"/>
          <w:sz w:val="24"/>
          <w:szCs w:val="24"/>
        </w:rPr>
        <w:t xml:space="preserve">biodiversity. Medicine </w:t>
      </w:r>
      <w:r w:rsidR="00570BB9">
        <w:rPr>
          <w:rFonts w:asciiTheme="majorHAnsi" w:hAnsiTheme="majorHAnsi" w:cstheme="majorHAnsi"/>
          <w:color w:val="00000A"/>
          <w:sz w:val="24"/>
          <w:szCs w:val="24"/>
        </w:rPr>
        <w:t>leverages</w:t>
      </w:r>
      <w:r w:rsidR="00570BB9" w:rsidRPr="00FD21E9">
        <w:rPr>
          <w:rFonts w:asciiTheme="majorHAnsi" w:hAnsiTheme="majorHAnsi" w:cstheme="majorHAnsi"/>
          <w:color w:val="00000A"/>
          <w:sz w:val="24"/>
          <w:szCs w:val="24"/>
        </w:rPr>
        <w:t xml:space="preserve"> </w:t>
      </w:r>
      <w:r w:rsidR="00570BB9">
        <w:rPr>
          <w:rFonts w:asciiTheme="majorHAnsi" w:hAnsiTheme="majorHAnsi" w:cstheme="majorHAnsi"/>
          <w:color w:val="00000A"/>
          <w:sz w:val="24"/>
          <w:szCs w:val="24"/>
        </w:rPr>
        <w:t xml:space="preserve">access to highly contiguous genomes </w:t>
      </w:r>
      <w:r w:rsidR="00570BB9" w:rsidRPr="00FD21E9">
        <w:rPr>
          <w:rFonts w:asciiTheme="majorHAnsi" w:hAnsiTheme="majorHAnsi" w:cstheme="majorHAnsi"/>
          <w:color w:val="00000A"/>
          <w:sz w:val="24"/>
          <w:szCs w:val="24"/>
        </w:rPr>
        <w:t xml:space="preserve">using comparative </w:t>
      </w:r>
      <w:r w:rsidR="00570BB9" w:rsidRPr="004B6F68">
        <w:rPr>
          <w:rFonts w:asciiTheme="majorHAnsi" w:hAnsiTheme="majorHAnsi" w:cstheme="majorHAnsi"/>
          <w:sz w:val="24"/>
          <w:szCs w:val="24"/>
        </w:rPr>
        <w:t>methods to identify conserved loci essential to life or different classes of organisms</w:t>
      </w:r>
      <w:r w:rsidR="00DA607C">
        <w:rPr>
          <w:rFonts w:asciiTheme="majorHAnsi" w:hAnsiTheme="majorHAnsi" w:cstheme="majorHAnsi"/>
          <w:sz w:val="24"/>
          <w:szCs w:val="24"/>
        </w:rPr>
        <w:t>, understanding individual effects of medicinal treatments,</w:t>
      </w:r>
      <w:r w:rsidR="00570BB9" w:rsidRPr="004B6F68">
        <w:rPr>
          <w:rFonts w:asciiTheme="majorHAnsi" w:hAnsiTheme="majorHAnsi" w:cstheme="majorHAnsi"/>
          <w:sz w:val="24"/>
          <w:szCs w:val="24"/>
        </w:rPr>
        <w:t xml:space="preserve"> as well as identify genetic variants associated with disease, disease susceptibility and other phenotypic traits</w:t>
      </w:r>
      <w:r w:rsidR="00570BB9">
        <w:rPr>
          <w:rFonts w:asciiTheme="majorHAnsi" w:hAnsiTheme="majorHAnsi" w:cstheme="majorHAnsi"/>
          <w:sz w:val="24"/>
          <w:szCs w:val="24"/>
        </w:rPr>
        <w:t xml:space="preserve"> </w:t>
      </w:r>
      <w:r w:rsidR="00570BB9" w:rsidRPr="004B6F68">
        <w:rPr>
          <w:rFonts w:asciiTheme="majorHAnsi" w:hAnsiTheme="majorHAnsi" w:cstheme="majorHAnsi"/>
          <w:sz w:val="24"/>
          <w:szCs w:val="24"/>
        </w:rPr>
        <w:fldChar w:fldCharType="begin"/>
      </w:r>
      <w:r w:rsidR="00570BB9" w:rsidRPr="004B6F68">
        <w:rPr>
          <w:rFonts w:asciiTheme="majorHAnsi" w:hAnsiTheme="majorHAnsi" w:cstheme="majorHAnsi"/>
          <w:sz w:val="24"/>
          <w:szCs w:val="24"/>
        </w:rPr>
        <w:instrText xml:space="preserve"> ADDIN ZOTERO_ITEM CSL_CITATION {"citationID":"5w9UMziP","properties":{"formattedCitation":"(Claussnitzer et al., 2020)","plainCitation":"(Claussnitzer et al., 2020)","noteIndex":0},"citationItems":[{"id":587,"uris":["http://zotero.org/users/local/3tku6QP0/items/9RLALRYB"],"itemData":{"id":587,"type":"article-journal","container-title":"Nature","DOI":"10.1038/s41586-019-1879-7","ISSN":"0028-0836, 1476-4687","issue":"7789","journalAbbreviation":"Nature","language":"en","page":"179-189","source":"DOI.org (Crossref)","title":"A brief history of human disease genetics","volume":"577","author":[{"family":"Claussnitzer","given":"Melina"},{"family":"Cho","given":"Judy H."},{"family":"Collins","given":"Rory"},{"family":"Cox","given":"Nancy J."},{"family":"Dermitzakis","given":"Emmanouil T."},{"family":"Hurles","given":"Matthew E."},{"family":"Kathiresan","given":"Sekar"},{"family":"Kenny","given":"Eimear E."},{"family":"Lindgren","given":"Cecilia M."},{"family":"MacArthur","given":"Daniel G."},{"family":"North","given":"Kathryn N."},{"family":"Plon","given":"Sharon E."},{"family":"Rehm","given":"Heidi L."},{"family":"Risch","given":"Neil"},{"family":"Rotimi","given":"Charles N."},{"family":"Shendure","given":"Jay"},{"family":"Soranzo","given":"Nicole"},{"family":"McCarthy","given":"Mark I."}],"issued":{"date-parts":[["2020",1,9]]}}}],"schema":"https://github.com/citation-style-language/schema/raw/master/csl-citation.json"} </w:instrText>
      </w:r>
      <w:r w:rsidR="00570BB9" w:rsidRPr="004B6F68">
        <w:rPr>
          <w:rFonts w:asciiTheme="majorHAnsi" w:hAnsiTheme="majorHAnsi" w:cstheme="majorHAnsi"/>
          <w:sz w:val="24"/>
          <w:szCs w:val="24"/>
        </w:rPr>
        <w:fldChar w:fldCharType="separate"/>
      </w:r>
      <w:r w:rsidR="00570BB9" w:rsidRPr="004B6F68">
        <w:rPr>
          <w:rFonts w:ascii="Calibri Light" w:hAnsiTheme="majorHAnsi" w:cs="Calibri Light"/>
          <w:sz w:val="24"/>
        </w:rPr>
        <w:t>(</w:t>
      </w:r>
      <w:proofErr w:type="spellStart"/>
      <w:r w:rsidR="00570BB9" w:rsidRPr="004B6F68">
        <w:rPr>
          <w:rFonts w:ascii="Calibri Light" w:hAnsiTheme="majorHAnsi" w:cs="Calibri Light"/>
          <w:sz w:val="24"/>
        </w:rPr>
        <w:t>Claussnitzer</w:t>
      </w:r>
      <w:proofErr w:type="spellEnd"/>
      <w:r w:rsidR="00570BB9" w:rsidRPr="004B6F68">
        <w:rPr>
          <w:rFonts w:ascii="Calibri Light" w:hAnsiTheme="majorHAnsi" w:cs="Calibri Light"/>
          <w:sz w:val="24"/>
        </w:rPr>
        <w:t xml:space="preserve"> et al., 2020)</w:t>
      </w:r>
      <w:r w:rsidR="00570BB9" w:rsidRPr="004B6F68">
        <w:rPr>
          <w:rFonts w:asciiTheme="majorHAnsi" w:hAnsiTheme="majorHAnsi" w:cstheme="majorHAnsi"/>
          <w:sz w:val="24"/>
          <w:szCs w:val="24"/>
        </w:rPr>
        <w:fldChar w:fldCharType="end"/>
      </w:r>
      <w:r w:rsidR="00570BB9" w:rsidRPr="004B6F68">
        <w:rPr>
          <w:rFonts w:asciiTheme="majorHAnsi" w:hAnsiTheme="majorHAnsi" w:cstheme="majorHAnsi"/>
          <w:sz w:val="24"/>
          <w:szCs w:val="24"/>
        </w:rPr>
        <w:t>.</w:t>
      </w:r>
      <w:r w:rsidR="00570BB9">
        <w:rPr>
          <w:rFonts w:asciiTheme="majorHAnsi" w:hAnsiTheme="majorHAnsi" w:cstheme="majorHAnsi"/>
          <w:sz w:val="24"/>
          <w:szCs w:val="24"/>
        </w:rPr>
        <w:t xml:space="preserve"> </w:t>
      </w:r>
      <w:r w:rsidR="00DA607C">
        <w:rPr>
          <w:rFonts w:asciiTheme="majorHAnsi" w:hAnsiTheme="majorHAnsi" w:cstheme="majorHAnsi"/>
          <w:color w:val="00000A"/>
          <w:sz w:val="24"/>
          <w:szCs w:val="24"/>
        </w:rPr>
        <w:t>For wild populations genetic diversity is related to the evolutionary capacity for adaptation to environmental change and is a</w:t>
      </w:r>
      <w:r w:rsidR="00DA607C">
        <w:rPr>
          <w:rFonts w:asciiTheme="majorHAnsi" w:hAnsiTheme="majorHAnsi" w:cstheme="majorHAnsi"/>
          <w:color w:val="00000A"/>
          <w:sz w:val="24"/>
          <w:szCs w:val="24"/>
        </w:rPr>
        <w:t xml:space="preserve">n essential </w:t>
      </w:r>
      <w:r w:rsidR="00DA607C">
        <w:rPr>
          <w:rFonts w:asciiTheme="majorHAnsi" w:hAnsiTheme="majorHAnsi" w:cstheme="majorHAnsi"/>
          <w:color w:val="00000A"/>
          <w:sz w:val="24"/>
          <w:szCs w:val="24"/>
        </w:rPr>
        <w:t xml:space="preserve">element of biodiversity </w:t>
      </w:r>
      <w:r w:rsidR="00DA607C">
        <w:rPr>
          <w:rFonts w:asciiTheme="majorHAnsi" w:hAnsiTheme="majorHAnsi" w:cstheme="majorHAnsi"/>
          <w:color w:val="00000A"/>
          <w:sz w:val="24"/>
          <w:szCs w:val="24"/>
        </w:rPr>
        <w:t xml:space="preserve">to which </w:t>
      </w:r>
      <w:r w:rsidR="00DA607C">
        <w:rPr>
          <w:rFonts w:asciiTheme="majorHAnsi" w:hAnsiTheme="majorHAnsi" w:cstheme="majorHAnsi"/>
          <w:color w:val="00000A"/>
          <w:sz w:val="24"/>
          <w:szCs w:val="24"/>
        </w:rPr>
        <w:t>protection</w:t>
      </w:r>
      <w:r w:rsidR="00DA607C">
        <w:rPr>
          <w:rFonts w:asciiTheme="majorHAnsi" w:hAnsiTheme="majorHAnsi" w:cstheme="majorHAnsi"/>
          <w:color w:val="00000A"/>
          <w:sz w:val="24"/>
          <w:szCs w:val="24"/>
        </w:rPr>
        <w:t>s focus on preserving.</w:t>
      </w:r>
      <w:r w:rsidR="0028698C">
        <w:rPr>
          <w:rFonts w:asciiTheme="majorHAnsi" w:hAnsiTheme="majorHAnsi" w:cstheme="majorHAnsi"/>
          <w:color w:val="00000A"/>
          <w:sz w:val="24"/>
          <w:szCs w:val="24"/>
        </w:rPr>
        <w:t xml:space="preserve"> Genomic resources </w:t>
      </w:r>
      <w:r w:rsidR="0028698C" w:rsidRPr="004B6F68">
        <w:rPr>
          <w:rFonts w:asciiTheme="majorHAnsi" w:hAnsiTheme="majorHAnsi" w:cstheme="majorHAnsi"/>
          <w:sz w:val="24"/>
          <w:szCs w:val="24"/>
        </w:rPr>
        <w:t xml:space="preserve">allow for a broad investigation of genomic motifs in endangered animals </w:t>
      </w:r>
      <w:r w:rsidR="0028698C" w:rsidRPr="004B6F68">
        <w:rPr>
          <w:rFonts w:asciiTheme="majorHAnsi" w:hAnsiTheme="majorHAnsi" w:cstheme="majorHAnsi"/>
          <w:sz w:val="24"/>
          <w:szCs w:val="24"/>
        </w:rPr>
        <w:fldChar w:fldCharType="begin"/>
      </w:r>
      <w:r w:rsidR="0028698C" w:rsidRPr="004B6F68">
        <w:rPr>
          <w:rFonts w:asciiTheme="majorHAnsi" w:hAnsiTheme="majorHAnsi" w:cstheme="majorHAnsi"/>
          <w:sz w:val="24"/>
          <w:szCs w:val="24"/>
        </w:rPr>
        <w:instrText xml:space="preserve"> ADDIN ZOTERO_ITEM CSL_CITATION {"citationID":"JTaD3rFz","properties":{"formattedCitation":"(Zoonomia Consortium, 2020)","plainCitation":"(Zoonomia Consortium, 2020)","noteIndex":0},"citationItems":[{"id":589,"uris":["http://zotero.org/users/local/3tku6QP0/items/PRDYXQX3"],"itemData":{"id":589,"type":"article-journal","abstract":"Abstract\n            The Zoonomia Project is investigating the genomics of shared and specialized traits in eutherian mammals. Here we provide genome assemblies for 131 species, of which all but 9 are previously uncharacterized, and describe a whole-genome alignment of 240 species of considerable phylogenetic diversity, comprising representatives from more than 80% of mammalian families. We find that regions of reduced genetic diversity are more abundant in species at a high risk of extinction, discern signals of evolutionary selection at high resolution and provide insights from individual reference genomes. By prioritizing phylogenetic diversity and making data available quickly and without restriction, the Zoonomia Project aims to support biological discovery, medical research and the conservation of biodiversity.","container-title":"Nature","DOI":"10.1038/s41586-020-2876-6","ISSN":"0028-0836, 1476-4687","issue":"7833","journalAbbreviation":"Nature","language":"en","page":"240-245","source":"DOI.org (Crossref)","title":"A comparative genomics multitool for scientific discovery and conservation","volume":"587","author":[{"literal":"Zoonomia Consortium"}],"issued":{"date-parts":[["2020",11,12]]}}}],"schema":"https://github.com/citation-style-language/schema/raw/master/csl-citation.json"} </w:instrText>
      </w:r>
      <w:r w:rsidR="0028698C" w:rsidRPr="004B6F68">
        <w:rPr>
          <w:rFonts w:asciiTheme="majorHAnsi" w:hAnsiTheme="majorHAnsi" w:cstheme="majorHAnsi"/>
          <w:sz w:val="24"/>
          <w:szCs w:val="24"/>
        </w:rPr>
        <w:fldChar w:fldCharType="separate"/>
      </w:r>
      <w:r w:rsidR="0028698C" w:rsidRPr="004B6F68">
        <w:rPr>
          <w:rFonts w:ascii="Calibri Light" w:hAnsiTheme="majorHAnsi" w:cs="Calibri Light"/>
          <w:sz w:val="24"/>
        </w:rPr>
        <w:t>(</w:t>
      </w:r>
      <w:proofErr w:type="spellStart"/>
      <w:r w:rsidR="0028698C" w:rsidRPr="004B6F68">
        <w:rPr>
          <w:rFonts w:ascii="Calibri Light" w:hAnsiTheme="majorHAnsi" w:cs="Calibri Light"/>
          <w:sz w:val="24"/>
        </w:rPr>
        <w:t>Zoonomia</w:t>
      </w:r>
      <w:proofErr w:type="spellEnd"/>
      <w:r w:rsidR="0028698C" w:rsidRPr="004B6F68">
        <w:rPr>
          <w:rFonts w:ascii="Calibri Light" w:hAnsiTheme="majorHAnsi" w:cs="Calibri Light"/>
          <w:sz w:val="24"/>
        </w:rPr>
        <w:t xml:space="preserve"> Consortium, 2020)</w:t>
      </w:r>
      <w:r w:rsidR="0028698C" w:rsidRPr="004B6F68">
        <w:rPr>
          <w:rFonts w:asciiTheme="majorHAnsi" w:hAnsiTheme="majorHAnsi" w:cstheme="majorHAnsi"/>
          <w:sz w:val="24"/>
          <w:szCs w:val="24"/>
        </w:rPr>
        <w:fldChar w:fldCharType="end"/>
      </w:r>
      <w:r w:rsidR="0028698C">
        <w:rPr>
          <w:rFonts w:asciiTheme="majorHAnsi" w:hAnsiTheme="majorHAnsi" w:cstheme="majorHAnsi"/>
          <w:sz w:val="24"/>
          <w:szCs w:val="24"/>
        </w:rPr>
        <w:t>,</w:t>
      </w:r>
      <w:r w:rsidR="0028698C" w:rsidRPr="004B6F68">
        <w:rPr>
          <w:rFonts w:asciiTheme="majorHAnsi" w:hAnsiTheme="majorHAnsi" w:cstheme="majorHAnsi"/>
          <w:sz w:val="24"/>
          <w:szCs w:val="24"/>
        </w:rPr>
        <w:t xml:space="preserve"> the identification of physical threats to endangered species </w:t>
      </w:r>
      <w:r w:rsidR="0028698C" w:rsidRPr="004B6F68">
        <w:rPr>
          <w:rFonts w:asciiTheme="majorHAnsi" w:hAnsiTheme="majorHAnsi" w:cstheme="majorHAnsi"/>
          <w:sz w:val="24"/>
          <w:szCs w:val="24"/>
        </w:rPr>
        <w:fldChar w:fldCharType="begin"/>
      </w:r>
      <w:r w:rsidR="0028698C" w:rsidRPr="004B6F68">
        <w:rPr>
          <w:rFonts w:asciiTheme="majorHAnsi" w:hAnsiTheme="majorHAnsi" w:cstheme="majorHAnsi"/>
          <w:sz w:val="24"/>
          <w:szCs w:val="24"/>
        </w:rPr>
        <w:instrText xml:space="preserve"> ADDIN ZOTERO_ITEM CSL_CITATION {"citationID":"CU5vBqNs","properties":{"formattedCitation":"(Wasser et al., 2015; Wright et al., 2015)","plainCitation":"(Wasser et al., 2015; Wright et al., 2015)","noteIndex":0},"citationItems":[{"id":588,"uris":["http://zotero.org/users/local/3tku6QP0/items/M3RGS7U9"],"itemData":{"id":588,"type":"article-journal","abstract":"Focused on protecting a few\n            \n              The illegal ivory trade threatens the persistence of stable wild elephant populations. The underground and covert nature of poaching makes it difficult to police. Wasser\n              et al.\n              used genetic tools to identify the origins of elephant tusks seized during transit (see the Perspective by Hoelzel). The majority of source animals were part of just a few wild elephant populations in Africa—and just two areas since 2006. Increased focus on enforcement in a few such areas could help interrupt poaching activities and restore wild elephant populations.\n            \n            \n              Science\n              , this issue p.\n              84\n              ; see also p.\n              34\n            \n          , \n            \n              Tracing the origins of elephant ivory pinpoints two major poaching areas.\n              \n                [Also see Perspective by\n                Hoelzel\n                ]\n              \n            \n          , \n            Poaching of elephants is now occurring at rates that threaten African populations with extinction. Identifying the number and location of Africa’s major poaching hotspots may assist efforts to end poaching and facilitate recovery of elephant populations. We genetically assign origin to 28 large ivory seizures (≥0.5 metric tons) made between 1996 and 2014, also testing assignment accuracy. Results suggest that the major poaching hotspots in Africa may be currently concentrated in as few as two areas. Increasing law enforcement in these two hotspots could help curtail future elephant losses across Africa and disrupt this organized transnational crime.","container-title":"Science","DOI":"10.1126/science.aaa2457","ISSN":"0036-8075, 1095-9203","issue":"6243","journalAbbreviation":"Science","language":"en","page":"84-87","source":"DOI.org (Crossref)","title":"Genetic assignment of large seizures of elephant ivory reveals Africa’s major poaching hotspots","volume":"349","author":[{"family":"Wasser","given":"S. K."},{"family":"Brown","given":"L."},{"family":"Mailand","given":"C."},{"family":"Mondol","given":"S."},{"family":"Clark","given":"W."},{"family":"Laurie","given":"C."},{"family":"Weir","given":"B. S."}],"issued":{"date-parts":[["2015",7,3]]}}},{"id":591,"uris":["http://zotero.org/users/local/3tku6QP0/items/9RMQLC7W"],"itemData":{"id":591,"type":"article-journal","abstract":"Background: The Tasmanian devil (Sarcophilus harrisii) has undergone a recent, drastic population decline due to the highly contagious devil facial tumor disease. The tumor is one of only two naturally occurring transmissible cancers and is almost inevitably fatal. In 2006 a disease-free insurance population was established to ensure that the Tasmanian devil is protected from extinction. The insurance program is dependent upon preserving as much wild genetic diversity as possible to maximize the success of subsequent reintroductions to the wild. Accurate genotypic data is vital to the success of the program to ensure that loss of genetic diversity does not occur in captivity. Until recently, microsatellite markers have been used to study devil population genetics, however as genetic diversity is low in the devil and potentially decreasing in the captive population, a more sensitive genotyping assay is required.\nMethods: Utilising the devil reference genome and whole genome re-sequencing data, we have identified polymorphic regions for use in a custom genotyping assay. These regions were amplified using PCR and sequenced on the Illumina MiSeq platform to refine a set a markers to genotype the Tasmanian devil insurance population.\nResults: We have developed a set of single nucleotide polymorphic (SNP) markers, assayed by amplicon sequencing, that provide a high-throughput method for monitoring genetic diversity and assessing familial relationships among devils. To date we have used a total of 267 unique SNPs within both putatively neutral and functional loci to genotype 305 individuals in the Tasmanian devil insurance population. We have used these data to assess genetic diversity in the population as well as resolve the parentage of 21 offspring.\nConclusions: Our molecular data has been incorporated with studbook management practices to provide more accurate pedigree information and to inform breeding recommendations. The assay will continue to be used to monitor the genetic diversity of the insurance population of Tasmanian devils with the aim of reducing inbreeding and maximizing success of reintroductions to the wild.","container-title":"BMC Genomics","DOI":"10.1186/s12864-015-2020-4","ISSN":"1471-2164","issue":"1","journalAbbreviation":"BMC Genomics","language":"en","page":"791","source":"DOI.org (Crossref)","title":"Development of a SNP-based assay for measuring genetic diversity in the Tasmanian devil insurance population","volume":"16","author":[{"family":"Wright","given":"Belinda"},{"family":"Morris","given":"Katrina"},{"family":"Grueber","given":"Catherine E."},{"family":"Willet","given":"Cali E."},{"family":"Gooley","given":"Rebecca"},{"family":"Hogg","given":"Carolyn J."},{"family":"O’Meally","given":"Denis"},{"family":"Hamede","given":"Rodrigo"},{"family":"Jones","given":"Menna"},{"family":"Wade","given":"Claire"},{"family":"Belov","given":"Katherine"}],"issued":{"date-parts":[["2015",12]]}}}],"schema":"https://github.com/citation-style-language/schema/raw/master/csl-citation.json"} </w:instrText>
      </w:r>
      <w:r w:rsidR="0028698C" w:rsidRPr="004B6F68">
        <w:rPr>
          <w:rFonts w:asciiTheme="majorHAnsi" w:hAnsiTheme="majorHAnsi" w:cstheme="majorHAnsi"/>
          <w:sz w:val="24"/>
          <w:szCs w:val="24"/>
        </w:rPr>
        <w:fldChar w:fldCharType="separate"/>
      </w:r>
      <w:r w:rsidR="0028698C" w:rsidRPr="004B6F68">
        <w:rPr>
          <w:rFonts w:ascii="Calibri Light" w:hAnsiTheme="majorHAnsi" w:cs="Calibri Light"/>
          <w:sz w:val="24"/>
        </w:rPr>
        <w:t>(Wasser et al., 2015; Wright et al., 2015)</w:t>
      </w:r>
      <w:r w:rsidR="0028698C" w:rsidRPr="004B6F68">
        <w:rPr>
          <w:rFonts w:asciiTheme="majorHAnsi" w:hAnsiTheme="majorHAnsi" w:cstheme="majorHAnsi"/>
          <w:sz w:val="24"/>
          <w:szCs w:val="24"/>
        </w:rPr>
        <w:fldChar w:fldCharType="end"/>
      </w:r>
      <w:r w:rsidR="0028698C">
        <w:rPr>
          <w:rFonts w:asciiTheme="majorHAnsi" w:hAnsiTheme="majorHAnsi" w:cstheme="majorHAnsi"/>
          <w:sz w:val="24"/>
          <w:szCs w:val="24"/>
        </w:rPr>
        <w:t xml:space="preserve"> and identification of vulnerable populations susceptible to increasingly variable climatic conditions (TKT INSERT RACHEL BAY PAPER)</w:t>
      </w:r>
      <w:r w:rsidR="0028698C" w:rsidRPr="004B6F68">
        <w:rPr>
          <w:rFonts w:asciiTheme="majorHAnsi" w:hAnsiTheme="majorHAnsi" w:cstheme="majorHAnsi"/>
          <w:sz w:val="24"/>
          <w:szCs w:val="24"/>
        </w:rPr>
        <w:t>.</w:t>
      </w:r>
      <w:r w:rsidR="008F2EB8">
        <w:rPr>
          <w:rFonts w:asciiTheme="majorHAnsi" w:hAnsiTheme="majorHAnsi" w:cstheme="majorHAnsi"/>
          <w:sz w:val="24"/>
          <w:szCs w:val="24"/>
        </w:rPr>
        <w:t xml:space="preserve"> </w:t>
      </w:r>
      <w:r w:rsidR="00FF75A7">
        <w:rPr>
          <w:rFonts w:asciiTheme="majorHAnsi" w:hAnsiTheme="majorHAnsi" w:cstheme="majorHAnsi"/>
          <w:sz w:val="24"/>
          <w:szCs w:val="24"/>
        </w:rPr>
        <w:t>However</w:t>
      </w:r>
      <w:r w:rsidR="00FF75A7" w:rsidRPr="004B6F68">
        <w:rPr>
          <w:rFonts w:asciiTheme="majorHAnsi" w:hAnsiTheme="majorHAnsi" w:cstheme="majorHAnsi"/>
          <w:sz w:val="24"/>
          <w:szCs w:val="24"/>
        </w:rPr>
        <w:t xml:space="preserve">, genomic studies involving reference genomes are limited by the completeness of the assembled resource. </w:t>
      </w:r>
    </w:p>
    <w:p w14:paraId="7390FFBF" w14:textId="6A92CDC5" w:rsidR="005B7C80" w:rsidRPr="005B7C80" w:rsidRDefault="005B7C80" w:rsidP="004E4858">
      <w:pPr>
        <w:spacing w:line="480" w:lineRule="auto"/>
        <w:ind w:right="270"/>
        <w:rPr>
          <w:rFonts w:asciiTheme="majorHAnsi" w:hAnsiTheme="majorHAnsi" w:cstheme="majorHAnsi"/>
          <w:sz w:val="24"/>
          <w:szCs w:val="24"/>
        </w:rPr>
      </w:pPr>
      <w:r>
        <w:rPr>
          <w:rFonts w:asciiTheme="majorHAnsi" w:hAnsiTheme="majorHAnsi" w:cstheme="majorHAnsi"/>
          <w:sz w:val="24"/>
          <w:szCs w:val="24"/>
        </w:rPr>
        <w:t xml:space="preserve">Hybrid genome assembly </w:t>
      </w:r>
      <w:r w:rsidR="004E08BF">
        <w:rPr>
          <w:rFonts w:asciiTheme="majorHAnsi" w:hAnsiTheme="majorHAnsi" w:cstheme="majorHAnsi"/>
          <w:sz w:val="24"/>
          <w:szCs w:val="24"/>
        </w:rPr>
        <w:t xml:space="preserve">uses </w:t>
      </w:r>
      <w:r>
        <w:rPr>
          <w:rFonts w:asciiTheme="majorHAnsi" w:hAnsiTheme="majorHAnsi" w:cstheme="majorHAnsi"/>
          <w:sz w:val="24"/>
          <w:szCs w:val="24"/>
        </w:rPr>
        <w:t>multiple sequencing technolog</w:t>
      </w:r>
      <w:r w:rsidR="00345F08">
        <w:rPr>
          <w:rFonts w:asciiTheme="majorHAnsi" w:hAnsiTheme="majorHAnsi" w:cstheme="majorHAnsi"/>
          <w:sz w:val="24"/>
          <w:szCs w:val="24"/>
        </w:rPr>
        <w:t>ies</w:t>
      </w:r>
      <w:r>
        <w:rPr>
          <w:rFonts w:asciiTheme="majorHAnsi" w:hAnsiTheme="majorHAnsi" w:cstheme="majorHAnsi"/>
          <w:sz w:val="24"/>
          <w:szCs w:val="24"/>
        </w:rPr>
        <w:t xml:space="preserve"> to assemble genome</w:t>
      </w:r>
      <w:r w:rsidR="00345F08">
        <w:rPr>
          <w:rFonts w:asciiTheme="majorHAnsi" w:hAnsiTheme="majorHAnsi" w:cstheme="majorHAnsi"/>
          <w:sz w:val="24"/>
          <w:szCs w:val="24"/>
        </w:rPr>
        <w:t xml:space="preserve">s through capitalizing on the various strengths of each technology. This combination of creating one assembly from multiple sequencing technologies has led to more contiguous and accurate </w:t>
      </w:r>
      <w:r w:rsidR="00345F08">
        <w:rPr>
          <w:rFonts w:asciiTheme="majorHAnsi" w:hAnsiTheme="majorHAnsi" w:cstheme="majorHAnsi"/>
          <w:sz w:val="24"/>
          <w:szCs w:val="24"/>
        </w:rPr>
        <w:lastRenderedPageBreak/>
        <w:t xml:space="preserve">assemblies [TKTK], and as a result </w:t>
      </w:r>
      <w:r>
        <w:rPr>
          <w:rFonts w:asciiTheme="majorHAnsi" w:hAnsiTheme="majorHAnsi" w:cstheme="majorHAnsi"/>
          <w:sz w:val="24"/>
          <w:szCs w:val="24"/>
        </w:rPr>
        <w:t xml:space="preserve">has become the gold standard for </w:t>
      </w:r>
      <w:r>
        <w:rPr>
          <w:rFonts w:asciiTheme="majorHAnsi" w:hAnsiTheme="majorHAnsi" w:cstheme="majorHAnsi"/>
          <w:i/>
          <w:iCs/>
          <w:sz w:val="24"/>
          <w:szCs w:val="24"/>
        </w:rPr>
        <w:t xml:space="preserve">de novo </w:t>
      </w:r>
      <w:r>
        <w:rPr>
          <w:rFonts w:asciiTheme="majorHAnsi" w:hAnsiTheme="majorHAnsi" w:cstheme="majorHAnsi"/>
          <w:sz w:val="24"/>
          <w:szCs w:val="24"/>
        </w:rPr>
        <w:t>genome assembly. Hybrid assemblies may</w:t>
      </w:r>
      <w:r w:rsidR="00B956C7">
        <w:rPr>
          <w:rFonts w:asciiTheme="majorHAnsi" w:hAnsiTheme="majorHAnsi" w:cstheme="majorHAnsi"/>
          <w:sz w:val="24"/>
          <w:szCs w:val="24"/>
        </w:rPr>
        <w:t xml:space="preserve"> use any</w:t>
      </w:r>
      <w:r>
        <w:rPr>
          <w:rFonts w:asciiTheme="majorHAnsi" w:hAnsiTheme="majorHAnsi" w:cstheme="majorHAnsi"/>
          <w:sz w:val="24"/>
          <w:szCs w:val="24"/>
        </w:rPr>
        <w:t xml:space="preserve"> combin</w:t>
      </w:r>
      <w:r w:rsidR="00B956C7">
        <w:rPr>
          <w:rFonts w:asciiTheme="majorHAnsi" w:hAnsiTheme="majorHAnsi" w:cstheme="majorHAnsi"/>
          <w:sz w:val="24"/>
          <w:szCs w:val="24"/>
        </w:rPr>
        <w:t>ation of</w:t>
      </w:r>
      <w:r>
        <w:rPr>
          <w:rFonts w:asciiTheme="majorHAnsi" w:hAnsiTheme="majorHAnsi" w:cstheme="majorHAnsi"/>
          <w:sz w:val="24"/>
          <w:szCs w:val="24"/>
        </w:rPr>
        <w:t xml:space="preserve"> long-read sequencing, short-read sequencing, optical mapping</w:t>
      </w:r>
      <w:r w:rsidR="00B956C7">
        <w:rPr>
          <w:rFonts w:asciiTheme="majorHAnsi" w:hAnsiTheme="majorHAnsi" w:cstheme="majorHAnsi"/>
          <w:sz w:val="24"/>
          <w:szCs w:val="24"/>
        </w:rPr>
        <w:t>,</w:t>
      </w:r>
      <w:r>
        <w:rPr>
          <w:rFonts w:asciiTheme="majorHAnsi" w:hAnsiTheme="majorHAnsi" w:cstheme="majorHAnsi"/>
          <w:sz w:val="24"/>
          <w:szCs w:val="24"/>
        </w:rPr>
        <w:t xml:space="preserve"> </w:t>
      </w:r>
      <w:r w:rsidR="00B956C7">
        <w:rPr>
          <w:rFonts w:asciiTheme="majorHAnsi" w:hAnsiTheme="majorHAnsi" w:cstheme="majorHAnsi"/>
          <w:sz w:val="24"/>
          <w:szCs w:val="24"/>
        </w:rPr>
        <w:t>and</w:t>
      </w:r>
      <w:r>
        <w:rPr>
          <w:rFonts w:asciiTheme="majorHAnsi" w:hAnsiTheme="majorHAnsi" w:cstheme="majorHAnsi"/>
          <w:sz w:val="24"/>
          <w:szCs w:val="24"/>
        </w:rPr>
        <w:t xml:space="preserve"> </w:t>
      </w:r>
      <w:r w:rsidR="00B956C7">
        <w:rPr>
          <w:rFonts w:asciiTheme="majorHAnsi" w:hAnsiTheme="majorHAnsi" w:cstheme="majorHAnsi"/>
          <w:sz w:val="24"/>
          <w:szCs w:val="24"/>
        </w:rPr>
        <w:t>interaction mapping</w:t>
      </w:r>
      <w:r>
        <w:rPr>
          <w:rFonts w:asciiTheme="majorHAnsi" w:hAnsiTheme="majorHAnsi" w:cstheme="majorHAnsi"/>
          <w:sz w:val="24"/>
          <w:szCs w:val="24"/>
        </w:rPr>
        <w:t xml:space="preserve">. </w:t>
      </w:r>
      <w:commentRangeStart w:id="28"/>
      <w:r w:rsidRPr="004B6F68">
        <w:rPr>
          <w:rFonts w:asciiTheme="majorHAnsi" w:hAnsiTheme="majorHAnsi" w:cstheme="majorHAnsi"/>
          <w:sz w:val="24"/>
          <w:szCs w:val="24"/>
        </w:rPr>
        <w:t xml:space="preserve">Each technology type </w:t>
      </w:r>
      <w:r>
        <w:rPr>
          <w:rFonts w:asciiTheme="majorHAnsi" w:hAnsiTheme="majorHAnsi" w:cstheme="majorHAnsi"/>
          <w:sz w:val="24"/>
          <w:szCs w:val="24"/>
        </w:rPr>
        <w:t>has</w:t>
      </w:r>
      <w:r w:rsidRPr="004B6F68">
        <w:rPr>
          <w:rFonts w:asciiTheme="majorHAnsi" w:hAnsiTheme="majorHAnsi" w:cstheme="majorHAnsi"/>
          <w:sz w:val="24"/>
          <w:szCs w:val="24"/>
        </w:rPr>
        <w:t xml:space="preserve"> different biases, errors, </w:t>
      </w:r>
      <w:r w:rsidR="00C81542">
        <w:rPr>
          <w:rFonts w:asciiTheme="majorHAnsi" w:hAnsiTheme="majorHAnsi" w:cstheme="majorHAnsi"/>
          <w:sz w:val="24"/>
          <w:szCs w:val="24"/>
        </w:rPr>
        <w:t xml:space="preserve">costs, </w:t>
      </w:r>
      <w:r w:rsidRPr="004B6F68">
        <w:rPr>
          <w:rFonts w:asciiTheme="majorHAnsi" w:hAnsiTheme="majorHAnsi" w:cstheme="majorHAnsi"/>
          <w:sz w:val="24"/>
          <w:szCs w:val="24"/>
        </w:rPr>
        <w:t xml:space="preserve">and </w:t>
      </w:r>
      <w:r w:rsidRPr="00FD21E9">
        <w:rPr>
          <w:rFonts w:asciiTheme="majorHAnsi" w:hAnsiTheme="majorHAnsi" w:cstheme="majorHAnsi"/>
          <w:color w:val="00000A"/>
          <w:sz w:val="24"/>
          <w:szCs w:val="24"/>
        </w:rPr>
        <w:t>uses. In general, hybrid assemblies use long error prone reads to generate scaffolds, correct base calling errors with short reads which have high accuracy but cannot span highly repetitive sequences, and anchor scaffolds into chromosomes using interaction mapping which shows physical associations to span and link proximal scaffolds</w:t>
      </w:r>
      <w:commentRangeEnd w:id="28"/>
      <w:r>
        <w:rPr>
          <w:rStyle w:val="CommentReference"/>
        </w:rPr>
        <w:commentReference w:id="28"/>
      </w:r>
      <w:r w:rsidRPr="00FD21E9">
        <w:rPr>
          <w:rFonts w:asciiTheme="majorHAnsi" w:hAnsiTheme="majorHAnsi" w:cstheme="majorHAnsi"/>
          <w:color w:val="00000A"/>
          <w:sz w:val="24"/>
          <w:szCs w:val="24"/>
        </w:rPr>
        <w:t>.</w:t>
      </w:r>
      <w:r w:rsidR="00C81542">
        <w:rPr>
          <w:rFonts w:asciiTheme="majorHAnsi" w:hAnsiTheme="majorHAnsi" w:cstheme="majorHAnsi"/>
          <w:color w:val="00000A"/>
          <w:sz w:val="24"/>
          <w:szCs w:val="24"/>
        </w:rPr>
        <w:t xml:space="preserve"> Biases, </w:t>
      </w:r>
      <w:proofErr w:type="gramStart"/>
      <w:r w:rsidR="00C81542">
        <w:rPr>
          <w:rFonts w:asciiTheme="majorHAnsi" w:hAnsiTheme="majorHAnsi" w:cstheme="majorHAnsi"/>
          <w:color w:val="00000A"/>
          <w:sz w:val="24"/>
          <w:szCs w:val="24"/>
        </w:rPr>
        <w:t>errors</w:t>
      </w:r>
      <w:proofErr w:type="gramEnd"/>
      <w:r w:rsidR="00C81542">
        <w:rPr>
          <w:rFonts w:asciiTheme="majorHAnsi" w:hAnsiTheme="majorHAnsi" w:cstheme="majorHAnsi"/>
          <w:color w:val="00000A"/>
          <w:sz w:val="24"/>
          <w:szCs w:val="24"/>
        </w:rPr>
        <w:t xml:space="preserve"> and pricing are consistently being minimized as sequencing research continues to generate more, longer, and increasingly accurate reads from a single sequencing machine. </w:t>
      </w:r>
    </w:p>
    <w:p w14:paraId="525483A5" w14:textId="4CB0C3D5" w:rsidR="00695F15" w:rsidRPr="004B6F68" w:rsidRDefault="00912247" w:rsidP="003F5039">
      <w:pPr>
        <w:spacing w:line="480" w:lineRule="auto"/>
        <w:ind w:right="270"/>
        <w:rPr>
          <w:rFonts w:asciiTheme="majorHAnsi" w:hAnsiTheme="majorHAnsi" w:cstheme="majorHAnsi"/>
          <w:sz w:val="24"/>
          <w:szCs w:val="24"/>
        </w:rPr>
      </w:pPr>
      <w:r>
        <w:rPr>
          <w:rFonts w:asciiTheme="majorHAnsi" w:hAnsiTheme="majorHAnsi" w:cstheme="majorHAnsi"/>
          <w:sz w:val="24"/>
          <w:szCs w:val="24"/>
        </w:rPr>
        <w:t>N</w:t>
      </w:r>
      <w:r w:rsidRPr="004B6F68">
        <w:rPr>
          <w:rFonts w:asciiTheme="majorHAnsi" w:hAnsiTheme="majorHAnsi" w:cstheme="majorHAnsi"/>
          <w:sz w:val="24"/>
          <w:szCs w:val="24"/>
        </w:rPr>
        <w:t xml:space="preserve">ext generation sequencing (NGS) and third generation sequencing (TGS) technologies have </w:t>
      </w:r>
      <w:r>
        <w:rPr>
          <w:rFonts w:asciiTheme="majorHAnsi" w:hAnsiTheme="majorHAnsi" w:cstheme="majorHAnsi"/>
          <w:sz w:val="24"/>
          <w:szCs w:val="24"/>
        </w:rPr>
        <w:t>made it</w:t>
      </w:r>
      <w:r w:rsidRPr="004B6F68">
        <w:rPr>
          <w:rFonts w:asciiTheme="majorHAnsi" w:hAnsiTheme="majorHAnsi" w:cstheme="majorHAnsi"/>
          <w:sz w:val="24"/>
          <w:szCs w:val="24"/>
        </w:rPr>
        <w:t xml:space="preserve"> relatively easy to generate low cost, high-throughput sequencing data. Of the numerous new methods to </w:t>
      </w:r>
      <w:r>
        <w:rPr>
          <w:rFonts w:asciiTheme="majorHAnsi" w:hAnsiTheme="majorHAnsi" w:cstheme="majorHAnsi"/>
          <w:sz w:val="24"/>
          <w:szCs w:val="24"/>
        </w:rPr>
        <w:t>obtain</w:t>
      </w:r>
      <w:r w:rsidRPr="004B6F68">
        <w:rPr>
          <w:rFonts w:asciiTheme="majorHAnsi" w:hAnsiTheme="majorHAnsi" w:cstheme="majorHAnsi"/>
          <w:sz w:val="24"/>
          <w:szCs w:val="24"/>
        </w:rPr>
        <w:t xml:space="preserve"> sequencing data for assembly, long-read sequencing, short-read sequencing, and interaction mapping have transformed the quality and contiguity of genome assemblies today. Current </w:t>
      </w:r>
      <w:r w:rsidRPr="004B6F68">
        <w:rPr>
          <w:rFonts w:asciiTheme="majorHAnsi" w:hAnsiTheme="majorHAnsi" w:cstheme="majorHAnsi"/>
          <w:i/>
          <w:iCs/>
          <w:sz w:val="24"/>
          <w:szCs w:val="24"/>
        </w:rPr>
        <w:t>de novo</w:t>
      </w:r>
      <w:r w:rsidRPr="004B6F68">
        <w:rPr>
          <w:rFonts w:asciiTheme="majorHAnsi" w:hAnsiTheme="majorHAnsi" w:cstheme="majorHAnsi"/>
          <w:sz w:val="24"/>
          <w:szCs w:val="24"/>
        </w:rPr>
        <w:t xml:space="preserve"> genomes</w:t>
      </w:r>
      <w:r>
        <w:rPr>
          <w:rFonts w:asciiTheme="majorHAnsi" w:hAnsiTheme="majorHAnsi" w:cstheme="majorHAnsi"/>
          <w:sz w:val="24"/>
          <w:szCs w:val="24"/>
        </w:rPr>
        <w:t xml:space="preserve"> require collaboration between relatively few scientists and</w:t>
      </w:r>
      <w:r w:rsidRPr="004B6F68">
        <w:rPr>
          <w:rFonts w:asciiTheme="majorHAnsi" w:hAnsiTheme="majorHAnsi" w:cstheme="majorHAnsi"/>
          <w:sz w:val="24"/>
          <w:szCs w:val="24"/>
        </w:rPr>
        <w:t xml:space="preserve"> reach completeness standards which took decades for the first human genome to reach at a fraction of the cost and by</w:t>
      </w:r>
      <w:r>
        <w:rPr>
          <w:rFonts w:asciiTheme="majorHAnsi" w:hAnsiTheme="majorHAnsi" w:cstheme="majorHAnsi"/>
          <w:sz w:val="24"/>
          <w:szCs w:val="24"/>
        </w:rPr>
        <w:t xml:space="preserve"> the collaboration</w:t>
      </w:r>
      <w:r w:rsidRPr="004B6F68">
        <w:rPr>
          <w:rFonts w:asciiTheme="majorHAnsi" w:hAnsiTheme="majorHAnsi" w:cstheme="majorHAnsi"/>
          <w:sz w:val="24"/>
          <w:szCs w:val="24"/>
        </w:rPr>
        <w:t xml:space="preserve"> relatively few individuals </w:t>
      </w:r>
      <w:r w:rsidRPr="004B6F68">
        <w:rPr>
          <w:rFonts w:asciiTheme="majorHAnsi" w:hAnsiTheme="majorHAnsi" w:cstheme="majorHAnsi"/>
          <w:sz w:val="24"/>
          <w:szCs w:val="24"/>
        </w:rPr>
        <w:fldChar w:fldCharType="begin"/>
      </w:r>
      <w:r w:rsidRPr="004B6F68">
        <w:rPr>
          <w:rFonts w:asciiTheme="majorHAnsi" w:hAnsiTheme="majorHAnsi" w:cstheme="majorHAnsi"/>
          <w:sz w:val="24"/>
          <w:szCs w:val="24"/>
        </w:rPr>
        <w:instrText xml:space="preserve"> ADDIN ZOTERO_ITEM CSL_CITATION {"citationID":"GMjmbx8c","properties":{"formattedCitation":"(International Human Genome Sequencing Consortium et al., 2001)","plainCitation":"(International Human Genome Sequencing Consortium et al., 2001)","noteIndex":0},"citationItems":[{"id":593,"uris":["http://zotero.org/users/local/3tku6QP0/items/9MIGJWAT"],"itemData":{"id":593,"type":"article-journal","container-title":"Nature","DOI":"10.1038/35057062","ISSN":"0028-0836, 1476-4687","issue":"6822","journalAbbreviation":"Nature","language":"en","page":"860-921","source":"DOI.org (Crossref)","title":"Initial sequencing and analysis of the human genome","volume":"409","author":[{"literal":"International Human Genome Sequencing Consortium"},{"literal":"Whitehead Institute for Biomedical Research, Center for Genome Research:"},{"family":"Lander","given":"Eric S."},{"family":"Linton","given":"Lauren M."},{"family":"Birren","given":"Bruce"},{"family":"Nusbaum","given":"Chad"},{"family":"Zody","given":"Michael C."},{"family":"Baldwin","given":"Jennifer"},{"family":"Devon","given":"Keri"},{"family":"Dewar","given":"Ken"},{"family":"Doyle","given":"Michael"},{"family":"FitzHugh","given":"William"},{"family":"Funke","given":"Roel"},{"family":"Gage","given":"Diane"},{"family":"Harris","given":"Katrina"},{"family":"Heaford","given":"Andrew"},{"family":"Howland","given":"John"},{"family":"Kann","given":"Lisa"},{"family":"Lehoczky","given":"Jessica"},{"family":"LeVine","given":"Rosie"},{"family":"McEwan","given":"Paul"},{"family":"McKernan","given":"Kevin"},{"family":"Meldrim","given":"James"},{"family":"Mesirov","given":"Jill P."},{"family":"Miranda","given":"Cher"},{"family":"Morris","given":"William"},{"family":"Naylor","given":"Jerome"},{"family":"Raymond","given":"Christina"},{"family":"Rosetti","given":"Mark"},{"family":"Santos","given":"Ralph"},{"family":"Sheridan","given":"Andrew"},{"family":"Sougnez","given":"Carrie"},{"family":"Stange-Thomann","given":"Nicole"},{"family":"Stojanovic","given":"Nikola"},{"family":"Subramanian","given":"Aravind"},{"family":"Wyman","given":"Dudley"},{"literal":"The Sanger Centre:"},{"family":"Rogers","given":"Jane"},{"family":"Sulston","given":"John"},{"family":"Ainscough","given":"Rachael"},{"family":"Beck","given":"Stephan"},{"family":"Bentley","given":"David"},{"family":"Burton","given":"John"},{"family":"Clee","given":"Christopher"},{"family":"Carter","given":"Nigel"},{"family":"Coulson","given":"Alan"},{"family":"Deadman","given":"Rebecca"},{"family":"Deloukas","given":"Panos"},{"family":"Dunham","given":"Andrew"},{"family":"Dunham","given":"Ian"},{"family":"Durbin","given":"Richard"},{"family":"French","given":"Lisa"},{"family":"Grafham","given":"Darren"},{"family":"Gregory","given":"Simon"},{"family":"Hubbard","given":"Tim"},{"family":"Humphray","given":"Sean"},{"family":"Hunt","given":"Adrienne"},{"family":"Jones","given":"Matthew"},{"family":"Lloyd","given":"Christine"},{"family":"McMurray","given":"Amanda"},{"family":"Matthews","given":"Lucy"},{"family":"Mercer","given":"Simon"},{"family":"Milne","given":"Sarah"},{"family":"Mullikin","given":"James C."},{"family":"Mungall","given":"Andrew"},{"family":"Plumb","given":"Robert"},{"family":"Ross","given":"Mark"},{"family":"Shownkeen","given":"Ratna"},{"family":"Sims","given":"Sarah"},{"literal":"Washington University Genome Sequencing Center"},{"family":"Waterston","given":"Robert H."},{"family":"Wilson","given":"Richard K."},{"family":"Hillier","given":"LaDeana W."},{"family":"McPherson","given":"John D."},{"family":"Marra","given":"Marco A."},{"family":"Mardis","given":"Elaine R."},{"family":"Fulton","given":"Lucinda A."},{"family":"Chinwalla","given":"Asif T."},{"family":"Pepin","given":"Kymberlie H."},{"family":"Gish","given":"Warren R."},{"family":"Chissoe","given":"Stephanie L."},{"family":"Wendl","given":"Michael C."},{"family":"Delehaunty","given":"Kim D."},{"family":"Miner","given":"Tracie L."},{"family":"Delehaunty","given":"Andrew"},{"family":"Kramer","given":"Jason B."},{"family":"Cook","given":"Lisa L."},{"family":"Fulton","given":"Robert S."},{"family":"Johnson","given":"Douglas L."},{"family":"Minx","given":"Patrick J."},{"family":"Clifton","given":"Sandra W."},{"literal":"US DOE Joint Genome Institute:"},{"family":"Hawkins","given":"Trevor"},{"family":"Branscomb","given":"Elbert"},{"family":"Predki","given":"Paul"},{"family":"Richardson","given":"Paul"},{"family":"Wenning","given":"Sarah"},{"family":"Slezak","given":"Tom"},{"family":"Doggett","given":"Norman"},{"family":"Cheng","given":"Jan-Fang"},{"family":"Olsen","given":"Anne"},{"family":"Lucas","given":"Susan"},{"family":"Elkin","given":"Christopher"},{"family":"Uberbacher","given":"Edward"},{"family":"Frazier","given":"Marvin"},{"literal":"Baylor College of Medicine Human Genome Sequencing Center:"},{"family":"Gibbs","given":"Richard A."},{"family":"Muzny","given":"Donna M."},{"family":"Scherer","given":"Steven E."},{"family":"Bouck","given":"John B."},{"family":"Sodergren","given":"Erica J."},{"family":"Worley","given":"Kim C."},{"family":"Rives","given":"Catherine M."},{"family":"Gorrell","given":"James H."},{"family":"Metzker","given":"Michael L."},{"family":"Naylor","given":"Susan L."},{"family":"Kucherlapati","given":"Raju S."},{"family":"Nelson","given":"David L."},{"family":"Weinstock","given":"George M."},{"literal":"RIKEN Genomic Sciences Center:"},{"family":"Sakaki","given":"Yoshiyuki"},{"family":"Fujiyama","given":"Asao"},{"family":"Hattori","given":"Masahira"},{"family":"Yada","given":"Tetsushi"},{"family":"Toyoda","given":"Atsushi"},{"family":"Itoh","given":"Takehiko"},{"family":"Kawagoe","given":"Chiharu"},{"family":"Watanabe","given":"Hidemi"},{"family":"Totoki","given":"Yasushi"},{"family":"Taylor","given":"Todd"},{"literal":"Genoscope and CNRS UMR-8030:"},{"family":"Weissenbach","given":"Jean"},{"family":"Heilig","given":"Roland"},{"family":"Saurin","given":"William"},{"family":"Artiguenave","given":"Francois"},{"family":"Brottier","given":"Philippe"},{"family":"Bruls","given":"Thomas"},{"family":"Pelletier","given":"Eric"},{"family":"Robert","given":"Catherine"},{"family":"Wincker","given":"Patrick"},{"literal":"Department of Genome Analysis, Institute of Molecular Biotechnology:"},{"family":"Rosenthal","given":"André"},{"family":"Platzer","given":"Matthias"},{"family":"Nyakatura","given":"Gerald"},{"family":"Taudien","given":"Stefan"},{"family":"Rump","given":"Andreas"},{"literal":"GTC Sequencing Center:"},{"family":"Smith","given":"Douglas R."},{"family":"Doucette-Stamm","given":"Lynn"},{"family":"Rubenfield","given":"Marc"},{"family":"Weinstock","given":"Keith"},{"family":"Lee","given":"Hong Mei"},{"family":"Dubois","given":"JoAnn"},{"literal":"Beijing Genomics Institute/Human Genome Center:"},{"family":"Yang","given":"Huanming"},{"family":"Yu","given":"Jun"},{"family":"Wang","given":"Jian"},{"family":"Huang","given":"Guyang"},{"family":"Gu","given":"Jun"},{"literal":"Multimegabase Sequencing Center, The Institute for Systems Biology:"},{"family":"Hood","given":"Leroy"},{"family":"Rowen","given":"Lee"},{"family":"Madan","given":"Anup"},{"family":"Qin","given":"Shizen"},{"literal":"Stanford Genome Technology Center:"},{"family":"Davis","given":"Ronald W."},{"family":"Federspiel","given":"Nancy A."},{"family":"Abola","given":"A. Pia"},{"family":"Proctor","given":"Michael J."},{"literal":"University of Oklahoma's Advanced Center for Genome Technology:"},{"family":"Roe","given":"Bruce A."},{"family":"Chen","given":"Feng"},{"family":"Pan","given":"Huaqin"},{"literal":"Max Planck Institute for Molecular Genetics:"},{"family":"Ramser","given":"Juliane"},{"family":"Lehrach","given":"Hans"},{"family":"Reinhardt","given":"Richard"},{"literal":"Cold Spring Harbor Laboratory, Lita Annenberg Hazen Genome Center:"},{"family":"McCombie","given":"W. Richard"},{"family":"Bastide","given":"Melissa","non-dropping-particle":"de la"},{"family":"Dedhia","given":"Neilay"},{"literal":"GBF—German Research Centre for Biotechnology:"},{"family":"Blöcker","given":"Helmut"},{"family":"Hornischer","given":"Klaus"},{"family":"Nordsiek","given":"Gabriele"},{"literal":"*Genome Analysis Group (listed in alphabetical order, also includes individuals listed under other headings):"},{"family":"Agarwala","given":"Richa"},{"family":"Aravind","given":"L."},{"family":"Bailey","given":"Jeffrey A."},{"family":"Bateman","given":"Alex"},{"family":"Batzoglou","given":"Serafim"},{"family":"Birney","given":"Ewan"},{"family":"Bork","given":"Peer"},{"family":"Brown","given":"Daniel G."},{"family":"Burge","given":"Christopher B."},{"family":"Cerutti","given":"Lorenzo"},{"family":"Chen","given":"Hsiu-Chuan"},{"family":"Church","given":"Deanna"},{"family":"Clamp","given":"Michele"},{"family":"Copley","given":"Richard R."},{"family":"Doerks","given":"Tobias"},{"family":"Eddy","given":"Sean R."},{"family":"Eichler","given":"Evan E."},{"family":"Furey","given":"Terrence S."},{"family":"Galagan","given":"James"},{"family":"Gilbert","given":"James G. R."},{"family":"Harmon","given":"Cyrus"},{"family":"Hayashizaki","given":"Yoshihide"},{"family":"Haussler","given":"David"},{"family":"Hermjakob","given":"Henning"},{"family":"Hokamp","given":"Karsten"},{"family":"Jang","given":"Wonhee"},{"family":"Johnson","given":"L. Steven"},{"family":"Jones","given":"Thomas A."},{"family":"Kasif","given":"Simon"},{"family":"Kaspryzk","given":"Arek"},{"family":"Kennedy","given":"Scot"},{"family":"Kent","given":"W. James"},{"family":"Kitts","given":"Paul"},{"family":"Koonin","given":"Eugene V."},{"family":"Korf","given":"Ian"},{"family":"Kulp","given":"David"},{"family":"Lancet","given":"Doron"},{"family":"Lowe","given":"Todd M."},{"family":"McLysaght","given":"Aoife"},{"family":"Mikkelsen","given":"Tarjei"},{"family":"Moran","given":"John V."},{"family":"Mulder","given":"Nicola"},{"family":"Pollara","given":"Victor J."},{"family":"Ponting","given":"Chris P."},{"family":"Schuler","given":"Greg"},{"family":"Schultz","given":"Jörg"},{"family":"Slater","given":"Guy"},{"family":"Smit","given":"Arian F. A."},{"family":"Stupka","given":"Elia"},{"family":"Szustakowki","given":"Joseph"},{"family":"Thierry-Mieg","given":"Danielle"},{"family":"Thierry-Mieg","given":"Jean"},{"family":"Wagner","given":"Lukas"},{"family":"Wallis","given":"John"},{"family":"Wheeler","given":"Raymond"},{"family":"Williams","given":"Alan"},{"family":"Wolf","given":"Yuri I."},{"family":"Wolfe","given":"Kenneth H."},{"family":"Yang","given":"Shiaw-Pyng"},{"family":"Yeh","given":"Ru-Fang"},{"literal":"Scientific management: National Human Genome Research Institute, US National Institutes of Health:"},{"family":"Collins","given":"Francis"},{"family":"Guyer","given":"Mark S."},{"family":"Peterson","given":"Jane"},{"family":"Felsenfeld","given":"Adam"},{"family":"Wetterstrand","given":"Kris A."},{"literal":"Stanford Human Genome Center:"},{"family":"Myers","given":"Richard M."},{"family":"Schmutz","given":"Jeremy"},{"family":"Dickson","given":"Mark"},{"family":"Grimwood","given":"Jane"},{"family":"Cox","given":"David R."},{"literal":"University of Washington Genome Center:"},{"family":"Olson","given":"Maynard V."},{"family":"Kaul","given":"Rajinder"},{"family":"Raymond","given":"Christopher"},{"literal":"Department of Molecular Biology, Keio University School of Medicine:"},{"family":"Shimizu","given":"Nobuyoshi"},{"family":"Kawasaki","given":"Kazuhiko"},{"family":"Minoshima","given":"Shinsei"},{"literal":"University of Texas Southwestern Medical Center at Dallas:"},{"family":"Evans","given":"Glen A."},{"family":"Athanasiou","given":"Maria"},{"family":"Schultz","given":"Roger"},{"literal":"Office of Science, US Department of Energy:"},{"family":"Patrinos","given":"Aristides"},{"literal":"The Wellcome Trust:"},{"family":"Morgan","given":"Michael J."}],"issued":{"date-parts":[["2001",2,15]]}}}],"schema":"https://github.com/citation-style-language/schema/raw/master/csl-citation.json"} </w:instrText>
      </w:r>
      <w:r w:rsidRPr="004B6F68">
        <w:rPr>
          <w:rFonts w:asciiTheme="majorHAnsi" w:hAnsiTheme="majorHAnsi" w:cstheme="majorHAnsi"/>
          <w:sz w:val="24"/>
          <w:szCs w:val="24"/>
        </w:rPr>
        <w:fldChar w:fldCharType="separate"/>
      </w:r>
      <w:r w:rsidRPr="004B6F68">
        <w:rPr>
          <w:rFonts w:ascii="Calibri Light" w:hAnsiTheme="majorHAnsi" w:cs="Calibri Light"/>
          <w:sz w:val="24"/>
        </w:rPr>
        <w:t>(International Human Genome Sequencing Consortium et al., 2001)</w:t>
      </w:r>
      <w:r w:rsidRPr="004B6F68">
        <w:rPr>
          <w:rFonts w:asciiTheme="majorHAnsi" w:hAnsiTheme="majorHAnsi" w:cstheme="majorHAnsi"/>
          <w:sz w:val="24"/>
          <w:szCs w:val="24"/>
        </w:rPr>
        <w:fldChar w:fldCharType="end"/>
      </w:r>
      <w:r w:rsidRPr="004B6F68">
        <w:rPr>
          <w:rFonts w:asciiTheme="majorHAnsi" w:hAnsiTheme="majorHAnsi" w:cstheme="majorHAnsi"/>
          <w:sz w:val="24"/>
          <w:szCs w:val="24"/>
        </w:rPr>
        <w:t xml:space="preserve">. </w:t>
      </w:r>
      <w:r>
        <w:rPr>
          <w:rFonts w:asciiTheme="majorHAnsi" w:hAnsiTheme="majorHAnsi" w:cstheme="majorHAnsi"/>
          <w:sz w:val="24"/>
          <w:szCs w:val="24"/>
        </w:rPr>
        <w:t xml:space="preserve">A recent example showcasing the power of hybrid </w:t>
      </w:r>
      <w:r>
        <w:rPr>
          <w:rFonts w:asciiTheme="majorHAnsi" w:hAnsiTheme="majorHAnsi" w:cstheme="majorHAnsi"/>
          <w:i/>
          <w:iCs/>
          <w:sz w:val="24"/>
          <w:szCs w:val="24"/>
        </w:rPr>
        <w:t xml:space="preserve">de novo </w:t>
      </w:r>
      <w:r>
        <w:rPr>
          <w:rFonts w:asciiTheme="majorHAnsi" w:hAnsiTheme="majorHAnsi" w:cstheme="majorHAnsi"/>
          <w:sz w:val="24"/>
          <w:szCs w:val="24"/>
        </w:rPr>
        <w:t>assembly was the sequencing and assembly of the domestic goat genome in 2017. Through the use of high-quality DNA extraction and combining recently stablished sequencing technologies the</w:t>
      </w:r>
      <w:r w:rsidRPr="004B6F68">
        <w:rPr>
          <w:rFonts w:asciiTheme="majorHAnsi" w:hAnsiTheme="majorHAnsi" w:cstheme="majorHAnsi"/>
          <w:sz w:val="24"/>
          <w:szCs w:val="24"/>
        </w:rPr>
        <w:t xml:space="preserve"> </w:t>
      </w:r>
      <w:r w:rsidRPr="004B6F68">
        <w:rPr>
          <w:rFonts w:asciiTheme="majorHAnsi" w:hAnsiTheme="majorHAnsi" w:cstheme="majorHAnsi"/>
          <w:sz w:val="24"/>
          <w:szCs w:val="24"/>
        </w:rPr>
        <w:fldChar w:fldCharType="begin"/>
      </w:r>
      <w:r w:rsidRPr="004B6F68">
        <w:rPr>
          <w:rFonts w:asciiTheme="majorHAnsi" w:hAnsiTheme="majorHAnsi" w:cstheme="majorHAnsi"/>
          <w:sz w:val="24"/>
          <w:szCs w:val="24"/>
        </w:rPr>
        <w:instrText xml:space="preserve"> ADDIN ZOTERO_ITEM CSL_CITATION {"citationID":"kGxlro9w","properties":{"formattedCitation":"(Bickhart et al., 2017)","plainCitation":"(Bickhart et al., 2017)","noteIndex":0},"citationItems":[{"id":476,"uris":["http://zotero.org/users/local/3tku6QP0/items/BJS9BBAU"],"itemData":{"id":476,"type":"article-journal","container-title":"Nature Genetics","DOI":"10.1038/ng.3802","ISSN":"1061-4036, 1546-1718","issue":"4","journalAbbreviation":"Nat Genet","language":"en","page":"643-650","source":"DOI.org (Crossref)","title":"Single-molecule sequencing and chromatin conformation capture enable de novo reference assembly of the domestic goat genome","volume":"49","author":[{"family":"Bickhart","given":"Derek M"},{"family":"Rosen","given":"Benjamin D"},{"family":"Koren","given":"Sergey"},{"family":"Sayre","given":"Brian L"},{"family":"Hastie","given":"Alex R"},{"family":"Chan","given":"Saki"},{"family":"Lee","given":"Joyce"},{"family":"Lam","given":"Ernest T"},{"family":"Liachko","given":"Ivan"},{"family":"Sullivan","given":"Shawn T"},{"family":"Burton","given":"Joshua N"},{"family":"Huson","given":"Heather J"},{"family":"Nystrom","given":"John C"},{"family":"Kelley","given":"Christy M"},{"family":"Hutchison","given":"Jana L"},{"family":"Zhou","given":"Yang"},{"family":"Sun","given":"Jiajie"},{"family":"Crisà","given":"Alessandra"},{"family":"Ponce de León","given":"F Abel"},{"family":"Schwartz","given":"John C"},{"family":"Hammond","given":"John A"},{"family":"Waldbieser","given":"Geoffrey C"},{"family":"Schroeder","given":"Steven G"},{"family":"Liu","given":"George E"},{"family":"Dunham","given":"Maitreya J"},{"family":"Shendure","given":"Jay"},{"family":"Sonstegard","given":"Tad S"},{"family":"Phillippy","given":"Adam M"},{"family":"Van Tassell","given":"Curtis P"},{"family":"Smith","given":"Timothy P L"}],"issued":{"date-parts":[["2017",4]]}}}],"schema":"https://github.com/citation-style-language/schema/raw/master/csl-citation.json"} </w:instrText>
      </w:r>
      <w:r w:rsidRPr="004B6F68">
        <w:rPr>
          <w:rFonts w:asciiTheme="majorHAnsi" w:hAnsiTheme="majorHAnsi" w:cstheme="majorHAnsi"/>
          <w:sz w:val="24"/>
          <w:szCs w:val="24"/>
        </w:rPr>
        <w:fldChar w:fldCharType="separate"/>
      </w:r>
      <w:proofErr w:type="spellStart"/>
      <w:r w:rsidRPr="004B6F68">
        <w:rPr>
          <w:rFonts w:ascii="Calibri Light" w:hAnsiTheme="majorHAnsi" w:cs="Calibri Light"/>
          <w:sz w:val="24"/>
        </w:rPr>
        <w:t>Bickhart</w:t>
      </w:r>
      <w:proofErr w:type="spellEnd"/>
      <w:r w:rsidRPr="004B6F68">
        <w:rPr>
          <w:rFonts w:ascii="Calibri Light" w:hAnsiTheme="majorHAnsi" w:cs="Calibri Light"/>
          <w:sz w:val="24"/>
        </w:rPr>
        <w:t xml:space="preserve"> et al., </w:t>
      </w:r>
      <w:r>
        <w:rPr>
          <w:rFonts w:ascii="Calibri Light" w:hAnsiTheme="majorHAnsi" w:cs="Calibri Light"/>
          <w:sz w:val="24"/>
        </w:rPr>
        <w:t>(</w:t>
      </w:r>
      <w:r w:rsidRPr="004B6F68">
        <w:rPr>
          <w:rFonts w:ascii="Calibri Light" w:hAnsiTheme="majorHAnsi" w:cs="Calibri Light"/>
          <w:sz w:val="24"/>
        </w:rPr>
        <w:t>2017)</w:t>
      </w:r>
      <w:r w:rsidRPr="004B6F68">
        <w:rPr>
          <w:rFonts w:asciiTheme="majorHAnsi" w:hAnsiTheme="majorHAnsi" w:cstheme="majorHAnsi"/>
          <w:sz w:val="24"/>
          <w:szCs w:val="24"/>
        </w:rPr>
        <w:fldChar w:fldCharType="end"/>
      </w:r>
      <w:r w:rsidRPr="004B6F68">
        <w:rPr>
          <w:rFonts w:asciiTheme="majorHAnsi" w:hAnsiTheme="majorHAnsi" w:cstheme="majorHAnsi"/>
          <w:sz w:val="24"/>
          <w:szCs w:val="24"/>
        </w:rPr>
        <w:t xml:space="preserve"> used long-read </w:t>
      </w:r>
      <w:r w:rsidRPr="00FD21E9">
        <w:rPr>
          <w:rFonts w:asciiTheme="majorHAnsi" w:hAnsiTheme="majorHAnsi" w:cstheme="majorHAnsi"/>
          <w:color w:val="00000A"/>
          <w:sz w:val="24"/>
          <w:szCs w:val="24"/>
        </w:rPr>
        <w:t xml:space="preserve">sequencing, short-read sequencing, and interaction mapping to </w:t>
      </w:r>
      <w:r>
        <w:rPr>
          <w:rFonts w:asciiTheme="majorHAnsi" w:hAnsiTheme="majorHAnsi" w:cstheme="majorHAnsi"/>
          <w:color w:val="00000A"/>
          <w:sz w:val="24"/>
          <w:szCs w:val="24"/>
        </w:rPr>
        <w:t xml:space="preserve">produce a </w:t>
      </w:r>
      <w:r>
        <w:rPr>
          <w:rFonts w:asciiTheme="majorHAnsi" w:hAnsiTheme="majorHAnsi" w:cstheme="majorHAnsi"/>
          <w:i/>
          <w:iCs/>
          <w:color w:val="00000A"/>
          <w:sz w:val="24"/>
          <w:szCs w:val="24"/>
        </w:rPr>
        <w:t xml:space="preserve">de novo </w:t>
      </w:r>
      <w:r>
        <w:rPr>
          <w:rFonts w:asciiTheme="majorHAnsi" w:hAnsiTheme="majorHAnsi" w:cstheme="majorHAnsi"/>
          <w:color w:val="00000A"/>
          <w:sz w:val="24"/>
          <w:szCs w:val="24"/>
        </w:rPr>
        <w:t xml:space="preserve">assembly that was </w:t>
      </w:r>
      <w:r w:rsidRPr="00FD21E9">
        <w:rPr>
          <w:rFonts w:asciiTheme="majorHAnsi" w:hAnsiTheme="majorHAnsi" w:cstheme="majorHAnsi"/>
          <w:color w:val="00000A"/>
          <w:sz w:val="24"/>
          <w:szCs w:val="24"/>
        </w:rPr>
        <w:t xml:space="preserve">over two orders of magnitude </w:t>
      </w:r>
      <w:r>
        <w:rPr>
          <w:rFonts w:asciiTheme="majorHAnsi" w:hAnsiTheme="majorHAnsi" w:cstheme="majorHAnsi"/>
          <w:color w:val="00000A"/>
          <w:sz w:val="24"/>
          <w:szCs w:val="24"/>
        </w:rPr>
        <w:t xml:space="preserve">more contiguous than </w:t>
      </w:r>
      <w:r w:rsidRPr="00FD21E9">
        <w:rPr>
          <w:rFonts w:asciiTheme="majorHAnsi" w:hAnsiTheme="majorHAnsi" w:cstheme="majorHAnsi"/>
          <w:color w:val="00000A"/>
          <w:sz w:val="24"/>
          <w:szCs w:val="24"/>
        </w:rPr>
        <w:t>the previous</w:t>
      </w:r>
      <w:r>
        <w:rPr>
          <w:rFonts w:asciiTheme="majorHAnsi" w:hAnsiTheme="majorHAnsi" w:cstheme="majorHAnsi"/>
          <w:color w:val="00000A"/>
          <w:sz w:val="24"/>
          <w:szCs w:val="24"/>
        </w:rPr>
        <w:t>ly published</w:t>
      </w:r>
      <w:r w:rsidRPr="00FD21E9">
        <w:rPr>
          <w:rFonts w:asciiTheme="majorHAnsi" w:hAnsiTheme="majorHAnsi" w:cstheme="majorHAnsi"/>
          <w:color w:val="00000A"/>
          <w:sz w:val="24"/>
          <w:szCs w:val="24"/>
        </w:rPr>
        <w:t xml:space="preserve"> goat</w:t>
      </w:r>
      <w:r>
        <w:rPr>
          <w:rFonts w:asciiTheme="majorHAnsi" w:hAnsiTheme="majorHAnsi" w:cstheme="majorHAnsi"/>
          <w:color w:val="00000A"/>
          <w:sz w:val="24"/>
          <w:szCs w:val="24"/>
        </w:rPr>
        <w:t xml:space="preserve">. </w:t>
      </w:r>
      <w:r>
        <w:rPr>
          <w:rFonts w:asciiTheme="majorHAnsi" w:hAnsiTheme="majorHAnsi" w:cstheme="majorHAnsi"/>
          <w:color w:val="00000A"/>
          <w:sz w:val="24"/>
          <w:szCs w:val="24"/>
        </w:rPr>
        <w:lastRenderedPageBreak/>
        <w:t>The paper also</w:t>
      </w:r>
      <w:r w:rsidRPr="00FD21E9">
        <w:rPr>
          <w:rFonts w:asciiTheme="majorHAnsi" w:hAnsiTheme="majorHAnsi" w:cstheme="majorHAnsi"/>
          <w:color w:val="00000A"/>
          <w:sz w:val="24"/>
          <w:szCs w:val="24"/>
        </w:rPr>
        <w:t xml:space="preserve"> proposed it was the most continuous </w:t>
      </w:r>
      <w:r w:rsidRPr="00FD21E9">
        <w:rPr>
          <w:rFonts w:asciiTheme="majorHAnsi" w:hAnsiTheme="majorHAnsi" w:cstheme="majorHAnsi"/>
          <w:i/>
          <w:iCs/>
          <w:color w:val="00000A"/>
          <w:sz w:val="24"/>
          <w:szCs w:val="24"/>
        </w:rPr>
        <w:t xml:space="preserve">de novo </w:t>
      </w:r>
      <w:r w:rsidRPr="00FD21E9">
        <w:rPr>
          <w:rFonts w:asciiTheme="majorHAnsi" w:hAnsiTheme="majorHAnsi" w:cstheme="majorHAnsi"/>
          <w:color w:val="00000A"/>
          <w:sz w:val="24"/>
          <w:szCs w:val="24"/>
        </w:rPr>
        <w:t xml:space="preserve">mammalian assembly of its time. Since the publication of the </w:t>
      </w:r>
      <w:r w:rsidRPr="00FD21E9">
        <w:rPr>
          <w:rFonts w:asciiTheme="majorHAnsi" w:hAnsiTheme="majorHAnsi" w:cstheme="majorHAnsi"/>
          <w:i/>
          <w:iCs/>
          <w:color w:val="00000A"/>
          <w:sz w:val="24"/>
          <w:szCs w:val="24"/>
        </w:rPr>
        <w:t xml:space="preserve">de novo </w:t>
      </w:r>
      <w:r w:rsidRPr="00FD21E9">
        <w:rPr>
          <w:rFonts w:asciiTheme="majorHAnsi" w:hAnsiTheme="majorHAnsi" w:cstheme="majorHAnsi"/>
          <w:color w:val="00000A"/>
          <w:sz w:val="24"/>
          <w:szCs w:val="24"/>
        </w:rPr>
        <w:t>goat assembly</w:t>
      </w:r>
      <w:r>
        <w:rPr>
          <w:rFonts w:asciiTheme="majorHAnsi" w:hAnsiTheme="majorHAnsi" w:cstheme="majorHAnsi"/>
          <w:color w:val="00000A"/>
          <w:sz w:val="24"/>
          <w:szCs w:val="24"/>
        </w:rPr>
        <w:t>,</w:t>
      </w:r>
      <w:r w:rsidRPr="00FD21E9">
        <w:rPr>
          <w:rFonts w:asciiTheme="majorHAnsi" w:hAnsiTheme="majorHAnsi" w:cstheme="majorHAnsi"/>
          <w:color w:val="00000A"/>
          <w:sz w:val="24"/>
          <w:szCs w:val="24"/>
        </w:rPr>
        <w:t xml:space="preserve"> hybrid assembly publications are commonplace. As such, hybrid </w:t>
      </w:r>
      <w:r w:rsidRPr="004B6F68">
        <w:rPr>
          <w:rFonts w:asciiTheme="majorHAnsi" w:hAnsiTheme="majorHAnsi" w:cstheme="majorHAnsi"/>
          <w:sz w:val="24"/>
          <w:szCs w:val="24"/>
        </w:rPr>
        <w:t xml:space="preserve">assembly is an accepted and reliable way to achieve a chromosome-scale high-quality reference genome </w:t>
      </w:r>
      <w:r w:rsidRPr="004B6F68">
        <w:rPr>
          <w:rFonts w:asciiTheme="majorHAnsi" w:hAnsiTheme="majorHAnsi" w:cstheme="majorHAnsi"/>
          <w:sz w:val="24"/>
          <w:szCs w:val="24"/>
        </w:rPr>
        <w:fldChar w:fldCharType="begin"/>
      </w:r>
      <w:r w:rsidRPr="004B6F68">
        <w:rPr>
          <w:rFonts w:asciiTheme="majorHAnsi" w:hAnsiTheme="majorHAnsi" w:cstheme="majorHAnsi"/>
          <w:sz w:val="24"/>
          <w:szCs w:val="24"/>
        </w:rPr>
        <w:instrText xml:space="preserve"> ADDIN ZOTERO_ITEM CSL_CITATION {"citationID":"bj9GvkSb","properties":{"formattedCitation":"(Bickhart et al., 2017; Rhie et al., 2021)","plainCitation":"(Bickhart et al., 2017; Rhie et al., 2021)","noteIndex":0},"citationItems":[{"id":476,"uris":["http://zotero.org/users/local/3tku6QP0/items/BJS9BBAU"],"itemData":{"id":476,"type":"article-journal","container-title":"Nature Genetics","DOI":"10.1038/ng.3802","ISSN":"1061-4036, 1546-1718","issue":"4","journalAbbreviation":"Nat Genet","language":"en","page":"643-650","source":"DOI.org (Crossref)","title":"Single-molecule sequencing and chromatin conformation capture enable de novo reference assembly of the domestic goat genome","volume":"49","author":[{"family":"Bickhart","given":"Derek M"},{"family":"Rosen","given":"Benjamin D"},{"family":"Koren","given":"Sergey"},{"family":"Sayre","given":"Brian L"},{"family":"Hastie","given":"Alex R"},{"family":"Chan","given":"Saki"},{"family":"Lee","given":"Joyce"},{"family":"Lam","given":"Ernest T"},{"family":"Liachko","given":"Ivan"},{"family":"Sullivan","given":"Shawn T"},{"family":"Burton","given":"Joshua N"},{"family":"Huson","given":"Heather J"},{"family":"Nystrom","given":"John C"},{"family":"Kelley","given":"Christy M"},{"family":"Hutchison","given":"Jana L"},{"family":"Zhou","given":"Yang"},{"family":"Sun","given":"Jiajie"},{"family":"Crisà","given":"Alessandra"},{"family":"Ponce de León","given":"F Abel"},{"family":"Schwartz","given":"John C"},{"family":"Hammond","given":"John A"},{"family":"Waldbieser","given":"Geoffrey C"},{"family":"Schroeder","given":"Steven G"},{"family":"Liu","given":"George E"},{"family":"Dunham","given":"Maitreya J"},{"family":"Shendure","given":"Jay"},{"family":"Sonstegard","given":"Tad S"},{"family":"Phillippy","given":"Adam M"},{"family":"Van Tassell","given":"Curtis P"},{"family":"Smith","given":"Timothy P L"}],"issued":{"date-parts":[["2017",4]]}}},{"id":478,"uris":["http://zotero.org/users/local/3tku6QP0/items/M6KU66UR"],"itemData":{"id":478,"type":"article-journal","abstract":"Abstract\n            \n              High-quality and complete reference genome assemblies are fundamental for the application of genomics to biology, disease, and biodiversity conservation. However, such assemblies are available for only a few non-microbial species\n              1–4\n              . To address this issue, the international Genome 10K (G10K) consortium\n              5,6\n              has worked over a five-year period to evaluate and develop cost-effective methods for assembling highly accurate and nearly complete reference genomes. Here we present lessons learned from generating assemblies for 16 species that represent six major vertebrate lineages. We confirm that long-read sequencing technologies are essential for maximizing genome quality, and that unresolved complex repeats and haplotype heterozygosity are major sources of assembly error when not handled correctly. Our assemblies correct substantial errors, add missing sequence in some of the best historical reference genomes, and reveal biological discoveries. These include the identification of many false gene duplications, increases in gene sizes, chromosome rearrangements that are specific to lineages, a repeated independent chromosome breakpoint in bat genomes, and a canonical GC-rich pattern in protein-coding genes and their regulatory regions. Adopting these lessons, we have embarked on the Vertebrate Genomes Project (VGP), an international effort to generate high-quality, complete reference genomes for all of the roughly 70,000 extant vertebrate species and to help to enable a new era of discovery across the life sciences.","container-title":"Nature","DOI":"10.1038/s41586-021-03451-0","ISSN":"0028-0836, 1476-4687","issue":"7856","journalAbbreviation":"Nature","language":"en","page":"737-746","source":"DOI.org (Crossref)","title":"Towards complete and error-free genome assemblies of all vertebrate species","volume":"592","author":[{"family":"Rhie","given":"Arang"},{"family":"McCarthy","given":"Shane A."},{"family":"Fedrigo","given":"Olivier"},{"family":"Damas","given":"Joana"},{"family":"Formenti","given":"Giulio"},{"family":"Koren","given":"Sergey"},{"family":"Uliano-Silva","given":"Marcela"},{"family":"Chow","given":"William"},{"family":"Fungtammasan","given":"Arkarachai"},{"family":"Kim","given":"Juwan"},{"family":"Lee","given":"Chul"},{"family":"Ko","given":"Byung June"},{"family":"Chaisson","given":"Mark"},{"family":"Gedman","given":"Gregory L."},{"family":"Cantin","given":"Lindsey J."},{"family":"Thibaud-Nissen","given":"Francoise"},{"family":"Haggerty","given":"Leanne"},{"family":"Bista","given":"Iliana"},{"family":"Smith","given":"Michelle"},{"family":"Haase","given":"Bettina"},{"family":"Mountcastle","given":"Jacquelyn"},{"family":"Winkler","given":"Sylke"},{"family":"Paez","given":"Sadye"},{"family":"Howard","given":"Jason"},{"family":"Vernes","given":"Sonja C."},{"family":"Lama","given":"Tanya M."},{"family":"Grutzner","given":"Frank"},{"family":"Warren","given":"Wesley C."},{"family":"Balakrishnan","given":"Christopher N."},{"family":"Burt","given":"Dave"},{"family":"George","given":"Julia M."},{"family":"Biegler","given":"Matthew T."},{"family":"Iorns","given":"David"},{"family":"Digby","given":"Andrew"},{"family":"Eason","given":"Daryl"},{"family":"Robertson","given":"Bruce"},{"family":"Edwards","given":"Taylor"},{"family":"Wilkinson","given":"Mark"},{"family":"Turner","given":"George"},{"family":"Meyer","given":"Axel"},{"family":"Kautt","given":"Andreas F."},{"family":"Franchini","given":"Paolo"},{"family":"Detrich","given":"H. William"},{"family":"Svardal","given":"Hannes"},{"family":"Wagner","given":"Maximilian"},{"family":"Naylor","given":"Gavin J. P."},{"family":"Pippel","given":"Martin"},{"family":"Malinsky","given":"Milan"},{"family":"Mooney","given":"Mark"},{"family":"Simbirsky","given":"Maria"},{"family":"Hannigan","given":"Brett T."},{"family":"Pesout","given":"Trevor"},{"family":"Houck","given":"Marlys"},{"family":"Misuraca","given":"Ann"},{"family":"Kingan","given":"Sarah B."},{"family":"Hall","given":"Richard"},{"family":"Kronenberg","given":"Zev"},{"family":"Sović","given":"Ivan"},{"family":"Dunn","given":"Christopher"},{"family":"Ning","given":"Zemin"},{"family":"Hastie","given":"Alex"},{"family":"Lee","given":"Joyce"},{"family":"Selvaraj","given":"Siddarth"},{"family":"Green","given":"Richard E."},{"family":"Putnam","given":"Nicholas H."},{"family":"Gut","given":"Ivo"},{"family":"Ghurye","given":"Jay"},{"family":"Garrison","given":"Erik"},{"family":"Sims","given":"Ying"},{"family":"Collins","given":"Joanna"},{"family":"Pelan","given":"Sarah"},{"family":"Torrance","given":"James"},{"family":"Tracey","given":"Alan"},{"family":"Wood","given":"Jonathan"},{"family":"Dagnew","given":"Robel E."},{"family":"Guan","given":"Dengfeng"},{"family":"London","given":"Sarah E."},{"family":"Clayton","given":"David F."},{"family":"Mello","given":"Claudio V."},{"family":"Friedrich","given":"Samantha R."},{"family":"Lovell","given":"Peter V."},{"family":"Osipova","given":"Ekaterina"},{"family":"Al-Ajli","given":"Farooq O."},{"family":"Secomandi","given":"Simona"},{"family":"Kim","given":"Heebal"},{"family":"Theofanopoulou","given":"Constantina"},{"family":"Hiller","given":"Michael"},{"family":"Zhou","given":"Yang"},{"family":"Harris","given":"Robert S."},{"family":"Makova","given":"Kateryna D."},{"family":"Medvedev","given":"Paul"},{"family":"Hoffman","given":"Jinna"},{"family":"Masterson","given":"Patrick"},{"family":"Clark","given":"Karen"},{"family":"Martin","given":"Fergal"},{"family":"Howe","given":"Kevin"},{"family":"Flicek","given":"Paul"},{"family":"Walenz","given":"Brian P."},{"family":"Kwak","given":"Woori"},{"family":"Clawson","given":"Hiram"},{"family":"Diekhans","given":"Mark"},{"family":"Nassar","given":"Luis"},{"family":"Paten","given":"Benedict"},{"family":"Kraus","given":"Robert H. S."},{"family":"Crawford","given":"Andrew J."},{"family":"Gilbert","given":"M. Thomas P."},{"family":"Zhang","given":"Guojie"},{"family":"Venkatesh","given":"Byrappa"},{"family":"Murphy","given":"Robert W."},{"family":"Koepfli","given":"Klaus-Peter"},{"family":"Shapiro","given":"Beth"},{"family":"Johnson","given":"Warren E."},{"family":"Di Palma","given":"Federica"},{"family":"Marques-Bonet","given":"Tomas"},{"family":"Teeling","given":"Emma C."},{"family":"Warnow","given":"Tandy"},{"family":"Graves","given":"Jennifer Marshall"},{"family":"Ryder","given":"Oliver A."},{"family":"Haussler","given":"David"},{"family":"O’Brien","given":"Stephen J."},{"family":"Korlach","given":"Jonas"},{"family":"Lewin","given":"Harris A."},{"family":"Howe","given":"Kerstin"},{"family":"Myers","given":"Eugene W."},{"family":"Durbin","given":"Richard"},{"family":"Phillippy","given":"Adam M."},{"family":"Jarvis","given":"Erich D."}],"issued":{"date-parts":[["2021",4,29]]}}}],"schema":"https://github.com/citation-style-language/schema/raw/master/csl-citation.json"} </w:instrText>
      </w:r>
      <w:r w:rsidRPr="004B6F68">
        <w:rPr>
          <w:rFonts w:asciiTheme="majorHAnsi" w:hAnsiTheme="majorHAnsi" w:cstheme="majorHAnsi"/>
          <w:sz w:val="24"/>
          <w:szCs w:val="24"/>
        </w:rPr>
        <w:fldChar w:fldCharType="separate"/>
      </w:r>
      <w:r w:rsidRPr="004B6F68">
        <w:rPr>
          <w:rFonts w:ascii="Calibri Light" w:hAnsiTheme="majorHAnsi" w:cs="Calibri Light"/>
          <w:sz w:val="24"/>
        </w:rPr>
        <w:t>(</w:t>
      </w:r>
      <w:proofErr w:type="spellStart"/>
      <w:r w:rsidRPr="004B6F68">
        <w:rPr>
          <w:rFonts w:ascii="Calibri Light" w:hAnsiTheme="majorHAnsi" w:cs="Calibri Light"/>
          <w:sz w:val="24"/>
        </w:rPr>
        <w:t>Bickhart</w:t>
      </w:r>
      <w:proofErr w:type="spellEnd"/>
      <w:r w:rsidRPr="004B6F68">
        <w:rPr>
          <w:rFonts w:ascii="Calibri Light" w:hAnsiTheme="majorHAnsi" w:cs="Calibri Light"/>
          <w:sz w:val="24"/>
        </w:rPr>
        <w:t xml:space="preserve"> et al., 2017; </w:t>
      </w:r>
      <w:proofErr w:type="spellStart"/>
      <w:r w:rsidRPr="004B6F68">
        <w:rPr>
          <w:rFonts w:ascii="Calibri Light" w:hAnsiTheme="majorHAnsi" w:cs="Calibri Light"/>
          <w:sz w:val="24"/>
        </w:rPr>
        <w:t>Rhie</w:t>
      </w:r>
      <w:proofErr w:type="spellEnd"/>
      <w:r w:rsidRPr="004B6F68">
        <w:rPr>
          <w:rFonts w:ascii="Calibri Light" w:hAnsiTheme="majorHAnsi" w:cs="Calibri Light"/>
          <w:sz w:val="24"/>
        </w:rPr>
        <w:t xml:space="preserve"> et al., 2021)</w:t>
      </w:r>
      <w:r w:rsidRPr="004B6F68">
        <w:rPr>
          <w:rFonts w:asciiTheme="majorHAnsi" w:hAnsiTheme="majorHAnsi" w:cstheme="majorHAnsi"/>
          <w:sz w:val="24"/>
          <w:szCs w:val="24"/>
        </w:rPr>
        <w:fldChar w:fldCharType="end"/>
      </w:r>
      <w:r w:rsidRPr="004B6F68">
        <w:rPr>
          <w:rFonts w:asciiTheme="majorHAnsi" w:hAnsiTheme="majorHAnsi" w:cstheme="majorHAnsi"/>
          <w:sz w:val="24"/>
          <w:szCs w:val="24"/>
        </w:rPr>
        <w:t>. Since 2017, over half of all vertebrate chromosome-level assemblies submit</w:t>
      </w:r>
      <w:r>
        <w:rPr>
          <w:rFonts w:asciiTheme="majorHAnsi" w:hAnsiTheme="majorHAnsi" w:cstheme="majorHAnsi"/>
          <w:sz w:val="24"/>
          <w:szCs w:val="24"/>
        </w:rPr>
        <w:t>ted</w:t>
      </w:r>
      <w:r w:rsidRPr="004B6F68">
        <w:rPr>
          <w:rFonts w:asciiTheme="majorHAnsi" w:hAnsiTheme="majorHAnsi" w:cstheme="majorHAnsi"/>
          <w:sz w:val="24"/>
          <w:szCs w:val="24"/>
        </w:rPr>
        <w:t xml:space="preserve"> to GenBank implemented a hybrid assembly approach to genome assembly </w:t>
      </w:r>
      <w:r w:rsidRPr="004B6F68">
        <w:rPr>
          <w:rFonts w:asciiTheme="majorHAnsi" w:hAnsiTheme="majorHAnsi" w:cstheme="majorHAnsi"/>
          <w:sz w:val="24"/>
          <w:szCs w:val="24"/>
        </w:rPr>
        <w:fldChar w:fldCharType="begin"/>
      </w:r>
      <w:r w:rsidRPr="004B6F68">
        <w:rPr>
          <w:rFonts w:asciiTheme="majorHAnsi" w:hAnsiTheme="majorHAnsi" w:cstheme="majorHAnsi"/>
          <w:sz w:val="24"/>
          <w:szCs w:val="24"/>
        </w:rPr>
        <w:instrText xml:space="preserve"> ADDIN ZOTERO_ITEM CSL_CITATION {"citationID":"cuv5cNry","properties":{"formattedCitation":"(Hotaling et al., 2021)","plainCitation":"(Hotaling et al., 2021)","noteIndex":0},"citationItems":[{"id":558,"uris":["http://zotero.org/users/local/3tku6QP0/items/SYV8SXHL"],"itemData":{"id":558,"type":"article-journal","abstract":"In less than 25 y, the field of animal genome science has transformed from a discipline seeking its first glimpses into genome sequences across the Tree of Life to a global enterprise with ambitions to sequence genomes for all of Earth’s eukaryotic diversity [H. A. Lewin\n              et al.\n              ,\n              Proc. Natl. Acad. Sci. U.S.A.\n              115, 4325–4333 (2018)]. As the field rapidly moves forward, it is important to take stock of the progress that has been made to best inform the discipline’s future. In this Perspective, we provide a contemporary, quantitative overview of animal genome sequencing. We identified the best available genome assemblies in GenBank, the world’s most extensive genetic database, for 3,278 unique animal species across 24 phyla. We assessed taxonomic representation, assembly quality, and annotation status for major clades. We show that while tremendous taxonomic progress has occurred, stark disparities in genomic representation exist, highlighted by a systemic overrepresentation of vertebrates and underrepresentation of arthropods. In terms of assembly quality, long-read sequencing has dramatically improved contiguity, whereas gene annotations are available for just 34.3% of taxa. Furthermore, we show that animal genome science has diversified in recent years with an ever-expanding pool of researchers participating. However, the field still appears to be dominated by institutions in the Global North, which have been listed as the submitting institution for 77% of all assemblies. We conclude by offering recommendations for improving genomic resource availability and research value while also broadening global representation.","container-title":"Proceedings of the National Academy of Sciences","DOI":"10.1073/pnas.2109019118","ISSN":"0027-8424, 1091-6490","issue":"52","journalAbbreviation":"Proc. Natl. Acad. Sci. U.S.A.","language":"en","page":"e2109019118","source":"DOI.org (Crossref)","title":"Toward a genome sequence for every animal: Where are we now?","title-short":"Toward a genome sequence for every animal","volume":"118","author":[{"family":"Hotaling","given":"Scott"},{"family":"Kelley","given":"Joanna L."},{"family":"Frandsen","given":"Paul B."}],"issued":{"date-parts":[["2021",12,28]]}}}],"schema":"https://github.com/citation-style-language/schema/raw/master/csl-citation.json"} </w:instrText>
      </w:r>
      <w:r w:rsidRPr="004B6F68">
        <w:rPr>
          <w:rFonts w:asciiTheme="majorHAnsi" w:hAnsiTheme="majorHAnsi" w:cstheme="majorHAnsi"/>
          <w:sz w:val="24"/>
          <w:szCs w:val="24"/>
        </w:rPr>
        <w:fldChar w:fldCharType="separate"/>
      </w:r>
      <w:r w:rsidRPr="004B6F68">
        <w:rPr>
          <w:rFonts w:ascii="Calibri Light" w:hAnsiTheme="majorHAnsi" w:cs="Calibri Light"/>
          <w:sz w:val="24"/>
        </w:rPr>
        <w:t>(</w:t>
      </w:r>
      <w:proofErr w:type="spellStart"/>
      <w:r w:rsidRPr="004B6F68">
        <w:rPr>
          <w:rFonts w:ascii="Calibri Light" w:hAnsiTheme="majorHAnsi" w:cs="Calibri Light"/>
          <w:sz w:val="24"/>
        </w:rPr>
        <w:t>Hotaling</w:t>
      </w:r>
      <w:proofErr w:type="spellEnd"/>
      <w:r w:rsidRPr="004B6F68">
        <w:rPr>
          <w:rFonts w:ascii="Calibri Light" w:hAnsiTheme="majorHAnsi" w:cs="Calibri Light"/>
          <w:sz w:val="24"/>
        </w:rPr>
        <w:t xml:space="preserve"> et al., 2021)</w:t>
      </w:r>
      <w:r w:rsidRPr="004B6F68">
        <w:rPr>
          <w:rFonts w:asciiTheme="majorHAnsi" w:hAnsiTheme="majorHAnsi" w:cstheme="majorHAnsi"/>
          <w:sz w:val="24"/>
          <w:szCs w:val="24"/>
        </w:rPr>
        <w:fldChar w:fldCharType="end"/>
      </w:r>
      <w:r w:rsidRPr="004B6F68">
        <w:rPr>
          <w:rFonts w:asciiTheme="majorHAnsi" w:hAnsiTheme="majorHAnsi" w:cstheme="majorHAnsi"/>
          <w:sz w:val="24"/>
          <w:szCs w:val="24"/>
        </w:rPr>
        <w:t xml:space="preserve">. </w:t>
      </w:r>
    </w:p>
    <w:p w14:paraId="525EA4B2" w14:textId="77777777" w:rsidR="00695F15" w:rsidRPr="00FD21E9" w:rsidRDefault="00695F15" w:rsidP="003F5039">
      <w:pPr>
        <w:spacing w:line="480" w:lineRule="auto"/>
        <w:ind w:right="270"/>
        <w:rPr>
          <w:rFonts w:asciiTheme="majorHAnsi" w:hAnsiTheme="majorHAnsi" w:cstheme="majorHAnsi"/>
          <w:color w:val="00000A"/>
          <w:sz w:val="24"/>
          <w:szCs w:val="24"/>
        </w:rPr>
      </w:pPr>
    </w:p>
    <w:p w14:paraId="6465AD49" w14:textId="7B3D8E94" w:rsidR="003F5039" w:rsidRDefault="00415561" w:rsidP="003F5039">
      <w:pPr>
        <w:spacing w:line="480" w:lineRule="auto"/>
        <w:rPr>
          <w:rFonts w:asciiTheme="majorHAnsi" w:hAnsiTheme="majorHAnsi" w:cstheme="majorHAnsi"/>
          <w:sz w:val="24"/>
          <w:szCs w:val="24"/>
        </w:rPr>
      </w:pPr>
      <w:r>
        <w:rPr>
          <w:rFonts w:asciiTheme="majorHAnsi" w:hAnsiTheme="majorHAnsi" w:cstheme="majorHAnsi"/>
          <w:color w:val="00000A"/>
          <w:sz w:val="24"/>
          <w:szCs w:val="24"/>
        </w:rPr>
        <w:t xml:space="preserve">In our assembly of </w:t>
      </w:r>
      <w:r w:rsidR="005C7F13">
        <w:rPr>
          <w:rFonts w:asciiTheme="majorHAnsi" w:hAnsiTheme="majorHAnsi" w:cstheme="majorHAnsi"/>
          <w:color w:val="00000A"/>
          <w:sz w:val="24"/>
          <w:szCs w:val="24"/>
        </w:rPr>
        <w:t>a male and female</w:t>
      </w:r>
      <w:r>
        <w:rPr>
          <w:rFonts w:asciiTheme="majorHAnsi" w:hAnsiTheme="majorHAnsi" w:cstheme="majorHAnsi"/>
          <w:color w:val="00000A"/>
          <w:sz w:val="24"/>
          <w:szCs w:val="24"/>
        </w:rPr>
        <w:t xml:space="preserve"> delta smelt genome, w</w:t>
      </w:r>
      <w:r w:rsidR="003F5039" w:rsidRPr="00FD21E9">
        <w:rPr>
          <w:rFonts w:asciiTheme="majorHAnsi" w:hAnsiTheme="majorHAnsi" w:cstheme="majorHAnsi"/>
          <w:color w:val="00000A"/>
          <w:sz w:val="24"/>
          <w:szCs w:val="24"/>
        </w:rPr>
        <w:t xml:space="preserve">e used PacBio HiFi long-reads, 10X Genomics linked-reads, and Phase Genomics chromatin confirmation capture. In addition to these three sequencing technologies, we sought to further increase the </w:t>
      </w:r>
      <w:r w:rsidR="003F5039" w:rsidRPr="004B6F68">
        <w:rPr>
          <w:rFonts w:asciiTheme="majorHAnsi" w:hAnsiTheme="majorHAnsi" w:cstheme="majorHAnsi"/>
          <w:sz w:val="24"/>
          <w:szCs w:val="24"/>
        </w:rPr>
        <w:t>contiguity of the genome by incorporating information from a previously published linkage map</w:t>
      </w:r>
      <w:r w:rsidR="004B6F68" w:rsidRPr="004B6F68">
        <w:rPr>
          <w:rFonts w:asciiTheme="majorHAnsi" w:hAnsiTheme="majorHAnsi" w:cstheme="majorHAnsi"/>
          <w:sz w:val="24"/>
          <w:szCs w:val="24"/>
        </w:rPr>
        <w:t xml:space="preserve"> </w:t>
      </w:r>
      <w:r w:rsidR="003F5039" w:rsidRPr="004B6F68">
        <w:rPr>
          <w:rFonts w:asciiTheme="majorHAnsi" w:hAnsiTheme="majorHAnsi" w:cstheme="majorHAnsi"/>
          <w:sz w:val="24"/>
          <w:szCs w:val="24"/>
        </w:rPr>
        <w:fldChar w:fldCharType="begin"/>
      </w:r>
      <w:r w:rsidR="00D86949" w:rsidRPr="004B6F68">
        <w:rPr>
          <w:rFonts w:asciiTheme="majorHAnsi" w:hAnsiTheme="majorHAnsi" w:cstheme="majorHAnsi"/>
          <w:sz w:val="24"/>
          <w:szCs w:val="24"/>
        </w:rPr>
        <w:instrText xml:space="preserve"> ADDIN ZOTERO_ITEM CSL_CITATION {"citationID":"0O5buVzQ","properties":{"formattedCitation":"(Lew et al., 2015)","plainCitation":"(Lew et al., 2015)","noteIndex":0},"citationItems":[{"id":224,"uris":["http://zotero.org/users/local/3tku6QP0/items/NMRF5PW2"],"itemData":{"id":224,"type":"article-journal","abstract":"AbstractThe Delta Smelt Hypomesus transpacificus, listed as threatened under the California Endangered Species Act, has been cultured at a conservation hatchery since 2008 in response to significant declines in the wild. The conservation hatchery relies on accurate, efficacious, and reproducible molecular techniques to help maintain the captive population's overall genetic diversity and to minimize inbreeding. We created a panel of single-nucleotide polymorphisms (SNPs) to support broodstock pedigree reconstruction and improve upon current genetic management. For the SNP discovery, we sequenced 27 broodstock samples from the 2012 spawn by using restriction site-associated DNA sequencing (RAD-seq). We then created a linkage map by genotyping three single-pair crosses at 2,317 newly discovered loci with RAD-seq. We successfully mapped 1,123 loci and identified 26 linkage groups. Fluidigm SNP Type genotyping assays were developed for 104 mapped loci that were selected for minor allele frequencies (MAFs) grea...","container-title":"Transactions of the American Fisheries Society","DOI":"10.1080/00028487.2015.1037016","ISSN":"0002-8487","issue":"4","page":"767-779","title":"Using Next-Generation Sequencing to Assist a Conservation Hatchery: a Single-Nucleotide Polymorphism Panel for the Genetic Management of Endangered Delta Smelt","volume":"144","author":[{"family":"Lew","given":"Ryan M."},{"family":"Finger","given":"Amanda J."},{"family":"Baerwald","given":"Melinda R."},{"family":"Goodbla","given":"Alisha"},{"family":"May","given":"Bernie"},{"family":"Meek","given":"Mariah H."}],"issued":{"date-parts":[["2015"]]}}}],"schema":"https://github.com/citation-style-language/schema/raw/master/csl-citation.json"} </w:instrText>
      </w:r>
      <w:r w:rsidR="003F5039" w:rsidRPr="004B6F68">
        <w:rPr>
          <w:rFonts w:asciiTheme="majorHAnsi" w:hAnsiTheme="majorHAnsi" w:cstheme="majorHAnsi"/>
          <w:sz w:val="24"/>
          <w:szCs w:val="24"/>
        </w:rPr>
        <w:fldChar w:fldCharType="separate"/>
      </w:r>
      <w:r w:rsidR="00D86949" w:rsidRPr="004B6F68">
        <w:rPr>
          <w:rFonts w:ascii="Calibri Light" w:hAnsiTheme="majorHAnsi" w:cs="Calibri Light"/>
          <w:sz w:val="24"/>
        </w:rPr>
        <w:t>(Lew et al., 2015)</w:t>
      </w:r>
      <w:r w:rsidR="003F5039" w:rsidRPr="004B6F68">
        <w:rPr>
          <w:rFonts w:asciiTheme="majorHAnsi" w:hAnsiTheme="majorHAnsi" w:cstheme="majorHAnsi"/>
          <w:sz w:val="24"/>
          <w:szCs w:val="24"/>
        </w:rPr>
        <w:fldChar w:fldCharType="end"/>
      </w:r>
      <w:r w:rsidR="003F5039" w:rsidRPr="004B6F68">
        <w:rPr>
          <w:rFonts w:asciiTheme="majorHAnsi" w:hAnsiTheme="majorHAnsi" w:cstheme="majorHAnsi"/>
          <w:sz w:val="24"/>
          <w:szCs w:val="24"/>
        </w:rPr>
        <w:t>. Finally, we independently validated the number of expected chromosomes in the final delta smelt assembly by karyotyping the species.</w:t>
      </w:r>
    </w:p>
    <w:p w14:paraId="417FCD78" w14:textId="77777777" w:rsidR="00695F15" w:rsidRPr="004B6F68" w:rsidRDefault="00695F15" w:rsidP="003F5039">
      <w:pPr>
        <w:spacing w:line="480" w:lineRule="auto"/>
        <w:rPr>
          <w:rFonts w:asciiTheme="majorHAnsi" w:hAnsiTheme="majorHAnsi" w:cstheme="majorHAnsi"/>
          <w:sz w:val="24"/>
          <w:szCs w:val="24"/>
        </w:rPr>
      </w:pPr>
    </w:p>
    <w:p w14:paraId="2BB5B9B0" w14:textId="248C905B" w:rsidR="003F5039" w:rsidRDefault="003F5039" w:rsidP="003F5039">
      <w:pPr>
        <w:spacing w:line="480" w:lineRule="auto"/>
        <w:ind w:right="270"/>
        <w:rPr>
          <w:rFonts w:asciiTheme="majorHAnsi" w:hAnsiTheme="majorHAnsi" w:cstheme="majorHAnsi"/>
          <w:color w:val="00000A"/>
          <w:sz w:val="24"/>
          <w:szCs w:val="24"/>
        </w:rPr>
      </w:pPr>
      <w:r w:rsidRPr="004B6F68">
        <w:rPr>
          <w:rFonts w:asciiTheme="majorHAnsi" w:hAnsiTheme="majorHAnsi" w:cstheme="majorHAnsi"/>
          <w:sz w:val="24"/>
          <w:szCs w:val="24"/>
        </w:rPr>
        <w:t>Prior to this work</w:t>
      </w:r>
      <w:r w:rsidR="003F11BA">
        <w:rPr>
          <w:rFonts w:asciiTheme="majorHAnsi" w:hAnsiTheme="majorHAnsi" w:cstheme="majorHAnsi"/>
          <w:sz w:val="24"/>
          <w:szCs w:val="24"/>
        </w:rPr>
        <w:t xml:space="preserve">, only </w:t>
      </w:r>
      <w:r w:rsidRPr="004B6F68">
        <w:rPr>
          <w:rFonts w:asciiTheme="majorHAnsi" w:hAnsiTheme="majorHAnsi" w:cstheme="majorHAnsi"/>
          <w:sz w:val="24"/>
          <w:szCs w:val="24"/>
        </w:rPr>
        <w:t xml:space="preserve">three highly fragmented genome assemblies from the </w:t>
      </w:r>
      <w:proofErr w:type="spellStart"/>
      <w:r w:rsidRPr="004B6F68">
        <w:rPr>
          <w:rFonts w:asciiTheme="majorHAnsi" w:hAnsiTheme="majorHAnsi" w:cstheme="majorHAnsi"/>
          <w:sz w:val="24"/>
          <w:szCs w:val="24"/>
        </w:rPr>
        <w:t>Osmeridae</w:t>
      </w:r>
      <w:proofErr w:type="spellEnd"/>
      <w:r w:rsidRPr="004B6F68">
        <w:rPr>
          <w:rFonts w:asciiTheme="majorHAnsi" w:hAnsiTheme="majorHAnsi" w:cstheme="majorHAnsi"/>
          <w:i/>
          <w:iCs/>
          <w:sz w:val="24"/>
          <w:szCs w:val="24"/>
        </w:rPr>
        <w:t xml:space="preserve"> </w:t>
      </w:r>
      <w:r w:rsidRPr="004B6F68">
        <w:rPr>
          <w:rFonts w:asciiTheme="majorHAnsi" w:hAnsiTheme="majorHAnsi" w:cstheme="majorHAnsi"/>
          <w:sz w:val="24"/>
          <w:szCs w:val="24"/>
        </w:rPr>
        <w:t>(smelt) family were publicly available through GenBank</w:t>
      </w:r>
      <w:r w:rsidR="003F11BA">
        <w:rPr>
          <w:rFonts w:asciiTheme="majorHAnsi" w:hAnsiTheme="majorHAnsi" w:cstheme="majorHAnsi"/>
          <w:sz w:val="24"/>
          <w:szCs w:val="24"/>
        </w:rPr>
        <w:t xml:space="preserve"> and none of these was from endangered species</w:t>
      </w:r>
      <w:r w:rsidRPr="004B6F68">
        <w:rPr>
          <w:rFonts w:asciiTheme="majorHAnsi" w:hAnsiTheme="majorHAnsi" w:cstheme="majorHAnsi"/>
          <w:sz w:val="24"/>
          <w:szCs w:val="24"/>
        </w:rPr>
        <w:t>. These assemblies came from three different genera (</w:t>
      </w:r>
      <w:r w:rsidRPr="004B6F68">
        <w:rPr>
          <w:rFonts w:asciiTheme="majorHAnsi" w:hAnsiTheme="majorHAnsi" w:cstheme="majorHAnsi"/>
          <w:i/>
          <w:iCs/>
          <w:sz w:val="24"/>
          <w:szCs w:val="24"/>
        </w:rPr>
        <w:t xml:space="preserve">Hypomesus, </w:t>
      </w:r>
      <w:proofErr w:type="spellStart"/>
      <w:r w:rsidRPr="004B6F68">
        <w:rPr>
          <w:rFonts w:asciiTheme="majorHAnsi" w:hAnsiTheme="majorHAnsi" w:cstheme="majorHAnsi"/>
          <w:i/>
          <w:iCs/>
          <w:sz w:val="24"/>
          <w:szCs w:val="24"/>
        </w:rPr>
        <w:t>Thaleichthys</w:t>
      </w:r>
      <w:proofErr w:type="spellEnd"/>
      <w:r w:rsidRPr="004B6F68">
        <w:rPr>
          <w:rFonts w:asciiTheme="majorHAnsi" w:hAnsiTheme="majorHAnsi" w:cstheme="majorHAnsi"/>
          <w:sz w:val="24"/>
          <w:szCs w:val="24"/>
        </w:rPr>
        <w:t xml:space="preserve">, and </w:t>
      </w:r>
      <w:r w:rsidRPr="004B6F68">
        <w:rPr>
          <w:rFonts w:asciiTheme="majorHAnsi" w:hAnsiTheme="majorHAnsi" w:cstheme="majorHAnsi"/>
          <w:i/>
          <w:iCs/>
          <w:sz w:val="24"/>
          <w:szCs w:val="24"/>
        </w:rPr>
        <w:t>Osmerus</w:t>
      </w:r>
      <w:r w:rsidRPr="004B6F68">
        <w:rPr>
          <w:rFonts w:asciiTheme="majorHAnsi" w:hAnsiTheme="majorHAnsi" w:cstheme="majorHAnsi"/>
          <w:sz w:val="24"/>
          <w:szCs w:val="24"/>
        </w:rPr>
        <w:t xml:space="preserve">) and the most closely related assembly publicly available was </w:t>
      </w:r>
      <w:r w:rsidRPr="004B6F68">
        <w:rPr>
          <w:rFonts w:asciiTheme="majorHAnsi" w:hAnsiTheme="majorHAnsi" w:cstheme="majorHAnsi"/>
          <w:i/>
          <w:iCs/>
          <w:sz w:val="24"/>
          <w:szCs w:val="24"/>
        </w:rPr>
        <w:t>Hypomesus nipponensis</w:t>
      </w:r>
      <w:r w:rsidRPr="004B6F68">
        <w:rPr>
          <w:rFonts w:asciiTheme="majorHAnsi" w:hAnsiTheme="majorHAnsi" w:cstheme="majorHAnsi"/>
          <w:sz w:val="24"/>
          <w:szCs w:val="24"/>
        </w:rPr>
        <w:t xml:space="preserve"> (</w:t>
      </w:r>
      <w:proofErr w:type="spellStart"/>
      <w:r w:rsidRPr="004B6F68">
        <w:rPr>
          <w:rFonts w:asciiTheme="majorHAnsi" w:hAnsiTheme="majorHAnsi" w:cstheme="majorHAnsi"/>
          <w:sz w:val="24"/>
          <w:szCs w:val="24"/>
        </w:rPr>
        <w:t>wakasagi</w:t>
      </w:r>
      <w:proofErr w:type="spellEnd"/>
      <w:r w:rsidRPr="004B6F68">
        <w:rPr>
          <w:rFonts w:asciiTheme="majorHAnsi" w:hAnsiTheme="majorHAnsi" w:cstheme="majorHAnsi"/>
          <w:sz w:val="24"/>
          <w:szCs w:val="24"/>
        </w:rPr>
        <w:t xml:space="preserve"> smelt), a common species of smelt endemic to and used as a food commodity in Japan, introduced into the SFE and known to hybridize with delta smelt</w:t>
      </w:r>
      <w:r w:rsidR="004B6F68" w:rsidRPr="004B6F68">
        <w:rPr>
          <w:rFonts w:asciiTheme="majorHAnsi" w:hAnsiTheme="majorHAnsi" w:cstheme="majorHAnsi"/>
          <w:sz w:val="24"/>
          <w:szCs w:val="24"/>
        </w:rPr>
        <w:t xml:space="preserve"> </w:t>
      </w:r>
      <w:r w:rsidRPr="004B6F68">
        <w:rPr>
          <w:rFonts w:asciiTheme="majorHAnsi" w:hAnsiTheme="majorHAnsi" w:cstheme="majorHAnsi"/>
          <w:sz w:val="24"/>
          <w:szCs w:val="24"/>
        </w:rPr>
        <w:fldChar w:fldCharType="begin"/>
      </w:r>
      <w:r w:rsidR="00D86949" w:rsidRPr="004B6F68">
        <w:rPr>
          <w:rFonts w:asciiTheme="majorHAnsi" w:hAnsiTheme="majorHAnsi" w:cstheme="majorHAnsi"/>
          <w:sz w:val="24"/>
          <w:szCs w:val="24"/>
        </w:rPr>
        <w:instrText xml:space="preserve"> ADDIN ZOTERO_ITEM CSL_CITATION {"citationID":"Vr2t7BYc","properties":{"formattedCitation":"(Dill &amp; Cordone, n.d.)","plainCitation":"(Dill &amp; Cordone, n.d.)","noteIndex":0},"citationItems":[{"id":557,"uris":["http://zotero.org/users/local/3tku6QP0/items/HT5KIB2E"],"itemData":{"id":557,"type":"article-journal","language":"en","page":"415","source":"Zotero","title":"History And Status of Introduced Fishes In California, 1871 – 1996","author":[{"family":"Dill","given":"William A"},{"family":"Cordone","given":"Almo J"}]}}],"schema":"https://github.com/citation-style-language/schema/raw/master/csl-citation.json"} </w:instrText>
      </w:r>
      <w:r w:rsidRPr="004B6F68">
        <w:rPr>
          <w:rFonts w:asciiTheme="majorHAnsi" w:hAnsiTheme="majorHAnsi" w:cstheme="majorHAnsi"/>
          <w:sz w:val="24"/>
          <w:szCs w:val="24"/>
        </w:rPr>
        <w:fldChar w:fldCharType="separate"/>
      </w:r>
      <w:r w:rsidR="00D86949" w:rsidRPr="004B6F68">
        <w:rPr>
          <w:rFonts w:ascii="Calibri Light" w:hAnsiTheme="majorHAnsi" w:cs="Calibri Light"/>
          <w:sz w:val="24"/>
        </w:rPr>
        <w:t>(Dill &amp; Cordone, n.d.)</w:t>
      </w:r>
      <w:r w:rsidRPr="004B6F68">
        <w:rPr>
          <w:rFonts w:asciiTheme="majorHAnsi" w:hAnsiTheme="majorHAnsi" w:cstheme="majorHAnsi"/>
          <w:sz w:val="24"/>
          <w:szCs w:val="24"/>
        </w:rPr>
        <w:fldChar w:fldCharType="end"/>
      </w:r>
      <w:r w:rsidRPr="004B6F68">
        <w:rPr>
          <w:rFonts w:asciiTheme="majorHAnsi" w:hAnsiTheme="majorHAnsi" w:cstheme="majorHAnsi"/>
          <w:sz w:val="24"/>
          <w:szCs w:val="24"/>
        </w:rPr>
        <w:t xml:space="preserve">. While the wakasagi smelt genome, estimated to be 464 </w:t>
      </w:r>
      <w:proofErr w:type="spellStart"/>
      <w:r w:rsidRPr="004B6F68">
        <w:rPr>
          <w:rFonts w:asciiTheme="majorHAnsi" w:hAnsiTheme="majorHAnsi" w:cstheme="majorHAnsi"/>
          <w:sz w:val="24"/>
          <w:szCs w:val="24"/>
        </w:rPr>
        <w:t>Mbp</w:t>
      </w:r>
      <w:proofErr w:type="spellEnd"/>
      <w:r w:rsidRPr="004B6F68">
        <w:rPr>
          <w:rFonts w:asciiTheme="majorHAnsi" w:hAnsiTheme="majorHAnsi" w:cstheme="majorHAnsi"/>
          <w:sz w:val="24"/>
          <w:szCs w:val="24"/>
        </w:rPr>
        <w:t xml:space="preserve"> in size with 2n=26, was the most </w:t>
      </w:r>
      <w:r w:rsidRPr="004B6F68">
        <w:rPr>
          <w:rFonts w:asciiTheme="majorHAnsi" w:hAnsiTheme="majorHAnsi" w:cstheme="majorHAnsi"/>
          <w:sz w:val="24"/>
          <w:szCs w:val="24"/>
        </w:rPr>
        <w:lastRenderedPageBreak/>
        <w:t xml:space="preserve">contiguous resource within the Smelt family, the assembly was not a chromosome-level assembly with an N50 of 0.46 </w:t>
      </w:r>
      <w:proofErr w:type="spellStart"/>
      <w:r w:rsidRPr="004B6F68">
        <w:rPr>
          <w:rFonts w:asciiTheme="majorHAnsi" w:hAnsiTheme="majorHAnsi" w:cstheme="majorHAnsi"/>
          <w:sz w:val="24"/>
          <w:szCs w:val="24"/>
        </w:rPr>
        <w:t>Mbp</w:t>
      </w:r>
      <w:proofErr w:type="spellEnd"/>
      <w:r w:rsidRPr="004B6F68">
        <w:rPr>
          <w:rFonts w:asciiTheme="majorHAnsi" w:hAnsiTheme="majorHAnsi" w:cstheme="majorHAnsi"/>
          <w:sz w:val="24"/>
          <w:szCs w:val="24"/>
        </w:rPr>
        <w:t xml:space="preserve"> and L50 of 477 (Table 2.1</w:t>
      </w:r>
      <w:r w:rsidR="004B6F68" w:rsidRPr="004B6F68">
        <w:rPr>
          <w:rFonts w:asciiTheme="majorHAnsi" w:hAnsiTheme="majorHAnsi" w:cstheme="majorHAnsi"/>
          <w:sz w:val="24"/>
          <w:szCs w:val="24"/>
        </w:rPr>
        <w:t xml:space="preserve">, </w:t>
      </w:r>
      <w:r w:rsidRPr="004B6F68">
        <w:rPr>
          <w:rFonts w:asciiTheme="majorHAnsi" w:hAnsiTheme="majorHAnsi" w:cstheme="majorHAnsi"/>
          <w:sz w:val="24"/>
          <w:szCs w:val="24"/>
        </w:rPr>
        <w:fldChar w:fldCharType="begin"/>
      </w:r>
      <w:r w:rsidR="00D86949" w:rsidRPr="004B6F68">
        <w:rPr>
          <w:rFonts w:asciiTheme="majorHAnsi" w:hAnsiTheme="majorHAnsi" w:cstheme="majorHAnsi"/>
          <w:sz w:val="24"/>
          <w:szCs w:val="24"/>
        </w:rPr>
        <w:instrText xml:space="preserve"> ADDIN ZOTERO_ITEM CSL_CITATION {"citationID":"W4RHzmgn","properties":{"formattedCitation":"(Kitada et al., 1980; Xuan et al., 2021)","plainCitation":"(Kitada et al., 1980; Xuan et al., 2021)","noteIndex":0},"citationItems":[{"id":493,"uris":["http://zotero.org/users/local/3tku6QP0/items/NSNAJYQZ"],"itemData":{"id":493,"type":"article-journal","container-title":"Chrom. Inform. Serv.","page":"8-9","title":"Chromosomes of the pond smelt Hypomesus transpacificus nipponensis","volume":"28","author":[{"family":"Kitada","given":"J"},{"family":"Tatewaki","given":"R"},{"family":"Tagawa","given":"M"}],"issued":{"date-parts":[["1980"]]}}},{"id":501,"uris":["http://zotero.org/users/local/3tku6QP0/items/I97AMA8Q"],"itemData":{"id":501,"type":"article-journal","container-title":"G3: Genes|Genomes|Genetics","DOI":"10.1093/g3journal/jkab147","language":"en","page":"35","source":"Zotero","title":"Draft Genome of the Korean smelt Hypomesus nipponensis and its transcriptomic","author":[{"family":"Xuan","given":"Biao"},{"family":"Kim","given":"Eun Mi"},{"family":"Song","given":"Mi-Young"},{"family":"Shin","given":"Younhee"},{"family":"Jeon","given":"Ji-Hyeon"},{"family":"Bae","given":"Eun"}],"issued":{"date-parts":[["2021"]]}}}],"schema":"https://github.com/citation-style-language/schema/raw/master/csl-citation.json"} </w:instrText>
      </w:r>
      <w:r w:rsidRPr="004B6F68">
        <w:rPr>
          <w:rFonts w:asciiTheme="majorHAnsi" w:hAnsiTheme="majorHAnsi" w:cstheme="majorHAnsi"/>
          <w:sz w:val="24"/>
          <w:szCs w:val="24"/>
        </w:rPr>
        <w:fldChar w:fldCharType="separate"/>
      </w:r>
      <w:r w:rsidR="00D86949" w:rsidRPr="004B6F68">
        <w:rPr>
          <w:rFonts w:ascii="Calibri Light" w:hAnsiTheme="majorHAnsi" w:cs="Calibri Light"/>
          <w:sz w:val="24"/>
        </w:rPr>
        <w:t>Kitada et al., 1980; Xuan et al., 2021)</w:t>
      </w:r>
      <w:r w:rsidRPr="004B6F68">
        <w:rPr>
          <w:rFonts w:asciiTheme="majorHAnsi" w:hAnsiTheme="majorHAnsi" w:cstheme="majorHAnsi"/>
          <w:sz w:val="24"/>
          <w:szCs w:val="24"/>
        </w:rPr>
        <w:fldChar w:fldCharType="end"/>
      </w:r>
      <w:r w:rsidRPr="00FD21E9">
        <w:rPr>
          <w:rFonts w:asciiTheme="majorHAnsi" w:hAnsiTheme="majorHAnsi" w:cstheme="majorHAnsi"/>
          <w:color w:val="00000A"/>
          <w:sz w:val="24"/>
          <w:szCs w:val="24"/>
        </w:rPr>
        <w:t xml:space="preserve">. </w:t>
      </w:r>
      <w:r w:rsidR="00043B95">
        <w:rPr>
          <w:rFonts w:asciiTheme="majorHAnsi" w:hAnsiTheme="majorHAnsi" w:cstheme="majorHAnsi"/>
          <w:color w:val="00000A"/>
          <w:sz w:val="24"/>
          <w:szCs w:val="24"/>
        </w:rPr>
        <w:t xml:space="preserve">Because of their listing status and the continuous genetic research activity of delta smelt, a </w:t>
      </w:r>
      <w:r w:rsidR="00D13305">
        <w:rPr>
          <w:rFonts w:asciiTheme="majorHAnsi" w:hAnsiTheme="majorHAnsi" w:cstheme="majorHAnsi"/>
          <w:color w:val="00000A"/>
          <w:sz w:val="24"/>
          <w:szCs w:val="24"/>
        </w:rPr>
        <w:t>highly contiguous</w:t>
      </w:r>
      <w:r w:rsidR="00043B95">
        <w:rPr>
          <w:rFonts w:asciiTheme="majorHAnsi" w:hAnsiTheme="majorHAnsi" w:cstheme="majorHAnsi"/>
          <w:color w:val="00000A"/>
          <w:sz w:val="24"/>
          <w:szCs w:val="24"/>
        </w:rPr>
        <w:t xml:space="preserve"> reference genome was a necessary next step in investigating migration</w:t>
      </w:r>
      <w:r w:rsidR="00D13305">
        <w:rPr>
          <w:rFonts w:asciiTheme="majorHAnsi" w:hAnsiTheme="majorHAnsi" w:cstheme="majorHAnsi"/>
          <w:color w:val="00000A"/>
          <w:sz w:val="24"/>
          <w:szCs w:val="24"/>
        </w:rPr>
        <w:t xml:space="preserve"> and</w:t>
      </w:r>
      <w:r w:rsidR="00043B95">
        <w:rPr>
          <w:rFonts w:asciiTheme="majorHAnsi" w:hAnsiTheme="majorHAnsi" w:cstheme="majorHAnsi"/>
          <w:color w:val="00000A"/>
          <w:sz w:val="24"/>
          <w:szCs w:val="24"/>
        </w:rPr>
        <w:t xml:space="preserve"> genetic diversity</w:t>
      </w:r>
      <w:r w:rsidR="00D13305">
        <w:rPr>
          <w:rFonts w:asciiTheme="majorHAnsi" w:hAnsiTheme="majorHAnsi" w:cstheme="majorHAnsi"/>
          <w:color w:val="00000A"/>
          <w:sz w:val="24"/>
          <w:szCs w:val="24"/>
        </w:rPr>
        <w:t xml:space="preserve"> in the wild population and </w:t>
      </w:r>
      <w:r w:rsidR="00D13305">
        <w:rPr>
          <w:rFonts w:asciiTheme="majorHAnsi" w:hAnsiTheme="majorHAnsi" w:cstheme="majorHAnsi"/>
          <w:color w:val="00000A"/>
          <w:sz w:val="24"/>
          <w:szCs w:val="24"/>
        </w:rPr>
        <w:t>domestication in the refuge colony</w:t>
      </w:r>
      <w:r w:rsidR="00043B95">
        <w:rPr>
          <w:rFonts w:asciiTheme="majorHAnsi" w:hAnsiTheme="majorHAnsi" w:cstheme="majorHAnsi"/>
          <w:color w:val="00000A"/>
          <w:sz w:val="24"/>
          <w:szCs w:val="24"/>
        </w:rPr>
        <w:t>.</w:t>
      </w:r>
    </w:p>
    <w:p w14:paraId="3F8AC4A8" w14:textId="77777777" w:rsidR="007463BC" w:rsidRPr="00FD21E9" w:rsidRDefault="007463BC" w:rsidP="003F5039">
      <w:pPr>
        <w:spacing w:line="480" w:lineRule="auto"/>
        <w:ind w:right="270"/>
        <w:rPr>
          <w:rFonts w:asciiTheme="majorHAnsi" w:hAnsiTheme="majorHAnsi" w:cstheme="majorHAnsi"/>
          <w:color w:val="00000A"/>
          <w:sz w:val="24"/>
          <w:szCs w:val="24"/>
        </w:rPr>
      </w:pPr>
    </w:p>
    <w:p w14:paraId="427BC8FD" w14:textId="18FDC040" w:rsidR="003F5039" w:rsidRPr="00FD21E9" w:rsidRDefault="000C33D6" w:rsidP="003F5039">
      <w:pPr>
        <w:pStyle w:val="Header"/>
        <w:spacing w:line="480" w:lineRule="auto"/>
        <w:outlineLvl w:val="1"/>
        <w:rPr>
          <w:rFonts w:asciiTheme="majorHAnsi" w:hAnsiTheme="majorHAnsi" w:cstheme="majorHAnsi"/>
          <w:szCs w:val="24"/>
        </w:rPr>
      </w:pPr>
      <w:bookmarkStart w:id="29" w:name="_Toc113123184"/>
      <w:bookmarkStart w:id="30" w:name="_Toc113273223"/>
      <w:r>
        <w:rPr>
          <w:rFonts w:asciiTheme="majorHAnsi" w:hAnsiTheme="majorHAnsi" w:cstheme="majorHAnsi"/>
          <w:szCs w:val="24"/>
        </w:rPr>
        <w:t xml:space="preserve">Materials and </w:t>
      </w:r>
      <w:commentRangeStart w:id="31"/>
      <w:r w:rsidR="003F5039" w:rsidRPr="00FD21E9">
        <w:rPr>
          <w:rFonts w:asciiTheme="majorHAnsi" w:hAnsiTheme="majorHAnsi" w:cstheme="majorHAnsi"/>
          <w:szCs w:val="24"/>
        </w:rPr>
        <w:t>Methods</w:t>
      </w:r>
      <w:bookmarkEnd w:id="29"/>
      <w:bookmarkEnd w:id="30"/>
      <w:commentRangeEnd w:id="31"/>
      <w:r w:rsidR="007373D1">
        <w:rPr>
          <w:rStyle w:val="CommentReference"/>
          <w:rFonts w:asciiTheme="minorHAnsi" w:hAnsiTheme="minorHAnsi"/>
          <w:b w:val="0"/>
        </w:rPr>
        <w:commentReference w:id="31"/>
      </w:r>
    </w:p>
    <w:p w14:paraId="21DA6502" w14:textId="77777777" w:rsidR="003F5039" w:rsidRPr="00FD21E9" w:rsidRDefault="003F5039" w:rsidP="003F5039">
      <w:pPr>
        <w:pStyle w:val="HTMLAddress"/>
        <w:spacing w:line="480" w:lineRule="auto"/>
        <w:outlineLvl w:val="2"/>
        <w:rPr>
          <w:rFonts w:asciiTheme="majorHAnsi" w:hAnsiTheme="majorHAnsi" w:cstheme="majorHAnsi"/>
          <w:sz w:val="24"/>
          <w:szCs w:val="24"/>
        </w:rPr>
      </w:pPr>
      <w:bookmarkStart w:id="32" w:name="_Toc113123185"/>
      <w:bookmarkStart w:id="33" w:name="_Toc113273224"/>
      <w:r w:rsidRPr="00FD21E9">
        <w:rPr>
          <w:rFonts w:asciiTheme="majorHAnsi" w:hAnsiTheme="majorHAnsi" w:cstheme="majorHAnsi"/>
          <w:sz w:val="24"/>
          <w:szCs w:val="24"/>
        </w:rPr>
        <w:t>Sample collection &amp; DNA extraction</w:t>
      </w:r>
      <w:bookmarkEnd w:id="32"/>
      <w:bookmarkEnd w:id="33"/>
      <w:r w:rsidRPr="00FD21E9">
        <w:rPr>
          <w:rFonts w:asciiTheme="majorHAnsi" w:hAnsiTheme="majorHAnsi" w:cstheme="majorHAnsi"/>
          <w:sz w:val="24"/>
          <w:szCs w:val="24"/>
        </w:rPr>
        <w:t xml:space="preserve"> </w:t>
      </w:r>
    </w:p>
    <w:p w14:paraId="5261C20F" w14:textId="61353110" w:rsidR="003F5039" w:rsidRPr="00FD21E9" w:rsidRDefault="003F5039" w:rsidP="003F5039">
      <w:pPr>
        <w:spacing w:line="480" w:lineRule="auto"/>
        <w:ind w:right="270"/>
        <w:rPr>
          <w:rFonts w:asciiTheme="majorHAnsi" w:hAnsiTheme="majorHAnsi" w:cstheme="majorHAnsi"/>
          <w:sz w:val="24"/>
          <w:szCs w:val="24"/>
        </w:rPr>
      </w:pPr>
      <w:r w:rsidRPr="00FD21E9">
        <w:rPr>
          <w:rFonts w:asciiTheme="majorHAnsi" w:hAnsiTheme="majorHAnsi" w:cstheme="majorHAnsi"/>
          <w:sz w:val="24"/>
          <w:szCs w:val="24"/>
        </w:rPr>
        <w:t xml:space="preserve">To obtain high molecular weight (HMW) genomic DNA (gDNA), we collected tissue samples from </w:t>
      </w:r>
      <w:r w:rsidR="006E58E9">
        <w:rPr>
          <w:rFonts w:asciiTheme="majorHAnsi" w:hAnsiTheme="majorHAnsi" w:cstheme="majorHAnsi"/>
          <w:sz w:val="24"/>
          <w:szCs w:val="24"/>
        </w:rPr>
        <w:t xml:space="preserve">2 </w:t>
      </w:r>
      <w:r w:rsidRPr="00FD21E9">
        <w:rPr>
          <w:rFonts w:asciiTheme="majorHAnsi" w:hAnsiTheme="majorHAnsi" w:cstheme="majorHAnsi"/>
          <w:sz w:val="24"/>
          <w:szCs w:val="24"/>
        </w:rPr>
        <w:t xml:space="preserve">male and </w:t>
      </w:r>
      <w:r w:rsidR="006E58E9">
        <w:rPr>
          <w:rFonts w:asciiTheme="majorHAnsi" w:hAnsiTheme="majorHAnsi" w:cstheme="majorHAnsi"/>
          <w:sz w:val="24"/>
          <w:szCs w:val="24"/>
        </w:rPr>
        <w:t xml:space="preserve">2 </w:t>
      </w:r>
      <w:r w:rsidRPr="00FD21E9">
        <w:rPr>
          <w:rFonts w:asciiTheme="majorHAnsi" w:hAnsiTheme="majorHAnsi" w:cstheme="majorHAnsi"/>
          <w:sz w:val="24"/>
          <w:szCs w:val="24"/>
        </w:rPr>
        <w:t xml:space="preserve">female </w:t>
      </w:r>
      <w:proofErr w:type="gramStart"/>
      <w:r w:rsidRPr="00FD21E9">
        <w:rPr>
          <w:rFonts w:asciiTheme="majorHAnsi" w:hAnsiTheme="majorHAnsi" w:cstheme="majorHAnsi"/>
          <w:sz w:val="24"/>
          <w:szCs w:val="24"/>
        </w:rPr>
        <w:t>delta</w:t>
      </w:r>
      <w:proofErr w:type="gramEnd"/>
      <w:r w:rsidRPr="00FD21E9">
        <w:rPr>
          <w:rFonts w:asciiTheme="majorHAnsi" w:hAnsiTheme="majorHAnsi" w:cstheme="majorHAnsi"/>
          <w:sz w:val="24"/>
          <w:szCs w:val="24"/>
        </w:rPr>
        <w:t xml:space="preserve"> smelt reared within the refuge population at the</w:t>
      </w:r>
      <w:r w:rsidR="006E58E9">
        <w:rPr>
          <w:rFonts w:asciiTheme="majorHAnsi" w:hAnsiTheme="majorHAnsi" w:cstheme="majorHAnsi"/>
          <w:sz w:val="24"/>
          <w:szCs w:val="24"/>
        </w:rPr>
        <w:t xml:space="preserve"> </w:t>
      </w:r>
      <w:r w:rsidR="006E58E9" w:rsidRPr="006E58E9">
        <w:rPr>
          <w:rFonts w:asciiTheme="majorHAnsi" w:hAnsiTheme="majorHAnsi" w:cstheme="majorHAnsi"/>
          <w:sz w:val="24"/>
          <w:szCs w:val="24"/>
        </w:rPr>
        <w:t xml:space="preserve">UC Davis Fish Conservation and Culture Laboratory </w:t>
      </w:r>
      <w:r w:rsidR="006E58E9">
        <w:rPr>
          <w:rFonts w:asciiTheme="majorHAnsi" w:hAnsiTheme="majorHAnsi" w:cstheme="majorHAnsi"/>
          <w:sz w:val="24"/>
          <w:szCs w:val="24"/>
        </w:rPr>
        <w:t>(</w:t>
      </w:r>
      <w:r w:rsidRPr="00FD21E9">
        <w:rPr>
          <w:rFonts w:asciiTheme="majorHAnsi" w:hAnsiTheme="majorHAnsi" w:cstheme="majorHAnsi"/>
          <w:sz w:val="24"/>
          <w:szCs w:val="24"/>
        </w:rPr>
        <w:t>FCCL</w:t>
      </w:r>
      <w:r w:rsidR="006E58E9">
        <w:rPr>
          <w:rFonts w:asciiTheme="majorHAnsi" w:hAnsiTheme="majorHAnsi" w:cstheme="majorHAnsi"/>
          <w:sz w:val="24"/>
          <w:szCs w:val="24"/>
        </w:rPr>
        <w:t>)</w:t>
      </w:r>
      <w:r w:rsidRPr="00FD21E9">
        <w:rPr>
          <w:rFonts w:asciiTheme="majorHAnsi" w:hAnsiTheme="majorHAnsi" w:cstheme="majorHAnsi"/>
          <w:sz w:val="24"/>
          <w:szCs w:val="24"/>
        </w:rPr>
        <w:t xml:space="preserve"> at 600 days post hatch. Fish were euthanized according to </w:t>
      </w:r>
      <w:r w:rsidR="00DF51FF">
        <w:rPr>
          <w:rFonts w:asciiTheme="majorHAnsi" w:hAnsiTheme="majorHAnsi" w:cstheme="majorHAnsi"/>
          <w:sz w:val="24"/>
          <w:szCs w:val="24"/>
        </w:rPr>
        <w:t xml:space="preserve">UC Davis </w:t>
      </w:r>
      <w:r w:rsidRPr="00FD21E9">
        <w:rPr>
          <w:rFonts w:asciiTheme="majorHAnsi" w:hAnsiTheme="majorHAnsi" w:cstheme="majorHAnsi"/>
          <w:sz w:val="24"/>
          <w:szCs w:val="24"/>
        </w:rPr>
        <w:t>IACUC protocol #21533. After euthanasia, we dissected the fish, sampled tissue including muscle, internal organs (heart, liver and spleen) and gills, immediately flash froze all tissue samples, and stored samples isolated or suspended in propylene glycol – two storage methods known to be conducive to HMW gDNA sequencing in different organisms</w:t>
      </w:r>
      <w:r w:rsidR="004B6F68">
        <w:rPr>
          <w:rFonts w:asciiTheme="majorHAnsi" w:hAnsiTheme="majorHAnsi" w:cstheme="majorHAnsi"/>
          <w:sz w:val="24"/>
          <w:szCs w:val="24"/>
        </w:rPr>
        <w:t xml:space="preserve"> </w:t>
      </w:r>
      <w:r w:rsidRPr="00FD21E9">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{"citationID":"glSVRpD2","properties":{"formattedCitation":"(Patrick et al., 2016; Wasko et al., 2003)","plainCitation":"(Patrick et al., 2016; Wasko et al., 2003)","noteIndex":0},"citationItems":[{"id":482,"uris":["http://zotero.org/users/local/3tku6QP0/items/R2YZE26Y"],"itemData":{"id":482,"type":"article-journal","abstract":"Next-generation sequencing (NGS)-based methods can now be applied to large population-scale studies, but this demands very high-quality DNA. For specimens collected from remote ﬁeld locations, DNA degradation can be a problem, requiring logistically challenging preservation techniques. Simpler preservation techniques are therefore required. Prior to collection of exotic fruit ﬂy (Tephritidae) species, a number of readily available preservatives with storage at either 4\u0014C or room temperature were trialed here to determine the DNA quality for three locally available Diptera species, Fannia canicularis (L.), Musca domestica L., and Lucilia sericata Meigen. Considerable variation was observed between the different preservatives, species, and temperatures, but several preservatives at 4\u0014C were favored. Chilled propylene glycol was subsequently used for the storage and carriage of Australian ﬁeld-collected Bactrocera fruit ﬂy specimens to New Zealand. When processed up to 20 d later, DNA fragments of $10–20 kb were obtained for successful genotyping by sequencing analysis. This protocol is therefore recommended as a logistically simple and safe approach for distant collection of dipteran samples for NGS population genomic studies.","container-title":"Journal of Economic Entomology","DOI":"10.1093/jee/tow047","ISSN":"0022-0493, 1938-291X","issue":"3","journalAbbreviation":"J Econ Entomol","language":"en","page":"1469-1473","source":"DOI.org (Crossref)","title":"Cooled Propylene Glycol as a Pragmatic Choice for Preservation of DNA From Remote Field-Collected Diptera for Next-Generation Sequence Analysis","volume":"109","author":[{"family":"Patrick","given":"H. J. H."},{"family":"Chomič","given":"A."},{"family":"Armstrong","given":"K. F."}],"issued":{"date-parts":[["2016",6]]}}},{"id":415,"uris":["http://zotero.org/users/local/3tku6QP0/items/T2QWZR2A"],"itemData":{"id":415,"type":"article-journal","abstract":"DNA-based studies have been one of the major interests in conservation biology of endangered species and in population genetics. As species and population genetic assessment requires a source of biological material, the sampling strategy can be overcome by non-destructive procedures for DNA isolation. An improved method for obtaining DNA from fish fins and scales with the use of an extraction buffer containing urea and further DNA purification with phenol-chloroform is described. The methodology combines the benefits of a non-destructive DNA sampling and its high efficiency. In addition, comparisons with other methodologies for isolating DNA from fish demonstrated that the present procedure also becomes a very attractive alternative to obtain large amounts of high-quality DNA for use in different molecular analyses. The DNA samples, isolated from different fish species, have been successfully used on random amplified polymorphic DNA (RAPD) experiments, as well as on amplification of specific ribosomal and mitochondrial DNA sequences. The present DNA extraction procedure represents an alternative for population approaches and genetic studies on rare or endangered taxa.","container-title":"Hereditas","DOI":"10.1034/j.1601-5223.2003.01503.x","issue":"3","page":"161-165","title":"Non-destructive genetic sampling in fish. An improved method for DNA extraction from fish fins and scales","volume":"138","author":[{"family":"Wasko","given":"Adriane P."},{"family":"Martins","given":"Cesar"},{"family":"Oliveira","given":"Claudio"},{"family":"Foresti","given":"Fausto"}],"issued":{"date-parts":[["2003"]]}}}],"schema":"https://github.com/citation-style-language/schema/raw/master/csl-citation.json"} </w:instrText>
      </w:r>
      <w:r w:rsidRPr="00FD21E9">
        <w:rPr>
          <w:rFonts w:asciiTheme="majorHAnsi" w:hAnsiTheme="majorHAnsi" w:cstheme="majorHAnsi"/>
          <w:sz w:val="24"/>
          <w:szCs w:val="24"/>
        </w:rPr>
        <w:fldChar w:fldCharType="separate"/>
      </w:r>
      <w:r w:rsidR="00D86949">
        <w:rPr>
          <w:rFonts w:ascii="Calibri Light" w:hAnsiTheme="majorHAnsi" w:cs="Calibri Light"/>
          <w:sz w:val="24"/>
        </w:rPr>
        <w:t>(Patrick et al., 2016; Wasko et al., 2003)</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w:t>
      </w:r>
    </w:p>
    <w:p w14:paraId="0B5EAC78" w14:textId="6F9A3EB6" w:rsidR="003F5039" w:rsidRPr="00FD21E9" w:rsidRDefault="003F5039" w:rsidP="003F5039">
      <w:pPr>
        <w:spacing w:line="480" w:lineRule="auto"/>
        <w:ind w:right="270"/>
        <w:rPr>
          <w:rFonts w:asciiTheme="majorHAnsi" w:hAnsiTheme="majorHAnsi" w:cstheme="majorHAnsi"/>
          <w:sz w:val="24"/>
          <w:szCs w:val="24"/>
        </w:rPr>
      </w:pPr>
      <w:r w:rsidRPr="00FD21E9">
        <w:rPr>
          <w:rFonts w:asciiTheme="majorHAnsi" w:hAnsiTheme="majorHAnsi" w:cstheme="majorHAnsi"/>
          <w:sz w:val="24"/>
          <w:szCs w:val="24"/>
        </w:rPr>
        <w:t xml:space="preserve">HMW gDNA was isolated by the UC Davis DNA Technologies &amp; Expression Analysis Core Laboratory following the protocol as described by </w:t>
      </w:r>
      <w:proofErr w:type="spellStart"/>
      <w:r w:rsidRPr="004B6F68">
        <w:rPr>
          <w:rFonts w:asciiTheme="majorHAnsi" w:hAnsiTheme="majorHAnsi" w:cstheme="majorHAnsi"/>
          <w:sz w:val="24"/>
          <w:szCs w:val="24"/>
        </w:rPr>
        <w:t>Wasko</w:t>
      </w:r>
      <w:proofErr w:type="spellEnd"/>
      <w:r w:rsidRPr="004B6F68">
        <w:rPr>
          <w:rFonts w:asciiTheme="majorHAnsi" w:hAnsiTheme="majorHAnsi" w:cstheme="majorHAnsi"/>
          <w:sz w:val="24"/>
          <w:szCs w:val="24"/>
        </w:rPr>
        <w:t xml:space="preserve"> et al.</w:t>
      </w:r>
      <w:r w:rsidR="004B6F68">
        <w:rPr>
          <w:rFonts w:asciiTheme="majorHAnsi" w:hAnsiTheme="majorHAnsi" w:cstheme="majorHAnsi"/>
          <w:i/>
          <w:iCs/>
          <w:sz w:val="24"/>
          <w:szCs w:val="24"/>
        </w:rPr>
        <w:t xml:space="preserve"> </w:t>
      </w:r>
      <w:r w:rsidRPr="00FD21E9">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{"citationID":"WgOrGXT5","properties":{"formattedCitation":"(Wasko et al., 2003)","plainCitation":"(Wasko et al., 2003)","noteIndex":0},"citationItems":[{"id":415,"uris":["http://zotero.org/users/local/3tku6QP0/items/T2QWZR2A"],"itemData":{"id":415,"type":"article-journal","abstract":"DNA-based studies have been one of the major interests in conservation biology of endangered species and in population genetics. As species and population genetic assessment requires a source of biological material, the sampling strategy can be overcome by non-destructive procedures for DNA isolation. An improved method for obtaining DNA from fish fins and scales with the use of an extraction buffer containing urea and further DNA purification with phenol-chloroform is described. The methodology combines the benefits of a non-destructive DNA sampling and its high efficiency. In addition, comparisons with other methodologies for isolating DNA from fish demonstrated that the present procedure also becomes a very attractive alternative to obtain large amounts of high-quality DNA for use in different molecular analyses. The DNA samples, isolated from different fish species, have been successfully used on random amplified polymorphic DNA (RAPD) experiments, as well as on amplification of specific ribosomal and mitochondrial DNA sequences. The present DNA extraction procedure represents an alternative for population approaches and genetic studies on rare or endangered taxa.","container-title":"Hereditas","DOI":"10.1034/j.1601-5223.2003.01503.x","issue":"3","page":"161-165","title":"Non-destructive genetic sampling in fish. An improved method for DNA extraction from fish fins and scales","volume":"138","author":[{"family":"Wasko","given":"Adriane P."},{"family":"Martins","given":"Cesar"},{"family":"Oliveira","given":"Claudio"},{"family":"Foresti","given":"Fausto"}],"issued":{"date-parts":[["2003"]]}}}],"schema":"https://github.com/citation-style-language/schema/raw/master/csl-citation.json"} </w:instrText>
      </w:r>
      <w:r w:rsidRPr="00FD21E9">
        <w:rPr>
          <w:rFonts w:asciiTheme="majorHAnsi" w:hAnsiTheme="majorHAnsi" w:cstheme="majorHAnsi"/>
          <w:sz w:val="24"/>
          <w:szCs w:val="24"/>
        </w:rPr>
        <w:fldChar w:fldCharType="separate"/>
      </w:r>
      <w:r w:rsidR="00D86949">
        <w:rPr>
          <w:rFonts w:ascii="Calibri Light" w:hAnsiTheme="majorHAnsi" w:cs="Calibri Light"/>
          <w:sz w:val="24"/>
        </w:rPr>
        <w:t>(2003)</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 xml:space="preserve">. Briefly, ~25-50mg of flash frozen back muscle tissue and scales from a male and female individual were homogenized using liquid nitrogen grinding. Tissue was lysed in a buffer containing 10 mM Tris-HCl pH 8.0, 125 mM NaCl, 10 mM EDTA pH 8.0, 0.5 %SDS, 4M urea and 10mg/ml Proteinase K. The lysate </w:t>
      </w:r>
      <w:r w:rsidRPr="00FD21E9">
        <w:rPr>
          <w:rFonts w:asciiTheme="majorHAnsi" w:hAnsiTheme="majorHAnsi" w:cstheme="majorHAnsi"/>
          <w:sz w:val="24"/>
          <w:szCs w:val="24"/>
        </w:rPr>
        <w:lastRenderedPageBreak/>
        <w:t>was cleaned with equal volumes of phenol/chloroform using phase lock gels (</w:t>
      </w:r>
      <w:proofErr w:type="spellStart"/>
      <w:r w:rsidRPr="00FD21E9">
        <w:rPr>
          <w:rFonts w:asciiTheme="majorHAnsi" w:hAnsiTheme="majorHAnsi" w:cstheme="majorHAnsi"/>
          <w:sz w:val="24"/>
          <w:szCs w:val="24"/>
        </w:rPr>
        <w:t>Quantabio</w:t>
      </w:r>
      <w:proofErr w:type="spellEnd"/>
      <w:r w:rsidRPr="00FD21E9">
        <w:rPr>
          <w:rFonts w:asciiTheme="majorHAnsi" w:hAnsiTheme="majorHAnsi" w:cstheme="majorHAnsi"/>
          <w:sz w:val="24"/>
          <w:szCs w:val="24"/>
        </w:rPr>
        <w:t xml:space="preserve"> Cat # 2302830). The DNA was precipitated by adding NaCl to the final concentration of 0.3M and 2X volume of ice-cold ethanol. The DNA pellet was twice washed with 70% ethanol and resuspended in an elution buffer (10mM Tris, pH 8.0). The integrity of the high-molecular-weight DNA was verified on a Pippin Pulse gel electrophoresis system (Sage Sciences, Beverly, MA). Purity of the DNA was accessed by measuring 260/280 and 260/230 absorbance ratios on NanoDrop. Libraries of relevant sequencing technologies were created from extractions with an average read fragment length of 50kb.</w:t>
      </w:r>
    </w:p>
    <w:p w14:paraId="4A0B241A" w14:textId="77777777" w:rsidR="003F5039" w:rsidRPr="00FD21E9" w:rsidRDefault="003F5039" w:rsidP="003F5039">
      <w:pPr>
        <w:spacing w:line="480" w:lineRule="auto"/>
        <w:ind w:right="270"/>
        <w:rPr>
          <w:rFonts w:asciiTheme="majorHAnsi" w:hAnsiTheme="majorHAnsi" w:cstheme="majorHAnsi"/>
          <w:sz w:val="24"/>
          <w:szCs w:val="24"/>
        </w:rPr>
      </w:pPr>
    </w:p>
    <w:p w14:paraId="2874CF3D" w14:textId="77777777" w:rsidR="003F5039" w:rsidRPr="00FD21E9" w:rsidRDefault="003F5039" w:rsidP="003F5039">
      <w:pPr>
        <w:pStyle w:val="HTMLAddress"/>
        <w:spacing w:line="480" w:lineRule="auto"/>
        <w:outlineLvl w:val="2"/>
        <w:rPr>
          <w:rFonts w:asciiTheme="majorHAnsi" w:hAnsiTheme="majorHAnsi" w:cstheme="majorHAnsi"/>
          <w:sz w:val="24"/>
          <w:szCs w:val="24"/>
        </w:rPr>
      </w:pPr>
      <w:bookmarkStart w:id="34" w:name="_Toc113123186"/>
      <w:bookmarkStart w:id="35" w:name="_Toc113273225"/>
      <w:r w:rsidRPr="00FD21E9">
        <w:rPr>
          <w:rFonts w:asciiTheme="majorHAnsi" w:hAnsiTheme="majorHAnsi" w:cstheme="majorHAnsi"/>
          <w:sz w:val="24"/>
          <w:szCs w:val="24"/>
        </w:rPr>
        <w:t>Linked-read library prep, sequencing &amp; quality control</w:t>
      </w:r>
      <w:bookmarkEnd w:id="34"/>
      <w:bookmarkEnd w:id="35"/>
    </w:p>
    <w:p w14:paraId="243F302D" w14:textId="1EC96042" w:rsidR="003F5039" w:rsidRPr="00FD21E9" w:rsidRDefault="006E58E9" w:rsidP="003F5039">
      <w:pPr>
        <w:spacing w:line="480" w:lineRule="auto"/>
        <w:ind w:right="270"/>
        <w:rPr>
          <w:rFonts w:asciiTheme="majorHAnsi" w:hAnsiTheme="majorHAnsi" w:cstheme="majorHAnsi"/>
          <w:sz w:val="24"/>
          <w:szCs w:val="24"/>
        </w:rPr>
      </w:pPr>
      <w:r>
        <w:rPr>
          <w:rFonts w:asciiTheme="majorHAnsi" w:hAnsiTheme="majorHAnsi" w:cstheme="majorHAnsi"/>
          <w:sz w:val="24"/>
          <w:szCs w:val="24"/>
        </w:rPr>
        <w:t>L</w:t>
      </w:r>
      <w:r w:rsidR="008142CF">
        <w:rPr>
          <w:rFonts w:asciiTheme="majorHAnsi" w:hAnsiTheme="majorHAnsi" w:cstheme="majorHAnsi"/>
          <w:sz w:val="24"/>
          <w:szCs w:val="24"/>
        </w:rPr>
        <w:t>inked-read l</w:t>
      </w:r>
      <w:r>
        <w:rPr>
          <w:rFonts w:asciiTheme="majorHAnsi" w:hAnsiTheme="majorHAnsi" w:cstheme="majorHAnsi"/>
          <w:sz w:val="24"/>
          <w:szCs w:val="24"/>
        </w:rPr>
        <w:t>ibrary prep was carried out</w:t>
      </w:r>
      <w:r w:rsidRPr="00FD21E9">
        <w:rPr>
          <w:rFonts w:asciiTheme="majorHAnsi" w:hAnsiTheme="majorHAnsi" w:cstheme="majorHAnsi"/>
          <w:sz w:val="24"/>
          <w:szCs w:val="24"/>
        </w:rPr>
        <w:t xml:space="preserve"> by the UC Davis DNA Technologies &amp; Expression Analysis Core Laboratory</w:t>
      </w:r>
      <w:r>
        <w:rPr>
          <w:rFonts w:asciiTheme="majorHAnsi" w:hAnsiTheme="majorHAnsi" w:cstheme="majorHAnsi"/>
          <w:sz w:val="24"/>
          <w:szCs w:val="24"/>
        </w:rPr>
        <w:t>.</w:t>
      </w:r>
      <w:r w:rsidRPr="00FD21E9">
        <w:rPr>
          <w:rFonts w:asciiTheme="majorHAnsi" w:hAnsiTheme="majorHAnsi" w:cstheme="majorHAnsi"/>
          <w:sz w:val="24"/>
          <w:szCs w:val="24"/>
        </w:rPr>
        <w:t xml:space="preserve"> </w:t>
      </w:r>
      <w:commentRangeStart w:id="36"/>
      <w:r w:rsidR="003F5039" w:rsidRPr="00FD21E9">
        <w:rPr>
          <w:rFonts w:asciiTheme="majorHAnsi" w:hAnsiTheme="majorHAnsi" w:cstheme="majorHAnsi"/>
          <w:sz w:val="24"/>
          <w:szCs w:val="24"/>
        </w:rPr>
        <w:t>Genomic DNA</w:t>
      </w:r>
      <w:commentRangeEnd w:id="36"/>
      <w:r w:rsidR="00480C67">
        <w:rPr>
          <w:rStyle w:val="CommentReference"/>
        </w:rPr>
        <w:commentReference w:id="36"/>
      </w:r>
      <w:r w:rsidR="003F5039" w:rsidRPr="00FD21E9">
        <w:rPr>
          <w:rFonts w:asciiTheme="majorHAnsi" w:hAnsiTheme="majorHAnsi" w:cstheme="majorHAnsi"/>
          <w:sz w:val="24"/>
          <w:szCs w:val="24"/>
        </w:rPr>
        <w:t xml:space="preserve"> </w:t>
      </w:r>
      <w:r w:rsidR="00CA16C1">
        <w:rPr>
          <w:rFonts w:asciiTheme="majorHAnsi" w:hAnsiTheme="majorHAnsi" w:cstheme="majorHAnsi"/>
          <w:sz w:val="24"/>
          <w:szCs w:val="24"/>
        </w:rPr>
        <w:t xml:space="preserve"> for the male and female extractions </w:t>
      </w:r>
      <w:r w:rsidR="00CC49C4">
        <w:rPr>
          <w:rFonts w:asciiTheme="majorHAnsi" w:hAnsiTheme="majorHAnsi" w:cstheme="majorHAnsi"/>
          <w:sz w:val="24"/>
          <w:szCs w:val="24"/>
        </w:rPr>
        <w:t>were</w:t>
      </w:r>
      <w:r w:rsidR="003F5039" w:rsidRPr="00FD21E9">
        <w:rPr>
          <w:rFonts w:asciiTheme="majorHAnsi" w:hAnsiTheme="majorHAnsi" w:cstheme="majorHAnsi"/>
          <w:sz w:val="24"/>
          <w:szCs w:val="24"/>
        </w:rPr>
        <w:t xml:space="preserve"> adjusted to a concentration of 0.91 ng/µl and 1.14 ng of template gDNA was loaded on a Chromium Genome Chip. Whole genome sequencing libraries were prepared using Chromium Genome Library &amp; Gel Bead Kit v.2 (10X Genomics, cat. 120258), Chromium Genome Chip Kit v.2 (10X Genomics, cat. 120257), Chromium i7 Multiplex Kit (10X Genomics, cat. 120262) and Chromium controller according to manufacturer’s instructions with one modification. Briefly, gDNA was combined with Master Mix, a library of Genome Gel Beads, and partitioning oil to create Gel Bead-in-Emulsions (GEMs) on a Chromium Genome Chip. The GEMs were isothermally amplified with primers containing an Illumina Read 1 sequencing primer, a unique 16-bp 10X barcode and a 6-bp random primer sequence, and barcoded DNA fragments were recovered </w:t>
      </w:r>
      <w:r w:rsidR="003F5039" w:rsidRPr="00FD21E9">
        <w:rPr>
          <w:rFonts w:asciiTheme="majorHAnsi" w:hAnsiTheme="majorHAnsi" w:cstheme="majorHAnsi"/>
          <w:sz w:val="24"/>
          <w:szCs w:val="24"/>
        </w:rPr>
        <w:lastRenderedPageBreak/>
        <w:t>for Illumina library construction. The amount and fragment size of post-GEM DNA was quantified by running 1</w:t>
      </w:r>
      <w:r w:rsidR="00480C67">
        <w:rPr>
          <w:rFonts w:asciiTheme="majorHAnsi" w:hAnsiTheme="majorHAnsi" w:cstheme="majorHAnsi"/>
          <w:sz w:val="24"/>
          <w:szCs w:val="24"/>
        </w:rPr>
        <w:t xml:space="preserve"> </w:t>
      </w:r>
      <w:r w:rsidR="003F5039" w:rsidRPr="00FD21E9">
        <w:rPr>
          <w:rFonts w:asciiTheme="majorHAnsi" w:hAnsiTheme="majorHAnsi" w:cstheme="majorHAnsi"/>
          <w:sz w:val="24"/>
          <w:szCs w:val="24"/>
        </w:rPr>
        <w:t xml:space="preserve">µl of sample on a Bioanalyzer 2100 with an Agilent High sensitivity DNA kit (Agilent, cat. 5067-4626). Prior to Illumina library construction, the GEM amplification product was sheared on an E220 Focused </w:t>
      </w:r>
      <w:proofErr w:type="spellStart"/>
      <w:r w:rsidR="003F5039" w:rsidRPr="00FD21E9">
        <w:rPr>
          <w:rFonts w:asciiTheme="majorHAnsi" w:hAnsiTheme="majorHAnsi" w:cstheme="majorHAnsi"/>
          <w:sz w:val="24"/>
          <w:szCs w:val="24"/>
        </w:rPr>
        <w:t>Ultrasonicator</w:t>
      </w:r>
      <w:proofErr w:type="spellEnd"/>
      <w:r w:rsidR="003F5039" w:rsidRPr="00FD21E9">
        <w:rPr>
          <w:rFonts w:asciiTheme="majorHAnsi" w:hAnsiTheme="majorHAnsi" w:cstheme="majorHAnsi"/>
          <w:sz w:val="24"/>
          <w:szCs w:val="24"/>
        </w:rPr>
        <w:t xml:space="preserve"> (</w:t>
      </w:r>
      <w:proofErr w:type="spellStart"/>
      <w:r w:rsidR="003F5039" w:rsidRPr="00FD21E9">
        <w:rPr>
          <w:rFonts w:asciiTheme="majorHAnsi" w:hAnsiTheme="majorHAnsi" w:cstheme="majorHAnsi"/>
          <w:sz w:val="24"/>
          <w:szCs w:val="24"/>
        </w:rPr>
        <w:t>Covaris</w:t>
      </w:r>
      <w:proofErr w:type="spellEnd"/>
      <w:r w:rsidR="003F5039" w:rsidRPr="00FD21E9">
        <w:rPr>
          <w:rFonts w:asciiTheme="majorHAnsi" w:hAnsiTheme="majorHAnsi" w:cstheme="majorHAnsi"/>
          <w:sz w:val="24"/>
          <w:szCs w:val="24"/>
        </w:rPr>
        <w:t>, Woburn, MA) to approximately 350</w:t>
      </w:r>
      <w:r w:rsidR="00480C67">
        <w:rPr>
          <w:rFonts w:asciiTheme="majorHAnsi" w:hAnsiTheme="majorHAnsi" w:cstheme="majorHAnsi"/>
          <w:sz w:val="24"/>
          <w:szCs w:val="24"/>
        </w:rPr>
        <w:t xml:space="preserve"> </w:t>
      </w:r>
      <w:r w:rsidR="003F5039" w:rsidRPr="00FD21E9">
        <w:rPr>
          <w:rFonts w:asciiTheme="majorHAnsi" w:hAnsiTheme="majorHAnsi" w:cstheme="majorHAnsi"/>
          <w:sz w:val="24"/>
          <w:szCs w:val="24"/>
        </w:rPr>
        <w:t xml:space="preserve">bp (50 seconds at peak power = 175, duty factor = 10, and cycle/burst = 200). Then, the sheared GEMs were converted to a sequencing library following the 10X standard operating procedure. </w:t>
      </w:r>
    </w:p>
    <w:p w14:paraId="27280019" w14:textId="78D2F0D6" w:rsidR="003F5039" w:rsidRPr="00FD21E9" w:rsidRDefault="003F5039" w:rsidP="003F5039">
      <w:pPr>
        <w:spacing w:line="480" w:lineRule="auto"/>
        <w:ind w:right="270"/>
        <w:rPr>
          <w:rFonts w:asciiTheme="majorHAnsi" w:hAnsiTheme="majorHAnsi" w:cstheme="majorHAnsi"/>
          <w:sz w:val="24"/>
          <w:szCs w:val="24"/>
        </w:rPr>
      </w:pPr>
      <w:r w:rsidRPr="00FD21E9">
        <w:rPr>
          <w:rFonts w:asciiTheme="majorHAnsi" w:hAnsiTheme="majorHAnsi" w:cstheme="majorHAnsi"/>
          <w:sz w:val="24"/>
          <w:szCs w:val="24"/>
        </w:rPr>
        <w:t>The sequencing library was quantified by qPCR with a Kapa Library Quant kit (Kapa Biosystems-Roche) and sequenced on NovaSeq6000 sequencer (Illumina, San Diego, CA) with paired-end 150 bp reads. We used a previous inhouse RAD-sequencing-based estimate of a haploid delta smelt genome size of 0.6 Gb to sequence the first sample to an estimated 80x coverage. Because we successfully extracted HMW gDNA from a female first, we used the female linked-read sequencing data to improve our estimate of delta smelt genome size through a more accurate k-mer based approach using Genomescope2</w:t>
      </w:r>
      <w:r w:rsidR="004B6F68">
        <w:rPr>
          <w:rFonts w:asciiTheme="majorHAnsi" w:hAnsiTheme="majorHAnsi" w:cstheme="majorHAnsi"/>
          <w:sz w:val="24"/>
          <w:szCs w:val="24"/>
        </w:rPr>
        <w:t xml:space="preserve"> </w:t>
      </w:r>
      <w:r w:rsidRPr="00FD21E9">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{"citationID":"XkxSPH6A","properties":{"formattedCitation":"(Vurture et al., 2017)","plainCitation":"(Vurture et al., 2017)","noteIndex":0},"citationItems":[{"id":490,"uris":["http://zotero.org/users/local/3tku6QP0/items/CYG9FJR8"],"itemData":{"id":490,"type":"article-journal","abstract":"Summary: GenomeScope is an open-source web tool to rapidly estimate the overall characteristics of a genome, including genome size, heterozygosity rate and repeat content from unprocessed short reads. These features are essential for studying genome evolution, and help to choose parameters for downstream analysis. We demonstrate its accuracy on 324 simulated and 16 real datasets with a wide range in genome sizes, heterozygosity levels and error rates.","container-title":"Bioinformatics","DOI":"10.1093/bioinformatics/btx153","ISSN":"1367-4803, 1460-2059","issue":"14","language":"en","page":"2202-2204","source":"DOI.org (Crossref)","title":"GenomeScope: fast reference-free genome profiling from short reads","title-short":"GenomeScope","volume":"33","author":[{"family":"Vurture","given":"Gregory W"},{"family":"Sedlazeck","given":"Fritz J"},{"family":"Nattestad","given":"Maria"},{"family":"Underwood","given":"Charles J"},{"family":"Fang","given":"Han"},{"family":"Gurtowski","given":"James"},{"family":"Schatz","given":"Michael C"}],"editor":[{"family":"Berger","given":"Bonnie"}],"issued":{"date-parts":[["2017",7,15]]}}}],"schema":"https://github.com/citation-style-language/schema/raw/master/csl-citation.json"} </w:instrText>
      </w:r>
      <w:r w:rsidRPr="00FD21E9">
        <w:rPr>
          <w:rFonts w:asciiTheme="majorHAnsi" w:hAnsiTheme="majorHAnsi" w:cstheme="majorHAnsi"/>
          <w:sz w:val="24"/>
          <w:szCs w:val="24"/>
        </w:rPr>
        <w:fldChar w:fldCharType="separate"/>
      </w:r>
      <w:r w:rsidR="00D86949">
        <w:rPr>
          <w:rFonts w:ascii="Calibri Light" w:hAnsiTheme="majorHAnsi" w:cs="Calibri Light"/>
          <w:sz w:val="24"/>
        </w:rPr>
        <w:t>(Vurture et al., 2017)</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 After, we used the updated genome size estimate to adjust the amount of all subsequent sequencing data generated for assembly.</w:t>
      </w:r>
    </w:p>
    <w:p w14:paraId="44987914" w14:textId="38C3432A" w:rsidR="003F5039" w:rsidRPr="00FD21E9" w:rsidRDefault="003F5039" w:rsidP="003F5039">
      <w:pPr>
        <w:spacing w:line="480" w:lineRule="auto"/>
        <w:ind w:right="270"/>
        <w:rPr>
          <w:rFonts w:asciiTheme="majorHAnsi" w:hAnsiTheme="majorHAnsi" w:cstheme="majorHAnsi"/>
          <w:b/>
          <w:bCs/>
          <w:sz w:val="24"/>
          <w:szCs w:val="24"/>
          <w:u w:val="single"/>
        </w:rPr>
      </w:pPr>
      <w:r w:rsidRPr="00FD21E9">
        <w:rPr>
          <w:rFonts w:asciiTheme="majorHAnsi" w:hAnsiTheme="majorHAnsi" w:cstheme="majorHAnsi"/>
          <w:sz w:val="24"/>
          <w:szCs w:val="24"/>
        </w:rPr>
        <w:t xml:space="preserve">We evaluated linked-read sequencing data by looking at base quality metrics, and for signs of contamination and sequencing bias. For basic metric quality assessment, we used </w:t>
      </w:r>
      <w:proofErr w:type="spellStart"/>
      <w:r w:rsidRPr="00FD21E9">
        <w:rPr>
          <w:rFonts w:asciiTheme="majorHAnsi" w:hAnsiTheme="majorHAnsi" w:cstheme="majorHAnsi"/>
          <w:sz w:val="24"/>
          <w:szCs w:val="24"/>
        </w:rPr>
        <w:t>FastQC</w:t>
      </w:r>
      <w:proofErr w:type="spellEnd"/>
      <w:r w:rsidRPr="00FD21E9">
        <w:rPr>
          <w:rFonts w:asciiTheme="majorHAnsi" w:hAnsiTheme="majorHAnsi" w:cstheme="majorHAnsi"/>
          <w:sz w:val="24"/>
          <w:szCs w:val="24"/>
        </w:rPr>
        <w:t xml:space="preserve"> v0.11.9</w:t>
      </w:r>
      <w:r w:rsidR="004B6F68">
        <w:rPr>
          <w:rFonts w:asciiTheme="majorHAnsi" w:hAnsiTheme="majorHAnsi" w:cstheme="majorHAnsi"/>
          <w:sz w:val="24"/>
          <w:szCs w:val="24"/>
        </w:rPr>
        <w:t xml:space="preserve"> </w:t>
      </w:r>
      <w:r w:rsidRPr="00FD21E9">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{"citationID":"2s2M40cJ","properties":{"formattedCitation":"(Andrews, Simon, 2010)","plainCitation":"(Andrews, Simon, 2010)","noteIndex":0},"citationItems":[{"id":594,"uris":["http://zotero.org/users/local/3tku6QP0/items/6F4G7GJS"],"itemData":{"id":594,"type":"software","title":"FastQC: a quality control tool for high throughput sequence data.","URL":"https://www.bioinformatics.babraham.ac.uk/projects/fastqc/","version":"0.11.9","author":[{"family":"Andrews, Simon","given":""}],"issued":{"date-parts":[["2010"]]}}}],"schema":"https://github.com/citation-style-language/schema/raw/master/csl-citation.json"} </w:instrText>
      </w:r>
      <w:r w:rsidRPr="00FD21E9">
        <w:rPr>
          <w:rFonts w:asciiTheme="majorHAnsi" w:hAnsiTheme="majorHAnsi" w:cstheme="majorHAnsi"/>
          <w:sz w:val="24"/>
          <w:szCs w:val="24"/>
        </w:rPr>
        <w:fldChar w:fldCharType="separate"/>
      </w:r>
      <w:r w:rsidR="00D86949">
        <w:rPr>
          <w:rFonts w:ascii="Calibri Light" w:hAnsiTheme="majorHAnsi" w:cs="Calibri Light"/>
          <w:sz w:val="24"/>
        </w:rPr>
        <w:t>(Andrews, Simon, 2010)</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 xml:space="preserve"> to obtain raw sequencing data metrics such as per sequence quality scores, GC content, total number of reads, average read length and number of bases. To quality control linked-read files for contamination and sequencing bias errors, we conducted three computational quality control steps (</w:t>
      </w:r>
      <w:r w:rsidRPr="005549A1">
        <w:rPr>
          <w:rFonts w:ascii="Courier" w:hAnsi="Courier" w:cstheme="majorHAnsi"/>
          <w:sz w:val="24"/>
          <w:szCs w:val="24"/>
        </w:rPr>
        <w:t>kat hist</w:t>
      </w:r>
      <w:r w:rsidRPr="00FD21E9">
        <w:rPr>
          <w:rFonts w:asciiTheme="majorHAnsi" w:hAnsiTheme="majorHAnsi" w:cstheme="majorHAnsi"/>
          <w:sz w:val="24"/>
          <w:szCs w:val="24"/>
        </w:rPr>
        <w:t xml:space="preserve">, </w:t>
      </w:r>
      <w:r w:rsidRPr="005549A1">
        <w:rPr>
          <w:rFonts w:ascii="Courier" w:hAnsi="Courier" w:cstheme="majorHAnsi"/>
          <w:sz w:val="24"/>
          <w:szCs w:val="24"/>
        </w:rPr>
        <w:t xml:space="preserve">kat </w:t>
      </w:r>
      <w:proofErr w:type="spellStart"/>
      <w:r w:rsidRPr="005549A1">
        <w:rPr>
          <w:rFonts w:ascii="Courier" w:hAnsi="Courier" w:cstheme="majorHAnsi"/>
          <w:sz w:val="24"/>
          <w:szCs w:val="24"/>
        </w:rPr>
        <w:t>gcp</w:t>
      </w:r>
      <w:proofErr w:type="spellEnd"/>
      <w:r w:rsidRPr="00FD21E9">
        <w:rPr>
          <w:rFonts w:asciiTheme="majorHAnsi" w:hAnsiTheme="majorHAnsi" w:cstheme="majorHAnsi"/>
          <w:sz w:val="24"/>
          <w:szCs w:val="24"/>
        </w:rPr>
        <w:t xml:space="preserve">, and </w:t>
      </w:r>
      <w:r w:rsidRPr="005549A1">
        <w:rPr>
          <w:rFonts w:ascii="Courier" w:hAnsi="Courier" w:cstheme="majorHAnsi"/>
          <w:sz w:val="24"/>
          <w:szCs w:val="24"/>
        </w:rPr>
        <w:t>kat comp</w:t>
      </w:r>
      <w:r w:rsidRPr="00FD21E9">
        <w:rPr>
          <w:rFonts w:asciiTheme="majorHAnsi" w:hAnsiTheme="majorHAnsi" w:cstheme="majorHAnsi"/>
          <w:sz w:val="24"/>
          <w:szCs w:val="24"/>
        </w:rPr>
        <w:t xml:space="preserve">) using the </w:t>
      </w:r>
      <w:r w:rsidRPr="00FD21E9">
        <w:rPr>
          <w:rFonts w:asciiTheme="majorHAnsi" w:hAnsiTheme="majorHAnsi" w:cstheme="majorHAnsi"/>
          <w:sz w:val="24"/>
          <w:szCs w:val="24"/>
        </w:rPr>
        <w:lastRenderedPageBreak/>
        <w:t>software program KAT</w:t>
      </w:r>
      <w:r w:rsidR="004B6F68">
        <w:rPr>
          <w:rFonts w:asciiTheme="majorHAnsi" w:hAnsiTheme="majorHAnsi" w:cstheme="majorHAnsi"/>
          <w:sz w:val="24"/>
          <w:szCs w:val="24"/>
        </w:rPr>
        <w:t xml:space="preserve"> </w:t>
      </w:r>
      <w:r w:rsidRPr="00FD21E9">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{"citationID":"rTYXloYS","properties":{"formattedCitation":"(Mapleson et al., 2017)","plainCitation":"(Mapleson et al., 2017)","noteIndex":0},"citationItems":[{"id":"m5bjFnHH/FKXcirWX","uris":["http://www.mendeley.com/documents/?uuid=43a8ae2e-f1ec-43c6-bfda-7c0d5b6f55ee"],"itemData":{"DOI":"10.1093/bioinformatics/btw663","author":[{"dropping-particle":"","family":"Mapleson","given":"Daniel","non-dropping-particle":"","parse-names":false,"suffix":""},{"dropping-particle":"","family":"Accinelli","given":"Gonzalo Garcia","non-dropping-particle":"","parse-names":false,"suffix":""},{"dropping-particle":"","family":"Kettleborough","given":"George","non-dropping-particle":"","parse-names":false,"suffix":""},{"dropping-particle":"","family":"Wright","given":"Jonathan","non-dropping-particle":"","parse-names":false,"suffix":""},{"dropping-particle":"","family":"Clavijo","given":"Bernardo J","non-dropping-particle":"","parse-names":false,"suffix":""}],"id":"ITEM-1","issue":"November 2016","issued":{"date-parts":[["2017"]]},"page":"574-576","title":"Sequence analysis KAT : a K-mer analysis toolkit to quality control NGS datasets and genome assemblies","type":"article-journal","volume":"33"}}],"schema":"https://github.com/citation-style-language/schema/raw/master/csl-citation.json"} </w:instrText>
      </w:r>
      <w:r w:rsidRPr="00FD21E9">
        <w:rPr>
          <w:rFonts w:asciiTheme="majorHAnsi" w:hAnsiTheme="majorHAnsi" w:cstheme="majorHAnsi"/>
          <w:sz w:val="24"/>
          <w:szCs w:val="24"/>
        </w:rPr>
        <w:fldChar w:fldCharType="separate"/>
      </w:r>
      <w:r w:rsidR="00D86949">
        <w:rPr>
          <w:rFonts w:ascii="Calibri Light" w:hAnsiTheme="majorHAnsi" w:cs="Calibri Light"/>
          <w:sz w:val="24"/>
        </w:rPr>
        <w:t>(Mapleson et al., 2017)</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 Each step splits sequencing data into sub-sequences of a given length (k-mers) to plot out frequencies or comparisons to visually inspect the data for quality issues. We looked for signs of bacterial and organell</w:t>
      </w:r>
      <w:r w:rsidR="006161D8">
        <w:rPr>
          <w:rFonts w:asciiTheme="majorHAnsi" w:hAnsiTheme="majorHAnsi" w:cstheme="majorHAnsi"/>
          <w:sz w:val="24"/>
          <w:szCs w:val="24"/>
        </w:rPr>
        <w:t>ar DNA</w:t>
      </w:r>
      <w:r w:rsidRPr="00FD21E9">
        <w:rPr>
          <w:rFonts w:asciiTheme="majorHAnsi" w:hAnsiTheme="majorHAnsi" w:cstheme="majorHAnsi"/>
          <w:sz w:val="24"/>
          <w:szCs w:val="24"/>
        </w:rPr>
        <w:t xml:space="preserve"> contamination using </w:t>
      </w:r>
      <w:r w:rsidR="005549A1" w:rsidRPr="005549A1">
        <w:rPr>
          <w:rFonts w:ascii="Courier" w:hAnsi="Courier" w:cstheme="majorHAnsi"/>
          <w:sz w:val="24"/>
          <w:szCs w:val="24"/>
        </w:rPr>
        <w:t>kat hist</w:t>
      </w:r>
      <w:r w:rsidR="005549A1" w:rsidRPr="00FD21E9">
        <w:rPr>
          <w:rFonts w:asciiTheme="majorHAnsi" w:hAnsiTheme="majorHAnsi" w:cstheme="majorHAnsi"/>
          <w:sz w:val="24"/>
          <w:szCs w:val="24"/>
        </w:rPr>
        <w:t xml:space="preserve"> </w:t>
      </w:r>
      <w:r w:rsidRPr="00FD21E9">
        <w:rPr>
          <w:rFonts w:asciiTheme="majorHAnsi" w:hAnsiTheme="majorHAnsi" w:cstheme="majorHAnsi"/>
          <w:sz w:val="24"/>
          <w:szCs w:val="24"/>
        </w:rPr>
        <w:t xml:space="preserve">and </w:t>
      </w:r>
      <w:r w:rsidR="005549A1" w:rsidRPr="005549A1">
        <w:rPr>
          <w:rFonts w:ascii="Courier" w:hAnsi="Courier" w:cstheme="majorHAnsi"/>
          <w:sz w:val="24"/>
          <w:szCs w:val="24"/>
        </w:rPr>
        <w:t xml:space="preserve">kat </w:t>
      </w:r>
      <w:proofErr w:type="spellStart"/>
      <w:r w:rsidR="005549A1">
        <w:rPr>
          <w:rFonts w:ascii="Courier" w:hAnsi="Courier" w:cstheme="majorHAnsi"/>
          <w:sz w:val="24"/>
          <w:szCs w:val="24"/>
        </w:rPr>
        <w:t>gcp</w:t>
      </w:r>
      <w:proofErr w:type="spellEnd"/>
      <w:r w:rsidR="005549A1" w:rsidRPr="00FD21E9">
        <w:rPr>
          <w:rFonts w:asciiTheme="majorHAnsi" w:hAnsiTheme="majorHAnsi" w:cstheme="majorHAnsi"/>
          <w:sz w:val="24"/>
          <w:szCs w:val="24"/>
        </w:rPr>
        <w:t xml:space="preserve"> </w:t>
      </w:r>
      <w:r w:rsidRPr="00FD21E9">
        <w:rPr>
          <w:rFonts w:asciiTheme="majorHAnsi" w:hAnsiTheme="majorHAnsi" w:cstheme="majorHAnsi"/>
          <w:sz w:val="24"/>
          <w:szCs w:val="24"/>
        </w:rPr>
        <w:t xml:space="preserve">within the male and female sequencing data. First, we used </w:t>
      </w:r>
      <w:r w:rsidR="005549A1" w:rsidRPr="005549A1">
        <w:rPr>
          <w:rFonts w:ascii="Courier" w:hAnsi="Courier" w:cstheme="majorHAnsi"/>
          <w:sz w:val="24"/>
          <w:szCs w:val="24"/>
        </w:rPr>
        <w:t>kat hist</w:t>
      </w:r>
      <w:r w:rsidR="005549A1" w:rsidRPr="00FD21E9">
        <w:rPr>
          <w:rFonts w:asciiTheme="majorHAnsi" w:hAnsiTheme="majorHAnsi" w:cstheme="majorHAnsi"/>
          <w:sz w:val="24"/>
          <w:szCs w:val="24"/>
        </w:rPr>
        <w:t xml:space="preserve"> </w:t>
      </w:r>
      <w:r w:rsidRPr="00FD21E9">
        <w:rPr>
          <w:rFonts w:asciiTheme="majorHAnsi" w:hAnsiTheme="majorHAnsi" w:cstheme="majorHAnsi"/>
          <w:sz w:val="24"/>
          <w:szCs w:val="24"/>
        </w:rPr>
        <w:t xml:space="preserve">to plot a histogram of the observed number of distinct k-mers at different frequencies for lengths k=21 and 31. Second, we used </w:t>
      </w:r>
      <w:r w:rsidR="005549A1" w:rsidRPr="005549A1">
        <w:rPr>
          <w:rFonts w:ascii="Courier" w:hAnsi="Courier" w:cstheme="majorHAnsi"/>
          <w:sz w:val="24"/>
          <w:szCs w:val="24"/>
        </w:rPr>
        <w:t xml:space="preserve">kat </w:t>
      </w:r>
      <w:proofErr w:type="spellStart"/>
      <w:r w:rsidR="005549A1">
        <w:rPr>
          <w:rFonts w:ascii="Courier" w:hAnsi="Courier" w:cstheme="majorHAnsi"/>
          <w:sz w:val="24"/>
          <w:szCs w:val="24"/>
        </w:rPr>
        <w:t>gcp</w:t>
      </w:r>
      <w:proofErr w:type="spellEnd"/>
      <w:r w:rsidR="005549A1" w:rsidRPr="00FD21E9">
        <w:rPr>
          <w:rFonts w:asciiTheme="majorHAnsi" w:hAnsiTheme="majorHAnsi" w:cstheme="majorHAnsi"/>
          <w:sz w:val="24"/>
          <w:szCs w:val="24"/>
        </w:rPr>
        <w:t xml:space="preserve"> </w:t>
      </w:r>
      <w:r w:rsidRPr="00FD21E9">
        <w:rPr>
          <w:rFonts w:asciiTheme="majorHAnsi" w:hAnsiTheme="majorHAnsi" w:cstheme="majorHAnsi"/>
          <w:sz w:val="24"/>
          <w:szCs w:val="24"/>
        </w:rPr>
        <w:t xml:space="preserve">to plot the proportion of the k-mers comprised of the G and C nucleotides against the frequency of that k-mer in the sequencing data and the number of distinct k-mers for a given GC count vs. frequency. We plotted GC counts against the frequency of k-mers of length k=21 and 31. </w:t>
      </w:r>
      <w:r w:rsidRPr="00FD21E9">
        <w:rPr>
          <w:rFonts w:asciiTheme="majorHAnsi" w:hAnsiTheme="majorHAnsi" w:cstheme="majorHAnsi"/>
          <w:iCs/>
          <w:sz w:val="24"/>
          <w:szCs w:val="24"/>
        </w:rPr>
        <w:t>Lastly, we evaluated the data for sequencing bias between the forward (R1) and reverse (R2) sequencing data.</w:t>
      </w:r>
      <w:r w:rsidRPr="00FD21E9">
        <w:rPr>
          <w:rFonts w:asciiTheme="majorHAnsi" w:hAnsiTheme="majorHAnsi" w:cstheme="majorHAnsi"/>
          <w:sz w:val="24"/>
          <w:szCs w:val="24"/>
        </w:rPr>
        <w:t xml:space="preserve"> We used </w:t>
      </w:r>
      <w:r w:rsidR="005549A1" w:rsidRPr="005549A1">
        <w:rPr>
          <w:rFonts w:ascii="Courier" w:hAnsi="Courier" w:cstheme="majorHAnsi"/>
          <w:sz w:val="24"/>
          <w:szCs w:val="24"/>
        </w:rPr>
        <w:t xml:space="preserve">kat </w:t>
      </w:r>
      <w:r w:rsidR="005549A1">
        <w:rPr>
          <w:rFonts w:ascii="Courier" w:hAnsi="Courier" w:cstheme="majorHAnsi"/>
          <w:sz w:val="24"/>
          <w:szCs w:val="24"/>
        </w:rPr>
        <w:t>comp</w:t>
      </w:r>
      <w:r w:rsidR="005549A1" w:rsidRPr="00FD21E9">
        <w:rPr>
          <w:rFonts w:asciiTheme="majorHAnsi" w:hAnsiTheme="majorHAnsi" w:cstheme="majorHAnsi"/>
          <w:sz w:val="24"/>
          <w:szCs w:val="24"/>
        </w:rPr>
        <w:t xml:space="preserve"> </w:t>
      </w:r>
      <w:r w:rsidRPr="00FD21E9">
        <w:rPr>
          <w:rFonts w:asciiTheme="majorHAnsi" w:hAnsiTheme="majorHAnsi" w:cstheme="majorHAnsi"/>
          <w:sz w:val="24"/>
          <w:szCs w:val="24"/>
        </w:rPr>
        <w:t>to plot the frequency of a given k-mer in each of the paired-end sequence data files (R1 and R2) for k-mers of length k=21 and 31.</w:t>
      </w:r>
    </w:p>
    <w:p w14:paraId="2869BE5F" w14:textId="77777777" w:rsidR="003F5039" w:rsidRPr="00FD21E9" w:rsidRDefault="003F5039" w:rsidP="003F5039">
      <w:pPr>
        <w:spacing w:line="480" w:lineRule="auto"/>
        <w:ind w:right="270"/>
        <w:rPr>
          <w:rFonts w:asciiTheme="majorHAnsi" w:hAnsiTheme="majorHAnsi" w:cstheme="majorHAnsi"/>
          <w:sz w:val="24"/>
          <w:szCs w:val="24"/>
        </w:rPr>
      </w:pPr>
    </w:p>
    <w:p w14:paraId="7BB90EA3" w14:textId="77777777" w:rsidR="003F5039" w:rsidRPr="00FD21E9" w:rsidRDefault="003F5039" w:rsidP="003F5039">
      <w:pPr>
        <w:pStyle w:val="HTMLAddress"/>
        <w:spacing w:line="480" w:lineRule="auto"/>
        <w:outlineLvl w:val="2"/>
        <w:rPr>
          <w:rFonts w:asciiTheme="majorHAnsi" w:hAnsiTheme="majorHAnsi" w:cstheme="majorHAnsi"/>
          <w:sz w:val="24"/>
          <w:szCs w:val="24"/>
        </w:rPr>
      </w:pPr>
      <w:bookmarkStart w:id="37" w:name="_Toc113123187"/>
      <w:bookmarkStart w:id="38" w:name="_Toc113273226"/>
      <w:r w:rsidRPr="00FD21E9">
        <w:rPr>
          <w:rFonts w:asciiTheme="majorHAnsi" w:hAnsiTheme="majorHAnsi" w:cstheme="majorHAnsi"/>
          <w:sz w:val="24"/>
          <w:szCs w:val="24"/>
        </w:rPr>
        <w:t>Long-read library prep, sequencing &amp; quality control</w:t>
      </w:r>
      <w:bookmarkEnd w:id="37"/>
      <w:bookmarkEnd w:id="38"/>
    </w:p>
    <w:p w14:paraId="0573720A" w14:textId="4AD4EB64" w:rsidR="003F5039" w:rsidRPr="00FD21E9" w:rsidRDefault="008142CF" w:rsidP="003F5039">
      <w:pPr>
        <w:spacing w:line="480" w:lineRule="auto"/>
        <w:ind w:right="270"/>
        <w:rPr>
          <w:rFonts w:asciiTheme="majorHAnsi" w:hAnsiTheme="majorHAnsi" w:cstheme="majorHAnsi"/>
          <w:sz w:val="24"/>
          <w:szCs w:val="24"/>
        </w:rPr>
      </w:pPr>
      <w:r>
        <w:rPr>
          <w:rFonts w:asciiTheme="majorHAnsi" w:hAnsiTheme="majorHAnsi" w:cstheme="majorHAnsi"/>
          <w:sz w:val="24"/>
          <w:szCs w:val="24"/>
        </w:rPr>
        <w:t>Long-read library prep was carried out</w:t>
      </w:r>
      <w:r w:rsidRPr="00FD21E9">
        <w:rPr>
          <w:rFonts w:asciiTheme="majorHAnsi" w:hAnsiTheme="majorHAnsi" w:cstheme="majorHAnsi"/>
          <w:sz w:val="24"/>
          <w:szCs w:val="24"/>
        </w:rPr>
        <w:t xml:space="preserve"> by the UC Davis DNA Technologies &amp; Expression Analysis Core Laboratory</w:t>
      </w:r>
      <w:r>
        <w:rPr>
          <w:rFonts w:asciiTheme="majorHAnsi" w:hAnsiTheme="majorHAnsi" w:cstheme="majorHAnsi"/>
          <w:sz w:val="24"/>
          <w:szCs w:val="24"/>
        </w:rPr>
        <w:t>.</w:t>
      </w:r>
      <w:r w:rsidRPr="00FD21E9">
        <w:rPr>
          <w:rFonts w:asciiTheme="majorHAnsi" w:hAnsiTheme="majorHAnsi" w:cstheme="majorHAnsi"/>
          <w:sz w:val="24"/>
          <w:szCs w:val="24"/>
        </w:rPr>
        <w:t xml:space="preserve"> </w:t>
      </w:r>
      <w:r w:rsidR="003F5039" w:rsidRPr="00FD21E9">
        <w:rPr>
          <w:rFonts w:asciiTheme="majorHAnsi" w:hAnsiTheme="majorHAnsi" w:cstheme="majorHAnsi"/>
          <w:sz w:val="24"/>
          <w:szCs w:val="24"/>
        </w:rPr>
        <w:t xml:space="preserve">Genomic DNA </w:t>
      </w:r>
      <w:r w:rsidR="00CC49C4">
        <w:rPr>
          <w:rFonts w:asciiTheme="majorHAnsi" w:hAnsiTheme="majorHAnsi" w:cstheme="majorHAnsi"/>
          <w:sz w:val="24"/>
          <w:szCs w:val="24"/>
        </w:rPr>
        <w:t xml:space="preserve">from the same male and female linked-read extractions </w:t>
      </w:r>
      <w:r w:rsidR="003F5039" w:rsidRPr="00FD21E9">
        <w:rPr>
          <w:rFonts w:asciiTheme="majorHAnsi" w:hAnsiTheme="majorHAnsi" w:cstheme="majorHAnsi"/>
          <w:sz w:val="24"/>
          <w:szCs w:val="24"/>
        </w:rPr>
        <w:t>was sheared to roughly 17</w:t>
      </w:r>
      <w:r w:rsidR="006161D8">
        <w:rPr>
          <w:rFonts w:asciiTheme="majorHAnsi" w:hAnsiTheme="majorHAnsi" w:cstheme="majorHAnsi"/>
          <w:sz w:val="24"/>
          <w:szCs w:val="24"/>
        </w:rPr>
        <w:t xml:space="preserve"> </w:t>
      </w:r>
      <w:r w:rsidR="003F5039" w:rsidRPr="00FD21E9">
        <w:rPr>
          <w:rFonts w:asciiTheme="majorHAnsi" w:hAnsiTheme="majorHAnsi" w:cstheme="majorHAnsi"/>
          <w:sz w:val="24"/>
          <w:szCs w:val="24"/>
        </w:rPr>
        <w:t xml:space="preserve">kb using </w:t>
      </w:r>
      <w:proofErr w:type="spellStart"/>
      <w:r w:rsidR="003F5039" w:rsidRPr="00FD21E9">
        <w:rPr>
          <w:rFonts w:asciiTheme="majorHAnsi" w:hAnsiTheme="majorHAnsi" w:cstheme="majorHAnsi"/>
          <w:sz w:val="24"/>
          <w:szCs w:val="24"/>
        </w:rPr>
        <w:t>Diagenode's</w:t>
      </w:r>
      <w:proofErr w:type="spellEnd"/>
      <w:r w:rsidR="003F5039" w:rsidRPr="00FD21E9">
        <w:rPr>
          <w:rFonts w:asciiTheme="majorHAnsi" w:hAnsiTheme="majorHAnsi" w:cstheme="majorHAnsi"/>
          <w:sz w:val="24"/>
          <w:szCs w:val="24"/>
        </w:rPr>
        <w:t xml:space="preserve"> </w:t>
      </w:r>
      <w:proofErr w:type="spellStart"/>
      <w:r w:rsidR="003F5039" w:rsidRPr="00FD21E9">
        <w:rPr>
          <w:rFonts w:asciiTheme="majorHAnsi" w:hAnsiTheme="majorHAnsi" w:cstheme="majorHAnsi"/>
          <w:sz w:val="24"/>
          <w:szCs w:val="24"/>
        </w:rPr>
        <w:t>Megaruptor's</w:t>
      </w:r>
      <w:proofErr w:type="spellEnd"/>
      <w:r w:rsidR="003F5039" w:rsidRPr="00FD21E9">
        <w:rPr>
          <w:rFonts w:asciiTheme="majorHAnsi" w:hAnsiTheme="majorHAnsi" w:cstheme="majorHAnsi"/>
          <w:sz w:val="24"/>
          <w:szCs w:val="24"/>
        </w:rPr>
        <w:t xml:space="preserve"> (</w:t>
      </w:r>
      <w:proofErr w:type="spellStart"/>
      <w:r w:rsidR="003F5039" w:rsidRPr="00FD21E9">
        <w:rPr>
          <w:rFonts w:asciiTheme="majorHAnsi" w:hAnsiTheme="majorHAnsi" w:cstheme="majorHAnsi"/>
          <w:sz w:val="24"/>
          <w:szCs w:val="24"/>
        </w:rPr>
        <w:t>Diagenode</w:t>
      </w:r>
      <w:proofErr w:type="spellEnd"/>
      <w:r w:rsidR="003F5039" w:rsidRPr="00FD21E9">
        <w:rPr>
          <w:rFonts w:asciiTheme="majorHAnsi" w:hAnsiTheme="majorHAnsi" w:cstheme="majorHAnsi"/>
          <w:sz w:val="24"/>
          <w:szCs w:val="24"/>
        </w:rPr>
        <w:t xml:space="preserve">, cat B06010001) long </w:t>
      </w:r>
      <w:proofErr w:type="spellStart"/>
      <w:r w:rsidR="003F5039" w:rsidRPr="00FD21E9">
        <w:rPr>
          <w:rFonts w:asciiTheme="majorHAnsi" w:hAnsiTheme="majorHAnsi" w:cstheme="majorHAnsi"/>
          <w:sz w:val="24"/>
          <w:szCs w:val="24"/>
        </w:rPr>
        <w:t>hydropores</w:t>
      </w:r>
      <w:proofErr w:type="spellEnd"/>
      <w:r w:rsidR="003F5039" w:rsidRPr="00FD21E9">
        <w:rPr>
          <w:rFonts w:asciiTheme="majorHAnsi" w:hAnsiTheme="majorHAnsi" w:cstheme="majorHAnsi"/>
          <w:sz w:val="24"/>
          <w:szCs w:val="24"/>
        </w:rPr>
        <w:t xml:space="preserve"> (</w:t>
      </w:r>
      <w:proofErr w:type="spellStart"/>
      <w:r w:rsidR="003F5039" w:rsidRPr="00FD21E9">
        <w:rPr>
          <w:rFonts w:asciiTheme="majorHAnsi" w:hAnsiTheme="majorHAnsi" w:cstheme="majorHAnsi"/>
          <w:sz w:val="24"/>
          <w:szCs w:val="24"/>
        </w:rPr>
        <w:t>Diagenode</w:t>
      </w:r>
      <w:proofErr w:type="spellEnd"/>
      <w:r w:rsidR="003F5039" w:rsidRPr="00FD21E9">
        <w:rPr>
          <w:rFonts w:asciiTheme="majorHAnsi" w:hAnsiTheme="majorHAnsi" w:cstheme="majorHAnsi"/>
          <w:sz w:val="24"/>
          <w:szCs w:val="24"/>
        </w:rPr>
        <w:t xml:space="preserve"> </w:t>
      </w:r>
      <w:proofErr w:type="spellStart"/>
      <w:r w:rsidR="003F5039" w:rsidRPr="00FD21E9">
        <w:rPr>
          <w:rFonts w:asciiTheme="majorHAnsi" w:hAnsiTheme="majorHAnsi" w:cstheme="majorHAnsi"/>
          <w:sz w:val="24"/>
          <w:szCs w:val="24"/>
        </w:rPr>
        <w:t>hydropores</w:t>
      </w:r>
      <w:proofErr w:type="spellEnd"/>
      <w:r w:rsidR="003F5039" w:rsidRPr="00FD21E9">
        <w:rPr>
          <w:rFonts w:asciiTheme="majorHAnsi" w:hAnsiTheme="majorHAnsi" w:cstheme="majorHAnsi"/>
          <w:sz w:val="24"/>
          <w:szCs w:val="24"/>
        </w:rPr>
        <w:t xml:space="preserve">, cat E07010002). Sheared DNA was quantified by </w:t>
      </w:r>
      <w:proofErr w:type="spellStart"/>
      <w:r w:rsidR="003F5039" w:rsidRPr="00FD21E9">
        <w:rPr>
          <w:rFonts w:asciiTheme="majorHAnsi" w:hAnsiTheme="majorHAnsi" w:cstheme="majorHAnsi"/>
          <w:sz w:val="24"/>
          <w:szCs w:val="24"/>
        </w:rPr>
        <w:t>Quantus</w:t>
      </w:r>
      <w:proofErr w:type="spellEnd"/>
      <w:r w:rsidR="003F5039" w:rsidRPr="00FD21E9">
        <w:rPr>
          <w:rFonts w:asciiTheme="majorHAnsi" w:hAnsiTheme="majorHAnsi" w:cstheme="majorHAnsi"/>
          <w:sz w:val="24"/>
          <w:szCs w:val="24"/>
        </w:rPr>
        <w:t xml:space="preserve"> Fluorometer (Promega, cat #E6150) using a </w:t>
      </w:r>
      <w:proofErr w:type="spellStart"/>
      <w:r w:rsidR="003F5039" w:rsidRPr="00FD21E9">
        <w:rPr>
          <w:rFonts w:asciiTheme="majorHAnsi" w:hAnsiTheme="majorHAnsi" w:cstheme="majorHAnsi"/>
          <w:sz w:val="24"/>
          <w:szCs w:val="24"/>
        </w:rPr>
        <w:t>QuantiFluor</w:t>
      </w:r>
      <w:proofErr w:type="spellEnd"/>
      <w:r w:rsidR="003F5039" w:rsidRPr="00FD21E9">
        <w:rPr>
          <w:rFonts w:asciiTheme="majorHAnsi" w:hAnsiTheme="majorHAnsi" w:cstheme="majorHAnsi"/>
          <w:sz w:val="24"/>
          <w:szCs w:val="24"/>
        </w:rPr>
        <w:t xml:space="preserve">® ONE dsDNA Dye assay (Promega, cat #E4871) and size distribution was checked by Agilent </w:t>
      </w:r>
      <w:proofErr w:type="spellStart"/>
      <w:r w:rsidR="003F5039" w:rsidRPr="00FD21E9">
        <w:rPr>
          <w:rFonts w:asciiTheme="majorHAnsi" w:hAnsiTheme="majorHAnsi" w:cstheme="majorHAnsi"/>
          <w:sz w:val="24"/>
          <w:szCs w:val="24"/>
        </w:rPr>
        <w:t>Femto</w:t>
      </w:r>
      <w:proofErr w:type="spellEnd"/>
      <w:r w:rsidR="003F5039" w:rsidRPr="00FD21E9">
        <w:rPr>
          <w:rFonts w:asciiTheme="majorHAnsi" w:hAnsiTheme="majorHAnsi" w:cstheme="majorHAnsi"/>
          <w:sz w:val="24"/>
          <w:szCs w:val="24"/>
        </w:rPr>
        <w:t xml:space="preserve"> Pulse (Agilent Technologies, cat P-0003-0817). Sheared gDNA was then concentrated using AMPure PB beads (Pacific Biosciences, </w:t>
      </w:r>
      <w:r w:rsidR="003F5039" w:rsidRPr="00FD21E9">
        <w:rPr>
          <w:rFonts w:asciiTheme="majorHAnsi" w:hAnsiTheme="majorHAnsi" w:cstheme="majorHAnsi"/>
          <w:sz w:val="24"/>
          <w:szCs w:val="24"/>
        </w:rPr>
        <w:lastRenderedPageBreak/>
        <w:t xml:space="preserve">cat 100-265-900). Concentrated, sheared gDNA was quantified by </w:t>
      </w:r>
      <w:proofErr w:type="spellStart"/>
      <w:r w:rsidR="003F5039" w:rsidRPr="00FD21E9">
        <w:rPr>
          <w:rFonts w:asciiTheme="majorHAnsi" w:hAnsiTheme="majorHAnsi" w:cstheme="majorHAnsi"/>
          <w:sz w:val="24"/>
          <w:szCs w:val="24"/>
        </w:rPr>
        <w:t>Quantus</w:t>
      </w:r>
      <w:proofErr w:type="spellEnd"/>
      <w:r w:rsidR="003F5039" w:rsidRPr="00FD21E9">
        <w:rPr>
          <w:rFonts w:asciiTheme="majorHAnsi" w:hAnsiTheme="majorHAnsi" w:cstheme="majorHAnsi"/>
          <w:sz w:val="24"/>
          <w:szCs w:val="24"/>
        </w:rPr>
        <w:t xml:space="preserve"> Fluorometer (Promega, cat #E6150) using a </w:t>
      </w:r>
      <w:proofErr w:type="spellStart"/>
      <w:r w:rsidR="003F5039" w:rsidRPr="00FD21E9">
        <w:rPr>
          <w:rFonts w:asciiTheme="majorHAnsi" w:hAnsiTheme="majorHAnsi" w:cstheme="majorHAnsi"/>
          <w:sz w:val="24"/>
          <w:szCs w:val="24"/>
        </w:rPr>
        <w:t>QuantiFluor</w:t>
      </w:r>
      <w:proofErr w:type="spellEnd"/>
      <w:r w:rsidR="003F5039" w:rsidRPr="00FD21E9">
        <w:rPr>
          <w:rFonts w:asciiTheme="majorHAnsi" w:hAnsiTheme="majorHAnsi" w:cstheme="majorHAnsi"/>
          <w:sz w:val="24"/>
          <w:szCs w:val="24"/>
        </w:rPr>
        <w:t xml:space="preserve">® ONE dsDNA Dye assay (Promega, cat #E4871). Low- or high-input PacBio HiFi library construction was carried out based on the amount of available concentrated sheared gDNA present for each sample. </w:t>
      </w:r>
    </w:p>
    <w:p w14:paraId="38EA8F9F" w14:textId="77777777" w:rsidR="003F5039" w:rsidRPr="00FD21E9" w:rsidRDefault="003F5039" w:rsidP="003F5039">
      <w:pPr>
        <w:spacing w:line="480" w:lineRule="auto"/>
        <w:ind w:right="270"/>
        <w:rPr>
          <w:rFonts w:asciiTheme="majorHAnsi" w:hAnsiTheme="majorHAnsi" w:cstheme="majorHAnsi"/>
          <w:sz w:val="24"/>
          <w:szCs w:val="24"/>
        </w:rPr>
      </w:pPr>
      <w:r w:rsidRPr="00FD21E9">
        <w:rPr>
          <w:rFonts w:asciiTheme="majorHAnsi" w:hAnsiTheme="majorHAnsi" w:cstheme="majorHAnsi"/>
          <w:sz w:val="24"/>
          <w:szCs w:val="24"/>
        </w:rPr>
        <w:t xml:space="preserve">High-input HiFi libraries were constructed using the SMRTbell® Express Template Prep Kit v2.0 (Pacific Biosciences, cat #100-938-900) with protocol “Procedure &amp; Checklist - Preparing HiFi SMRTbell® libraries using SMRTbell® Express Template Prep Kit 2.0 v3, January 2020”. We used sheared DNA as input for removal of single-strand overhangs at 37°C for 15 minutes, followed by further enzymatic steps of DNA damage repair at 37°C for 30 minutes, End Repair and A-tailing at 20°C for 10 minutes and 65°C for 30 minutes, ligation of overhang adapter v3 at 20°C for 1 hour and 65°C for 10 minutes, and nuclease treatment of SMRTbell® library at 37°C for 1 hour to remove damaged or non-intact SMRTbell® templates (SMRTbell® Enzyme Cleanup Kit, Pacific Biosciences, cat #107-746-400). The resulting SMRTbell® libraries were purified and concentrated by 0.45X AMPure PB beads (Pacific Biosciences, cat #100-265-900) then pooled for size selection using the SageELF system (Sage Science, cat #ELF0001). Input of the purified SMRTbell® library was used to load into the SageELF 0.75% Agarose Cassette (Sage Science, cat ELD7510) using cassette definition 0.75% 1-18 kb v2 for the run protocol. Fragments roughly 16 kb to 18 kb were collected from elution wells and the size-selected SMRTbell® library was purified and concentrated with 0.5X AMPure beads (Pacific Biosciences, cat 100-265-900). </w:t>
      </w:r>
    </w:p>
    <w:p w14:paraId="1994A420" w14:textId="66D86EBC" w:rsidR="003F5039" w:rsidRPr="00FD21E9" w:rsidRDefault="003F5039" w:rsidP="003F5039">
      <w:pPr>
        <w:spacing w:line="480" w:lineRule="auto"/>
        <w:ind w:right="270"/>
        <w:rPr>
          <w:rFonts w:asciiTheme="majorHAnsi" w:hAnsiTheme="majorHAnsi" w:cstheme="majorHAnsi"/>
          <w:sz w:val="24"/>
          <w:szCs w:val="24"/>
        </w:rPr>
      </w:pPr>
      <w:r w:rsidRPr="00FD21E9">
        <w:rPr>
          <w:rFonts w:asciiTheme="majorHAnsi" w:hAnsiTheme="majorHAnsi" w:cstheme="majorHAnsi"/>
          <w:sz w:val="24"/>
          <w:szCs w:val="24"/>
        </w:rPr>
        <w:t xml:space="preserve">Low-input HiFi libraries were constructed using the SMRTbell® Express Template Prep Kit v2.0 (Pacific Biosciences, cat #100-938-900) with protocol “Procedure &amp; Checklist - Preparing HiFi SMRTbell® libraries from Low DNA Input using SMRTbell® Express Template Prep Kit 2.0 v6, </w:t>
      </w:r>
      <w:r w:rsidRPr="00FD21E9">
        <w:rPr>
          <w:rFonts w:asciiTheme="majorHAnsi" w:hAnsiTheme="majorHAnsi" w:cstheme="majorHAnsi"/>
          <w:sz w:val="24"/>
          <w:szCs w:val="24"/>
        </w:rPr>
        <w:lastRenderedPageBreak/>
        <w:t xml:space="preserve">June 2020”. We used sheared DNA as input for removal of single-strand overhangs at 37°C for 15 minutes, followed by further enzymatic steps of DNA damage repair at 37°C for 30 minutes, End Repair and A-tailing at 20°C for 10 minutes and 65°C for 30 minutes, ligation of overhang adapters v3 at 20°C for 1 hour. Low Input HiFi SMRTbell® library was purified and concentrated twice first by 1.8X AMPure PB beads (Pacific Biosciences, cat #100-265-900) and 40% diluted AMPure beads to remove &lt; 3 kb SMRTbell® templates. </w:t>
      </w:r>
      <w:r w:rsidR="003A09CC">
        <w:rPr>
          <w:rFonts w:asciiTheme="majorHAnsi" w:hAnsiTheme="majorHAnsi" w:cstheme="majorHAnsi"/>
          <w:sz w:val="24"/>
          <w:szCs w:val="24"/>
        </w:rPr>
        <w:t xml:space="preserve">Each </w:t>
      </w:r>
      <w:r w:rsidRPr="00FD21E9">
        <w:rPr>
          <w:rFonts w:asciiTheme="majorHAnsi" w:hAnsiTheme="majorHAnsi" w:cstheme="majorHAnsi"/>
          <w:sz w:val="24"/>
          <w:szCs w:val="24"/>
        </w:rPr>
        <w:t>high and low-input librar</w:t>
      </w:r>
      <w:r w:rsidR="003A09CC">
        <w:rPr>
          <w:rFonts w:asciiTheme="majorHAnsi" w:hAnsiTheme="majorHAnsi" w:cstheme="majorHAnsi"/>
          <w:sz w:val="24"/>
          <w:szCs w:val="24"/>
        </w:rPr>
        <w:t>y</w:t>
      </w:r>
      <w:r w:rsidRPr="00FD21E9">
        <w:rPr>
          <w:rFonts w:asciiTheme="majorHAnsi" w:hAnsiTheme="majorHAnsi" w:cstheme="majorHAnsi"/>
          <w:sz w:val="24"/>
          <w:szCs w:val="24"/>
        </w:rPr>
        <w:t xml:space="preserve"> </w:t>
      </w:r>
      <w:r w:rsidR="003A09CC">
        <w:rPr>
          <w:rFonts w:asciiTheme="majorHAnsi" w:hAnsiTheme="majorHAnsi" w:cstheme="majorHAnsi"/>
          <w:sz w:val="24"/>
          <w:szCs w:val="24"/>
        </w:rPr>
        <w:t>was</w:t>
      </w:r>
      <w:r w:rsidRPr="00FD21E9">
        <w:rPr>
          <w:rFonts w:asciiTheme="majorHAnsi" w:hAnsiTheme="majorHAnsi" w:cstheme="majorHAnsi"/>
          <w:sz w:val="24"/>
          <w:szCs w:val="24"/>
        </w:rPr>
        <w:t xml:space="preserve"> subsequently loaded onto </w:t>
      </w:r>
      <w:r w:rsidR="003A09CC">
        <w:rPr>
          <w:rFonts w:asciiTheme="majorHAnsi" w:hAnsiTheme="majorHAnsi" w:cstheme="majorHAnsi"/>
          <w:sz w:val="24"/>
          <w:szCs w:val="24"/>
        </w:rPr>
        <w:t xml:space="preserve">a single </w:t>
      </w:r>
      <w:r w:rsidRPr="00FD21E9">
        <w:rPr>
          <w:rFonts w:asciiTheme="majorHAnsi" w:hAnsiTheme="majorHAnsi" w:cstheme="majorHAnsi"/>
          <w:sz w:val="24"/>
          <w:szCs w:val="24"/>
        </w:rPr>
        <w:t>8M SMRT Cells and sequenced using a Sequel II sequencing plate 2.0 on Pacific Biosciences Sequel II sequencer.</w:t>
      </w:r>
    </w:p>
    <w:p w14:paraId="76691F89" w14:textId="338AB28C" w:rsidR="003F5039" w:rsidRPr="00FD21E9" w:rsidRDefault="003F5039" w:rsidP="003F5039">
      <w:pPr>
        <w:spacing w:line="480" w:lineRule="auto"/>
        <w:rPr>
          <w:rFonts w:asciiTheme="majorHAnsi" w:hAnsiTheme="majorHAnsi" w:cstheme="majorHAnsi"/>
          <w:sz w:val="24"/>
          <w:szCs w:val="24"/>
        </w:rPr>
      </w:pPr>
      <w:r w:rsidRPr="00FD21E9">
        <w:rPr>
          <w:rFonts w:asciiTheme="majorHAnsi" w:hAnsiTheme="majorHAnsi" w:cstheme="majorHAnsi"/>
          <w:sz w:val="24"/>
          <w:szCs w:val="24"/>
        </w:rPr>
        <w:t>We used PacBio’s CCS v3.3.0 statistical model on raw reads (</w:t>
      </w:r>
      <w:hyperlink r:id="rId11">
        <w:r w:rsidRPr="00FD21E9">
          <w:rPr>
            <w:rStyle w:val="Hyperlink"/>
            <w:rFonts w:asciiTheme="majorHAnsi" w:hAnsiTheme="majorHAnsi" w:cstheme="majorHAnsi"/>
            <w:sz w:val="24"/>
            <w:szCs w:val="24"/>
          </w:rPr>
          <w:t>https://github.com/PacificBiosciences/ccs</w:t>
        </w:r>
      </w:hyperlink>
      <w:r w:rsidRPr="00FD21E9">
        <w:rPr>
          <w:rFonts w:asciiTheme="majorHAnsi" w:hAnsiTheme="majorHAnsi" w:cstheme="majorHAnsi"/>
          <w:sz w:val="24"/>
          <w:szCs w:val="24"/>
        </w:rPr>
        <w:t xml:space="preserve">) to generate base quality called circular consensus (ccs) reads and convert binary data to </w:t>
      </w:r>
      <w:proofErr w:type="spellStart"/>
      <w:r w:rsidRPr="00FD21E9">
        <w:rPr>
          <w:rFonts w:asciiTheme="majorHAnsi" w:hAnsiTheme="majorHAnsi" w:cstheme="majorHAnsi"/>
          <w:sz w:val="24"/>
          <w:szCs w:val="24"/>
        </w:rPr>
        <w:t>fastq</w:t>
      </w:r>
      <w:proofErr w:type="spellEnd"/>
      <w:r w:rsidRPr="00FD21E9">
        <w:rPr>
          <w:rFonts w:asciiTheme="majorHAnsi" w:hAnsiTheme="majorHAnsi" w:cstheme="majorHAnsi"/>
          <w:sz w:val="24"/>
          <w:szCs w:val="24"/>
        </w:rPr>
        <w:t xml:space="preserve"> format for downstream analysis. Reads with quality scores over Q20, denoting an error probability of 0.01% or less, were accepted and used for subsequent assembly.</w:t>
      </w:r>
    </w:p>
    <w:p w14:paraId="6AF0661F" w14:textId="77777777" w:rsidR="003F5039" w:rsidRPr="00FD21E9" w:rsidRDefault="003F5039" w:rsidP="003F5039">
      <w:pPr>
        <w:spacing w:line="480" w:lineRule="auto"/>
        <w:rPr>
          <w:rFonts w:asciiTheme="majorHAnsi" w:hAnsiTheme="majorHAnsi" w:cstheme="majorHAnsi"/>
          <w:b/>
          <w:bCs/>
          <w:sz w:val="24"/>
          <w:szCs w:val="24"/>
          <w:u w:val="single"/>
        </w:rPr>
      </w:pPr>
    </w:p>
    <w:p w14:paraId="39EBC8A6" w14:textId="77777777" w:rsidR="003F5039" w:rsidRPr="00FD21E9" w:rsidRDefault="003F5039" w:rsidP="003F5039">
      <w:pPr>
        <w:pStyle w:val="HTMLAddress"/>
        <w:spacing w:line="480" w:lineRule="auto"/>
        <w:outlineLvl w:val="2"/>
        <w:rPr>
          <w:rFonts w:asciiTheme="majorHAnsi" w:hAnsiTheme="majorHAnsi" w:cstheme="majorHAnsi"/>
          <w:b/>
          <w:bCs/>
          <w:sz w:val="24"/>
          <w:szCs w:val="24"/>
          <w:u w:val="single"/>
        </w:rPr>
      </w:pPr>
      <w:bookmarkStart w:id="39" w:name="_Toc113123188"/>
      <w:bookmarkStart w:id="40" w:name="_Toc113273227"/>
      <w:r w:rsidRPr="00FD21E9">
        <w:rPr>
          <w:rFonts w:asciiTheme="majorHAnsi" w:hAnsiTheme="majorHAnsi" w:cstheme="majorHAnsi"/>
          <w:sz w:val="24"/>
          <w:szCs w:val="24"/>
        </w:rPr>
        <w:t>Hi-C chromatin conformation capture library prep, sequencing &amp; quality control</w:t>
      </w:r>
      <w:bookmarkEnd w:id="39"/>
      <w:bookmarkEnd w:id="40"/>
    </w:p>
    <w:p w14:paraId="257D6824" w14:textId="7EF62DB4" w:rsidR="003F5039" w:rsidRPr="00FD21E9" w:rsidRDefault="003F5039" w:rsidP="003F5039">
      <w:pPr>
        <w:spacing w:line="480" w:lineRule="auto"/>
        <w:ind w:right="270"/>
        <w:rPr>
          <w:rFonts w:asciiTheme="majorHAnsi" w:hAnsiTheme="majorHAnsi" w:cstheme="majorHAnsi"/>
          <w:b/>
          <w:bCs/>
          <w:sz w:val="24"/>
          <w:szCs w:val="24"/>
          <w:u w:val="single"/>
        </w:rPr>
      </w:pPr>
      <w:r w:rsidRPr="00FD21E9">
        <w:rPr>
          <w:rFonts w:asciiTheme="majorHAnsi" w:hAnsiTheme="majorHAnsi" w:cstheme="majorHAnsi"/>
          <w:sz w:val="24"/>
          <w:szCs w:val="24"/>
        </w:rPr>
        <w:t>Female c</w:t>
      </w:r>
      <w:r w:rsidRPr="00EC0C3A">
        <w:rPr>
          <w:rFonts w:asciiTheme="majorHAnsi" w:hAnsiTheme="majorHAnsi" w:cstheme="majorHAnsi"/>
          <w:sz w:val="24"/>
          <w:szCs w:val="24"/>
        </w:rPr>
        <w:t>hromatin conformation capture</w:t>
      </w:r>
      <w:r w:rsidRPr="00FD21E9">
        <w:rPr>
          <w:rFonts w:asciiTheme="majorHAnsi" w:hAnsiTheme="majorHAnsi" w:cstheme="majorHAnsi"/>
          <w:sz w:val="24"/>
          <w:szCs w:val="24"/>
        </w:rPr>
        <w:t xml:space="preserve"> sequencing</w:t>
      </w:r>
      <w:r w:rsidRPr="00EC0C3A">
        <w:rPr>
          <w:rFonts w:asciiTheme="majorHAnsi" w:hAnsiTheme="majorHAnsi" w:cstheme="majorHAnsi"/>
          <w:sz w:val="24"/>
          <w:szCs w:val="24"/>
        </w:rPr>
        <w:t xml:space="preserve"> data was generated </w:t>
      </w:r>
      <w:r w:rsidRPr="00FD21E9">
        <w:rPr>
          <w:rFonts w:asciiTheme="majorHAnsi" w:hAnsiTheme="majorHAnsi" w:cstheme="majorHAnsi"/>
          <w:sz w:val="24"/>
          <w:szCs w:val="24"/>
        </w:rPr>
        <w:t xml:space="preserve">by </w:t>
      </w:r>
      <w:r w:rsidRPr="00EC0C3A">
        <w:rPr>
          <w:rFonts w:asciiTheme="majorHAnsi" w:hAnsiTheme="majorHAnsi" w:cstheme="majorHAnsi"/>
          <w:sz w:val="24"/>
          <w:szCs w:val="24"/>
        </w:rPr>
        <w:t xml:space="preserve">Phase Genomics (Seattle, WA) </w:t>
      </w:r>
      <w:r w:rsidRPr="00FD21E9">
        <w:rPr>
          <w:rFonts w:asciiTheme="majorHAnsi" w:hAnsiTheme="majorHAnsi" w:cstheme="majorHAnsi"/>
          <w:sz w:val="24"/>
          <w:szCs w:val="24"/>
        </w:rPr>
        <w:t xml:space="preserve">using </w:t>
      </w:r>
      <w:r w:rsidRPr="00EC0C3A">
        <w:rPr>
          <w:rFonts w:asciiTheme="majorHAnsi" w:hAnsiTheme="majorHAnsi" w:cstheme="majorHAnsi"/>
          <w:sz w:val="24"/>
          <w:szCs w:val="24"/>
        </w:rPr>
        <w:t>Proximo Hi-C 2.0 Kit, a commercially available version of the Hi-C protocol</w:t>
      </w:r>
      <w:r w:rsidRPr="00FD21E9">
        <w:rPr>
          <w:rFonts w:asciiTheme="majorHAnsi" w:hAnsiTheme="majorHAnsi" w:cstheme="majorHAnsi"/>
          <w:sz w:val="24"/>
          <w:szCs w:val="24"/>
        </w:rPr>
        <w:t>, in 2019</w:t>
      </w:r>
      <w:r w:rsidRPr="00EC0C3A">
        <w:rPr>
          <w:rFonts w:asciiTheme="majorHAnsi" w:hAnsiTheme="majorHAnsi" w:cstheme="majorHAnsi"/>
          <w:sz w:val="24"/>
          <w:szCs w:val="24"/>
        </w:rPr>
        <w:t xml:space="preserve">. Following the manufacturer's instructions for the kit, intact cells </w:t>
      </w:r>
      <w:proofErr w:type="gramStart"/>
      <w:r w:rsidRPr="00EC0C3A">
        <w:rPr>
          <w:rFonts w:asciiTheme="majorHAnsi" w:hAnsiTheme="majorHAnsi" w:cstheme="majorHAnsi"/>
          <w:sz w:val="24"/>
          <w:szCs w:val="24"/>
        </w:rPr>
        <w:t>from  samples</w:t>
      </w:r>
      <w:proofErr w:type="gramEnd"/>
      <w:r w:rsidRPr="00EC0C3A">
        <w:rPr>
          <w:rFonts w:asciiTheme="majorHAnsi" w:hAnsiTheme="majorHAnsi" w:cstheme="majorHAnsi"/>
          <w:sz w:val="24"/>
          <w:szCs w:val="24"/>
        </w:rPr>
        <w:t xml:space="preserve"> were crosslinked using a formaldehyde solution, digested using the SAUIII restriction enzyme (cut site GATC), end repaired with biotinylated nucleotides, and proximity ligated to create chimeric molecules composed of fragments from different regions of the genome that were physically </w:t>
      </w:r>
      <w:r w:rsidRPr="00EC0C3A">
        <w:rPr>
          <w:rFonts w:asciiTheme="majorHAnsi" w:hAnsiTheme="majorHAnsi" w:cstheme="majorHAnsi"/>
          <w:sz w:val="24"/>
          <w:szCs w:val="24"/>
        </w:rPr>
        <w:lastRenderedPageBreak/>
        <w:t>proximal in vivo, but not necessarily proximal</w:t>
      </w:r>
      <w:r w:rsidR="009C7280">
        <w:rPr>
          <w:rFonts w:asciiTheme="majorHAnsi" w:hAnsiTheme="majorHAnsi" w:cstheme="majorHAnsi"/>
          <w:sz w:val="24"/>
          <w:szCs w:val="24"/>
        </w:rPr>
        <w:t xml:space="preserve"> in DNA sequence</w:t>
      </w:r>
      <w:r w:rsidRPr="00EC0C3A">
        <w:rPr>
          <w:rFonts w:asciiTheme="majorHAnsi" w:hAnsiTheme="majorHAnsi" w:cstheme="majorHAnsi"/>
          <w:sz w:val="24"/>
          <w:szCs w:val="24"/>
        </w:rPr>
        <w:t>. Continuing with the manufacturer's protocol, molecules were pulled down with streptavidin beads and processed into an Illumina-compatible sequencing library. Finally, 150</w:t>
      </w:r>
      <w:r w:rsidR="009C7280">
        <w:rPr>
          <w:rFonts w:asciiTheme="majorHAnsi" w:hAnsiTheme="majorHAnsi" w:cstheme="majorHAnsi"/>
          <w:sz w:val="24"/>
          <w:szCs w:val="24"/>
        </w:rPr>
        <w:t xml:space="preserve"> </w:t>
      </w:r>
      <w:r w:rsidRPr="00EC0C3A">
        <w:rPr>
          <w:rFonts w:asciiTheme="majorHAnsi" w:hAnsiTheme="majorHAnsi" w:cstheme="majorHAnsi"/>
          <w:sz w:val="24"/>
          <w:szCs w:val="24"/>
        </w:rPr>
        <w:t>bp paired-end reads were generated on an Illumina HiSeq</w:t>
      </w:r>
      <w:r w:rsidRPr="00FD21E9">
        <w:rPr>
          <w:rFonts w:asciiTheme="majorHAnsi" w:hAnsiTheme="majorHAnsi" w:cstheme="majorHAnsi"/>
          <w:sz w:val="24"/>
          <w:szCs w:val="24"/>
        </w:rPr>
        <w:t xml:space="preserve"> sequencer</w:t>
      </w:r>
      <w:r w:rsidRPr="00EC0C3A">
        <w:rPr>
          <w:rFonts w:asciiTheme="majorHAnsi" w:hAnsiTheme="majorHAnsi" w:cstheme="majorHAnsi"/>
          <w:sz w:val="24"/>
          <w:szCs w:val="24"/>
        </w:rPr>
        <w:t>.</w:t>
      </w:r>
      <w:r w:rsidRPr="00FD21E9">
        <w:rPr>
          <w:rFonts w:asciiTheme="majorHAnsi" w:hAnsiTheme="majorHAnsi" w:cstheme="majorHAnsi"/>
          <w:sz w:val="24"/>
          <w:szCs w:val="24"/>
        </w:rPr>
        <w:t xml:space="preserve"> Raw sequencing data and an initial scaffolding report were received for the female sample. </w:t>
      </w:r>
      <w:r w:rsidR="00202A99">
        <w:rPr>
          <w:rFonts w:asciiTheme="majorHAnsi" w:hAnsiTheme="majorHAnsi" w:cstheme="majorHAnsi"/>
          <w:sz w:val="24"/>
          <w:szCs w:val="24"/>
        </w:rPr>
        <w:t>Due to the COVID-19 pandemic, we were unable to acquire male Hi-C sequencing reads, so</w:t>
      </w:r>
      <w:r w:rsidRPr="00FD21E9">
        <w:rPr>
          <w:rFonts w:asciiTheme="majorHAnsi" w:hAnsiTheme="majorHAnsi" w:cstheme="majorHAnsi"/>
          <w:sz w:val="24"/>
          <w:szCs w:val="24"/>
        </w:rPr>
        <w:t xml:space="preserve"> </w:t>
      </w:r>
      <w:r w:rsidR="00202A99">
        <w:rPr>
          <w:rFonts w:asciiTheme="majorHAnsi" w:hAnsiTheme="majorHAnsi" w:cstheme="majorHAnsi"/>
          <w:sz w:val="24"/>
          <w:szCs w:val="24"/>
        </w:rPr>
        <w:t xml:space="preserve">we used </w:t>
      </w:r>
      <w:r w:rsidRPr="00FD21E9">
        <w:rPr>
          <w:rFonts w:asciiTheme="majorHAnsi" w:hAnsiTheme="majorHAnsi" w:cstheme="majorHAnsi"/>
          <w:sz w:val="24"/>
          <w:szCs w:val="24"/>
        </w:rPr>
        <w:t xml:space="preserve">the female </w:t>
      </w:r>
      <w:r w:rsidR="00C8509D">
        <w:rPr>
          <w:rFonts w:asciiTheme="majorHAnsi" w:hAnsiTheme="majorHAnsi" w:cstheme="majorHAnsi"/>
          <w:sz w:val="24"/>
          <w:szCs w:val="24"/>
        </w:rPr>
        <w:t>H</w:t>
      </w:r>
      <w:r w:rsidRPr="00FD21E9">
        <w:rPr>
          <w:rFonts w:asciiTheme="majorHAnsi" w:hAnsiTheme="majorHAnsi" w:cstheme="majorHAnsi"/>
          <w:sz w:val="24"/>
          <w:szCs w:val="24"/>
        </w:rPr>
        <w:t>i-</w:t>
      </w:r>
      <w:r w:rsidR="00C8509D">
        <w:rPr>
          <w:rFonts w:asciiTheme="majorHAnsi" w:hAnsiTheme="majorHAnsi" w:cstheme="majorHAnsi"/>
          <w:sz w:val="24"/>
          <w:szCs w:val="24"/>
        </w:rPr>
        <w:t>C</w:t>
      </w:r>
      <w:r w:rsidRPr="00FD21E9">
        <w:rPr>
          <w:rFonts w:asciiTheme="majorHAnsi" w:hAnsiTheme="majorHAnsi" w:cstheme="majorHAnsi"/>
          <w:sz w:val="24"/>
          <w:szCs w:val="24"/>
        </w:rPr>
        <w:t xml:space="preserve"> sequencing data for both male and female scaffolding.</w:t>
      </w:r>
    </w:p>
    <w:p w14:paraId="5710ECC4" w14:textId="6EAB71B8" w:rsidR="003F5039" w:rsidRPr="00FD21E9" w:rsidRDefault="003F5039" w:rsidP="003F5039">
      <w:pPr>
        <w:spacing w:line="480" w:lineRule="auto"/>
        <w:ind w:right="270"/>
        <w:rPr>
          <w:rFonts w:asciiTheme="majorHAnsi" w:hAnsiTheme="majorHAnsi" w:cstheme="majorHAnsi"/>
          <w:b/>
          <w:bCs/>
          <w:sz w:val="24"/>
          <w:szCs w:val="24"/>
          <w:u w:val="single"/>
        </w:rPr>
      </w:pPr>
      <w:r w:rsidRPr="00FD21E9">
        <w:rPr>
          <w:rFonts w:asciiTheme="majorHAnsi" w:hAnsiTheme="majorHAnsi" w:cstheme="majorHAnsi"/>
          <w:sz w:val="24"/>
          <w:szCs w:val="24"/>
        </w:rPr>
        <w:t xml:space="preserve">We evaluated </w:t>
      </w:r>
      <w:r w:rsidR="00C8509D">
        <w:rPr>
          <w:rFonts w:asciiTheme="majorHAnsi" w:hAnsiTheme="majorHAnsi" w:cstheme="majorHAnsi"/>
          <w:sz w:val="24"/>
          <w:szCs w:val="24"/>
        </w:rPr>
        <w:t>H</w:t>
      </w:r>
      <w:r w:rsidRPr="00FD21E9">
        <w:rPr>
          <w:rFonts w:asciiTheme="majorHAnsi" w:hAnsiTheme="majorHAnsi" w:cstheme="majorHAnsi"/>
          <w:sz w:val="24"/>
          <w:szCs w:val="24"/>
        </w:rPr>
        <w:t>i-</w:t>
      </w:r>
      <w:r w:rsidR="00C8509D">
        <w:rPr>
          <w:rFonts w:asciiTheme="majorHAnsi" w:hAnsiTheme="majorHAnsi" w:cstheme="majorHAnsi"/>
          <w:sz w:val="24"/>
          <w:szCs w:val="24"/>
        </w:rPr>
        <w:t>C</w:t>
      </w:r>
      <w:r w:rsidRPr="00FD21E9">
        <w:rPr>
          <w:rFonts w:asciiTheme="majorHAnsi" w:hAnsiTheme="majorHAnsi" w:cstheme="majorHAnsi"/>
          <w:sz w:val="24"/>
          <w:szCs w:val="24"/>
        </w:rPr>
        <w:t xml:space="preserve"> sequencing data by looking at base quality and mapping metrics. </w:t>
      </w:r>
      <w:r w:rsidR="00C8509D">
        <w:rPr>
          <w:rFonts w:asciiTheme="majorHAnsi" w:hAnsiTheme="majorHAnsi" w:cstheme="majorHAnsi"/>
          <w:sz w:val="24"/>
          <w:szCs w:val="24"/>
        </w:rPr>
        <w:t>We</w:t>
      </w:r>
      <w:r w:rsidRPr="00FD21E9">
        <w:rPr>
          <w:rFonts w:asciiTheme="majorHAnsi" w:hAnsiTheme="majorHAnsi" w:cstheme="majorHAnsi"/>
          <w:sz w:val="24"/>
          <w:szCs w:val="24"/>
        </w:rPr>
        <w:t xml:space="preserve"> used </w:t>
      </w:r>
      <w:proofErr w:type="spellStart"/>
      <w:r w:rsidRPr="00FD21E9">
        <w:rPr>
          <w:rFonts w:asciiTheme="majorHAnsi" w:hAnsiTheme="majorHAnsi" w:cstheme="majorHAnsi"/>
          <w:sz w:val="24"/>
          <w:szCs w:val="24"/>
        </w:rPr>
        <w:t>FastQC</w:t>
      </w:r>
      <w:proofErr w:type="spellEnd"/>
      <w:r w:rsidRPr="00FD21E9">
        <w:rPr>
          <w:rFonts w:asciiTheme="majorHAnsi" w:hAnsiTheme="majorHAnsi" w:cstheme="majorHAnsi"/>
          <w:sz w:val="24"/>
          <w:szCs w:val="24"/>
        </w:rPr>
        <w:t xml:space="preserve"> v0.11.9</w:t>
      </w:r>
      <w:r w:rsidR="0087338E">
        <w:rPr>
          <w:rFonts w:asciiTheme="majorHAnsi" w:hAnsiTheme="majorHAnsi" w:cstheme="majorHAnsi"/>
          <w:sz w:val="24"/>
          <w:szCs w:val="24"/>
        </w:rPr>
        <w:t xml:space="preserve"> </w:t>
      </w:r>
      <w:r w:rsidRPr="00FD21E9">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{"citationID":"i6l6KGxI","properties":{"formattedCitation":"(Andrews, Simon, 2010)","plainCitation":"(Andrews, Simon, 2010)","noteIndex":0},"citationItems":[{"id":594,"uris":["http://zotero.org/users/local/3tku6QP0/items/6F4G7GJS"],"itemData":{"id":594,"type":"software","title":"FastQC: a quality control tool for high throughput sequence data.","URL":"https://www.bioinformatics.babraham.ac.uk/projects/fastqc/","version":"0.11.9","author":[{"family":"Andrews, Simon","given":""}],"issued":{"date-parts":[["2010"]]}}}],"schema":"https://github.com/citation-style-language/schema/raw/master/csl-citation.json"} </w:instrText>
      </w:r>
      <w:r w:rsidRPr="00FD21E9">
        <w:rPr>
          <w:rFonts w:asciiTheme="majorHAnsi" w:hAnsiTheme="majorHAnsi" w:cstheme="majorHAnsi"/>
          <w:sz w:val="24"/>
          <w:szCs w:val="24"/>
        </w:rPr>
        <w:fldChar w:fldCharType="separate"/>
      </w:r>
      <w:r w:rsidR="00D86949">
        <w:rPr>
          <w:rFonts w:ascii="Calibri Light" w:hAnsiTheme="majorHAnsi" w:cs="Calibri Light"/>
          <w:sz w:val="24"/>
        </w:rPr>
        <w:t>(Andrews, Simon, 2010)</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 xml:space="preserve"> to obtain raw sequencing data metrics such as per sequence quality scores, GC content, total number of reads, average read length and number of bases. To assess if the </w:t>
      </w:r>
      <w:r w:rsidR="00C8509D">
        <w:rPr>
          <w:rFonts w:asciiTheme="majorHAnsi" w:hAnsiTheme="majorHAnsi" w:cstheme="majorHAnsi"/>
          <w:sz w:val="24"/>
          <w:szCs w:val="24"/>
        </w:rPr>
        <w:t>H</w:t>
      </w:r>
      <w:r w:rsidRPr="00FD21E9">
        <w:rPr>
          <w:rFonts w:asciiTheme="majorHAnsi" w:hAnsiTheme="majorHAnsi" w:cstheme="majorHAnsi"/>
          <w:sz w:val="24"/>
          <w:szCs w:val="24"/>
        </w:rPr>
        <w:t>i-</w:t>
      </w:r>
      <w:r w:rsidR="00C8509D">
        <w:rPr>
          <w:rFonts w:asciiTheme="majorHAnsi" w:hAnsiTheme="majorHAnsi" w:cstheme="majorHAnsi"/>
          <w:sz w:val="24"/>
          <w:szCs w:val="24"/>
        </w:rPr>
        <w:t>C</w:t>
      </w:r>
      <w:r w:rsidRPr="00FD21E9">
        <w:rPr>
          <w:rFonts w:asciiTheme="majorHAnsi" w:hAnsiTheme="majorHAnsi" w:cstheme="majorHAnsi"/>
          <w:sz w:val="24"/>
          <w:szCs w:val="24"/>
        </w:rPr>
        <w:t xml:space="preserve"> sequencing data would be useful in linking scaffolds, we </w:t>
      </w:r>
      <w:r w:rsidR="00202A99">
        <w:rPr>
          <w:rFonts w:asciiTheme="majorHAnsi" w:hAnsiTheme="majorHAnsi" w:cstheme="majorHAnsi"/>
          <w:sz w:val="24"/>
          <w:szCs w:val="24"/>
        </w:rPr>
        <w:t xml:space="preserve">1) </w:t>
      </w:r>
      <w:r w:rsidRPr="00FD21E9">
        <w:rPr>
          <w:rFonts w:asciiTheme="majorHAnsi" w:hAnsiTheme="majorHAnsi" w:cstheme="majorHAnsi"/>
          <w:sz w:val="24"/>
          <w:szCs w:val="24"/>
        </w:rPr>
        <w:t xml:space="preserve">looked at a percentage of high-quality reads (minimum mapping quality of greater than or equal to 20, a maximum edit distance of less than or equal to 5, and no duplications) that mapped to our draft assembly created from </w:t>
      </w:r>
      <w:r w:rsidR="00202A99">
        <w:rPr>
          <w:rFonts w:asciiTheme="majorHAnsi" w:hAnsiTheme="majorHAnsi" w:cstheme="majorHAnsi"/>
          <w:sz w:val="24"/>
          <w:szCs w:val="24"/>
        </w:rPr>
        <w:t>the long-read draft assembly using only PacBio reads; and 2)</w:t>
      </w:r>
      <w:r w:rsidRPr="00FD21E9">
        <w:rPr>
          <w:rFonts w:asciiTheme="majorHAnsi" w:hAnsiTheme="majorHAnsi" w:cstheme="majorHAnsi"/>
          <w:sz w:val="24"/>
          <w:szCs w:val="24"/>
        </w:rPr>
        <w:t xml:space="preserve"> observed the number of reads which aligned to each contig (&gt;</w:t>
      </w:r>
      <w:r w:rsidR="00C8509D">
        <w:rPr>
          <w:rFonts w:asciiTheme="majorHAnsi" w:hAnsiTheme="majorHAnsi" w:cstheme="majorHAnsi"/>
          <w:sz w:val="24"/>
          <w:szCs w:val="24"/>
        </w:rPr>
        <w:t xml:space="preserve"> </w:t>
      </w:r>
      <w:r w:rsidRPr="00FD21E9">
        <w:rPr>
          <w:rFonts w:asciiTheme="majorHAnsi" w:hAnsiTheme="majorHAnsi" w:cstheme="majorHAnsi"/>
          <w:sz w:val="24"/>
          <w:szCs w:val="24"/>
        </w:rPr>
        <w:t>600 desired) and the number of high-quality reads greater than 10</w:t>
      </w:r>
      <w:r w:rsidR="00C8509D">
        <w:rPr>
          <w:rFonts w:asciiTheme="majorHAnsi" w:hAnsiTheme="majorHAnsi" w:cstheme="majorHAnsi"/>
          <w:sz w:val="24"/>
          <w:szCs w:val="24"/>
        </w:rPr>
        <w:t xml:space="preserve"> </w:t>
      </w:r>
      <w:proofErr w:type="spellStart"/>
      <w:r w:rsidRPr="00FD21E9">
        <w:rPr>
          <w:rFonts w:asciiTheme="majorHAnsi" w:hAnsiTheme="majorHAnsi" w:cstheme="majorHAnsi"/>
          <w:sz w:val="24"/>
          <w:szCs w:val="24"/>
        </w:rPr>
        <w:t>Kbp</w:t>
      </w:r>
      <w:proofErr w:type="spellEnd"/>
      <w:r w:rsidRPr="00FD21E9">
        <w:rPr>
          <w:rFonts w:asciiTheme="majorHAnsi" w:hAnsiTheme="majorHAnsi" w:cstheme="majorHAnsi"/>
          <w:sz w:val="24"/>
          <w:szCs w:val="24"/>
        </w:rPr>
        <w:t xml:space="preserve"> apart (1-15% expected).</w:t>
      </w:r>
    </w:p>
    <w:p w14:paraId="3F58042E" w14:textId="77777777" w:rsidR="003F5039" w:rsidRPr="0087338E" w:rsidRDefault="003F5039" w:rsidP="003F5039">
      <w:pPr>
        <w:spacing w:line="480" w:lineRule="auto"/>
        <w:ind w:right="270"/>
        <w:rPr>
          <w:rFonts w:asciiTheme="majorHAnsi" w:hAnsiTheme="majorHAnsi" w:cstheme="majorHAnsi"/>
          <w:sz w:val="24"/>
          <w:szCs w:val="24"/>
        </w:rPr>
      </w:pPr>
    </w:p>
    <w:p w14:paraId="2EA51E8C" w14:textId="77777777" w:rsidR="003F5039" w:rsidRPr="0087338E" w:rsidRDefault="003F5039" w:rsidP="003F5039">
      <w:pPr>
        <w:pStyle w:val="HTMLAddress"/>
        <w:spacing w:line="480" w:lineRule="auto"/>
        <w:outlineLvl w:val="2"/>
        <w:rPr>
          <w:rFonts w:asciiTheme="majorHAnsi" w:hAnsiTheme="majorHAnsi" w:cstheme="majorHAnsi"/>
          <w:sz w:val="24"/>
          <w:szCs w:val="24"/>
        </w:rPr>
      </w:pPr>
      <w:bookmarkStart w:id="41" w:name="_Toc113123189"/>
      <w:bookmarkStart w:id="42" w:name="_Toc113273228"/>
      <w:r w:rsidRPr="0087338E">
        <w:rPr>
          <w:rFonts w:asciiTheme="majorHAnsi" w:hAnsiTheme="majorHAnsi" w:cstheme="majorHAnsi"/>
          <w:sz w:val="24"/>
          <w:szCs w:val="24"/>
        </w:rPr>
        <w:t>Genome assembly</w:t>
      </w:r>
      <w:bookmarkEnd w:id="41"/>
      <w:bookmarkEnd w:id="42"/>
    </w:p>
    <w:p w14:paraId="0F919F6E" w14:textId="61B37A81" w:rsidR="003F5039" w:rsidRPr="0087338E" w:rsidRDefault="003F5039" w:rsidP="003F5039">
      <w:pPr>
        <w:spacing w:line="480" w:lineRule="auto"/>
        <w:rPr>
          <w:rFonts w:asciiTheme="majorHAnsi" w:hAnsiTheme="majorHAnsi" w:cstheme="majorHAnsi"/>
          <w:sz w:val="24"/>
          <w:szCs w:val="24"/>
        </w:rPr>
      </w:pPr>
      <w:r w:rsidRPr="0087338E">
        <w:rPr>
          <w:rFonts w:asciiTheme="majorHAnsi" w:hAnsiTheme="majorHAnsi" w:cstheme="majorHAnsi"/>
          <w:sz w:val="24"/>
          <w:szCs w:val="24"/>
        </w:rPr>
        <w:t>We generated an initial draft assembly (A</w:t>
      </w:r>
      <w:r w:rsidRPr="0087338E">
        <w:rPr>
          <w:rFonts w:asciiTheme="majorHAnsi" w:hAnsiTheme="majorHAnsi" w:cstheme="majorHAnsi"/>
          <w:sz w:val="24"/>
          <w:szCs w:val="24"/>
          <w:vertAlign w:val="subscript"/>
        </w:rPr>
        <w:t>1</w:t>
      </w:r>
      <w:r w:rsidRPr="0087338E">
        <w:rPr>
          <w:rFonts w:asciiTheme="majorHAnsi" w:hAnsiTheme="majorHAnsi" w:cstheme="majorHAnsi"/>
          <w:sz w:val="24"/>
          <w:szCs w:val="24"/>
        </w:rPr>
        <w:t xml:space="preserve">) purged of duplicate </w:t>
      </w:r>
      <w:proofErr w:type="spellStart"/>
      <w:r w:rsidRPr="0087338E">
        <w:rPr>
          <w:rFonts w:asciiTheme="majorHAnsi" w:hAnsiTheme="majorHAnsi" w:cstheme="majorHAnsi"/>
          <w:sz w:val="24"/>
          <w:szCs w:val="24"/>
        </w:rPr>
        <w:t>haplotigs</w:t>
      </w:r>
      <w:proofErr w:type="spellEnd"/>
      <w:r w:rsidRPr="0087338E">
        <w:rPr>
          <w:rFonts w:asciiTheme="majorHAnsi" w:hAnsiTheme="majorHAnsi" w:cstheme="majorHAnsi"/>
          <w:sz w:val="24"/>
          <w:szCs w:val="24"/>
        </w:rPr>
        <w:t xml:space="preserve"> using the IPA HiFi Genome Assembler (</w:t>
      </w:r>
      <w:proofErr w:type="spellStart"/>
      <w:r w:rsidRPr="0087338E">
        <w:rPr>
          <w:rFonts w:asciiTheme="majorHAnsi" w:hAnsiTheme="majorHAnsi" w:cstheme="majorHAnsi"/>
          <w:sz w:val="24"/>
          <w:szCs w:val="24"/>
        </w:rPr>
        <w:t>ipa</w:t>
      </w:r>
      <w:proofErr w:type="spellEnd"/>
      <w:r w:rsidRPr="0087338E">
        <w:rPr>
          <w:rFonts w:asciiTheme="majorHAnsi" w:hAnsiTheme="majorHAnsi" w:cstheme="majorHAnsi"/>
          <w:sz w:val="24"/>
          <w:szCs w:val="24"/>
        </w:rPr>
        <w:t xml:space="preserve">) v1.3.1 (https://github.com/PacificBiosciences/pbipa), with </w:t>
      </w:r>
      <w:proofErr w:type="spellStart"/>
      <w:r w:rsidRPr="0087338E">
        <w:rPr>
          <w:rFonts w:asciiTheme="majorHAnsi" w:hAnsiTheme="majorHAnsi" w:cstheme="majorHAnsi"/>
          <w:sz w:val="24"/>
          <w:szCs w:val="24"/>
        </w:rPr>
        <w:t>purge_dups</w:t>
      </w:r>
      <w:proofErr w:type="spellEnd"/>
      <w:r w:rsidRPr="0087338E">
        <w:rPr>
          <w:rFonts w:asciiTheme="majorHAnsi" w:hAnsiTheme="majorHAnsi" w:cstheme="majorHAnsi"/>
          <w:sz w:val="24"/>
          <w:szCs w:val="24"/>
        </w:rPr>
        <w:t xml:space="preserve"> v1.2.3</w:t>
      </w:r>
      <w:r w:rsidR="00D86949" w:rsidRPr="0087338E">
        <w:rPr>
          <w:rFonts w:asciiTheme="majorHAnsi" w:hAnsiTheme="majorHAnsi" w:cstheme="majorHAnsi"/>
          <w:sz w:val="24"/>
          <w:szCs w:val="24"/>
        </w:rPr>
        <w:t xml:space="preserve"> </w:t>
      </w:r>
      <w:r w:rsidRPr="0087338E">
        <w:rPr>
          <w:rFonts w:asciiTheme="majorHAnsi" w:hAnsiTheme="majorHAnsi" w:cstheme="majorHAnsi"/>
          <w:sz w:val="24"/>
          <w:szCs w:val="24"/>
        </w:rPr>
        <w:fldChar w:fldCharType="begin"/>
      </w:r>
      <w:r w:rsidR="00D86949" w:rsidRPr="0087338E">
        <w:rPr>
          <w:rFonts w:asciiTheme="majorHAnsi" w:hAnsiTheme="majorHAnsi" w:cstheme="majorHAnsi"/>
          <w:sz w:val="24"/>
          <w:szCs w:val="24"/>
        </w:rPr>
        <w:instrText xml:space="preserve"> ADDIN ZOTERO_ITEM CSL_CITATION {"citationID":"kapu5sGW","properties":{"formattedCitation":"(Guan et al., 2020)","plainCitation":"(Guan et al., 2020)","noteIndex":0},"citationItems":[{"id":570,"uris":["http://zotero.org/users/local/3tku6QP0/items/LMKQY3YD"],"itemData":{"id":570,"type":"article-journal","abstract":"Motivation: Rapid development in long-read sequencing and scaffolding technologies is accelerating the production of reference-quality assemblies for large eukaryotic genomes. However, haplotype divergence in regions of high heterozygosity often results in assemblers creating two copies rather than one copy of a region, leading to breaks in contiguity and compromising downstream steps such as gene annotation. Several tools have been developed to resolve this problem. However, they either focus only on removing contained duplicate regions, also known as haplotigs, or fail to use all the relevant information and hence make errors.","container-title":"Bioinformatics","DOI":"10.1093/bioinformatics/btaa025","ISSN":"1367-4803, 1460-2059","issue":"9","language":"en","page":"2896-2898","source":"DOI.org (Crossref)","title":"Identifying and removing haplotypic duplication in primary genome assemblies","volume":"36","author":[{"family":"Guan","given":"Dengfeng"},{"family":"McCarthy","given":"Shane A"},{"family":"Wood","given":"Jonathan"},{"family":"Howe","given":"Kerstin"},{"family":"Wang","given":"Yadong"},{"family":"Durbin","given":"Richard"}],"editor":[{"family":"Valencia","given":"Alfonso"}],"issued":{"date-parts":[["2020",5,1]]}}}],"schema":"https://github.com/citation-style-language/schema/raw/master/csl-citation.json"} </w:instrText>
      </w:r>
      <w:r w:rsidRPr="0087338E">
        <w:rPr>
          <w:rFonts w:asciiTheme="majorHAnsi" w:hAnsiTheme="majorHAnsi" w:cstheme="majorHAnsi"/>
          <w:sz w:val="24"/>
          <w:szCs w:val="24"/>
        </w:rPr>
        <w:fldChar w:fldCharType="separate"/>
      </w:r>
      <w:r w:rsidR="00D86949" w:rsidRPr="0087338E">
        <w:rPr>
          <w:rFonts w:ascii="Calibri Light" w:hAnsiTheme="majorHAnsi" w:cs="Calibri Light"/>
          <w:sz w:val="24"/>
        </w:rPr>
        <w:t>(Guan et al., 2020)</w:t>
      </w:r>
      <w:r w:rsidRPr="0087338E">
        <w:rPr>
          <w:rFonts w:asciiTheme="majorHAnsi" w:hAnsiTheme="majorHAnsi" w:cstheme="majorHAnsi"/>
          <w:sz w:val="24"/>
          <w:szCs w:val="24"/>
        </w:rPr>
        <w:fldChar w:fldCharType="end"/>
      </w:r>
      <w:r w:rsidRPr="0087338E">
        <w:rPr>
          <w:rFonts w:asciiTheme="majorHAnsi" w:hAnsiTheme="majorHAnsi" w:cstheme="majorHAnsi"/>
          <w:sz w:val="24"/>
          <w:szCs w:val="24"/>
        </w:rPr>
        <w:t xml:space="preserve"> and Racon v1.4.13</w:t>
      </w:r>
      <w:r w:rsidR="00D86949" w:rsidRPr="0087338E">
        <w:rPr>
          <w:rFonts w:asciiTheme="majorHAnsi" w:hAnsiTheme="majorHAnsi" w:cstheme="majorHAnsi"/>
          <w:sz w:val="24"/>
          <w:szCs w:val="24"/>
        </w:rPr>
        <w:t xml:space="preserve"> </w:t>
      </w:r>
      <w:r w:rsidRPr="0087338E">
        <w:rPr>
          <w:rFonts w:asciiTheme="majorHAnsi" w:hAnsiTheme="majorHAnsi" w:cstheme="majorHAnsi"/>
          <w:sz w:val="24"/>
          <w:szCs w:val="24"/>
        </w:rPr>
        <w:fldChar w:fldCharType="begin"/>
      </w:r>
      <w:r w:rsidR="00D86949" w:rsidRPr="0087338E">
        <w:rPr>
          <w:rFonts w:asciiTheme="majorHAnsi" w:hAnsiTheme="majorHAnsi" w:cstheme="majorHAnsi"/>
          <w:sz w:val="24"/>
          <w:szCs w:val="24"/>
        </w:rPr>
        <w:instrText xml:space="preserve"> ADDIN ZOTERO_ITEM CSL_CITATION {"citationID":"lV8zYykI","properties":{"formattedCitation":"(Vaser et al., 2017)","plainCitation":"(Vaser et al., 2017)","noteIndex":0},"citationItems":[{"id":572,"uris":["http://zotero.org/users/local/3tku6QP0/items/DBEV5WUV"],"itemData":{"id":572,"type":"article-journal","abstract":"The assembly of long reads from Pacific Biosciences and Oxford Nanopore Technologies typically requires resource-intensive error-correction and consensus-generation steps to obtain high-quality assemblies. We show that the error-correction step can be omitted and that high-quality consensus sequences can be generated efficiently with a SIMD-accelerated, partial-order alignment–based, stand-alone consensus module called Racon. Based on tests with PacBio and Oxford Nanopore data sets, we show that Racon coupled with miniasm enables consensus genomes with similar or better quality than state-of-the-art methods while being an order of magnitude faster.","container-title":"Genome Research","DOI":"10.1101/gr.214270.116","ISSN":"1088-9051, 1549-5469","issue":"5","journalAbbreviation":"Genome Res.","language":"en","page":"737-746","source":"DOI.org (Crossref)","title":"Fast and accurate de novo genome assembly from long uncorrected reads","volume":"27","author":[{"family":"Vaser","given":"Robert"},{"family":"Sović","given":"Ivan"},{"family":"Nagarajan","given":"Niranjan"},{"family":"Šikić","given":"Mile"}],"issued":{"date-parts":[["2017",5]]}}}],"schema":"https://github.com/citation-style-language/schema/raw/master/csl-citation.json"} </w:instrText>
      </w:r>
      <w:r w:rsidRPr="0087338E">
        <w:rPr>
          <w:rFonts w:asciiTheme="majorHAnsi" w:hAnsiTheme="majorHAnsi" w:cstheme="majorHAnsi"/>
          <w:sz w:val="24"/>
          <w:szCs w:val="24"/>
        </w:rPr>
        <w:fldChar w:fldCharType="separate"/>
      </w:r>
      <w:r w:rsidR="00D86949" w:rsidRPr="0087338E">
        <w:rPr>
          <w:rFonts w:ascii="Calibri Light" w:hAnsiTheme="majorHAnsi" w:cs="Calibri Light"/>
          <w:sz w:val="24"/>
        </w:rPr>
        <w:t>(Vaser et al., 2017)</w:t>
      </w:r>
      <w:r w:rsidRPr="0087338E">
        <w:rPr>
          <w:rFonts w:asciiTheme="majorHAnsi" w:hAnsiTheme="majorHAnsi" w:cstheme="majorHAnsi"/>
          <w:sz w:val="24"/>
          <w:szCs w:val="24"/>
        </w:rPr>
        <w:fldChar w:fldCharType="end"/>
      </w:r>
      <w:r w:rsidRPr="0087338E">
        <w:rPr>
          <w:rFonts w:asciiTheme="majorHAnsi" w:hAnsiTheme="majorHAnsi" w:cstheme="majorHAnsi"/>
          <w:sz w:val="24"/>
          <w:szCs w:val="24"/>
        </w:rPr>
        <w:t xml:space="preserve"> wrappers enabled to generate </w:t>
      </w:r>
      <w:r w:rsidRPr="0087338E">
        <w:rPr>
          <w:rFonts w:asciiTheme="majorHAnsi" w:hAnsiTheme="majorHAnsi" w:cstheme="majorHAnsi"/>
          <w:sz w:val="24"/>
          <w:szCs w:val="24"/>
        </w:rPr>
        <w:lastRenderedPageBreak/>
        <w:t xml:space="preserve">phased primary and alternative assembly files polished of errors. </w:t>
      </w:r>
      <w:r w:rsidR="00C8509D">
        <w:rPr>
          <w:rFonts w:asciiTheme="majorHAnsi" w:hAnsiTheme="majorHAnsi" w:cstheme="majorHAnsi"/>
          <w:sz w:val="24"/>
          <w:szCs w:val="24"/>
        </w:rPr>
        <w:t>A linked- and long read- (A</w:t>
      </w:r>
      <w:r w:rsidR="00C8509D" w:rsidRPr="008142CF">
        <w:rPr>
          <w:rFonts w:asciiTheme="majorHAnsi" w:hAnsiTheme="majorHAnsi" w:cstheme="majorHAnsi"/>
          <w:sz w:val="24"/>
          <w:szCs w:val="24"/>
          <w:vertAlign w:val="subscript"/>
        </w:rPr>
        <w:t>2</w:t>
      </w:r>
      <w:r w:rsidR="00C8509D">
        <w:rPr>
          <w:rFonts w:asciiTheme="majorHAnsi" w:hAnsiTheme="majorHAnsi" w:cstheme="majorHAnsi"/>
          <w:sz w:val="24"/>
          <w:szCs w:val="24"/>
        </w:rPr>
        <w:t>) draft assembly was created using</w:t>
      </w:r>
      <w:r w:rsidRPr="0087338E">
        <w:rPr>
          <w:rFonts w:asciiTheme="majorHAnsi" w:hAnsiTheme="majorHAnsi" w:cstheme="majorHAnsi"/>
          <w:sz w:val="24"/>
          <w:szCs w:val="24"/>
        </w:rPr>
        <w:t xml:space="preserve"> scaff10x</w:t>
      </w:r>
      <w:r w:rsidR="00D86949" w:rsidRPr="0087338E">
        <w:rPr>
          <w:rFonts w:asciiTheme="majorHAnsi" w:hAnsiTheme="majorHAnsi" w:cstheme="majorHAnsi"/>
          <w:sz w:val="24"/>
          <w:szCs w:val="24"/>
        </w:rPr>
        <w:t xml:space="preserve"> </w:t>
      </w:r>
      <w:r w:rsidRPr="0087338E">
        <w:rPr>
          <w:rFonts w:asciiTheme="majorHAnsi" w:hAnsiTheme="majorHAnsi" w:cstheme="majorHAnsi"/>
          <w:sz w:val="24"/>
          <w:szCs w:val="24"/>
        </w:rPr>
        <w:fldChar w:fldCharType="begin"/>
      </w:r>
      <w:r w:rsidR="00D86949" w:rsidRPr="0087338E">
        <w:rPr>
          <w:rFonts w:asciiTheme="majorHAnsi" w:hAnsiTheme="majorHAnsi" w:cstheme="majorHAnsi"/>
          <w:sz w:val="24"/>
          <w:szCs w:val="24"/>
        </w:rPr>
        <w:instrText xml:space="preserve"> ADDIN ZOTERO_ITEM CSL_CITATION {"citationID":"poKgUz6v","properties":{"formattedCitation":"(Ning, n.d.)","plainCitation":"(Ning, n.d.)","noteIndex":0},"citationItems":[{"id":573,"uris":["http://zotero.org/users/local/3tku6QP0/items/LL5LG448"],"itemData":{"id":573,"type":"software","title":"Scaff10X: Pipeline for scaffolding and breaking a genome assembly using 10x genomics linked-reads","author":[{"family":"Ning","given":"Zemin"}]}}],"schema":"https://github.com/citation-style-language/schema/raw/master/csl-citation.json"} </w:instrText>
      </w:r>
      <w:r w:rsidRPr="0087338E">
        <w:rPr>
          <w:rFonts w:asciiTheme="majorHAnsi" w:hAnsiTheme="majorHAnsi" w:cstheme="majorHAnsi"/>
          <w:sz w:val="24"/>
          <w:szCs w:val="24"/>
        </w:rPr>
        <w:fldChar w:fldCharType="separate"/>
      </w:r>
      <w:r w:rsidR="00D86949" w:rsidRPr="0087338E">
        <w:rPr>
          <w:rFonts w:ascii="Calibri Light" w:hAnsiTheme="majorHAnsi" w:cs="Calibri Light"/>
          <w:sz w:val="24"/>
        </w:rPr>
        <w:t>(Ning, n.d.)</w:t>
      </w:r>
      <w:r w:rsidRPr="0087338E">
        <w:rPr>
          <w:rFonts w:asciiTheme="majorHAnsi" w:hAnsiTheme="majorHAnsi" w:cstheme="majorHAnsi"/>
          <w:sz w:val="24"/>
          <w:szCs w:val="24"/>
        </w:rPr>
        <w:fldChar w:fldCharType="end"/>
      </w:r>
      <w:r w:rsidRPr="0087338E">
        <w:rPr>
          <w:rFonts w:asciiTheme="majorHAnsi" w:hAnsiTheme="majorHAnsi" w:cstheme="majorHAnsi"/>
          <w:sz w:val="24"/>
          <w:szCs w:val="24"/>
        </w:rPr>
        <w:t xml:space="preserve"> with </w:t>
      </w:r>
      <w:r w:rsidRPr="00FD21E9">
        <w:rPr>
          <w:rFonts w:asciiTheme="majorHAnsi" w:hAnsiTheme="majorHAnsi" w:cstheme="majorHAnsi"/>
          <w:color w:val="00000A"/>
          <w:sz w:val="24"/>
          <w:szCs w:val="24"/>
        </w:rPr>
        <w:t xml:space="preserve">the following parameters: </w:t>
      </w:r>
      <w:r w:rsidRPr="005549A1">
        <w:rPr>
          <w:rFonts w:ascii="Courier" w:hAnsi="Courier" w:cstheme="majorHAnsi"/>
          <w:color w:val="00000A"/>
          <w:sz w:val="24"/>
          <w:szCs w:val="24"/>
        </w:rPr>
        <w:t>-</w:t>
      </w:r>
      <w:proofErr w:type="spellStart"/>
      <w:r w:rsidRPr="005549A1">
        <w:rPr>
          <w:rFonts w:ascii="Courier" w:hAnsi="Courier" w:cstheme="majorHAnsi"/>
          <w:color w:val="00000A"/>
          <w:sz w:val="24"/>
          <w:szCs w:val="24"/>
        </w:rPr>
        <w:t>longread</w:t>
      </w:r>
      <w:proofErr w:type="spellEnd"/>
      <w:r w:rsidRPr="005549A1">
        <w:rPr>
          <w:rFonts w:ascii="Courier" w:hAnsi="Courier" w:cstheme="majorHAnsi"/>
          <w:color w:val="00000A"/>
          <w:sz w:val="24"/>
          <w:szCs w:val="24"/>
        </w:rPr>
        <w:t xml:space="preserve"> 1 -gap 100 -matrix 2000 -reads 10 -link 8 -score 20 -edge 50000 -block 50000</w:t>
      </w:r>
      <w:r w:rsidRPr="00FD21E9">
        <w:rPr>
          <w:rFonts w:asciiTheme="majorHAnsi" w:hAnsiTheme="majorHAnsi" w:cstheme="majorHAnsi"/>
          <w:color w:val="00000A"/>
          <w:sz w:val="24"/>
          <w:szCs w:val="24"/>
        </w:rPr>
        <w:t xml:space="preserve"> </w:t>
      </w:r>
      <w:r w:rsidR="00C8509D">
        <w:rPr>
          <w:rFonts w:asciiTheme="majorHAnsi" w:hAnsiTheme="majorHAnsi" w:cstheme="majorHAnsi"/>
          <w:sz w:val="24"/>
          <w:szCs w:val="24"/>
        </w:rPr>
        <w:t>to</w:t>
      </w:r>
      <w:r w:rsidRPr="00FD21E9">
        <w:rPr>
          <w:rFonts w:asciiTheme="majorHAnsi" w:hAnsiTheme="majorHAnsi" w:cstheme="majorHAnsi"/>
          <w:sz w:val="24"/>
          <w:szCs w:val="24"/>
        </w:rPr>
        <w:t xml:space="preserve"> first break the assembly at locations that were incorrectly joined</w:t>
      </w:r>
      <w:r w:rsidR="00C8509D">
        <w:rPr>
          <w:rFonts w:asciiTheme="majorHAnsi" w:hAnsiTheme="majorHAnsi" w:cstheme="majorHAnsi"/>
          <w:sz w:val="24"/>
          <w:szCs w:val="24"/>
        </w:rPr>
        <w:t xml:space="preserve"> and</w:t>
      </w:r>
      <w:r w:rsidRPr="00FD21E9">
        <w:rPr>
          <w:rFonts w:asciiTheme="majorHAnsi" w:hAnsiTheme="majorHAnsi" w:cstheme="majorHAnsi"/>
          <w:sz w:val="24"/>
          <w:szCs w:val="24"/>
        </w:rPr>
        <w:t xml:space="preserve"> scaffold the assembly into larger, more contiguous</w:t>
      </w:r>
      <w:r w:rsidRPr="00FD21E9">
        <w:rPr>
          <w:rFonts w:asciiTheme="majorHAnsi" w:hAnsiTheme="majorHAnsi" w:cstheme="majorHAnsi"/>
          <w:color w:val="00000A"/>
          <w:sz w:val="24"/>
          <w:szCs w:val="24"/>
        </w:rPr>
        <w:t xml:space="preserve"> sequencing segments. After linked-read scaffolding, we </w:t>
      </w:r>
      <w:r w:rsidR="006514C3">
        <w:rPr>
          <w:rFonts w:asciiTheme="majorHAnsi" w:hAnsiTheme="majorHAnsi" w:cstheme="majorHAnsi"/>
          <w:color w:val="00000A"/>
          <w:sz w:val="24"/>
          <w:szCs w:val="24"/>
        </w:rPr>
        <w:t xml:space="preserve">prepared the Hi-C data </w:t>
      </w:r>
      <w:r w:rsidRPr="00FD21E9">
        <w:rPr>
          <w:rFonts w:asciiTheme="majorHAnsi" w:hAnsiTheme="majorHAnsi" w:cstheme="majorHAnsi"/>
          <w:color w:val="00000A"/>
          <w:sz w:val="24"/>
          <w:szCs w:val="24"/>
        </w:rPr>
        <w:t>follow</w:t>
      </w:r>
      <w:r w:rsidR="006514C3">
        <w:rPr>
          <w:rFonts w:asciiTheme="majorHAnsi" w:hAnsiTheme="majorHAnsi" w:cstheme="majorHAnsi"/>
          <w:color w:val="00000A"/>
          <w:sz w:val="24"/>
          <w:szCs w:val="24"/>
        </w:rPr>
        <w:t>ing</w:t>
      </w:r>
      <w:r w:rsidRPr="00FD21E9">
        <w:rPr>
          <w:rFonts w:asciiTheme="majorHAnsi" w:hAnsiTheme="majorHAnsi" w:cstheme="majorHAnsi"/>
          <w:color w:val="00000A"/>
          <w:sz w:val="24"/>
          <w:szCs w:val="24"/>
        </w:rPr>
        <w:t xml:space="preserve"> the Arima mapping protocol (https://github.com/ArimaGenomics/mapping_pipeline) </w:t>
      </w:r>
      <w:r w:rsidR="006514C3">
        <w:rPr>
          <w:rFonts w:asciiTheme="majorHAnsi" w:hAnsiTheme="majorHAnsi" w:cstheme="majorHAnsi"/>
          <w:color w:val="00000A"/>
          <w:sz w:val="24"/>
          <w:szCs w:val="24"/>
        </w:rPr>
        <w:t xml:space="preserve">so </w:t>
      </w:r>
      <w:r w:rsidRPr="00FD21E9">
        <w:rPr>
          <w:rFonts w:asciiTheme="majorHAnsi" w:hAnsiTheme="majorHAnsi" w:cstheme="majorHAnsi"/>
          <w:color w:val="00000A"/>
          <w:sz w:val="24"/>
          <w:szCs w:val="24"/>
        </w:rPr>
        <w:t xml:space="preserve">interaction mapping information </w:t>
      </w:r>
      <w:r w:rsidR="006514C3">
        <w:rPr>
          <w:rFonts w:asciiTheme="majorHAnsi" w:hAnsiTheme="majorHAnsi" w:cstheme="majorHAnsi"/>
          <w:color w:val="00000A"/>
          <w:sz w:val="24"/>
          <w:szCs w:val="24"/>
        </w:rPr>
        <w:t xml:space="preserve">could be used </w:t>
      </w:r>
      <w:r w:rsidRPr="00FD21E9">
        <w:rPr>
          <w:rFonts w:asciiTheme="majorHAnsi" w:hAnsiTheme="majorHAnsi" w:cstheme="majorHAnsi"/>
          <w:color w:val="00000A"/>
          <w:sz w:val="24"/>
          <w:szCs w:val="24"/>
        </w:rPr>
        <w:t>to further scaffold the A</w:t>
      </w:r>
      <w:r w:rsidRPr="00FD21E9">
        <w:rPr>
          <w:rFonts w:asciiTheme="majorHAnsi" w:hAnsiTheme="majorHAnsi" w:cstheme="majorHAnsi"/>
          <w:color w:val="00000A"/>
          <w:sz w:val="24"/>
          <w:szCs w:val="24"/>
          <w:vertAlign w:val="subscript"/>
        </w:rPr>
        <w:t>2</w:t>
      </w:r>
      <w:r w:rsidRPr="00FD21E9">
        <w:rPr>
          <w:rFonts w:asciiTheme="majorHAnsi" w:hAnsiTheme="majorHAnsi" w:cstheme="majorHAnsi"/>
          <w:color w:val="00000A"/>
          <w:sz w:val="24"/>
          <w:szCs w:val="24"/>
        </w:rPr>
        <w:t xml:space="preserve"> draft assembly. To prep the sequencing data, we independently aligned paired-end </w:t>
      </w:r>
      <w:r w:rsidR="006514C3">
        <w:rPr>
          <w:rFonts w:asciiTheme="majorHAnsi" w:hAnsiTheme="majorHAnsi" w:cstheme="majorHAnsi"/>
          <w:color w:val="00000A"/>
          <w:sz w:val="24"/>
          <w:szCs w:val="24"/>
        </w:rPr>
        <w:t>H</w:t>
      </w:r>
      <w:r w:rsidRPr="00FD21E9">
        <w:rPr>
          <w:rFonts w:asciiTheme="majorHAnsi" w:hAnsiTheme="majorHAnsi" w:cstheme="majorHAnsi"/>
          <w:color w:val="00000A"/>
          <w:sz w:val="24"/>
          <w:szCs w:val="24"/>
        </w:rPr>
        <w:t>i-</w:t>
      </w:r>
      <w:r w:rsidR="006514C3">
        <w:rPr>
          <w:rFonts w:asciiTheme="majorHAnsi" w:hAnsiTheme="majorHAnsi" w:cstheme="majorHAnsi"/>
          <w:color w:val="00000A"/>
          <w:sz w:val="24"/>
          <w:szCs w:val="24"/>
        </w:rPr>
        <w:t>C</w:t>
      </w:r>
      <w:r w:rsidRPr="00FD21E9">
        <w:rPr>
          <w:rFonts w:asciiTheme="majorHAnsi" w:hAnsiTheme="majorHAnsi" w:cstheme="majorHAnsi"/>
          <w:color w:val="00000A"/>
          <w:sz w:val="24"/>
          <w:szCs w:val="24"/>
        </w:rPr>
        <w:t xml:space="preserve"> reads as single-ended reads to the A</w:t>
      </w:r>
      <w:r w:rsidRPr="00FD21E9">
        <w:rPr>
          <w:rFonts w:asciiTheme="majorHAnsi" w:hAnsiTheme="majorHAnsi" w:cstheme="majorHAnsi"/>
          <w:color w:val="00000A"/>
          <w:sz w:val="24"/>
          <w:szCs w:val="24"/>
          <w:vertAlign w:val="subscript"/>
        </w:rPr>
        <w:t>2</w:t>
      </w:r>
      <w:r w:rsidRPr="00FD21E9">
        <w:rPr>
          <w:rFonts w:asciiTheme="majorHAnsi" w:hAnsiTheme="majorHAnsi" w:cstheme="majorHAnsi"/>
          <w:color w:val="00000A"/>
          <w:sz w:val="24"/>
          <w:szCs w:val="24"/>
        </w:rPr>
        <w:t xml:space="preserve"> assembly using BWA v0.7.17-r1188</w:t>
      </w:r>
      <w:r w:rsidR="0087338E">
        <w:rPr>
          <w:rFonts w:asciiTheme="majorHAnsi" w:hAnsiTheme="majorHAnsi" w:cstheme="majorHAnsi"/>
          <w:color w:val="00000A"/>
          <w:sz w:val="24"/>
          <w:szCs w:val="24"/>
        </w:rPr>
        <w:t xml:space="preserve"> </w:t>
      </w:r>
      <w:r w:rsidRPr="00FD21E9">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{"citationID":"RnfBiDgd","properties":{"formattedCitation":"(Li &amp; Durbin, 2009)","plainCitation":"(Li &amp; Durbin, 2009)","noteIndex":0},"citationItems":[{"id":306,"uris":["http://zotero.org/users/local/3tku6QP0/items/HK34MEIV"],"itemData":{"id":306,"type":"article-journal","abstract":"MOTIVATION: The enormous amount of short reads generated by the new DNA sequencing technologies call for the development of fast and accurate read alignment programs. A first generation of hash table-based methods has been developed, including MAQ, which is accurate, feature rich and fast enough to align short reads from a single individual. However, MAQ does not support gapped alignment for single-end reads, which makes it unsuitable for alignment of longer reads where indels may occur frequently. The speed of MAQ is also a concern when the alignment is scaled up to the resequencing of hundreds of individuals.\\n\\nRESULTS: We implemented Burrows-Wheeler Alignment tool (BWA), a new read alignment package that is based on backward search with Burrows-Wheeler Transform (BWT), to efficiently align short sequencing reads against a large reference sequence such as the human genome, allowing mismatches and gaps. BWA supports both base space reads, e.g. from Illumina sequencing machines, and color space reads from AB SOLiD machines. Evaluations on both simulated and real data suggest that BWA is approximately 10-20x faster than MAQ, while achieving similar accuracy. In addition, BWA outputs alignment in the new standard SAM (Sequence Alignment/Map) format. Variant calling and other downstream analyses after the alignment can be achieved with the open source SAMtools software package.\\n\\nAVAILABILITY: http://maq.sourceforge.net.","container-title":"Bioinformatics","DOI":"10.1093/bioinformatics/btp324","ISSN":"1367-4811 (Electronic)\\r1367-4803 (Linking)","issue":"14","page":"1754-1760","title":"Fast and accurate short read alignment with Burrows-Wheeler transform","volume":"25","author":[{"family":"Li","given":"Heng"},{"family":"Durbin","given":"Richard"}],"issued":{"date-parts":[["2009"]]}}}],"schema":"https://github.com/citation-style-language/schema/raw/master/csl-citation.json"} </w:instrText>
      </w:r>
      <w:r w:rsidRPr="00FD21E9">
        <w:rPr>
          <w:rFonts w:asciiTheme="majorHAnsi" w:hAnsiTheme="majorHAnsi" w:cstheme="majorHAnsi"/>
          <w:sz w:val="24"/>
          <w:szCs w:val="24"/>
        </w:rPr>
        <w:fldChar w:fldCharType="separate"/>
      </w:r>
      <w:r w:rsidR="00D86949">
        <w:rPr>
          <w:rFonts w:ascii="Calibri Light" w:hAnsiTheme="majorHAnsi" w:cs="Calibri Light"/>
          <w:sz w:val="24"/>
        </w:rPr>
        <w:t>(Li &amp; Durbin, 2009)</w:t>
      </w:r>
      <w:r w:rsidRPr="00FD21E9">
        <w:rPr>
          <w:rFonts w:asciiTheme="majorHAnsi" w:hAnsiTheme="majorHAnsi" w:cstheme="majorHAnsi"/>
          <w:sz w:val="24"/>
          <w:szCs w:val="24"/>
        </w:rPr>
        <w:fldChar w:fldCharType="end"/>
      </w:r>
      <w:r w:rsidRPr="00FD21E9">
        <w:rPr>
          <w:rFonts w:asciiTheme="majorHAnsi" w:hAnsiTheme="majorHAnsi" w:cstheme="majorHAnsi"/>
          <w:color w:val="00000A"/>
          <w:sz w:val="24"/>
          <w:szCs w:val="24"/>
        </w:rPr>
        <w:t xml:space="preserve"> and </w:t>
      </w:r>
      <w:proofErr w:type="spellStart"/>
      <w:r w:rsidRPr="00FD21E9">
        <w:rPr>
          <w:rFonts w:asciiTheme="majorHAnsi" w:hAnsiTheme="majorHAnsi" w:cstheme="majorHAnsi"/>
          <w:color w:val="00000A"/>
          <w:sz w:val="24"/>
          <w:szCs w:val="24"/>
        </w:rPr>
        <w:t>samtools</w:t>
      </w:r>
      <w:proofErr w:type="spellEnd"/>
      <w:r w:rsidRPr="00FD21E9">
        <w:rPr>
          <w:rFonts w:asciiTheme="majorHAnsi" w:hAnsiTheme="majorHAnsi" w:cstheme="majorHAnsi"/>
          <w:color w:val="00000A"/>
          <w:sz w:val="24"/>
          <w:szCs w:val="24"/>
        </w:rPr>
        <w:t xml:space="preserve"> v1.7</w:t>
      </w:r>
      <w:r w:rsidRPr="00FD21E9">
        <w:rPr>
          <w:rFonts w:asciiTheme="majorHAnsi" w:hAnsiTheme="majorHAnsi" w:cstheme="majorHAnsi"/>
          <w:sz w:val="24"/>
          <w:szCs w:val="24"/>
        </w:rPr>
        <w:t xml:space="preserve"> </w:t>
      </w:r>
      <w:r w:rsidRPr="00FD21E9">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{"citationID":"1kuPBh4c","properties":{"formattedCitation":"(Li et al., 2009)","plainCitation":"(Li et al., 2009)","noteIndex":0},"citationItems":[{"id":307,"uris":["http://zotero.org/users/local/3tku6QP0/items/3AY6NC6Y"],"itemData":{"id":307,"type":"article-journal","abstract":"SUMMARY: The Sequence Alignment/Map (SAM) format is a generic alignment format for storing read alignments against reference sequences, supporting short and long reads (up to 128 Mbp) produced by different sequencing platforms. It is flexible in style, compact in size, efficient in random access and is the format in which alignments from the 1000 Genomes Project are released. SAMtools implements various utilities for post-processing alignments in the SAM format, such as indexing, variant caller and alignment viewer, and thus provides universal tools for processing read alignments. AVAILABILITY: http://samtools.sourceforge.net.","container-title":"Bioinformatics","DOI":"10.1093/bioinformatics/btp352","ISSN":"1367-4803\\r1460-2059","issue":"16","page":"2078-2079","title":"The Sequence Alignment/Map format and SAMtools","volume":"25","author":[{"family":"Li","given":"Heng"},{"family":"Handsaker","given":"Bob"},{"family":"Wysoker","given":"Alec"},{"family":"Fennell","given":"Tim"},{"family":"Ruan","given":"Jue"},{"family":"Homer","given":"Nils"},{"family":"Marth","given":"Gabor"},{"family":"Abecasis","given":"Goncalo"},{"family":"Durbin","given":"Richard"}],"issued":{"date-parts":[["2009"]]}}}],"schema":"https://github.com/citation-style-language/schema/raw/master/csl-citation.json"} </w:instrText>
      </w:r>
      <w:r w:rsidRPr="00FD21E9">
        <w:rPr>
          <w:rFonts w:asciiTheme="majorHAnsi" w:hAnsiTheme="majorHAnsi" w:cstheme="majorHAnsi"/>
          <w:sz w:val="24"/>
          <w:szCs w:val="24"/>
        </w:rPr>
        <w:fldChar w:fldCharType="separate"/>
      </w:r>
      <w:r w:rsidR="00D86949">
        <w:rPr>
          <w:rFonts w:ascii="Calibri Light" w:hAnsiTheme="majorHAnsi" w:cs="Calibri Light"/>
          <w:sz w:val="24"/>
        </w:rPr>
        <w:t>(Li et al., 2009)</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w:t>
      </w:r>
      <w:r w:rsidRPr="00FD21E9">
        <w:rPr>
          <w:rFonts w:asciiTheme="majorHAnsi" w:hAnsiTheme="majorHAnsi" w:cstheme="majorHAnsi"/>
          <w:color w:val="00000A"/>
          <w:sz w:val="24"/>
          <w:szCs w:val="24"/>
        </w:rPr>
        <w:t xml:space="preserve"> Next, we retained the 5’ end of the read to eliminate chimeric reads using a custom Arima </w:t>
      </w:r>
      <w:proofErr w:type="spellStart"/>
      <w:r w:rsidRPr="00FD21E9">
        <w:rPr>
          <w:rFonts w:asciiTheme="majorHAnsi" w:hAnsiTheme="majorHAnsi" w:cstheme="majorHAnsi"/>
          <w:color w:val="00000A"/>
          <w:sz w:val="24"/>
          <w:szCs w:val="24"/>
        </w:rPr>
        <w:t>perl</w:t>
      </w:r>
      <w:proofErr w:type="spellEnd"/>
      <w:r w:rsidRPr="00FD21E9">
        <w:rPr>
          <w:rFonts w:asciiTheme="majorHAnsi" w:hAnsiTheme="majorHAnsi" w:cstheme="majorHAnsi"/>
          <w:color w:val="00000A"/>
          <w:sz w:val="24"/>
          <w:szCs w:val="24"/>
        </w:rPr>
        <w:t xml:space="preserve"> script. Then, we paired the </w:t>
      </w:r>
      <w:r w:rsidR="006514C3">
        <w:rPr>
          <w:rFonts w:asciiTheme="majorHAnsi" w:hAnsiTheme="majorHAnsi" w:cstheme="majorHAnsi"/>
          <w:color w:val="00000A"/>
          <w:sz w:val="24"/>
          <w:szCs w:val="24"/>
        </w:rPr>
        <w:t>H</w:t>
      </w:r>
      <w:r w:rsidRPr="00FD21E9">
        <w:rPr>
          <w:rFonts w:asciiTheme="majorHAnsi" w:hAnsiTheme="majorHAnsi" w:cstheme="majorHAnsi"/>
          <w:color w:val="00000A"/>
          <w:sz w:val="24"/>
          <w:szCs w:val="24"/>
        </w:rPr>
        <w:t>i-</w:t>
      </w:r>
      <w:r w:rsidR="006514C3">
        <w:rPr>
          <w:rFonts w:asciiTheme="majorHAnsi" w:hAnsiTheme="majorHAnsi" w:cstheme="majorHAnsi"/>
          <w:color w:val="00000A"/>
          <w:sz w:val="24"/>
          <w:szCs w:val="24"/>
        </w:rPr>
        <w:t>C</w:t>
      </w:r>
      <w:r w:rsidRPr="00FD21E9">
        <w:rPr>
          <w:rFonts w:asciiTheme="majorHAnsi" w:hAnsiTheme="majorHAnsi" w:cstheme="majorHAnsi"/>
          <w:color w:val="00000A"/>
          <w:sz w:val="24"/>
          <w:szCs w:val="24"/>
        </w:rPr>
        <w:t xml:space="preserve"> reads to produce paired-end BAM files and used </w:t>
      </w:r>
      <w:proofErr w:type="spellStart"/>
      <w:r w:rsidRPr="00FD21E9">
        <w:rPr>
          <w:rFonts w:asciiTheme="majorHAnsi" w:hAnsiTheme="majorHAnsi" w:cstheme="majorHAnsi"/>
          <w:color w:val="00000A"/>
          <w:sz w:val="24"/>
          <w:szCs w:val="24"/>
        </w:rPr>
        <w:t>PicardCommandTools</w:t>
      </w:r>
      <w:proofErr w:type="spellEnd"/>
      <w:r w:rsidRPr="00FD21E9">
        <w:rPr>
          <w:rFonts w:asciiTheme="majorHAnsi" w:hAnsiTheme="majorHAnsi" w:cstheme="majorHAnsi"/>
          <w:color w:val="00000A"/>
          <w:sz w:val="24"/>
          <w:szCs w:val="24"/>
        </w:rPr>
        <w:t xml:space="preserve"> (https://github.com/broadinstitute/picard) to add read groups and remove PCR duplicates. After </w:t>
      </w:r>
      <w:commentRangeStart w:id="43"/>
      <w:r w:rsidRPr="00FD21E9">
        <w:rPr>
          <w:rFonts w:asciiTheme="majorHAnsi" w:hAnsiTheme="majorHAnsi" w:cstheme="majorHAnsi"/>
          <w:color w:val="00000A"/>
          <w:sz w:val="24"/>
          <w:szCs w:val="24"/>
        </w:rPr>
        <w:t>filtering</w:t>
      </w:r>
      <w:commentRangeEnd w:id="43"/>
      <w:r w:rsidR="006514C3">
        <w:rPr>
          <w:rStyle w:val="CommentReference"/>
        </w:rPr>
        <w:commentReference w:id="43"/>
      </w:r>
      <w:r w:rsidRPr="00FD21E9">
        <w:rPr>
          <w:rFonts w:asciiTheme="majorHAnsi" w:hAnsiTheme="majorHAnsi" w:cstheme="majorHAnsi"/>
          <w:color w:val="00000A"/>
          <w:sz w:val="24"/>
          <w:szCs w:val="24"/>
        </w:rPr>
        <w:t xml:space="preserve"> the </w:t>
      </w:r>
      <w:r w:rsidR="006514C3">
        <w:rPr>
          <w:rFonts w:asciiTheme="majorHAnsi" w:hAnsiTheme="majorHAnsi" w:cstheme="majorHAnsi"/>
          <w:color w:val="00000A"/>
          <w:sz w:val="24"/>
          <w:szCs w:val="24"/>
        </w:rPr>
        <w:t>H</w:t>
      </w:r>
      <w:r w:rsidRPr="00FD21E9">
        <w:rPr>
          <w:rFonts w:asciiTheme="majorHAnsi" w:hAnsiTheme="majorHAnsi" w:cstheme="majorHAnsi"/>
          <w:color w:val="00000A"/>
          <w:sz w:val="24"/>
          <w:szCs w:val="24"/>
        </w:rPr>
        <w:t>i-</w:t>
      </w:r>
      <w:r w:rsidR="006514C3">
        <w:rPr>
          <w:rFonts w:asciiTheme="majorHAnsi" w:hAnsiTheme="majorHAnsi" w:cstheme="majorHAnsi"/>
          <w:color w:val="00000A"/>
          <w:sz w:val="24"/>
          <w:szCs w:val="24"/>
        </w:rPr>
        <w:t>C</w:t>
      </w:r>
      <w:r w:rsidRPr="00FD21E9">
        <w:rPr>
          <w:rFonts w:asciiTheme="majorHAnsi" w:hAnsiTheme="majorHAnsi" w:cstheme="majorHAnsi"/>
          <w:color w:val="00000A"/>
          <w:sz w:val="24"/>
          <w:szCs w:val="24"/>
        </w:rPr>
        <w:t xml:space="preserve"> sequencing data, we converted BAM files to sorted BED files with </w:t>
      </w:r>
      <w:proofErr w:type="spellStart"/>
      <w:r w:rsidR="00D32D4D">
        <w:rPr>
          <w:rFonts w:asciiTheme="majorHAnsi" w:hAnsiTheme="majorHAnsi" w:cstheme="majorHAnsi"/>
          <w:color w:val="00000A"/>
          <w:sz w:val="24"/>
          <w:szCs w:val="24"/>
        </w:rPr>
        <w:t>BED</w:t>
      </w:r>
      <w:r w:rsidRPr="00FD21E9">
        <w:rPr>
          <w:rFonts w:asciiTheme="majorHAnsi" w:hAnsiTheme="majorHAnsi" w:cstheme="majorHAnsi"/>
          <w:color w:val="00000A"/>
          <w:sz w:val="24"/>
          <w:szCs w:val="24"/>
        </w:rPr>
        <w:t>tools</w:t>
      </w:r>
      <w:proofErr w:type="spellEnd"/>
      <w:r w:rsidRPr="00FD21E9">
        <w:rPr>
          <w:rFonts w:asciiTheme="majorHAnsi" w:hAnsiTheme="majorHAnsi" w:cstheme="majorHAnsi"/>
          <w:color w:val="00000A"/>
          <w:sz w:val="24"/>
          <w:szCs w:val="24"/>
        </w:rPr>
        <w:t xml:space="preserve"> v2.29.2</w:t>
      </w:r>
      <w:r w:rsidR="0087338E">
        <w:rPr>
          <w:rFonts w:asciiTheme="majorHAnsi" w:hAnsiTheme="majorHAnsi" w:cstheme="majorHAnsi"/>
          <w:color w:val="00000A"/>
          <w:sz w:val="24"/>
          <w:szCs w:val="24"/>
        </w:rPr>
        <w:t xml:space="preserve"> </w:t>
      </w:r>
      <w:r w:rsidRPr="00FD21E9">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{"citationID":"QXFJPeQ4","properties":{"formattedCitation":"(Quinlan &amp; Hall, 2010)","plainCitation":"(Quinlan &amp; Hall, 2010)","noteIndex":0},"citationItems":[{"id":486,"uris":["http://zotero.org/users/local/3tku6QP0/items/YEZPTZCZ"],"itemData":{"id":486,"type":"article-journal","abstract":"Motivation: Testing for correlations between different sets of genomic features is a fundamental task in genomics research. However, searching for overlaps between features with existing webbased methods is complicated by the massive datasets that are routinely produced with current sequencing technologies. Fast and ﬂexible tools are therefore required to ask complex questions of these data in an efﬁcient manner.","container-title":"Bioinformatics","DOI":"10.1093/bioinformatics/btq033","ISSN":"1460-2059, 1367-4803","issue":"6","language":"en","page":"841-842","source":"DOI.org (Crossref)","title":"BEDTools: a flexible suite of utilities for comparing genomic features","title-short":"BEDTools","volume":"26","author":[{"family":"Quinlan","given":"Aaron R."},{"family":"Hall","given":"Ira M."}],"issued":{"date-parts":[["2010",3,15]]}}}],"schema":"https://github.com/citation-style-language/schema/raw/master/csl-citation.json"} </w:instrText>
      </w:r>
      <w:r w:rsidRPr="00FD21E9">
        <w:rPr>
          <w:rFonts w:asciiTheme="majorHAnsi" w:hAnsiTheme="majorHAnsi" w:cstheme="majorHAnsi"/>
          <w:sz w:val="24"/>
          <w:szCs w:val="24"/>
        </w:rPr>
        <w:fldChar w:fldCharType="separate"/>
      </w:r>
      <w:r w:rsidR="00D86949">
        <w:rPr>
          <w:rFonts w:ascii="Calibri Light" w:hAnsiTheme="majorHAnsi" w:cs="Calibri Light"/>
          <w:sz w:val="24"/>
        </w:rPr>
        <w:t>(Quinlan &amp; Hall, 2010)</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 The</w:t>
      </w:r>
      <w:r w:rsidRPr="00FD21E9">
        <w:rPr>
          <w:rFonts w:asciiTheme="majorHAnsi" w:hAnsiTheme="majorHAnsi" w:cstheme="majorHAnsi"/>
          <w:color w:val="00000A"/>
          <w:sz w:val="24"/>
          <w:szCs w:val="24"/>
        </w:rPr>
        <w:t xml:space="preserve"> A</w:t>
      </w:r>
      <w:r w:rsidRPr="00FD21E9">
        <w:rPr>
          <w:rFonts w:asciiTheme="majorHAnsi" w:hAnsiTheme="majorHAnsi" w:cstheme="majorHAnsi"/>
          <w:color w:val="00000A"/>
          <w:sz w:val="24"/>
          <w:szCs w:val="24"/>
          <w:vertAlign w:val="subscript"/>
        </w:rPr>
        <w:t>2</w:t>
      </w:r>
      <w:r w:rsidRPr="00FD21E9">
        <w:rPr>
          <w:rFonts w:asciiTheme="majorHAnsi" w:hAnsiTheme="majorHAnsi" w:cstheme="majorHAnsi"/>
          <w:color w:val="00000A"/>
          <w:sz w:val="24"/>
          <w:szCs w:val="24"/>
        </w:rPr>
        <w:t xml:space="preserve"> draft assembly and BED files were input into SALSA2</w:t>
      </w:r>
      <w:r w:rsidR="0087338E">
        <w:rPr>
          <w:rFonts w:asciiTheme="majorHAnsi" w:hAnsiTheme="majorHAnsi" w:cstheme="majorHAnsi"/>
          <w:color w:val="00000A"/>
          <w:sz w:val="24"/>
          <w:szCs w:val="24"/>
        </w:rPr>
        <w:t xml:space="preserve"> </w:t>
      </w:r>
      <w:r w:rsidRPr="00FD21E9">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{"citationID":"gcPTjvKZ","properties":{"formattedCitation":"(Ghurye et al., 2019)","plainCitation":"(Ghurye et al., 2019)","noteIndex":0},"citationItems":[{"id":488,"uris":["http://zotero.org/users/local/3tku6QP0/items/26F9RGWT"],"itemData":{"id":488,"type":"article-journal","abstract":"Long-read sequencing and novel long-range assays have revolutionized de novo genome assembly by automating the reconstruction of reference-quality genomes. In particular, Hi-C sequencing is becoming an economical method for generating chromosome-scale scaffolds. Despite its increasing popularity, there are limited open-source tools available. Errors, particularly inversions and fusions across chromosomes, remain higher than alternate scaffolding technologies. We present a novel open-source Hi-C scaffolder that does not require an a priori estimate of chromosome number and minimizes errors by scaffolding with the assistance of an assembly graph. We demonstrate higher accuracy than the state-of-the-art methods across a variety of Hi-C library preparations and input assembly sizes. The Python and C++ code for our method is openly available at https://github.com/machinegun/SALSA.","container-title":"PLOS Computational Biology","DOI":"10.1371/journal.pcbi.1007273","ISSN":"1553-7358","issue":"8","journalAbbreviation":"PLoS Comput Biol","language":"en","page":"e1007273","source":"DOI.org (Crossref)","title":"Integrating Hi-C links with assembly graphs for chromosome-scale assembly","volume":"15","author":[{"family":"Ghurye","given":"Jay"},{"family":"Rhie","given":"Arang"},{"family":"Walenz","given":"Brian P."},{"family":"Schmitt","given":"Anthony"},{"family":"Selvaraj","given":"Siddarth"},{"family":"Pop","given":"Mihai"},{"family":"Phillippy","given":"Adam M."},{"family":"Koren","given":"Sergey"}],"editor":[{"family":"Ioshikhes","given":"Ilya"}],"issued":{"date-parts":[["2019",8,21]]}}}],"schema":"https://github.com/citation-style-language/schema/raw/master/csl-citation.json"} </w:instrText>
      </w:r>
      <w:r w:rsidRPr="00FD21E9">
        <w:rPr>
          <w:rFonts w:asciiTheme="majorHAnsi" w:hAnsiTheme="majorHAnsi" w:cstheme="majorHAnsi"/>
          <w:sz w:val="24"/>
          <w:szCs w:val="24"/>
        </w:rPr>
        <w:fldChar w:fldCharType="separate"/>
      </w:r>
      <w:r w:rsidR="00D86949">
        <w:rPr>
          <w:rFonts w:ascii="Calibri Light" w:hAnsiTheme="majorHAnsi" w:cs="Calibri Light"/>
          <w:sz w:val="24"/>
        </w:rPr>
        <w:t>(Ghurye et al., 2019)</w:t>
      </w:r>
      <w:r w:rsidRPr="00FD21E9">
        <w:rPr>
          <w:rFonts w:asciiTheme="majorHAnsi" w:hAnsiTheme="majorHAnsi" w:cstheme="majorHAnsi"/>
          <w:sz w:val="24"/>
          <w:szCs w:val="24"/>
        </w:rPr>
        <w:fldChar w:fldCharType="end"/>
      </w:r>
      <w:r w:rsidRPr="00FD21E9">
        <w:rPr>
          <w:rFonts w:asciiTheme="majorHAnsi" w:hAnsiTheme="majorHAnsi" w:cstheme="majorHAnsi"/>
          <w:color w:val="00000A"/>
          <w:sz w:val="24"/>
          <w:szCs w:val="24"/>
        </w:rPr>
        <w:t xml:space="preserve"> with non-default parameters </w:t>
      </w:r>
      <w:r w:rsidRPr="005549A1">
        <w:rPr>
          <w:rFonts w:ascii="Courier" w:hAnsi="Courier" w:cstheme="majorHAnsi"/>
          <w:color w:val="00000A"/>
          <w:sz w:val="24"/>
          <w:szCs w:val="24"/>
        </w:rPr>
        <w:t>(</w:t>
      </w:r>
      <w:r w:rsidRPr="005549A1">
        <w:rPr>
          <w:rFonts w:ascii="Courier" w:hAnsi="Courier" w:cstheme="majorHAnsi"/>
          <w:sz w:val="24"/>
          <w:szCs w:val="24"/>
        </w:rPr>
        <w:t>-</w:t>
      </w:r>
      <w:proofErr w:type="spellStart"/>
      <w:r w:rsidRPr="005549A1">
        <w:rPr>
          <w:rFonts w:ascii="Courier" w:hAnsi="Courier" w:cstheme="majorHAnsi"/>
          <w:sz w:val="24"/>
          <w:szCs w:val="24"/>
        </w:rPr>
        <w:t>i</w:t>
      </w:r>
      <w:proofErr w:type="spellEnd"/>
      <w:r w:rsidRPr="005549A1">
        <w:rPr>
          <w:rFonts w:ascii="Courier" w:hAnsi="Courier" w:cstheme="majorHAnsi"/>
          <w:sz w:val="24"/>
          <w:szCs w:val="24"/>
        </w:rPr>
        <w:t xml:space="preserve"> 5 -x GATC -m yes</w:t>
      </w:r>
      <w:r w:rsidRPr="00FD21E9">
        <w:rPr>
          <w:rFonts w:asciiTheme="majorHAnsi" w:hAnsiTheme="majorHAnsi" w:cstheme="majorHAnsi"/>
          <w:sz w:val="24"/>
          <w:szCs w:val="24"/>
        </w:rPr>
        <w:t>)</w:t>
      </w:r>
      <w:r w:rsidRPr="00FD21E9">
        <w:rPr>
          <w:rFonts w:asciiTheme="majorHAnsi" w:hAnsiTheme="majorHAnsi" w:cstheme="majorHAnsi"/>
          <w:color w:val="00000A"/>
          <w:sz w:val="24"/>
          <w:szCs w:val="24"/>
        </w:rPr>
        <w:t xml:space="preserve"> to scaffold the A</w:t>
      </w:r>
      <w:r w:rsidRPr="00FD21E9">
        <w:rPr>
          <w:rFonts w:asciiTheme="majorHAnsi" w:hAnsiTheme="majorHAnsi" w:cstheme="majorHAnsi"/>
          <w:color w:val="00000A"/>
          <w:sz w:val="24"/>
          <w:szCs w:val="24"/>
          <w:vertAlign w:val="subscript"/>
        </w:rPr>
        <w:t>2</w:t>
      </w:r>
      <w:r w:rsidRPr="00FD21E9">
        <w:rPr>
          <w:rFonts w:asciiTheme="majorHAnsi" w:hAnsiTheme="majorHAnsi" w:cstheme="majorHAnsi"/>
          <w:color w:val="00000A"/>
          <w:sz w:val="24"/>
          <w:szCs w:val="24"/>
        </w:rPr>
        <w:t xml:space="preserve"> assembly with the filtered </w:t>
      </w:r>
      <w:r w:rsidR="006514C3">
        <w:rPr>
          <w:rFonts w:asciiTheme="majorHAnsi" w:hAnsiTheme="majorHAnsi" w:cstheme="majorHAnsi"/>
          <w:color w:val="00000A"/>
          <w:sz w:val="24"/>
          <w:szCs w:val="24"/>
        </w:rPr>
        <w:t>H</w:t>
      </w:r>
      <w:r w:rsidRPr="00FD21E9">
        <w:rPr>
          <w:rFonts w:asciiTheme="majorHAnsi" w:hAnsiTheme="majorHAnsi" w:cstheme="majorHAnsi"/>
          <w:color w:val="00000A"/>
          <w:sz w:val="24"/>
          <w:szCs w:val="24"/>
        </w:rPr>
        <w:t>i-</w:t>
      </w:r>
      <w:r w:rsidR="006514C3">
        <w:rPr>
          <w:rFonts w:asciiTheme="majorHAnsi" w:hAnsiTheme="majorHAnsi" w:cstheme="majorHAnsi"/>
          <w:color w:val="00000A"/>
          <w:sz w:val="24"/>
          <w:szCs w:val="24"/>
        </w:rPr>
        <w:t>C</w:t>
      </w:r>
      <w:r w:rsidRPr="00FD21E9">
        <w:rPr>
          <w:rFonts w:asciiTheme="majorHAnsi" w:hAnsiTheme="majorHAnsi" w:cstheme="majorHAnsi"/>
          <w:color w:val="00000A"/>
          <w:sz w:val="24"/>
          <w:szCs w:val="24"/>
        </w:rPr>
        <w:t xml:space="preserve"> data to produce a linked, long, and </w:t>
      </w:r>
      <w:r w:rsidR="006514C3">
        <w:rPr>
          <w:rFonts w:asciiTheme="majorHAnsi" w:hAnsiTheme="majorHAnsi" w:cstheme="majorHAnsi"/>
          <w:color w:val="00000A"/>
          <w:sz w:val="24"/>
          <w:szCs w:val="24"/>
        </w:rPr>
        <w:t>H</w:t>
      </w:r>
      <w:r w:rsidRPr="00FD21E9">
        <w:rPr>
          <w:rFonts w:asciiTheme="majorHAnsi" w:hAnsiTheme="majorHAnsi" w:cstheme="majorHAnsi"/>
          <w:color w:val="00000A"/>
          <w:sz w:val="24"/>
          <w:szCs w:val="24"/>
        </w:rPr>
        <w:t>i-</w:t>
      </w:r>
      <w:r w:rsidR="006514C3">
        <w:rPr>
          <w:rFonts w:asciiTheme="majorHAnsi" w:hAnsiTheme="majorHAnsi" w:cstheme="majorHAnsi"/>
          <w:color w:val="00000A"/>
          <w:sz w:val="24"/>
          <w:szCs w:val="24"/>
        </w:rPr>
        <w:t>C</w:t>
      </w:r>
      <w:r w:rsidRPr="00FD21E9">
        <w:rPr>
          <w:rFonts w:asciiTheme="majorHAnsi" w:hAnsiTheme="majorHAnsi" w:cstheme="majorHAnsi"/>
          <w:color w:val="00000A"/>
          <w:sz w:val="24"/>
          <w:szCs w:val="24"/>
        </w:rPr>
        <w:t xml:space="preserve"> read (A</w:t>
      </w:r>
      <w:r w:rsidRPr="00FD21E9">
        <w:rPr>
          <w:rFonts w:asciiTheme="majorHAnsi" w:hAnsiTheme="majorHAnsi" w:cstheme="majorHAnsi"/>
          <w:color w:val="00000A"/>
          <w:sz w:val="24"/>
          <w:szCs w:val="24"/>
          <w:vertAlign w:val="subscript"/>
        </w:rPr>
        <w:t>3</w:t>
      </w:r>
      <w:r w:rsidRPr="00FD21E9">
        <w:rPr>
          <w:rFonts w:asciiTheme="majorHAnsi" w:hAnsiTheme="majorHAnsi" w:cstheme="majorHAnsi"/>
          <w:color w:val="00000A"/>
          <w:sz w:val="24"/>
          <w:szCs w:val="24"/>
        </w:rPr>
        <w:t>) assembly. Finally, to anchor the A</w:t>
      </w:r>
      <w:r w:rsidRPr="00FD21E9">
        <w:rPr>
          <w:rFonts w:asciiTheme="majorHAnsi" w:hAnsiTheme="majorHAnsi" w:cstheme="majorHAnsi"/>
          <w:color w:val="00000A"/>
          <w:sz w:val="24"/>
          <w:szCs w:val="24"/>
          <w:vertAlign w:val="subscript"/>
        </w:rPr>
        <w:t>3</w:t>
      </w:r>
      <w:r w:rsidRPr="00FD21E9">
        <w:rPr>
          <w:rFonts w:asciiTheme="majorHAnsi" w:hAnsiTheme="majorHAnsi" w:cstheme="majorHAnsi"/>
          <w:color w:val="00000A"/>
          <w:sz w:val="24"/>
          <w:szCs w:val="24"/>
        </w:rPr>
        <w:t xml:space="preserve"> assembly into chromosome-scale scaffolds we used </w:t>
      </w:r>
      <w:proofErr w:type="spellStart"/>
      <w:r w:rsidRPr="0087338E">
        <w:rPr>
          <w:rFonts w:asciiTheme="majorHAnsi" w:hAnsiTheme="majorHAnsi" w:cstheme="majorHAnsi"/>
          <w:sz w:val="24"/>
          <w:szCs w:val="24"/>
        </w:rPr>
        <w:t>chromonomer</w:t>
      </w:r>
      <w:proofErr w:type="spellEnd"/>
      <w:r w:rsidRPr="0087338E">
        <w:rPr>
          <w:rFonts w:asciiTheme="majorHAnsi" w:hAnsiTheme="majorHAnsi" w:cstheme="majorHAnsi"/>
          <w:sz w:val="24"/>
          <w:szCs w:val="24"/>
        </w:rPr>
        <w:t xml:space="preserve"> v1.13</w:t>
      </w:r>
      <w:r w:rsidR="0087338E" w:rsidRPr="0087338E">
        <w:rPr>
          <w:rFonts w:asciiTheme="majorHAnsi" w:hAnsiTheme="majorHAnsi" w:cstheme="majorHAnsi"/>
          <w:sz w:val="24"/>
          <w:szCs w:val="24"/>
        </w:rPr>
        <w:t xml:space="preserve"> </w:t>
      </w:r>
      <w:r w:rsidRPr="0087338E">
        <w:rPr>
          <w:rFonts w:asciiTheme="majorHAnsi" w:hAnsiTheme="majorHAnsi" w:cstheme="majorHAnsi"/>
          <w:sz w:val="24"/>
          <w:szCs w:val="24"/>
        </w:rPr>
        <w:fldChar w:fldCharType="begin"/>
      </w:r>
      <w:r w:rsidR="00D86949" w:rsidRPr="0087338E">
        <w:rPr>
          <w:rFonts w:asciiTheme="majorHAnsi" w:hAnsiTheme="majorHAnsi" w:cstheme="majorHAnsi"/>
          <w:sz w:val="24"/>
          <w:szCs w:val="24"/>
        </w:rPr>
        <w:instrText xml:space="preserve"> ADDIN ZOTERO_ITEM CSL_CITATION {"citationID":"DNN9k1h0","properties":{"formattedCitation":"(Catchen et al., 2020)","plainCitation":"(Catchen et al., 2020)","noteIndex":0},"citationItems":[{"id":492,"uris":["http://zotero.org/users/local/3tku6QP0/items/FDEMU4N3"],"itemData":{"id":492,"type":"article-journal","abstract":"The pace of the sequencing and computational assembly of novel reference genomes is accelerating. Though DNA sequencing technologies and assembly software tools continue to improve, biological features of genomes such as repetitive sequence as well as molecular artifacts that often accompany sequencing library preparation can lead to fragmented or chimeric assemblies. If left uncorrected, defects like these trammel progress on understanding genome structure and function, or worse, positively mislead this research. Fortunately, integration of additional, independent streams of information, such as a marker-dense genetic map and conserved orthologous gene order from related taxa, can be used to scaffold together unlinked, disordered fragments and to restructure a reference genome where it is incorrectly joined. We present a tool set for automating these processes, one that additionally tracks any changes to the assembly and to the genetic map, and which allows the user to scrutinize these changes with the help of web-based, graphical visualizations. Chromonomer takes a user-deﬁned reference genome, a map of genetic markers, and, optionally, conserved synteny information to construct an improved reference genome of chromosome models: a “chromonome”. We demonstrate Chromonomer’s performance on genome assemblies and genetic maps that have disparate characteristics and levels of quality.","container-title":"G3: Genes|Genomes|Genetics","DOI":"10.1534/g3.120.401485","issue":"11","language":"en","page":"4115-4128","source":"Zotero","title":"Chromonomer: A Tool Set for Repairing and Enhancing Assembled Genomes Through Integration of Genetic Maps and Conserved Synteny","volume":"10","author":[{"family":"Catchen","given":"Julian"},{"family":"Amores","given":"Angel"},{"family":"Bassham","given":"Susan"}],"issued":{"date-parts":[["2020"]]}}}],"schema":"https://github.com/citation-style-language/schema/raw/master/csl-citation.json"} </w:instrText>
      </w:r>
      <w:r w:rsidRPr="0087338E">
        <w:rPr>
          <w:rFonts w:asciiTheme="majorHAnsi" w:hAnsiTheme="majorHAnsi" w:cstheme="majorHAnsi"/>
          <w:sz w:val="24"/>
          <w:szCs w:val="24"/>
        </w:rPr>
        <w:fldChar w:fldCharType="separate"/>
      </w:r>
      <w:r w:rsidR="00D86949" w:rsidRPr="0087338E">
        <w:rPr>
          <w:rFonts w:ascii="Calibri Light" w:hAnsiTheme="majorHAnsi" w:cs="Calibri Light"/>
          <w:sz w:val="24"/>
        </w:rPr>
        <w:t>(</w:t>
      </w:r>
      <w:proofErr w:type="spellStart"/>
      <w:r w:rsidR="00D86949" w:rsidRPr="0087338E">
        <w:rPr>
          <w:rFonts w:ascii="Calibri Light" w:hAnsiTheme="majorHAnsi" w:cs="Calibri Light"/>
          <w:sz w:val="24"/>
        </w:rPr>
        <w:t>Catchen</w:t>
      </w:r>
      <w:proofErr w:type="spellEnd"/>
      <w:r w:rsidR="00D86949" w:rsidRPr="0087338E">
        <w:rPr>
          <w:rFonts w:ascii="Calibri Light" w:hAnsiTheme="majorHAnsi" w:cs="Calibri Light"/>
          <w:sz w:val="24"/>
        </w:rPr>
        <w:t xml:space="preserve"> et al., 2020)</w:t>
      </w:r>
      <w:r w:rsidRPr="0087338E">
        <w:rPr>
          <w:rFonts w:asciiTheme="majorHAnsi" w:hAnsiTheme="majorHAnsi" w:cstheme="majorHAnsi"/>
          <w:sz w:val="24"/>
          <w:szCs w:val="24"/>
        </w:rPr>
        <w:fldChar w:fldCharType="end"/>
      </w:r>
      <w:r w:rsidRPr="0087338E">
        <w:rPr>
          <w:rFonts w:asciiTheme="majorHAnsi" w:hAnsiTheme="majorHAnsi" w:cstheme="majorHAnsi"/>
          <w:sz w:val="24"/>
          <w:szCs w:val="24"/>
        </w:rPr>
        <w:t xml:space="preserve"> in combination with a previously published delta smelt linkage map</w:t>
      </w:r>
      <w:r w:rsidR="0087338E" w:rsidRPr="0087338E">
        <w:rPr>
          <w:rFonts w:asciiTheme="majorHAnsi" w:hAnsiTheme="majorHAnsi" w:cstheme="majorHAnsi"/>
          <w:sz w:val="24"/>
          <w:szCs w:val="24"/>
        </w:rPr>
        <w:t xml:space="preserve"> </w:t>
      </w:r>
      <w:r w:rsidRPr="0087338E">
        <w:rPr>
          <w:rFonts w:asciiTheme="majorHAnsi" w:hAnsiTheme="majorHAnsi" w:cstheme="majorHAnsi"/>
          <w:sz w:val="24"/>
          <w:szCs w:val="24"/>
        </w:rPr>
        <w:fldChar w:fldCharType="begin"/>
      </w:r>
      <w:r w:rsidR="00D86949" w:rsidRPr="0087338E">
        <w:rPr>
          <w:rFonts w:asciiTheme="majorHAnsi" w:hAnsiTheme="majorHAnsi" w:cstheme="majorHAnsi"/>
          <w:sz w:val="24"/>
          <w:szCs w:val="24"/>
        </w:rPr>
        <w:instrText xml:space="preserve"> ADDIN ZOTERO_ITEM CSL_CITATION {"citationID":"Jo3upBbf","properties":{"formattedCitation":"(Lew et al., 2015)","plainCitation":"(Lew et al., 2015)","noteIndex":0},"citationItems":[{"id":224,"uris":["http://zotero.org/users/local/3tku6QP0/items/NMRF5PW2"],"itemData":{"id":224,"type":"article-journal","abstract":"AbstractThe Delta Smelt Hypomesus transpacificus, listed as threatened under the California Endangered Species Act, has been cultured at a conservation hatchery since 2008 in response to significant declines in the wild. The conservation hatchery relies on accurate, efficacious, and reproducible molecular techniques to help maintain the captive population's overall genetic diversity and to minimize inbreeding. We created a panel of single-nucleotide polymorphisms (SNPs) to support broodstock pedigree reconstruction and improve upon current genetic management. For the SNP discovery, we sequenced 27 broodstock samples from the 2012 spawn by using restriction site-associated DNA sequencing (RAD-seq). We then created a linkage map by genotyping three single-pair crosses at 2,317 newly discovered loci with RAD-seq. We successfully mapped 1,123 loci and identified 26 linkage groups. Fluidigm SNP Type genotyping assays were developed for 104 mapped loci that were selected for minor allele frequencies (MAFs) grea...","container-title":"Transactions of the American Fisheries Society","DOI":"10.1080/00028487.2015.1037016","ISSN":"0002-8487","issue":"4","page":"767-779","title":"Using Next-Generation Sequencing to Assist a Conservation Hatchery: a Single-Nucleotide Polymorphism Panel for the Genetic Management of Endangered Delta Smelt","volume":"144","author":[{"family":"Lew","given":"Ryan M."},{"family":"Finger","given":"Amanda J."},{"family":"Baerwald","given":"Melinda R."},{"family":"Goodbla","given":"Alisha"},{"family":"May","given":"Bernie"},{"family":"Meek","given":"Mariah H."}],"issued":{"date-parts":[["2015"]]}}}],"schema":"https://github.com/citation-style-language/schema/raw/master/csl-citation.json"} </w:instrText>
      </w:r>
      <w:r w:rsidRPr="0087338E">
        <w:rPr>
          <w:rFonts w:asciiTheme="majorHAnsi" w:hAnsiTheme="majorHAnsi" w:cstheme="majorHAnsi"/>
          <w:sz w:val="24"/>
          <w:szCs w:val="24"/>
        </w:rPr>
        <w:fldChar w:fldCharType="separate"/>
      </w:r>
      <w:r w:rsidR="00D86949" w:rsidRPr="0087338E">
        <w:rPr>
          <w:rFonts w:ascii="Calibri Light" w:hAnsiTheme="majorHAnsi" w:cs="Calibri Light"/>
          <w:sz w:val="24"/>
        </w:rPr>
        <w:t>(Lew et al., 2015)</w:t>
      </w:r>
      <w:r w:rsidRPr="0087338E">
        <w:rPr>
          <w:rFonts w:asciiTheme="majorHAnsi" w:hAnsiTheme="majorHAnsi" w:cstheme="majorHAnsi"/>
          <w:sz w:val="24"/>
          <w:szCs w:val="24"/>
        </w:rPr>
        <w:fldChar w:fldCharType="end"/>
      </w:r>
      <w:r w:rsidRPr="0087338E">
        <w:rPr>
          <w:rFonts w:asciiTheme="majorHAnsi" w:hAnsiTheme="majorHAnsi" w:cstheme="majorHAnsi"/>
          <w:sz w:val="24"/>
          <w:szCs w:val="24"/>
        </w:rPr>
        <w:t xml:space="preserve"> to produce a chromosome-level reference genome (A</w:t>
      </w:r>
      <w:r w:rsidRPr="0087338E">
        <w:rPr>
          <w:rFonts w:asciiTheme="majorHAnsi" w:hAnsiTheme="majorHAnsi" w:cstheme="majorHAnsi"/>
          <w:sz w:val="24"/>
          <w:szCs w:val="24"/>
          <w:vertAlign w:val="subscript"/>
        </w:rPr>
        <w:t>4</w:t>
      </w:r>
      <w:r w:rsidRPr="0087338E">
        <w:rPr>
          <w:rFonts w:asciiTheme="majorHAnsi" w:hAnsiTheme="majorHAnsi" w:cstheme="majorHAnsi"/>
          <w:sz w:val="24"/>
          <w:szCs w:val="24"/>
        </w:rPr>
        <w:t>) assembly.</w:t>
      </w:r>
    </w:p>
    <w:p w14:paraId="609DE5C6" w14:textId="77777777" w:rsidR="003F5039" w:rsidRPr="00FD21E9" w:rsidRDefault="003F5039" w:rsidP="003F5039">
      <w:pPr>
        <w:spacing w:line="480" w:lineRule="auto"/>
        <w:ind w:right="270"/>
        <w:rPr>
          <w:rFonts w:asciiTheme="majorHAnsi" w:hAnsiTheme="majorHAnsi" w:cstheme="majorHAnsi"/>
          <w:sz w:val="24"/>
          <w:szCs w:val="24"/>
        </w:rPr>
      </w:pPr>
    </w:p>
    <w:p w14:paraId="2484BA38" w14:textId="77777777" w:rsidR="003F5039" w:rsidRPr="00FD21E9" w:rsidRDefault="003F5039" w:rsidP="003F5039">
      <w:pPr>
        <w:pStyle w:val="HTMLAddress"/>
        <w:spacing w:line="480" w:lineRule="auto"/>
        <w:outlineLvl w:val="2"/>
        <w:rPr>
          <w:rFonts w:asciiTheme="majorHAnsi" w:hAnsiTheme="majorHAnsi" w:cstheme="majorHAnsi"/>
          <w:sz w:val="24"/>
          <w:szCs w:val="24"/>
        </w:rPr>
      </w:pPr>
      <w:bookmarkStart w:id="44" w:name="_Toc113123190"/>
      <w:bookmarkStart w:id="45" w:name="_Toc113273229"/>
      <w:r w:rsidRPr="00FD21E9">
        <w:rPr>
          <w:rFonts w:asciiTheme="majorHAnsi" w:hAnsiTheme="majorHAnsi" w:cstheme="majorHAnsi"/>
          <w:sz w:val="24"/>
          <w:szCs w:val="24"/>
        </w:rPr>
        <w:t>Assembly quality assessment</w:t>
      </w:r>
      <w:bookmarkEnd w:id="44"/>
      <w:bookmarkEnd w:id="45"/>
    </w:p>
    <w:p w14:paraId="12E8AF4B" w14:textId="38B86592" w:rsidR="003F5039" w:rsidRPr="00FD21E9" w:rsidRDefault="003F5039" w:rsidP="003F5039">
      <w:pPr>
        <w:spacing w:line="480" w:lineRule="auto"/>
        <w:ind w:right="270"/>
        <w:rPr>
          <w:rFonts w:asciiTheme="majorHAnsi" w:hAnsiTheme="majorHAnsi" w:cstheme="majorHAnsi"/>
          <w:sz w:val="24"/>
          <w:szCs w:val="24"/>
        </w:rPr>
      </w:pPr>
      <w:r w:rsidRPr="00FD21E9">
        <w:rPr>
          <w:rFonts w:asciiTheme="majorHAnsi" w:hAnsiTheme="majorHAnsi" w:cstheme="majorHAnsi"/>
          <w:sz w:val="24"/>
          <w:szCs w:val="24"/>
        </w:rPr>
        <w:lastRenderedPageBreak/>
        <w:t>After each step generated a draft assembly (A</w:t>
      </w:r>
      <w:r w:rsidRPr="00FD21E9">
        <w:rPr>
          <w:rFonts w:asciiTheme="majorHAnsi" w:hAnsiTheme="majorHAnsi" w:cstheme="majorHAnsi"/>
          <w:sz w:val="24"/>
          <w:szCs w:val="24"/>
          <w:vertAlign w:val="subscript"/>
        </w:rPr>
        <w:t xml:space="preserve">1 </w:t>
      </w:r>
      <w:r w:rsidRPr="00FD21E9">
        <w:rPr>
          <w:rFonts w:asciiTheme="majorHAnsi" w:hAnsiTheme="majorHAnsi" w:cstheme="majorHAnsi"/>
          <w:sz w:val="24"/>
          <w:szCs w:val="24"/>
        </w:rPr>
        <w:t>- A</w:t>
      </w:r>
      <w:r w:rsidRPr="00FD21E9">
        <w:rPr>
          <w:rFonts w:asciiTheme="majorHAnsi" w:hAnsiTheme="majorHAnsi" w:cstheme="majorHAnsi"/>
          <w:sz w:val="24"/>
          <w:szCs w:val="24"/>
          <w:vertAlign w:val="subscript"/>
        </w:rPr>
        <w:t>4</w:t>
      </w:r>
      <w:r w:rsidR="006514C3">
        <w:rPr>
          <w:rFonts w:asciiTheme="majorHAnsi" w:hAnsiTheme="majorHAnsi" w:cstheme="majorHAnsi"/>
          <w:sz w:val="24"/>
          <w:szCs w:val="24"/>
        </w:rPr>
        <w:t>)</w:t>
      </w:r>
      <w:r w:rsidRPr="00FD21E9">
        <w:rPr>
          <w:rFonts w:asciiTheme="majorHAnsi" w:hAnsiTheme="majorHAnsi" w:cstheme="majorHAnsi"/>
          <w:sz w:val="24"/>
          <w:szCs w:val="24"/>
        </w:rPr>
        <w:t xml:space="preserve">, we evaluated the contiguity, content, and composition of the resulting </w:t>
      </w:r>
      <w:proofErr w:type="spellStart"/>
      <w:r w:rsidRPr="00FD21E9">
        <w:rPr>
          <w:rFonts w:asciiTheme="majorHAnsi" w:hAnsiTheme="majorHAnsi" w:cstheme="majorHAnsi"/>
          <w:sz w:val="24"/>
          <w:szCs w:val="24"/>
        </w:rPr>
        <w:t>fasta</w:t>
      </w:r>
      <w:proofErr w:type="spellEnd"/>
      <w:r w:rsidRPr="00FD21E9">
        <w:rPr>
          <w:rFonts w:asciiTheme="majorHAnsi" w:hAnsiTheme="majorHAnsi" w:cstheme="majorHAnsi"/>
          <w:sz w:val="24"/>
          <w:szCs w:val="24"/>
        </w:rPr>
        <w:t xml:space="preserve"> file. To assess each assembly’s completeness, we used the evolutionarily informed Benchmarking Universal Single-Copy Orthologs (BUSCO) v4.0.6</w:t>
      </w:r>
      <w:r w:rsidR="0087338E">
        <w:rPr>
          <w:rFonts w:asciiTheme="majorHAnsi" w:hAnsiTheme="majorHAnsi" w:cstheme="majorHAnsi"/>
          <w:sz w:val="24"/>
          <w:szCs w:val="24"/>
        </w:rPr>
        <w:t xml:space="preserve"> </w:t>
      </w:r>
      <w:r w:rsidRPr="00FD21E9">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{"citationID":"jkkkCtoG","properties":{"formattedCitation":"(Sim\\uc0\\u227{}o et al., 2015)","plainCitation":"(Simão et al., 2015)","noteIndex":0},"citationItems":[{"id":393,"uris":["http://zotero.org/users/local/3tku6QP0/items/RLQY2IMS"],"itemData":{"id":393,"type":"article-journal","abstract":"ABSTRACT Motivation: Genomics has revolutionised biological research, but quality assessment of the resulting assembled sequences is compli- cated and remains mostly limited to technical measures like N50. Results: We propose a measure for quantitative assessment of genome assembly and annotation completeness based on evolu- tionarily informed expectations of gene content. We implemented the assessment procedure in open-source software, with sets of Benchmarking Universal Single-Copy Orthologs, named BUSCO. Availability and Implementation: Software implemented in Python and datasets available for download from http://busco.ezlab.org. Contact: Evgeny.Zdobnov@unige.ch Genomics","container-title":"Bioinformatics","DOI":"10.1093/bioinformatics/btv351","issue":"19","page":"3210-3212","title":"BUSCO: Assessing genome assembly and annotation completeness with single-copy orthologs","volume":"31","author":[{"family":"Simão","given":"Felipe A."},{"family":"Waterhouse","given":"Robert M."},{"family":"Ioannidis","given":"Panagiotis"},{"family":"Kriventseva","given":"Evgenia V."},{"family":"Zdobnov","given":"Evgeny M."}],"issued":{"date-parts":[["2015"]]}}}],"schema":"https://github.com/citation-style-language/schema/raw/master/csl-citation.json"} </w:instrText>
      </w:r>
      <w:r w:rsidRPr="00FD21E9">
        <w:rPr>
          <w:rFonts w:asciiTheme="majorHAnsi" w:hAnsiTheme="majorHAnsi" w:cstheme="majorHAnsi"/>
          <w:sz w:val="24"/>
          <w:szCs w:val="24"/>
        </w:rPr>
        <w:fldChar w:fldCharType="separate"/>
      </w:r>
      <w:r w:rsidR="00D86949" w:rsidRPr="00D86949">
        <w:rPr>
          <w:rFonts w:ascii="Calibri Light" w:hAnsiTheme="majorHAnsi" w:cs="Calibri Light"/>
          <w:sz w:val="24"/>
        </w:rPr>
        <w:t>(Simão et al., 2015)</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 xml:space="preserve"> Actinopterygii lineage (actinopterygii_odb10) dataset in genome mode. </w:t>
      </w:r>
    </w:p>
    <w:p w14:paraId="03998586" w14:textId="3D6F97DB" w:rsidR="003F5039" w:rsidRPr="00FD21E9" w:rsidRDefault="003F5039" w:rsidP="003F5039">
      <w:pPr>
        <w:spacing w:line="480" w:lineRule="auto"/>
        <w:ind w:right="270"/>
        <w:rPr>
          <w:rFonts w:asciiTheme="majorHAnsi" w:hAnsiTheme="majorHAnsi" w:cstheme="majorHAnsi"/>
          <w:sz w:val="24"/>
          <w:szCs w:val="24"/>
        </w:rPr>
      </w:pPr>
      <w:r w:rsidRPr="00FD21E9">
        <w:rPr>
          <w:rFonts w:asciiTheme="majorHAnsi" w:hAnsiTheme="majorHAnsi" w:cstheme="majorHAnsi"/>
          <w:sz w:val="24"/>
          <w:szCs w:val="24"/>
        </w:rPr>
        <w:t xml:space="preserve">To acquire assembly metrics, such as N50, L50, number of contigs, and assembly length, we used </w:t>
      </w:r>
      <w:proofErr w:type="spellStart"/>
      <w:r w:rsidRPr="00FD21E9">
        <w:rPr>
          <w:rFonts w:asciiTheme="majorHAnsi" w:hAnsiTheme="majorHAnsi" w:cstheme="majorHAnsi"/>
          <w:sz w:val="24"/>
          <w:szCs w:val="24"/>
        </w:rPr>
        <w:t>GenomeTools</w:t>
      </w:r>
      <w:proofErr w:type="spellEnd"/>
      <w:r w:rsidRPr="00FD21E9">
        <w:rPr>
          <w:rFonts w:asciiTheme="majorHAnsi" w:hAnsiTheme="majorHAnsi" w:cstheme="majorHAnsi"/>
          <w:sz w:val="24"/>
          <w:szCs w:val="24"/>
        </w:rPr>
        <w:t xml:space="preserve"> v1.5.10</w:t>
      </w:r>
      <w:r w:rsidR="0087338E">
        <w:rPr>
          <w:rFonts w:asciiTheme="majorHAnsi" w:hAnsiTheme="majorHAnsi" w:cstheme="majorHAnsi"/>
          <w:sz w:val="24"/>
          <w:szCs w:val="24"/>
        </w:rPr>
        <w:t xml:space="preserve"> </w:t>
      </w:r>
      <w:r w:rsidRPr="00FD21E9">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{"citationID":"KMXj7ivB","properties":{"formattedCitation":"(Gremme et al., 2013)","plainCitation":"(Gremme et al., 2013)","noteIndex":0},"citationItems":[{"id":577,"uris":["http://zotero.org/users/local/3tku6QP0/items/7NDVMJC3"],"itemData":{"id":577,"type":"article-journal","container-title":"IEEE/ACM transactions on computational biology and bioinformatics / IEEE, ACM","DOI":"10.1109/TCBB.2013.68","page":"645-656","title":"GenomeTools: A Comprehensive Software Library for Efficient Processing of Structured Genome Annotations","volume":"10","author":[{"family":"Gremme","given":"Gordon"},{"family":"Steinbiss","given":"Sascha"},{"family":"Kurtz","given":"Stefan"}],"issued":{"date-parts":[["2013",5]]}}}],"schema":"https://github.com/citation-style-language/schema/raw/master/csl-citation.json"} </w:instrText>
      </w:r>
      <w:r w:rsidRPr="00FD21E9">
        <w:rPr>
          <w:rFonts w:asciiTheme="majorHAnsi" w:hAnsiTheme="majorHAnsi" w:cstheme="majorHAnsi"/>
          <w:sz w:val="24"/>
          <w:szCs w:val="24"/>
        </w:rPr>
        <w:fldChar w:fldCharType="separate"/>
      </w:r>
      <w:r w:rsidR="00D86949">
        <w:rPr>
          <w:rFonts w:ascii="Calibri Light" w:hAnsiTheme="majorHAnsi" w:cs="Calibri Light"/>
          <w:sz w:val="24"/>
        </w:rPr>
        <w:t>(</w:t>
      </w:r>
      <w:proofErr w:type="spellStart"/>
      <w:r w:rsidR="00D86949">
        <w:rPr>
          <w:rFonts w:ascii="Calibri Light" w:hAnsiTheme="majorHAnsi" w:cs="Calibri Light"/>
          <w:sz w:val="24"/>
        </w:rPr>
        <w:t>Gremme</w:t>
      </w:r>
      <w:proofErr w:type="spellEnd"/>
      <w:r w:rsidR="00D86949">
        <w:rPr>
          <w:rFonts w:ascii="Calibri Light" w:hAnsiTheme="majorHAnsi" w:cs="Calibri Light"/>
          <w:sz w:val="24"/>
        </w:rPr>
        <w:t xml:space="preserve"> et al., 2013)</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 Read length histograms were generated using jellyfish</w:t>
      </w:r>
      <w:r w:rsidR="0087338E">
        <w:rPr>
          <w:rFonts w:asciiTheme="majorHAnsi" w:hAnsiTheme="majorHAnsi" w:cstheme="majorHAnsi"/>
          <w:sz w:val="24"/>
          <w:szCs w:val="24"/>
        </w:rPr>
        <w:t xml:space="preserve"> </w:t>
      </w:r>
      <w:r w:rsidRPr="00FD21E9">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{"citationID":"E2k5g54N","properties":{"formattedCitation":"(Mar\\uc0\\u231{}ais &amp; Kingsford, 2011)","plainCitation":"(Marçais &amp; Kingsford, 2011)","noteIndex":0},"citationItems":[{"id":575,"uris":["http://zotero.org/users/local/3tku6QP0/items/JQCIF2XT"],"itemData":{"id":575,"type":"article-journal","abstract":"Motivation: Counting the number of occurrences of every k-mer (substring of length k) in a long string is a central subproblem in many applications, including genome assembly, error correction of sequencing reads, fast multiple sequence alignment and repeat detection. Recently, the deep sequence coverage generated by next-generation sequencing technologies has caused the amount of sequence to be processed during a genome project to grow rapidly, and has rendered current k-mer counting tools too slow and memory intensive. At the same time, large multicore computers have become commonplace in research facilities allowing for a new parallel computational paradigm.","container-title":"Bioinformatics","DOI":"10.1093/bioinformatics/btr011","ISSN":"1460-2059, 1367-4803","issue":"6","language":"en","page":"764-770","source":"DOI.org (Crossref)","title":"A fast, lock-free approach for efficient parallel counting of occurrences of k-mers","volume":"27","author":[{"family":"Marçais","given":"Guillaume"},{"family":"Kingsford","given":"Carl"}],"issued":{"date-parts":[["2011",3,15]]}}}],"schema":"https://github.com/citation-style-language/schema/raw/master/csl-citation.json"} </w:instrText>
      </w:r>
      <w:r w:rsidRPr="00FD21E9">
        <w:rPr>
          <w:rFonts w:asciiTheme="majorHAnsi" w:hAnsiTheme="majorHAnsi" w:cstheme="majorHAnsi"/>
          <w:sz w:val="24"/>
          <w:szCs w:val="24"/>
        </w:rPr>
        <w:fldChar w:fldCharType="separate"/>
      </w:r>
      <w:r w:rsidR="00D86949" w:rsidRPr="00D86949">
        <w:rPr>
          <w:rFonts w:ascii="Calibri Light" w:hAnsiTheme="majorHAnsi" w:cs="Calibri Light"/>
          <w:sz w:val="24"/>
        </w:rPr>
        <w:t>(Marçais &amp; Kingsford, 2011)</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 All assemblies within each sex and between sexes were compared using QUAST v5.2.0</w:t>
      </w:r>
      <w:r w:rsidR="0087338E">
        <w:rPr>
          <w:rFonts w:asciiTheme="majorHAnsi" w:hAnsiTheme="majorHAnsi" w:cstheme="majorHAnsi"/>
          <w:sz w:val="24"/>
          <w:szCs w:val="24"/>
        </w:rPr>
        <w:t xml:space="preserve"> </w:t>
      </w:r>
      <w:r w:rsidRPr="00FD21E9">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{"citationID":"bsR3rfEB","properties":{"formattedCitation":"(Gurevich et al., 2013)","plainCitation":"(Gurevich et al., 2013)","noteIndex":0},"citationItems":[{"id":420,"uris":["http://zotero.org/users/local/3tku6QP0/items/NXN7B9RN"],"itemData":{"id":420,"type":"article-journal","abstract":"SUMMARY: Limitations of genome sequencing techniques have led to dozens of assembly algorithms, none of which is perfect. A number of methods for comparing assemblers have been developed, but none is yet a recognized benchmark. Further, most existing methods for comparing assemblies are only applicable to new assemblies of finished genomes; the problem of evaluating assemblies of previously unsequenced species has not been adequately considered. Here, we present QUAST-a quality assessment tool for evaluating and comparing genome assemblies. This tool improves on leading assembly comparison software with new ideas and quality metrics. QUAST can evaluate assemblies both with a reference genome, as well as without a reference. QUAST produces many reports, summary tables and plots to help scientists in their research and in their publications. In this study, we used QUAST to compare several genome assemblers on three datasets. QUAST tables and plots for all of them are available in the Supplementary Material, and interactive versions of these reports are on the QUAST website.\\n\\nAVAILABILITY: http://bioinf.spbau.ru/quast .\\n\\nSUPPLEMENTARY INFORMATION: Supplementary data are available at Bioinformatics online.","container-title":"Bioinformatics","DOI":"10.1093/bioinformatics/btt086","issue":"8","page":"1072-1075","title":"QUAST: Quality assessment tool for genome assemblies","volume":"29","author":[{"family":"Gurevich","given":"Alexey"},{"family":"Saveliev","given":"Vladislav"},{"family":"Vyahhi","given":"Nikolay"},{"family":"Tesler","given":"Glenn"}],"issued":{"date-parts":[["2013"]]}}}],"schema":"https://github.com/citation-style-language/schema/raw/master/csl-citation.json"} </w:instrText>
      </w:r>
      <w:r w:rsidRPr="00FD21E9">
        <w:rPr>
          <w:rFonts w:asciiTheme="majorHAnsi" w:hAnsiTheme="majorHAnsi" w:cstheme="majorHAnsi"/>
          <w:sz w:val="24"/>
          <w:szCs w:val="24"/>
        </w:rPr>
        <w:fldChar w:fldCharType="separate"/>
      </w:r>
      <w:r w:rsidR="00D86949">
        <w:rPr>
          <w:rFonts w:ascii="Calibri Light" w:hAnsiTheme="majorHAnsi" w:cs="Calibri Light"/>
          <w:sz w:val="24"/>
        </w:rPr>
        <w:t>(Gurevich et al., 2013)</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w:t>
      </w:r>
    </w:p>
    <w:p w14:paraId="33A41EC7" w14:textId="77777777" w:rsidR="003F5039" w:rsidRPr="00FD21E9" w:rsidRDefault="003F5039" w:rsidP="003F5039">
      <w:pPr>
        <w:spacing w:line="480" w:lineRule="auto"/>
        <w:ind w:right="270"/>
        <w:rPr>
          <w:rFonts w:asciiTheme="majorHAnsi" w:hAnsiTheme="majorHAnsi" w:cstheme="majorHAnsi"/>
          <w:b/>
          <w:bCs/>
          <w:sz w:val="24"/>
          <w:szCs w:val="24"/>
          <w:u w:val="single"/>
        </w:rPr>
      </w:pPr>
    </w:p>
    <w:p w14:paraId="3A3D7B81" w14:textId="77777777" w:rsidR="003F5039" w:rsidRPr="00FD21E9" w:rsidRDefault="003F5039" w:rsidP="003F5039">
      <w:pPr>
        <w:pStyle w:val="HTMLAddress"/>
        <w:spacing w:line="480" w:lineRule="auto"/>
        <w:outlineLvl w:val="2"/>
        <w:rPr>
          <w:rFonts w:asciiTheme="majorHAnsi" w:hAnsiTheme="majorHAnsi" w:cstheme="majorHAnsi"/>
          <w:b/>
          <w:bCs/>
          <w:sz w:val="24"/>
          <w:szCs w:val="24"/>
          <w:u w:val="single"/>
        </w:rPr>
      </w:pPr>
      <w:bookmarkStart w:id="46" w:name="_Toc113123191"/>
      <w:bookmarkStart w:id="47" w:name="_Toc113273230"/>
      <w:r w:rsidRPr="00FD21E9">
        <w:rPr>
          <w:rFonts w:asciiTheme="majorHAnsi" w:hAnsiTheme="majorHAnsi" w:cstheme="majorHAnsi"/>
          <w:sz w:val="24"/>
          <w:szCs w:val="24"/>
        </w:rPr>
        <w:t>Cytogenic chromosome validation</w:t>
      </w:r>
      <w:bookmarkEnd w:id="46"/>
      <w:bookmarkEnd w:id="47"/>
    </w:p>
    <w:p w14:paraId="63B7DB14" w14:textId="4BCBB4DE" w:rsidR="003F5039" w:rsidRPr="00FD21E9" w:rsidRDefault="003F5039" w:rsidP="003F5039">
      <w:pPr>
        <w:spacing w:line="480" w:lineRule="auto"/>
        <w:rPr>
          <w:rFonts w:asciiTheme="majorHAnsi" w:hAnsiTheme="majorHAnsi" w:cstheme="majorHAnsi"/>
          <w:sz w:val="24"/>
          <w:szCs w:val="24"/>
        </w:rPr>
      </w:pPr>
      <w:commentRangeStart w:id="48"/>
      <w:r w:rsidRPr="00FD21E9">
        <w:rPr>
          <w:rFonts w:asciiTheme="majorHAnsi" w:hAnsiTheme="majorHAnsi" w:cstheme="majorHAnsi"/>
          <w:sz w:val="24"/>
          <w:szCs w:val="24"/>
        </w:rPr>
        <w:t>Fish</w:t>
      </w:r>
      <w:commentRangeEnd w:id="48"/>
      <w:r w:rsidR="006514C3">
        <w:rPr>
          <w:rStyle w:val="CommentReference"/>
        </w:rPr>
        <w:commentReference w:id="48"/>
      </w:r>
      <w:r w:rsidRPr="00FD21E9">
        <w:rPr>
          <w:rFonts w:asciiTheme="majorHAnsi" w:hAnsiTheme="majorHAnsi" w:cstheme="majorHAnsi"/>
          <w:sz w:val="24"/>
          <w:szCs w:val="24"/>
        </w:rPr>
        <w:t xml:space="preserve"> were anesthetized with Colchicine (10 microliters of 1 mg/ml stock) and returned to water after sampling. Individual fish lengths were measured. In both cases </w:t>
      </w:r>
      <w:commentRangeStart w:id="49"/>
      <w:r w:rsidRPr="00FD21E9">
        <w:rPr>
          <w:rFonts w:asciiTheme="majorHAnsi" w:hAnsiTheme="majorHAnsi" w:cstheme="majorHAnsi"/>
          <w:sz w:val="24"/>
          <w:szCs w:val="24"/>
        </w:rPr>
        <w:t>organs</w:t>
      </w:r>
      <w:commentRangeEnd w:id="49"/>
      <w:r w:rsidR="006514C3">
        <w:rPr>
          <w:rStyle w:val="CommentReference"/>
        </w:rPr>
        <w:commentReference w:id="49"/>
      </w:r>
      <w:r w:rsidRPr="00FD21E9">
        <w:rPr>
          <w:rFonts w:asciiTheme="majorHAnsi" w:hAnsiTheme="majorHAnsi" w:cstheme="majorHAnsi"/>
          <w:sz w:val="24"/>
          <w:szCs w:val="24"/>
        </w:rPr>
        <w:t xml:space="preserve"> were rinsed, stored in PBS at </w:t>
      </w:r>
      <w:r w:rsidR="00D32D4D">
        <w:rPr>
          <w:rFonts w:asciiTheme="majorHAnsi" w:hAnsiTheme="majorHAnsi" w:cstheme="majorHAnsi"/>
          <w:sz w:val="24"/>
          <w:szCs w:val="24"/>
        </w:rPr>
        <w:t xml:space="preserve">the </w:t>
      </w:r>
      <w:r w:rsidRPr="00FD21E9">
        <w:rPr>
          <w:rFonts w:asciiTheme="majorHAnsi" w:hAnsiTheme="majorHAnsi" w:cstheme="majorHAnsi"/>
          <w:sz w:val="24"/>
          <w:szCs w:val="24"/>
        </w:rPr>
        <w:t xml:space="preserve">ambient temperature of the </w:t>
      </w:r>
      <w:r w:rsidR="00D32D4D">
        <w:rPr>
          <w:rFonts w:asciiTheme="majorHAnsi" w:hAnsiTheme="majorHAnsi" w:cstheme="majorHAnsi"/>
          <w:sz w:val="24"/>
          <w:szCs w:val="24"/>
        </w:rPr>
        <w:t xml:space="preserve">UC Davis </w:t>
      </w:r>
      <w:r w:rsidR="00D32D4D" w:rsidRPr="00D32D4D">
        <w:rPr>
          <w:rFonts w:asciiTheme="majorHAnsi" w:hAnsiTheme="majorHAnsi" w:cstheme="majorHAnsi"/>
          <w:sz w:val="24"/>
          <w:szCs w:val="24"/>
        </w:rPr>
        <w:t xml:space="preserve">Center </w:t>
      </w:r>
      <w:proofErr w:type="gramStart"/>
      <w:r w:rsidR="00D32D4D" w:rsidRPr="00D32D4D">
        <w:rPr>
          <w:rFonts w:asciiTheme="majorHAnsi" w:hAnsiTheme="majorHAnsi" w:cstheme="majorHAnsi"/>
          <w:sz w:val="24"/>
          <w:szCs w:val="24"/>
        </w:rPr>
        <w:t>For</w:t>
      </w:r>
      <w:proofErr w:type="gramEnd"/>
      <w:r w:rsidR="00D32D4D" w:rsidRPr="00D32D4D">
        <w:rPr>
          <w:rFonts w:asciiTheme="majorHAnsi" w:hAnsiTheme="majorHAnsi" w:cstheme="majorHAnsi"/>
          <w:sz w:val="24"/>
          <w:szCs w:val="24"/>
        </w:rPr>
        <w:t xml:space="preserve"> Aquatic Biology and Aquaculture </w:t>
      </w:r>
      <w:r w:rsidR="00D32D4D">
        <w:rPr>
          <w:rFonts w:asciiTheme="majorHAnsi" w:hAnsiTheme="majorHAnsi" w:cstheme="majorHAnsi"/>
          <w:sz w:val="24"/>
          <w:szCs w:val="24"/>
        </w:rPr>
        <w:t>(</w:t>
      </w:r>
      <w:commentRangeStart w:id="50"/>
      <w:r w:rsidRPr="00FD21E9">
        <w:rPr>
          <w:rFonts w:asciiTheme="majorHAnsi" w:hAnsiTheme="majorHAnsi" w:cstheme="majorHAnsi"/>
          <w:sz w:val="24"/>
          <w:szCs w:val="24"/>
        </w:rPr>
        <w:t>CABA</w:t>
      </w:r>
      <w:commentRangeEnd w:id="50"/>
      <w:r w:rsidR="00D32D4D">
        <w:rPr>
          <w:rFonts w:asciiTheme="majorHAnsi" w:hAnsiTheme="majorHAnsi" w:cstheme="majorHAnsi"/>
          <w:sz w:val="24"/>
          <w:szCs w:val="24"/>
        </w:rPr>
        <w:t>)</w:t>
      </w:r>
      <w:r w:rsidR="000C6B61">
        <w:rPr>
          <w:rStyle w:val="CommentReference"/>
        </w:rPr>
        <w:commentReference w:id="50"/>
      </w:r>
      <w:r w:rsidRPr="00FD21E9">
        <w:rPr>
          <w:rFonts w:asciiTheme="majorHAnsi" w:hAnsiTheme="majorHAnsi" w:cstheme="majorHAnsi"/>
          <w:sz w:val="24"/>
          <w:szCs w:val="24"/>
        </w:rPr>
        <w:t xml:space="preserve"> </w:t>
      </w:r>
      <w:r w:rsidR="00D32D4D">
        <w:rPr>
          <w:rFonts w:asciiTheme="majorHAnsi" w:hAnsiTheme="majorHAnsi" w:cstheme="majorHAnsi"/>
          <w:sz w:val="24"/>
          <w:szCs w:val="24"/>
        </w:rPr>
        <w:t xml:space="preserve"> </w:t>
      </w:r>
      <w:r w:rsidRPr="00FD21E9">
        <w:rPr>
          <w:rFonts w:asciiTheme="majorHAnsi" w:hAnsiTheme="majorHAnsi" w:cstheme="majorHAnsi"/>
          <w:sz w:val="24"/>
          <w:szCs w:val="24"/>
        </w:rPr>
        <w:t xml:space="preserve">environment. We established two spleen pools, one of male (n = 15), and one of female (n = 13) specimens and one additional male gonad was harvested. Organ pools were gently aspirated into single cell suspensions by pipetting in </w:t>
      </w:r>
      <w:r w:rsidR="000C6B61">
        <w:rPr>
          <w:rFonts w:asciiTheme="majorHAnsi" w:hAnsiTheme="majorHAnsi" w:cstheme="majorHAnsi"/>
          <w:sz w:val="24"/>
          <w:szCs w:val="24"/>
        </w:rPr>
        <w:t xml:space="preserve">a </w:t>
      </w:r>
      <w:r w:rsidRPr="00FD21E9">
        <w:rPr>
          <w:rFonts w:asciiTheme="majorHAnsi" w:hAnsiTheme="majorHAnsi" w:cstheme="majorHAnsi"/>
          <w:sz w:val="24"/>
          <w:szCs w:val="24"/>
        </w:rPr>
        <w:t xml:space="preserve">hypotonic solution (0.56% </w:t>
      </w:r>
      <w:proofErr w:type="spellStart"/>
      <w:r w:rsidRPr="00FD21E9">
        <w:rPr>
          <w:rFonts w:asciiTheme="majorHAnsi" w:hAnsiTheme="majorHAnsi" w:cstheme="majorHAnsi"/>
          <w:sz w:val="24"/>
          <w:szCs w:val="24"/>
        </w:rPr>
        <w:t>KCl</w:t>
      </w:r>
      <w:proofErr w:type="spellEnd"/>
      <w:r w:rsidRPr="00FD21E9">
        <w:rPr>
          <w:rFonts w:asciiTheme="majorHAnsi" w:hAnsiTheme="majorHAnsi" w:cstheme="majorHAnsi"/>
          <w:sz w:val="24"/>
          <w:szCs w:val="24"/>
        </w:rPr>
        <w:t>) for 15-20 min. Cells were centrifuged at ~1000 rpm for 10 min, supernatant hypotonic solution was removed and a 3:1 fixative (</w:t>
      </w:r>
      <w:proofErr w:type="spellStart"/>
      <w:proofErr w:type="gramStart"/>
      <w:r w:rsidRPr="00FD21E9">
        <w:rPr>
          <w:rFonts w:asciiTheme="majorHAnsi" w:hAnsiTheme="majorHAnsi" w:cstheme="majorHAnsi"/>
          <w:sz w:val="24"/>
          <w:szCs w:val="24"/>
        </w:rPr>
        <w:t>methanol:glacial</w:t>
      </w:r>
      <w:proofErr w:type="spellEnd"/>
      <w:proofErr w:type="gramEnd"/>
      <w:r w:rsidRPr="00FD21E9">
        <w:rPr>
          <w:rFonts w:asciiTheme="majorHAnsi" w:hAnsiTheme="majorHAnsi" w:cstheme="majorHAnsi"/>
          <w:sz w:val="24"/>
          <w:szCs w:val="24"/>
        </w:rPr>
        <w:t xml:space="preserve"> acetic acid) was added. Cell pellets were resuspended and stored at 4ºC. Two to three more fixative washes (centrifugation, resuspension in new fixative) were conducted, and cells were applied to slides one week later. Slides were stained using </w:t>
      </w:r>
      <w:r w:rsidR="000C6B61">
        <w:rPr>
          <w:rFonts w:asciiTheme="majorHAnsi" w:hAnsiTheme="majorHAnsi" w:cstheme="majorHAnsi"/>
          <w:sz w:val="24"/>
          <w:szCs w:val="24"/>
        </w:rPr>
        <w:t>a</w:t>
      </w:r>
      <w:r w:rsidRPr="00FD21E9">
        <w:rPr>
          <w:rFonts w:asciiTheme="majorHAnsi" w:hAnsiTheme="majorHAnsi" w:cstheme="majorHAnsi"/>
          <w:sz w:val="24"/>
          <w:szCs w:val="24"/>
        </w:rPr>
        <w:t xml:space="preserve"> DNA staining fluorescent dye (DAPI) and </w:t>
      </w:r>
      <w:commentRangeStart w:id="51"/>
      <w:r w:rsidRPr="00FD21E9">
        <w:rPr>
          <w:rFonts w:asciiTheme="majorHAnsi" w:hAnsiTheme="majorHAnsi" w:cstheme="majorHAnsi"/>
          <w:sz w:val="24"/>
          <w:szCs w:val="24"/>
        </w:rPr>
        <w:t>cell</w:t>
      </w:r>
      <w:r w:rsidR="000C6B61">
        <w:rPr>
          <w:rFonts w:asciiTheme="majorHAnsi" w:hAnsiTheme="majorHAnsi" w:cstheme="majorHAnsi"/>
          <w:sz w:val="24"/>
          <w:szCs w:val="24"/>
        </w:rPr>
        <w:t xml:space="preserve"> nuclei</w:t>
      </w:r>
      <w:r w:rsidRPr="00FD21E9">
        <w:rPr>
          <w:rFonts w:asciiTheme="majorHAnsi" w:hAnsiTheme="majorHAnsi" w:cstheme="majorHAnsi"/>
          <w:sz w:val="24"/>
          <w:szCs w:val="24"/>
        </w:rPr>
        <w:t xml:space="preserve"> </w:t>
      </w:r>
      <w:commentRangeEnd w:id="51"/>
      <w:r w:rsidR="000C6B61">
        <w:rPr>
          <w:rStyle w:val="CommentReference"/>
        </w:rPr>
        <w:commentReference w:id="51"/>
      </w:r>
      <w:r w:rsidRPr="00FD21E9">
        <w:rPr>
          <w:rFonts w:asciiTheme="majorHAnsi" w:hAnsiTheme="majorHAnsi" w:cstheme="majorHAnsi"/>
          <w:sz w:val="24"/>
          <w:szCs w:val="24"/>
        </w:rPr>
        <w:t xml:space="preserve">were examined using an Olympus BX-40 </w:t>
      </w:r>
      <w:r w:rsidRPr="00FD21E9">
        <w:rPr>
          <w:rFonts w:asciiTheme="majorHAnsi" w:hAnsiTheme="majorHAnsi" w:cstheme="majorHAnsi"/>
          <w:sz w:val="24"/>
          <w:szCs w:val="24"/>
        </w:rPr>
        <w:lastRenderedPageBreak/>
        <w:t xml:space="preserve">Microscope. Images of cells were captured and stored using the </w:t>
      </w:r>
      <w:proofErr w:type="spellStart"/>
      <w:r w:rsidRPr="00FD21E9">
        <w:rPr>
          <w:rFonts w:asciiTheme="majorHAnsi" w:hAnsiTheme="majorHAnsi" w:cstheme="majorHAnsi"/>
          <w:sz w:val="24"/>
          <w:szCs w:val="24"/>
        </w:rPr>
        <w:t>CytoVision</w:t>
      </w:r>
      <w:proofErr w:type="spellEnd"/>
      <w:r w:rsidRPr="00FD21E9">
        <w:rPr>
          <w:rFonts w:asciiTheme="majorHAnsi" w:hAnsiTheme="majorHAnsi" w:cstheme="majorHAnsi"/>
          <w:sz w:val="24"/>
          <w:szCs w:val="24"/>
        </w:rPr>
        <w:t xml:space="preserve"> Software and the number of chromosomes in the species were determined from those images.</w:t>
      </w:r>
    </w:p>
    <w:p w14:paraId="1F5C7897" w14:textId="46537906" w:rsidR="0087338E" w:rsidRDefault="0087338E">
      <w:pPr>
        <w:spacing w:after="0" w:line="240" w:lineRule="auto"/>
        <w:jc w:val="left"/>
        <w:rPr>
          <w:rFonts w:asciiTheme="majorHAnsi" w:hAnsiTheme="majorHAnsi" w:cstheme="majorHAnsi"/>
          <w:b/>
          <w:bCs/>
          <w:sz w:val="24"/>
          <w:szCs w:val="24"/>
        </w:rPr>
      </w:pPr>
      <w:r>
        <w:rPr>
          <w:rFonts w:asciiTheme="majorHAnsi" w:hAnsiTheme="majorHAnsi" w:cstheme="majorHAnsi"/>
          <w:b/>
          <w:bCs/>
          <w:sz w:val="24"/>
          <w:szCs w:val="24"/>
        </w:rPr>
        <w:br w:type="page"/>
      </w:r>
    </w:p>
    <w:p w14:paraId="0B56A36A" w14:textId="77777777" w:rsidR="003F5039" w:rsidRPr="00FD21E9" w:rsidRDefault="003F5039" w:rsidP="003F5039">
      <w:pPr>
        <w:spacing w:line="480" w:lineRule="auto"/>
        <w:rPr>
          <w:rFonts w:asciiTheme="majorHAnsi" w:hAnsiTheme="majorHAnsi" w:cstheme="majorHAnsi"/>
          <w:b/>
          <w:bCs/>
          <w:sz w:val="24"/>
          <w:szCs w:val="24"/>
        </w:rPr>
      </w:pPr>
    </w:p>
    <w:p w14:paraId="398B0908" w14:textId="77777777" w:rsidR="003F5039" w:rsidRPr="00FD21E9" w:rsidRDefault="003F5039" w:rsidP="003F5039">
      <w:pPr>
        <w:pStyle w:val="Header"/>
        <w:spacing w:line="480" w:lineRule="auto"/>
        <w:outlineLvl w:val="1"/>
        <w:rPr>
          <w:rFonts w:asciiTheme="majorHAnsi" w:hAnsiTheme="majorHAnsi" w:cstheme="majorHAnsi"/>
          <w:i/>
          <w:szCs w:val="24"/>
        </w:rPr>
      </w:pPr>
      <w:bookmarkStart w:id="52" w:name="_Toc113123192"/>
      <w:bookmarkStart w:id="53" w:name="_Toc113273231"/>
      <w:r w:rsidRPr="00FD21E9">
        <w:rPr>
          <w:rFonts w:asciiTheme="majorHAnsi" w:hAnsiTheme="majorHAnsi" w:cstheme="majorHAnsi"/>
          <w:szCs w:val="24"/>
        </w:rPr>
        <w:t>Results</w:t>
      </w:r>
      <w:bookmarkEnd w:id="52"/>
      <w:bookmarkEnd w:id="53"/>
    </w:p>
    <w:p w14:paraId="25E63905" w14:textId="77777777" w:rsidR="003F5039" w:rsidRPr="00FD21E9" w:rsidRDefault="003F5039" w:rsidP="003F5039">
      <w:pPr>
        <w:pStyle w:val="HTMLAddress"/>
        <w:spacing w:line="480" w:lineRule="auto"/>
        <w:outlineLvl w:val="2"/>
        <w:rPr>
          <w:rFonts w:asciiTheme="majorHAnsi" w:hAnsiTheme="majorHAnsi" w:cstheme="majorHAnsi"/>
          <w:sz w:val="24"/>
          <w:szCs w:val="24"/>
        </w:rPr>
      </w:pPr>
      <w:bookmarkStart w:id="54" w:name="_Toc113123193"/>
      <w:bookmarkStart w:id="55" w:name="_Toc113273232"/>
      <w:r w:rsidRPr="00FD21E9">
        <w:rPr>
          <w:rFonts w:asciiTheme="majorHAnsi" w:hAnsiTheme="majorHAnsi" w:cstheme="majorHAnsi"/>
          <w:sz w:val="24"/>
          <w:szCs w:val="24"/>
        </w:rPr>
        <w:t>Sample collection &amp; DNA extraction</w:t>
      </w:r>
      <w:bookmarkEnd w:id="54"/>
      <w:bookmarkEnd w:id="55"/>
    </w:p>
    <w:p w14:paraId="0C2648BD" w14:textId="26EB0A40" w:rsidR="003F5039" w:rsidRPr="00FD21E9" w:rsidRDefault="003F5039" w:rsidP="003F5039">
      <w:pPr>
        <w:spacing w:line="480" w:lineRule="auto"/>
        <w:ind w:right="270"/>
        <w:rPr>
          <w:rFonts w:asciiTheme="majorHAnsi" w:hAnsiTheme="majorHAnsi" w:cstheme="majorHAnsi"/>
          <w:iCs/>
          <w:sz w:val="24"/>
          <w:szCs w:val="24"/>
        </w:rPr>
      </w:pPr>
      <w:r w:rsidRPr="00FD21E9">
        <w:rPr>
          <w:rFonts w:asciiTheme="majorHAnsi" w:hAnsiTheme="majorHAnsi" w:cstheme="majorHAnsi"/>
          <w:iCs/>
          <w:sz w:val="24"/>
          <w:szCs w:val="24"/>
        </w:rPr>
        <w:t>After mixed results in length and quantity yield of HMW gDNA from back muscle tissue flash frozen and stored unsuspended in liquid, we expanded our sampling and storage methods through the additional collection of scale and internal organ tissue, and by storing samples of back muscle tissue in propylene glycol. However, we did not find that suspending flash frozen back muscle in propylene glycol provided more success in the yield of HMW gDNA. We used tissue samples from two female individuals and two male individuals to extract roughly 3.4</w:t>
      </w:r>
      <w:r w:rsidR="000C6B61">
        <w:rPr>
          <w:rFonts w:asciiTheme="majorHAnsi" w:hAnsiTheme="majorHAnsi" w:cstheme="majorHAnsi"/>
          <w:iCs/>
          <w:sz w:val="24"/>
          <w:szCs w:val="24"/>
        </w:rPr>
        <w:t xml:space="preserve"> </w:t>
      </w:r>
      <w:r w:rsidRPr="00FD21E9">
        <w:rPr>
          <w:rFonts w:asciiTheme="majorHAnsi" w:hAnsiTheme="majorHAnsi" w:cstheme="majorHAnsi"/>
          <w:iCs/>
          <w:sz w:val="24"/>
          <w:szCs w:val="24"/>
        </w:rPr>
        <w:t>µg of HMW gDNA at a concentration of 87</w:t>
      </w:r>
      <w:r w:rsidR="000C6B61">
        <w:rPr>
          <w:rFonts w:asciiTheme="majorHAnsi" w:hAnsiTheme="majorHAnsi" w:cstheme="majorHAnsi"/>
          <w:iCs/>
          <w:sz w:val="24"/>
          <w:szCs w:val="24"/>
        </w:rPr>
        <w:t xml:space="preserve"> </w:t>
      </w:r>
      <w:r w:rsidRPr="00FD21E9">
        <w:rPr>
          <w:rFonts w:asciiTheme="majorHAnsi" w:hAnsiTheme="majorHAnsi" w:cstheme="majorHAnsi"/>
          <w:iCs/>
          <w:sz w:val="24"/>
          <w:szCs w:val="24"/>
        </w:rPr>
        <w:t>ng/</w:t>
      </w:r>
      <w:r w:rsidRPr="0023777B">
        <w:rPr>
          <w:rFonts w:asciiTheme="majorHAnsi" w:hAnsiTheme="majorHAnsi" w:cstheme="majorHAnsi"/>
          <w:iCs/>
          <w:sz w:val="24"/>
          <w:szCs w:val="24"/>
        </w:rPr>
        <w:t>µ</w:t>
      </w:r>
      <w:r w:rsidRPr="00FD21E9">
        <w:rPr>
          <w:rFonts w:asciiTheme="majorHAnsi" w:hAnsiTheme="majorHAnsi" w:cstheme="majorHAnsi"/>
          <w:iCs/>
          <w:sz w:val="24"/>
          <w:szCs w:val="24"/>
        </w:rPr>
        <w:t xml:space="preserve">L for subsequent sequencing (Figure 2.1). Back muscle tissue from one female individual (T1F02_BM_FF) was used for </w:t>
      </w:r>
      <w:proofErr w:type="gramStart"/>
      <w:r w:rsidRPr="00FD21E9">
        <w:rPr>
          <w:rFonts w:asciiTheme="majorHAnsi" w:hAnsiTheme="majorHAnsi" w:cstheme="majorHAnsi"/>
          <w:iCs/>
          <w:sz w:val="24"/>
          <w:szCs w:val="24"/>
        </w:rPr>
        <w:t>linked-read</w:t>
      </w:r>
      <w:proofErr w:type="gramEnd"/>
      <w:r w:rsidRPr="00FD21E9">
        <w:rPr>
          <w:rFonts w:asciiTheme="majorHAnsi" w:hAnsiTheme="majorHAnsi" w:cstheme="majorHAnsi"/>
          <w:iCs/>
          <w:sz w:val="24"/>
          <w:szCs w:val="24"/>
        </w:rPr>
        <w:t xml:space="preserve">, long-read, and </w:t>
      </w:r>
      <w:r w:rsidR="000C6B61">
        <w:rPr>
          <w:rFonts w:asciiTheme="majorHAnsi" w:hAnsiTheme="majorHAnsi" w:cstheme="majorHAnsi"/>
          <w:iCs/>
          <w:sz w:val="24"/>
          <w:szCs w:val="24"/>
        </w:rPr>
        <w:t>H</w:t>
      </w:r>
      <w:r w:rsidRPr="00FD21E9">
        <w:rPr>
          <w:rFonts w:asciiTheme="majorHAnsi" w:hAnsiTheme="majorHAnsi" w:cstheme="majorHAnsi"/>
          <w:iCs/>
          <w:sz w:val="24"/>
          <w:szCs w:val="24"/>
        </w:rPr>
        <w:t>i-</w:t>
      </w:r>
      <w:r w:rsidR="000C6B61">
        <w:rPr>
          <w:rFonts w:asciiTheme="majorHAnsi" w:hAnsiTheme="majorHAnsi" w:cstheme="majorHAnsi"/>
          <w:iCs/>
          <w:sz w:val="24"/>
          <w:szCs w:val="24"/>
        </w:rPr>
        <w:t>C</w:t>
      </w:r>
      <w:r w:rsidRPr="00FD21E9">
        <w:rPr>
          <w:rFonts w:asciiTheme="majorHAnsi" w:hAnsiTheme="majorHAnsi" w:cstheme="majorHAnsi"/>
          <w:iCs/>
          <w:sz w:val="24"/>
          <w:szCs w:val="24"/>
        </w:rPr>
        <w:t xml:space="preserve"> sequencing and gill tissue from one female (T3F02_SC_FF) was used for </w:t>
      </w:r>
      <w:commentRangeStart w:id="56"/>
      <w:r w:rsidRPr="00FD21E9">
        <w:rPr>
          <w:rFonts w:asciiTheme="majorHAnsi" w:hAnsiTheme="majorHAnsi" w:cstheme="majorHAnsi"/>
          <w:iCs/>
          <w:sz w:val="24"/>
          <w:szCs w:val="24"/>
        </w:rPr>
        <w:t xml:space="preserve">further PacBio </w:t>
      </w:r>
      <w:commentRangeEnd w:id="56"/>
      <w:r w:rsidR="000C6B61">
        <w:rPr>
          <w:rStyle w:val="CommentReference"/>
        </w:rPr>
        <w:commentReference w:id="56"/>
      </w:r>
      <w:r w:rsidRPr="00FD21E9">
        <w:rPr>
          <w:rFonts w:asciiTheme="majorHAnsi" w:hAnsiTheme="majorHAnsi" w:cstheme="majorHAnsi"/>
          <w:iCs/>
          <w:sz w:val="24"/>
          <w:szCs w:val="24"/>
        </w:rPr>
        <w:t xml:space="preserve">sequencing. </w:t>
      </w:r>
      <w:commentRangeStart w:id="57"/>
      <w:r w:rsidRPr="00FD21E9">
        <w:rPr>
          <w:rFonts w:asciiTheme="majorHAnsi" w:hAnsiTheme="majorHAnsi" w:cstheme="majorHAnsi"/>
          <w:iCs/>
          <w:sz w:val="24"/>
          <w:szCs w:val="24"/>
        </w:rPr>
        <w:t xml:space="preserve">One male individual (T3M02_BM_FF) was used for linked and long read sequencing, and internal organ tissue from the second male (T4M01_IO_FF) was used for generating </w:t>
      </w:r>
      <w:r w:rsidR="00315B1D">
        <w:rPr>
          <w:rFonts w:asciiTheme="majorHAnsi" w:hAnsiTheme="majorHAnsi" w:cstheme="majorHAnsi"/>
          <w:iCs/>
          <w:sz w:val="24"/>
          <w:szCs w:val="24"/>
        </w:rPr>
        <w:t>Hi</w:t>
      </w:r>
      <w:r w:rsidRPr="00FD21E9">
        <w:rPr>
          <w:rFonts w:asciiTheme="majorHAnsi" w:hAnsiTheme="majorHAnsi" w:cstheme="majorHAnsi"/>
          <w:iCs/>
          <w:sz w:val="24"/>
          <w:szCs w:val="24"/>
        </w:rPr>
        <w:t>-</w:t>
      </w:r>
      <w:r w:rsidR="00315B1D">
        <w:rPr>
          <w:rFonts w:asciiTheme="majorHAnsi" w:hAnsiTheme="majorHAnsi" w:cstheme="majorHAnsi"/>
          <w:iCs/>
          <w:sz w:val="24"/>
          <w:szCs w:val="24"/>
        </w:rPr>
        <w:t>C</w:t>
      </w:r>
      <w:r w:rsidRPr="00FD21E9">
        <w:rPr>
          <w:rFonts w:asciiTheme="majorHAnsi" w:hAnsiTheme="majorHAnsi" w:cstheme="majorHAnsi"/>
          <w:iCs/>
          <w:sz w:val="24"/>
          <w:szCs w:val="24"/>
        </w:rPr>
        <w:t xml:space="preserve"> sequencing data (Table 2.2). </w:t>
      </w:r>
      <w:commentRangeEnd w:id="57"/>
      <w:r w:rsidR="00EE4C3F">
        <w:rPr>
          <w:rStyle w:val="CommentReference"/>
        </w:rPr>
        <w:commentReference w:id="57"/>
      </w:r>
      <w:r w:rsidRPr="00FD21E9">
        <w:rPr>
          <w:rFonts w:asciiTheme="majorHAnsi" w:hAnsiTheme="majorHAnsi" w:cstheme="majorHAnsi"/>
          <w:iCs/>
          <w:sz w:val="24"/>
          <w:szCs w:val="24"/>
        </w:rPr>
        <w:t xml:space="preserve">Suspending tissues in propylene glycol did not increase the success rate or yield of extracted HMW gDNA in our experience, and all successful extractions were </w:t>
      </w:r>
      <w:r w:rsidR="00EE4C3F">
        <w:rPr>
          <w:rFonts w:asciiTheme="majorHAnsi" w:hAnsiTheme="majorHAnsi" w:cstheme="majorHAnsi"/>
          <w:iCs/>
          <w:sz w:val="24"/>
          <w:szCs w:val="24"/>
        </w:rPr>
        <w:t xml:space="preserve">from tissues </w:t>
      </w:r>
      <w:r w:rsidRPr="00FD21E9">
        <w:rPr>
          <w:rFonts w:asciiTheme="majorHAnsi" w:hAnsiTheme="majorHAnsi" w:cstheme="majorHAnsi"/>
          <w:iCs/>
          <w:sz w:val="24"/>
          <w:szCs w:val="24"/>
        </w:rPr>
        <w:t xml:space="preserve">not suspended in any kind of solution after flash freezing. NanoDrop 260/280 absorbance ratios of </w:t>
      </w:r>
      <w:commentRangeStart w:id="58"/>
      <w:r w:rsidRPr="00FD21E9">
        <w:rPr>
          <w:rFonts w:asciiTheme="majorHAnsi" w:hAnsiTheme="majorHAnsi" w:cstheme="majorHAnsi"/>
          <w:iCs/>
          <w:sz w:val="24"/>
          <w:szCs w:val="24"/>
        </w:rPr>
        <w:t xml:space="preserve">male and female extractions </w:t>
      </w:r>
      <w:commentRangeEnd w:id="58"/>
      <w:r w:rsidR="00315B1D">
        <w:rPr>
          <w:rStyle w:val="CommentReference"/>
        </w:rPr>
        <w:commentReference w:id="58"/>
      </w:r>
      <w:r w:rsidRPr="00FD21E9">
        <w:rPr>
          <w:rFonts w:asciiTheme="majorHAnsi" w:hAnsiTheme="majorHAnsi" w:cstheme="majorHAnsi"/>
          <w:iCs/>
          <w:sz w:val="24"/>
          <w:szCs w:val="24"/>
        </w:rPr>
        <w:t>were 1.91 and 1.90, respectively. NanoDrop 260/230 ratios for male and female extractions were 2.02 and 1.79, respectively.</w:t>
      </w:r>
    </w:p>
    <w:p w14:paraId="1687826F" w14:textId="77777777" w:rsidR="003F5039" w:rsidRPr="00FD21E9" w:rsidRDefault="003F5039" w:rsidP="003F5039">
      <w:pPr>
        <w:spacing w:line="480" w:lineRule="auto"/>
        <w:ind w:right="270"/>
        <w:rPr>
          <w:rFonts w:asciiTheme="majorHAnsi" w:hAnsiTheme="majorHAnsi" w:cstheme="majorHAnsi"/>
          <w:iCs/>
          <w:sz w:val="24"/>
          <w:szCs w:val="24"/>
        </w:rPr>
      </w:pPr>
    </w:p>
    <w:p w14:paraId="304B44DD" w14:textId="77777777" w:rsidR="003F5039" w:rsidRPr="00FD21E9" w:rsidRDefault="003F5039" w:rsidP="003F5039">
      <w:pPr>
        <w:pStyle w:val="HTMLAddress"/>
        <w:spacing w:line="480" w:lineRule="auto"/>
        <w:outlineLvl w:val="2"/>
        <w:rPr>
          <w:rFonts w:asciiTheme="majorHAnsi" w:hAnsiTheme="majorHAnsi" w:cstheme="majorHAnsi"/>
          <w:sz w:val="24"/>
          <w:szCs w:val="24"/>
        </w:rPr>
      </w:pPr>
      <w:bookmarkStart w:id="59" w:name="_Toc113123194"/>
      <w:bookmarkStart w:id="60" w:name="_Toc113273233"/>
      <w:r w:rsidRPr="00FD21E9">
        <w:rPr>
          <w:rFonts w:asciiTheme="majorHAnsi" w:hAnsiTheme="majorHAnsi" w:cstheme="majorHAnsi"/>
          <w:sz w:val="24"/>
          <w:szCs w:val="24"/>
        </w:rPr>
        <w:lastRenderedPageBreak/>
        <w:t>Linked-read library prep, sequencing &amp; quality control</w:t>
      </w:r>
      <w:bookmarkEnd w:id="59"/>
      <w:bookmarkEnd w:id="60"/>
    </w:p>
    <w:p w14:paraId="529DA7B4" w14:textId="46657F73" w:rsidR="003F5039" w:rsidRPr="00FD21E9" w:rsidRDefault="003F5039" w:rsidP="003F5039">
      <w:pPr>
        <w:spacing w:line="480" w:lineRule="auto"/>
        <w:ind w:right="270"/>
        <w:rPr>
          <w:rFonts w:asciiTheme="majorHAnsi" w:hAnsiTheme="majorHAnsi" w:cstheme="majorHAnsi"/>
          <w:sz w:val="24"/>
          <w:szCs w:val="24"/>
        </w:rPr>
      </w:pPr>
      <w:r w:rsidRPr="00FD21E9">
        <w:rPr>
          <w:rFonts w:asciiTheme="majorHAnsi" w:hAnsiTheme="majorHAnsi" w:cstheme="majorHAnsi"/>
          <w:sz w:val="24"/>
          <w:szCs w:val="24"/>
        </w:rPr>
        <w:t>P</w:t>
      </w:r>
      <w:r w:rsidRPr="009A34FE">
        <w:rPr>
          <w:rFonts w:asciiTheme="majorHAnsi" w:hAnsiTheme="majorHAnsi" w:cstheme="majorHAnsi"/>
          <w:sz w:val="24"/>
          <w:szCs w:val="24"/>
        </w:rPr>
        <w:t xml:space="preserve">ost-GEM DNA </w:t>
      </w:r>
      <w:r w:rsidRPr="00FD21E9">
        <w:rPr>
          <w:rFonts w:asciiTheme="majorHAnsi" w:hAnsiTheme="majorHAnsi" w:cstheme="majorHAnsi"/>
          <w:sz w:val="24"/>
          <w:szCs w:val="24"/>
        </w:rPr>
        <w:t xml:space="preserve">quantified library electropherograms showed expected distributions (Figure </w:t>
      </w:r>
      <w:r w:rsidRPr="00FD21E9">
        <w:rPr>
          <w:rFonts w:asciiTheme="majorHAnsi" w:hAnsiTheme="majorHAnsi" w:cstheme="majorHAnsi"/>
          <w:iCs/>
          <w:sz w:val="24"/>
          <w:szCs w:val="24"/>
        </w:rPr>
        <w:t>2.</w:t>
      </w:r>
      <w:r w:rsidRPr="00FD21E9">
        <w:rPr>
          <w:rFonts w:asciiTheme="majorHAnsi" w:hAnsiTheme="majorHAnsi" w:cstheme="majorHAnsi"/>
          <w:sz w:val="24"/>
          <w:szCs w:val="24"/>
        </w:rPr>
        <w:t>2). We generated 94,825,601,818 bp of paired-end linked-read sequencing data from the female specimen. Using the Genomescope</w:t>
      </w:r>
      <w:r w:rsidR="0087338E">
        <w:rPr>
          <w:rFonts w:asciiTheme="majorHAnsi" w:hAnsiTheme="majorHAnsi" w:cstheme="majorHAnsi"/>
          <w:sz w:val="24"/>
          <w:szCs w:val="24"/>
        </w:rPr>
        <w:t>2</w:t>
      </w:r>
      <w:r w:rsidRPr="00FD21E9">
        <w:rPr>
          <w:rFonts w:asciiTheme="majorHAnsi" w:hAnsiTheme="majorHAnsi" w:cstheme="majorHAnsi"/>
          <w:sz w:val="24"/>
          <w:szCs w:val="24"/>
        </w:rPr>
        <w:t xml:space="preserve"> </w:t>
      </w:r>
      <w:r w:rsidRPr="009A34FE">
        <w:rPr>
          <w:rFonts w:asciiTheme="majorHAnsi" w:hAnsiTheme="majorHAnsi" w:cstheme="majorHAnsi"/>
          <w:sz w:val="24"/>
          <w:szCs w:val="24"/>
        </w:rPr>
        <w:t xml:space="preserve">k-mer based haploid genome size </w:t>
      </w:r>
      <w:r w:rsidRPr="00FD21E9">
        <w:rPr>
          <w:rFonts w:asciiTheme="majorHAnsi" w:hAnsiTheme="majorHAnsi" w:cstheme="majorHAnsi"/>
          <w:sz w:val="24"/>
          <w:szCs w:val="24"/>
        </w:rPr>
        <w:t>estimation of the</w:t>
      </w:r>
      <w:r w:rsidRPr="009A34FE">
        <w:rPr>
          <w:rFonts w:asciiTheme="majorHAnsi" w:hAnsiTheme="majorHAnsi" w:cstheme="majorHAnsi"/>
          <w:sz w:val="24"/>
          <w:szCs w:val="24"/>
        </w:rPr>
        <w:t xml:space="preserve"> female </w:t>
      </w:r>
      <w:r w:rsidRPr="00FD21E9">
        <w:rPr>
          <w:rFonts w:asciiTheme="majorHAnsi" w:hAnsiTheme="majorHAnsi" w:cstheme="majorHAnsi"/>
          <w:sz w:val="24"/>
          <w:szCs w:val="24"/>
        </w:rPr>
        <w:t xml:space="preserve">10X sequencing data we estimated the delta smelt genome size to be </w:t>
      </w:r>
      <w:r w:rsidRPr="009A34FE">
        <w:rPr>
          <w:rFonts w:asciiTheme="majorHAnsi" w:hAnsiTheme="majorHAnsi" w:cstheme="majorHAnsi"/>
          <w:sz w:val="24"/>
          <w:szCs w:val="24"/>
        </w:rPr>
        <w:t>0.49 Gb</w:t>
      </w:r>
      <w:r w:rsidRPr="00FD21E9">
        <w:rPr>
          <w:rFonts w:asciiTheme="majorHAnsi" w:hAnsiTheme="majorHAnsi" w:cstheme="majorHAnsi"/>
          <w:sz w:val="24"/>
          <w:szCs w:val="24"/>
        </w:rPr>
        <w:t xml:space="preserve">. We used the updated k-mer based estimate to reduce the amount of male data generated in </w:t>
      </w:r>
      <w:r w:rsidR="000D523C">
        <w:rPr>
          <w:rFonts w:asciiTheme="majorHAnsi" w:hAnsiTheme="majorHAnsi" w:cstheme="majorHAnsi"/>
          <w:sz w:val="24"/>
          <w:szCs w:val="24"/>
        </w:rPr>
        <w:t xml:space="preserve">linked- read </w:t>
      </w:r>
      <w:r w:rsidRPr="00FD21E9">
        <w:rPr>
          <w:rFonts w:asciiTheme="majorHAnsi" w:hAnsiTheme="majorHAnsi" w:cstheme="majorHAnsi"/>
          <w:sz w:val="24"/>
          <w:szCs w:val="24"/>
        </w:rPr>
        <w:t>sequencing</w:t>
      </w:r>
      <w:r w:rsidRPr="009A34FE">
        <w:rPr>
          <w:rFonts w:asciiTheme="majorHAnsi" w:hAnsiTheme="majorHAnsi" w:cstheme="majorHAnsi"/>
          <w:sz w:val="24"/>
          <w:szCs w:val="24"/>
        </w:rPr>
        <w:t xml:space="preserve">. </w:t>
      </w:r>
      <w:r w:rsidRPr="00FD21E9">
        <w:rPr>
          <w:rFonts w:asciiTheme="majorHAnsi" w:hAnsiTheme="majorHAnsi" w:cstheme="majorHAnsi"/>
          <w:sz w:val="24"/>
          <w:szCs w:val="24"/>
        </w:rPr>
        <w:t xml:space="preserve">In total, we generated 94,825,601,818 bp and 65,806,680,934 bp of female and male linked-read sequencing data, respectively. The average per sequence base quality was 33 and 32 in the female R1 and R2 </w:t>
      </w:r>
      <w:proofErr w:type="spellStart"/>
      <w:r w:rsidRPr="00FD21E9">
        <w:rPr>
          <w:rFonts w:asciiTheme="majorHAnsi" w:hAnsiTheme="majorHAnsi" w:cstheme="majorHAnsi"/>
          <w:sz w:val="24"/>
          <w:szCs w:val="24"/>
        </w:rPr>
        <w:t>fastq</w:t>
      </w:r>
      <w:proofErr w:type="spellEnd"/>
      <w:r w:rsidRPr="00FD21E9">
        <w:rPr>
          <w:rFonts w:asciiTheme="majorHAnsi" w:hAnsiTheme="majorHAnsi" w:cstheme="majorHAnsi"/>
          <w:sz w:val="24"/>
          <w:szCs w:val="24"/>
        </w:rPr>
        <w:t xml:space="preserve"> files, respectively and 34 and 32 in the male R1 and R2 </w:t>
      </w:r>
      <w:proofErr w:type="spellStart"/>
      <w:r w:rsidRPr="00FD21E9">
        <w:rPr>
          <w:rFonts w:asciiTheme="majorHAnsi" w:hAnsiTheme="majorHAnsi" w:cstheme="majorHAnsi"/>
          <w:sz w:val="24"/>
          <w:szCs w:val="24"/>
        </w:rPr>
        <w:t>fastq</w:t>
      </w:r>
      <w:proofErr w:type="spellEnd"/>
      <w:r w:rsidRPr="00FD21E9">
        <w:rPr>
          <w:rFonts w:asciiTheme="majorHAnsi" w:hAnsiTheme="majorHAnsi" w:cstheme="majorHAnsi"/>
          <w:sz w:val="24"/>
          <w:szCs w:val="24"/>
        </w:rPr>
        <w:t xml:space="preserve"> files, respectively (Table 2.3). </w:t>
      </w:r>
    </w:p>
    <w:p w14:paraId="3D59EA73" w14:textId="29DE5A5D" w:rsidR="003F5039" w:rsidRPr="00FD21E9" w:rsidRDefault="003F5039" w:rsidP="003F5039">
      <w:pPr>
        <w:spacing w:line="480" w:lineRule="auto"/>
        <w:ind w:right="270"/>
        <w:rPr>
          <w:rFonts w:asciiTheme="majorHAnsi" w:hAnsiTheme="majorHAnsi" w:cstheme="majorHAnsi"/>
          <w:sz w:val="24"/>
          <w:szCs w:val="24"/>
        </w:rPr>
      </w:pPr>
      <w:r w:rsidRPr="00FD21E9">
        <w:rPr>
          <w:rFonts w:asciiTheme="majorHAnsi" w:hAnsiTheme="majorHAnsi" w:cstheme="majorHAnsi"/>
          <w:sz w:val="24"/>
          <w:szCs w:val="24"/>
        </w:rPr>
        <w:t xml:space="preserve">Mapped k-mer histograms for each sample and at each value of k showed discrete, single peaks indicating no sign of contamination (Figure </w:t>
      </w:r>
      <w:r w:rsidRPr="00FD21E9">
        <w:rPr>
          <w:rFonts w:asciiTheme="majorHAnsi" w:hAnsiTheme="majorHAnsi" w:cstheme="majorHAnsi"/>
          <w:iCs/>
          <w:sz w:val="24"/>
          <w:szCs w:val="24"/>
        </w:rPr>
        <w:t>2.</w:t>
      </w:r>
      <w:r w:rsidRPr="00FD21E9">
        <w:rPr>
          <w:rFonts w:asciiTheme="majorHAnsi" w:hAnsiTheme="majorHAnsi" w:cstheme="majorHAnsi"/>
          <w:sz w:val="24"/>
          <w:szCs w:val="24"/>
        </w:rPr>
        <w:t xml:space="preserve">3). All GC count frequency plots show roughly normal circular distributions of distinct k-mers with no aberrant spotting (Figure </w:t>
      </w:r>
      <w:r w:rsidRPr="00FD21E9">
        <w:rPr>
          <w:rFonts w:asciiTheme="majorHAnsi" w:hAnsiTheme="majorHAnsi" w:cstheme="majorHAnsi"/>
          <w:iCs/>
          <w:sz w:val="24"/>
          <w:szCs w:val="24"/>
        </w:rPr>
        <w:t>2.</w:t>
      </w:r>
      <w:r w:rsidRPr="00FD21E9">
        <w:rPr>
          <w:rFonts w:asciiTheme="majorHAnsi" w:hAnsiTheme="majorHAnsi" w:cstheme="majorHAnsi"/>
          <w:sz w:val="24"/>
          <w:szCs w:val="24"/>
        </w:rPr>
        <w:t xml:space="preserve">4). Additionally, the number of distinct k-mers does not appear to be heavily skewed, indicating no sequencing bias, in the male or female sequencing (Figure </w:t>
      </w:r>
      <w:r w:rsidRPr="00FD21E9">
        <w:rPr>
          <w:rFonts w:asciiTheme="majorHAnsi" w:hAnsiTheme="majorHAnsi" w:cstheme="majorHAnsi"/>
          <w:iCs/>
          <w:sz w:val="24"/>
          <w:szCs w:val="24"/>
        </w:rPr>
        <w:t>2.</w:t>
      </w:r>
      <w:r w:rsidRPr="00FD21E9">
        <w:rPr>
          <w:rFonts w:asciiTheme="majorHAnsi" w:hAnsiTheme="majorHAnsi" w:cstheme="majorHAnsi"/>
          <w:sz w:val="24"/>
          <w:szCs w:val="24"/>
        </w:rPr>
        <w:t>5). These data together indicate no observable signs of bacterial or organell</w:t>
      </w:r>
      <w:r w:rsidR="00315B1D">
        <w:rPr>
          <w:rFonts w:asciiTheme="majorHAnsi" w:hAnsiTheme="majorHAnsi" w:cstheme="majorHAnsi"/>
          <w:sz w:val="24"/>
          <w:szCs w:val="24"/>
        </w:rPr>
        <w:t>ar DNA</w:t>
      </w:r>
      <w:r w:rsidRPr="00FD21E9">
        <w:rPr>
          <w:rFonts w:asciiTheme="majorHAnsi" w:hAnsiTheme="majorHAnsi" w:cstheme="majorHAnsi"/>
          <w:sz w:val="24"/>
          <w:szCs w:val="24"/>
        </w:rPr>
        <w:t xml:space="preserve"> contamination or major sources of sequencing bias in the linked-read sequencing data.</w:t>
      </w:r>
    </w:p>
    <w:p w14:paraId="07FEA697" w14:textId="77777777" w:rsidR="003F5039" w:rsidRPr="00FD21E9" w:rsidRDefault="003F5039" w:rsidP="003F5039">
      <w:pPr>
        <w:spacing w:line="480" w:lineRule="auto"/>
        <w:ind w:right="270"/>
        <w:rPr>
          <w:rFonts w:asciiTheme="majorHAnsi" w:hAnsiTheme="majorHAnsi" w:cstheme="majorHAnsi"/>
          <w:sz w:val="24"/>
          <w:szCs w:val="24"/>
        </w:rPr>
      </w:pPr>
    </w:p>
    <w:p w14:paraId="3D2EF21E" w14:textId="77777777" w:rsidR="003F5039" w:rsidRPr="00FD21E9" w:rsidRDefault="003F5039" w:rsidP="003F5039">
      <w:pPr>
        <w:pStyle w:val="HTMLAddress"/>
        <w:spacing w:line="480" w:lineRule="auto"/>
        <w:outlineLvl w:val="2"/>
        <w:rPr>
          <w:rFonts w:asciiTheme="majorHAnsi" w:hAnsiTheme="majorHAnsi" w:cstheme="majorHAnsi"/>
          <w:b/>
          <w:bCs/>
          <w:sz w:val="24"/>
          <w:szCs w:val="24"/>
          <w:u w:val="single"/>
        </w:rPr>
      </w:pPr>
      <w:bookmarkStart w:id="61" w:name="_Toc113123195"/>
      <w:bookmarkStart w:id="62" w:name="_Toc113273234"/>
      <w:r w:rsidRPr="00FD21E9">
        <w:rPr>
          <w:rFonts w:asciiTheme="majorHAnsi" w:hAnsiTheme="majorHAnsi" w:cstheme="majorHAnsi"/>
          <w:sz w:val="24"/>
          <w:szCs w:val="24"/>
        </w:rPr>
        <w:t>Long-read library prep, sequencing &amp; quality control</w:t>
      </w:r>
      <w:bookmarkEnd w:id="61"/>
      <w:bookmarkEnd w:id="62"/>
    </w:p>
    <w:p w14:paraId="4D0B36AC" w14:textId="5F961A24" w:rsidR="003F5039" w:rsidRPr="00FD21E9" w:rsidRDefault="003F5039" w:rsidP="003F5039">
      <w:pPr>
        <w:spacing w:line="480" w:lineRule="auto"/>
        <w:ind w:right="270"/>
        <w:rPr>
          <w:rFonts w:asciiTheme="majorHAnsi" w:hAnsiTheme="majorHAnsi" w:cstheme="majorHAnsi"/>
          <w:sz w:val="24"/>
          <w:szCs w:val="24"/>
        </w:rPr>
      </w:pPr>
      <w:commentRangeStart w:id="63"/>
      <w:r w:rsidRPr="00FD21E9">
        <w:rPr>
          <w:rFonts w:asciiTheme="majorHAnsi" w:hAnsiTheme="majorHAnsi" w:cstheme="majorHAnsi"/>
          <w:sz w:val="24"/>
          <w:szCs w:val="24"/>
        </w:rPr>
        <w:t xml:space="preserve">We constructed one high-input library from the male HMW gDNA extractions. To reach sufficient coverage sequencing data with the available HMW gDNA from the female individual, </w:t>
      </w:r>
      <w:r w:rsidRPr="00FD21E9">
        <w:rPr>
          <w:rFonts w:asciiTheme="majorHAnsi" w:hAnsiTheme="majorHAnsi" w:cstheme="majorHAnsi"/>
          <w:sz w:val="24"/>
          <w:szCs w:val="24"/>
        </w:rPr>
        <w:lastRenderedPageBreak/>
        <w:t>we constructed one high-input and one low-input library</w:t>
      </w:r>
      <w:commentRangeEnd w:id="63"/>
      <w:r w:rsidR="00315B1D">
        <w:rPr>
          <w:rStyle w:val="CommentReference"/>
        </w:rPr>
        <w:commentReference w:id="63"/>
      </w:r>
      <w:r w:rsidRPr="00FD21E9">
        <w:rPr>
          <w:rFonts w:asciiTheme="majorHAnsi" w:hAnsiTheme="majorHAnsi" w:cstheme="majorHAnsi"/>
          <w:sz w:val="24"/>
          <w:szCs w:val="24"/>
        </w:rPr>
        <w:t>. Starting gDNA inputs ranged from 6.5</w:t>
      </w:r>
      <w:r w:rsidR="00315B1D">
        <w:rPr>
          <w:rFonts w:asciiTheme="majorHAnsi" w:hAnsiTheme="majorHAnsi" w:cstheme="majorHAnsi"/>
          <w:sz w:val="24"/>
          <w:szCs w:val="24"/>
        </w:rPr>
        <w:t xml:space="preserve"> </w:t>
      </w:r>
      <w:r w:rsidRPr="00FD21E9">
        <w:rPr>
          <w:rFonts w:asciiTheme="majorHAnsi" w:hAnsiTheme="majorHAnsi" w:cstheme="majorHAnsi"/>
          <w:sz w:val="24"/>
          <w:szCs w:val="24"/>
        </w:rPr>
        <w:t>ug to 20</w:t>
      </w:r>
      <w:r w:rsidR="00315B1D">
        <w:rPr>
          <w:rFonts w:asciiTheme="majorHAnsi" w:hAnsiTheme="majorHAnsi" w:cstheme="majorHAnsi"/>
          <w:sz w:val="24"/>
          <w:szCs w:val="24"/>
        </w:rPr>
        <w:t xml:space="preserve"> </w:t>
      </w:r>
      <w:r w:rsidRPr="00FD21E9">
        <w:rPr>
          <w:rFonts w:asciiTheme="majorHAnsi" w:hAnsiTheme="majorHAnsi" w:cstheme="majorHAnsi"/>
          <w:sz w:val="24"/>
          <w:szCs w:val="24"/>
        </w:rPr>
        <w:t>ug of gDNA. The sheared gDNA input for the removal of single strand overhangs ranged from 1000</w:t>
      </w:r>
      <w:r w:rsidR="00315B1D">
        <w:rPr>
          <w:rFonts w:asciiTheme="majorHAnsi" w:hAnsiTheme="majorHAnsi" w:cstheme="majorHAnsi"/>
          <w:sz w:val="24"/>
          <w:szCs w:val="24"/>
        </w:rPr>
        <w:t xml:space="preserve"> </w:t>
      </w:r>
      <w:r w:rsidRPr="00FD21E9">
        <w:rPr>
          <w:rFonts w:asciiTheme="majorHAnsi" w:hAnsiTheme="majorHAnsi" w:cstheme="majorHAnsi"/>
          <w:sz w:val="24"/>
          <w:szCs w:val="24"/>
        </w:rPr>
        <w:t>ng to 7</w:t>
      </w:r>
      <w:r w:rsidR="00315B1D">
        <w:rPr>
          <w:rFonts w:asciiTheme="majorHAnsi" w:hAnsiTheme="majorHAnsi" w:cstheme="majorHAnsi"/>
          <w:sz w:val="24"/>
          <w:szCs w:val="24"/>
        </w:rPr>
        <w:t xml:space="preserve"> </w:t>
      </w:r>
      <w:r w:rsidRPr="00FD21E9">
        <w:rPr>
          <w:rFonts w:asciiTheme="majorHAnsi" w:hAnsiTheme="majorHAnsi" w:cstheme="majorHAnsi"/>
          <w:sz w:val="24"/>
          <w:szCs w:val="24"/>
        </w:rPr>
        <w:t>ug, and the average length of gDNA for sequencing ranged from 14-18.4</w:t>
      </w:r>
      <w:r w:rsidR="00315B1D">
        <w:rPr>
          <w:rFonts w:asciiTheme="majorHAnsi" w:hAnsiTheme="majorHAnsi" w:cstheme="majorHAnsi"/>
          <w:sz w:val="24"/>
          <w:szCs w:val="24"/>
        </w:rPr>
        <w:t xml:space="preserve"> </w:t>
      </w:r>
      <w:r w:rsidRPr="00FD21E9">
        <w:rPr>
          <w:rFonts w:asciiTheme="majorHAnsi" w:hAnsiTheme="majorHAnsi" w:cstheme="majorHAnsi"/>
          <w:sz w:val="24"/>
          <w:szCs w:val="24"/>
        </w:rPr>
        <w:t xml:space="preserve">kb. </w:t>
      </w:r>
    </w:p>
    <w:p w14:paraId="423D5327" w14:textId="77777777" w:rsidR="003F5039" w:rsidRPr="00FD21E9" w:rsidRDefault="003F5039" w:rsidP="003F5039">
      <w:pPr>
        <w:spacing w:line="480" w:lineRule="auto"/>
        <w:ind w:right="270"/>
        <w:rPr>
          <w:rFonts w:asciiTheme="majorHAnsi" w:hAnsiTheme="majorHAnsi" w:cstheme="majorHAnsi"/>
          <w:iCs/>
          <w:sz w:val="24"/>
          <w:szCs w:val="24"/>
        </w:rPr>
      </w:pPr>
      <w:r w:rsidRPr="00FD21E9">
        <w:rPr>
          <w:rFonts w:asciiTheme="majorHAnsi" w:hAnsiTheme="majorHAnsi" w:cstheme="majorHAnsi"/>
          <w:sz w:val="24"/>
          <w:szCs w:val="24"/>
        </w:rPr>
        <w:t xml:space="preserve">Five movie collections (150 hours of sequencing data) from two male and one female high-input library, and two low-input female library runs were collected. </w:t>
      </w:r>
      <w:r w:rsidRPr="00FD21E9">
        <w:rPr>
          <w:rFonts w:asciiTheme="majorHAnsi" w:hAnsiTheme="majorHAnsi" w:cstheme="majorHAnsi"/>
          <w:iCs/>
          <w:sz w:val="24"/>
          <w:szCs w:val="24"/>
        </w:rPr>
        <w:t>A total of 3,095,133 male reads and 2,741,504 female reads representing 35,841,976,770 and 28,549,585,055 base pairs, respectively, passed quality control and were used for subsequent assembly (Table 2.3).</w:t>
      </w:r>
    </w:p>
    <w:p w14:paraId="45ABE3DF" w14:textId="77777777" w:rsidR="003F5039" w:rsidRPr="00FD21E9" w:rsidRDefault="003F5039" w:rsidP="003F5039">
      <w:pPr>
        <w:spacing w:line="480" w:lineRule="auto"/>
        <w:rPr>
          <w:rFonts w:asciiTheme="majorHAnsi" w:hAnsiTheme="majorHAnsi" w:cstheme="majorHAnsi"/>
          <w:b/>
          <w:bCs/>
          <w:sz w:val="24"/>
          <w:szCs w:val="24"/>
          <w:u w:val="single"/>
        </w:rPr>
      </w:pPr>
    </w:p>
    <w:p w14:paraId="6E51C0A5" w14:textId="77777777" w:rsidR="003F5039" w:rsidRPr="00FD21E9" w:rsidRDefault="003F5039" w:rsidP="003F5039">
      <w:pPr>
        <w:pStyle w:val="HTMLAddress"/>
        <w:spacing w:line="480" w:lineRule="auto"/>
        <w:outlineLvl w:val="2"/>
        <w:rPr>
          <w:rFonts w:asciiTheme="majorHAnsi" w:hAnsiTheme="majorHAnsi" w:cstheme="majorHAnsi"/>
          <w:sz w:val="24"/>
          <w:szCs w:val="24"/>
        </w:rPr>
      </w:pPr>
      <w:bookmarkStart w:id="64" w:name="_Toc113123196"/>
      <w:bookmarkStart w:id="65" w:name="_Toc113273235"/>
      <w:r w:rsidRPr="00FD21E9">
        <w:rPr>
          <w:rFonts w:asciiTheme="majorHAnsi" w:hAnsiTheme="majorHAnsi" w:cstheme="majorHAnsi"/>
          <w:sz w:val="24"/>
          <w:szCs w:val="24"/>
        </w:rPr>
        <w:t>Hi-C chromatin conformation capture library prep, sequencing &amp; quality control</w:t>
      </w:r>
      <w:bookmarkEnd w:id="64"/>
      <w:bookmarkEnd w:id="65"/>
    </w:p>
    <w:p w14:paraId="51586397" w14:textId="4819096F" w:rsidR="003F5039" w:rsidRPr="00FD21E9" w:rsidRDefault="003F5039" w:rsidP="003F5039">
      <w:pPr>
        <w:spacing w:line="480" w:lineRule="auto"/>
        <w:ind w:right="270"/>
        <w:rPr>
          <w:rFonts w:asciiTheme="majorHAnsi" w:hAnsiTheme="majorHAnsi" w:cstheme="majorHAnsi"/>
          <w:sz w:val="24"/>
          <w:szCs w:val="24"/>
        </w:rPr>
      </w:pPr>
      <w:r w:rsidRPr="00FD21E9">
        <w:rPr>
          <w:rFonts w:asciiTheme="majorHAnsi" w:hAnsiTheme="majorHAnsi" w:cstheme="majorHAnsi"/>
          <w:sz w:val="24"/>
          <w:szCs w:val="24"/>
        </w:rPr>
        <w:t>Hi-C sequencing files contained 87,444,477 read pairs in total (Table 2.3). The data contained an average of 2,966.33 read pairs per contig greater than 5</w:t>
      </w:r>
      <w:r w:rsidR="00315B1D">
        <w:rPr>
          <w:rFonts w:asciiTheme="majorHAnsi" w:hAnsiTheme="majorHAnsi" w:cstheme="majorHAnsi"/>
          <w:sz w:val="24"/>
          <w:szCs w:val="24"/>
        </w:rPr>
        <w:t xml:space="preserve"> </w:t>
      </w:r>
      <w:proofErr w:type="spellStart"/>
      <w:r w:rsidRPr="00FD21E9">
        <w:rPr>
          <w:rFonts w:asciiTheme="majorHAnsi" w:hAnsiTheme="majorHAnsi" w:cstheme="majorHAnsi"/>
          <w:sz w:val="24"/>
          <w:szCs w:val="24"/>
        </w:rPr>
        <w:t>kbp</w:t>
      </w:r>
      <w:proofErr w:type="spellEnd"/>
      <w:r w:rsidRPr="00FD21E9">
        <w:rPr>
          <w:rFonts w:asciiTheme="majorHAnsi" w:hAnsiTheme="majorHAnsi" w:cstheme="majorHAnsi"/>
          <w:sz w:val="24"/>
          <w:szCs w:val="24"/>
        </w:rPr>
        <w:t>, 18.78% of the read pairs mapped to greater than 10 kilobases (</w:t>
      </w:r>
      <w:proofErr w:type="spellStart"/>
      <w:r w:rsidRPr="00FD21E9">
        <w:rPr>
          <w:rFonts w:asciiTheme="majorHAnsi" w:hAnsiTheme="majorHAnsi" w:cstheme="majorHAnsi"/>
          <w:sz w:val="24"/>
          <w:szCs w:val="24"/>
        </w:rPr>
        <w:t>kbp</w:t>
      </w:r>
      <w:proofErr w:type="spellEnd"/>
      <w:r w:rsidRPr="00FD21E9">
        <w:rPr>
          <w:rFonts w:asciiTheme="majorHAnsi" w:hAnsiTheme="majorHAnsi" w:cstheme="majorHAnsi"/>
          <w:sz w:val="24"/>
          <w:szCs w:val="24"/>
        </w:rPr>
        <w:t xml:space="preserve">) apart and 56.38% of reads were considered high quality indicating successful library prep and sequencing. The average per sequence base quality was 38 and 36 in the R1 and R2 </w:t>
      </w:r>
      <w:proofErr w:type="spellStart"/>
      <w:r w:rsidRPr="00FD21E9">
        <w:rPr>
          <w:rFonts w:asciiTheme="majorHAnsi" w:hAnsiTheme="majorHAnsi" w:cstheme="majorHAnsi"/>
          <w:sz w:val="24"/>
          <w:szCs w:val="24"/>
        </w:rPr>
        <w:t>fastq</w:t>
      </w:r>
      <w:proofErr w:type="spellEnd"/>
      <w:r w:rsidRPr="00FD21E9">
        <w:rPr>
          <w:rFonts w:asciiTheme="majorHAnsi" w:hAnsiTheme="majorHAnsi" w:cstheme="majorHAnsi"/>
          <w:sz w:val="24"/>
          <w:szCs w:val="24"/>
        </w:rPr>
        <w:t xml:space="preserve"> files, respectively (Table 2.3).</w:t>
      </w:r>
    </w:p>
    <w:p w14:paraId="46F17631" w14:textId="77777777" w:rsidR="003F5039" w:rsidRPr="00FD21E9" w:rsidRDefault="003F5039" w:rsidP="003F5039">
      <w:pPr>
        <w:spacing w:line="480" w:lineRule="auto"/>
        <w:ind w:right="270"/>
        <w:rPr>
          <w:rFonts w:asciiTheme="majorHAnsi" w:hAnsiTheme="majorHAnsi" w:cstheme="majorHAnsi"/>
          <w:b/>
          <w:bCs/>
          <w:sz w:val="24"/>
          <w:szCs w:val="24"/>
          <w:u w:val="single"/>
        </w:rPr>
      </w:pPr>
    </w:p>
    <w:p w14:paraId="38500394" w14:textId="77777777" w:rsidR="003F5039" w:rsidRPr="00FD21E9" w:rsidRDefault="003F5039" w:rsidP="003F5039">
      <w:pPr>
        <w:pStyle w:val="HTMLAddress"/>
        <w:spacing w:line="480" w:lineRule="auto"/>
        <w:outlineLvl w:val="2"/>
        <w:rPr>
          <w:rFonts w:asciiTheme="majorHAnsi" w:hAnsiTheme="majorHAnsi" w:cstheme="majorHAnsi"/>
          <w:sz w:val="24"/>
          <w:szCs w:val="24"/>
        </w:rPr>
      </w:pPr>
      <w:bookmarkStart w:id="66" w:name="_Toc113123197"/>
      <w:bookmarkStart w:id="67" w:name="_Toc113273236"/>
      <w:r w:rsidRPr="00FD21E9">
        <w:rPr>
          <w:rFonts w:asciiTheme="majorHAnsi" w:hAnsiTheme="majorHAnsi" w:cstheme="majorHAnsi"/>
          <w:sz w:val="24"/>
          <w:szCs w:val="24"/>
        </w:rPr>
        <w:t>Assembly quality assessment</w:t>
      </w:r>
      <w:bookmarkEnd w:id="66"/>
      <w:bookmarkEnd w:id="67"/>
    </w:p>
    <w:p w14:paraId="4DE85359" w14:textId="523D5A6E" w:rsidR="00422626" w:rsidRPr="00FD21E9" w:rsidRDefault="003F5039" w:rsidP="003F5039">
      <w:pPr>
        <w:spacing w:line="480" w:lineRule="auto"/>
        <w:rPr>
          <w:rFonts w:asciiTheme="majorHAnsi" w:hAnsiTheme="majorHAnsi" w:cstheme="majorHAnsi"/>
          <w:sz w:val="24"/>
          <w:szCs w:val="24"/>
        </w:rPr>
      </w:pPr>
      <w:r w:rsidRPr="00FD21E9">
        <w:rPr>
          <w:rFonts w:asciiTheme="majorHAnsi" w:hAnsiTheme="majorHAnsi" w:cstheme="majorHAnsi"/>
          <w:sz w:val="24"/>
          <w:szCs w:val="24"/>
        </w:rPr>
        <w:t xml:space="preserve">We searched raw data and each iteration of the assemblies for 3,640 conserved single-copy orthologs contained within the 05 August 2020 Actinopterygii lineage dataset using BUSCO. The quality filtered female and male HiFi data contained whole genes or sequence fragments of 95.6% (3.3% complete single copy, 89.3% complete double copy, and 3.0% fragmented) and 94.4% (3.4% </w:t>
      </w:r>
      <w:r w:rsidRPr="00FD21E9">
        <w:rPr>
          <w:rFonts w:asciiTheme="majorHAnsi" w:hAnsiTheme="majorHAnsi" w:cstheme="majorHAnsi"/>
          <w:sz w:val="24"/>
          <w:szCs w:val="24"/>
        </w:rPr>
        <w:lastRenderedPageBreak/>
        <w:t>complete single copy, 87.0% complete double copy, and 4.0% fragmented) of the conserved Actinopterygii gene dataset, respectively (Table 2.4).</w:t>
      </w:r>
    </w:p>
    <w:p w14:paraId="081ECC0D" w14:textId="638E35DA" w:rsidR="003F5039" w:rsidRPr="00FD21E9" w:rsidRDefault="003F5039" w:rsidP="003F5039">
      <w:pPr>
        <w:spacing w:line="480" w:lineRule="auto"/>
        <w:rPr>
          <w:rFonts w:asciiTheme="majorHAnsi" w:hAnsiTheme="majorHAnsi" w:cstheme="majorHAnsi"/>
          <w:sz w:val="24"/>
          <w:szCs w:val="24"/>
        </w:rPr>
      </w:pPr>
      <w:r w:rsidRPr="00FD21E9">
        <w:rPr>
          <w:rFonts w:asciiTheme="majorHAnsi" w:hAnsiTheme="majorHAnsi" w:cstheme="majorHAnsi"/>
          <w:sz w:val="24"/>
          <w:szCs w:val="24"/>
        </w:rPr>
        <w:t>After each step</w:t>
      </w:r>
      <w:r w:rsidR="000D523C">
        <w:rPr>
          <w:rFonts w:asciiTheme="majorHAnsi" w:hAnsiTheme="majorHAnsi" w:cstheme="majorHAnsi"/>
          <w:sz w:val="24"/>
          <w:szCs w:val="24"/>
        </w:rPr>
        <w:t xml:space="preserve"> of the assembly</w:t>
      </w:r>
      <w:r w:rsidRPr="00FD21E9">
        <w:rPr>
          <w:rFonts w:asciiTheme="majorHAnsi" w:hAnsiTheme="majorHAnsi" w:cstheme="majorHAnsi"/>
          <w:sz w:val="24"/>
          <w:szCs w:val="24"/>
        </w:rPr>
        <w:t xml:space="preserve"> the total length and N50 increased, and the L50 and total number of contigs decreased (Figure </w:t>
      </w:r>
      <w:r w:rsidRPr="00FD21E9">
        <w:rPr>
          <w:rFonts w:asciiTheme="majorHAnsi" w:hAnsiTheme="majorHAnsi" w:cstheme="majorHAnsi"/>
          <w:iCs/>
          <w:sz w:val="24"/>
          <w:szCs w:val="24"/>
        </w:rPr>
        <w:t>2.</w:t>
      </w:r>
      <w:r w:rsidRPr="00FD21E9">
        <w:rPr>
          <w:rFonts w:asciiTheme="majorHAnsi" w:hAnsiTheme="majorHAnsi" w:cstheme="majorHAnsi"/>
          <w:sz w:val="24"/>
          <w:szCs w:val="24"/>
        </w:rPr>
        <w:t>6</w:t>
      </w:r>
      <w:r w:rsidR="00644092" w:rsidRPr="00FD21E9">
        <w:rPr>
          <w:rFonts w:asciiTheme="majorHAnsi" w:hAnsiTheme="majorHAnsi" w:cstheme="majorHAnsi"/>
          <w:sz w:val="24"/>
          <w:szCs w:val="24"/>
        </w:rPr>
        <w:t xml:space="preserve"> &amp; 2.7</w:t>
      </w:r>
      <w:r w:rsidRPr="00FD21E9">
        <w:rPr>
          <w:rFonts w:asciiTheme="majorHAnsi" w:hAnsiTheme="majorHAnsi" w:cstheme="majorHAnsi"/>
          <w:sz w:val="24"/>
          <w:szCs w:val="24"/>
        </w:rPr>
        <w:t>). Female HiFi sequencing data had an N50 of 15,048 and an L50 of 771,808, while the male HiFi data had an N50 of 11,604 and an L50 of 1,276,120. The final female assembly contained 89.3% complete (87.7% single copy and 1.6% double copy) genes and fragments of an additional 0.8% of conserved genes, had an N50 of 14,850,352, L50 of 13, and was a total of 437,273,953 bp long with a total of 376 contigs. The final male assembly contained 88.4% complete (81.2% single copy and 7.2% double copy) genes and fragments of an additional 1.0% of conserved genes, had an N50 of 12,200,365, L50 of 15 and was a total of 472,157,411 bp long with a total of 549 contigs (Table 2.4).</w:t>
      </w:r>
    </w:p>
    <w:p w14:paraId="55EB53CD" w14:textId="77777777" w:rsidR="003F5039" w:rsidRPr="00FD21E9" w:rsidRDefault="003F5039" w:rsidP="003F5039">
      <w:pPr>
        <w:spacing w:line="480" w:lineRule="auto"/>
        <w:rPr>
          <w:rFonts w:asciiTheme="majorHAnsi" w:hAnsiTheme="majorHAnsi" w:cstheme="majorHAnsi"/>
          <w:sz w:val="24"/>
          <w:szCs w:val="24"/>
        </w:rPr>
      </w:pPr>
    </w:p>
    <w:p w14:paraId="7737965B" w14:textId="77777777" w:rsidR="003F5039" w:rsidRPr="00FD21E9" w:rsidRDefault="003F5039" w:rsidP="003F5039">
      <w:pPr>
        <w:pStyle w:val="HTMLAddress"/>
        <w:spacing w:line="480" w:lineRule="auto"/>
        <w:outlineLvl w:val="2"/>
        <w:rPr>
          <w:rFonts w:asciiTheme="majorHAnsi" w:hAnsiTheme="majorHAnsi" w:cstheme="majorHAnsi"/>
          <w:b/>
          <w:bCs/>
          <w:sz w:val="24"/>
          <w:szCs w:val="24"/>
          <w:u w:val="single"/>
        </w:rPr>
      </w:pPr>
      <w:bookmarkStart w:id="68" w:name="_Toc113123198"/>
      <w:bookmarkStart w:id="69" w:name="_Toc113273237"/>
      <w:r w:rsidRPr="00FD21E9">
        <w:rPr>
          <w:rFonts w:asciiTheme="majorHAnsi" w:hAnsiTheme="majorHAnsi" w:cstheme="majorHAnsi"/>
          <w:sz w:val="24"/>
          <w:szCs w:val="24"/>
        </w:rPr>
        <w:t>Cytogenic chromosome validation</w:t>
      </w:r>
      <w:bookmarkEnd w:id="68"/>
      <w:bookmarkEnd w:id="69"/>
      <w:r w:rsidRPr="00FD21E9">
        <w:rPr>
          <w:rFonts w:asciiTheme="majorHAnsi" w:hAnsiTheme="majorHAnsi" w:cstheme="majorHAnsi"/>
          <w:sz w:val="24"/>
          <w:szCs w:val="24"/>
        </w:rPr>
        <w:t xml:space="preserve"> </w:t>
      </w:r>
    </w:p>
    <w:p w14:paraId="2A9017F9" w14:textId="74B968C4" w:rsidR="003F5039" w:rsidRPr="00FD21E9" w:rsidRDefault="003F5039" w:rsidP="003F5039">
      <w:pPr>
        <w:spacing w:line="480" w:lineRule="auto"/>
        <w:rPr>
          <w:rFonts w:asciiTheme="majorHAnsi" w:hAnsiTheme="majorHAnsi" w:cstheme="majorHAnsi"/>
          <w:sz w:val="24"/>
          <w:szCs w:val="24"/>
        </w:rPr>
      </w:pPr>
      <w:r w:rsidRPr="00FD21E9">
        <w:rPr>
          <w:rFonts w:asciiTheme="majorHAnsi" w:hAnsiTheme="majorHAnsi" w:cstheme="majorHAnsi"/>
          <w:sz w:val="24"/>
          <w:szCs w:val="24"/>
        </w:rPr>
        <w:t>Seventy-five cell images were collected from the three pooled sample sets (</w:t>
      </w:r>
      <w:commentRangeStart w:id="70"/>
      <w:r w:rsidRPr="00FD21E9">
        <w:rPr>
          <w:rFonts w:asciiTheme="majorHAnsi" w:hAnsiTheme="majorHAnsi" w:cstheme="majorHAnsi"/>
          <w:sz w:val="24"/>
          <w:szCs w:val="24"/>
        </w:rPr>
        <w:t>mixed sex</w:t>
      </w:r>
      <w:commentRangeEnd w:id="70"/>
      <w:r w:rsidR="00A3519E">
        <w:rPr>
          <w:rStyle w:val="CommentReference"/>
        </w:rPr>
        <w:commentReference w:id="70"/>
      </w:r>
      <w:r w:rsidRPr="00FD21E9">
        <w:rPr>
          <w:rFonts w:asciiTheme="majorHAnsi" w:hAnsiTheme="majorHAnsi" w:cstheme="majorHAnsi"/>
          <w:sz w:val="24"/>
          <w:szCs w:val="24"/>
        </w:rPr>
        <w:t xml:space="preserve">, males-only, females-only). Quality control steps discarded cells that were not intact, did not contain clearly defined chromosomes, or had significantly overlapping chromosomes. After quality control filtration, 18 cells were retained for counting/analysis. From these 18 cells, we determined the 2n (diploid) chromosome count for the delta smelt to be 56, with 15 cells exhibiting 2n=56 and 3 cells with </w:t>
      </w:r>
      <w:proofErr w:type="spellStart"/>
      <w:r w:rsidRPr="00FD21E9">
        <w:rPr>
          <w:rFonts w:asciiTheme="majorHAnsi" w:hAnsiTheme="majorHAnsi" w:cstheme="majorHAnsi"/>
          <w:sz w:val="24"/>
          <w:szCs w:val="24"/>
        </w:rPr>
        <w:t>hypomodal</w:t>
      </w:r>
      <w:proofErr w:type="spellEnd"/>
      <w:r w:rsidRPr="00FD21E9">
        <w:rPr>
          <w:rFonts w:asciiTheme="majorHAnsi" w:hAnsiTheme="majorHAnsi" w:cstheme="majorHAnsi"/>
          <w:sz w:val="24"/>
          <w:szCs w:val="24"/>
        </w:rPr>
        <w:t xml:space="preserve"> counts (1 cell with 2n=54, 2 cells with 2n=55, Table 2.5). Figure 2.</w:t>
      </w:r>
      <w:r w:rsidR="00644092" w:rsidRPr="00FD21E9">
        <w:rPr>
          <w:rFonts w:asciiTheme="majorHAnsi" w:hAnsiTheme="majorHAnsi" w:cstheme="majorHAnsi"/>
          <w:sz w:val="24"/>
          <w:szCs w:val="24"/>
        </w:rPr>
        <w:t>8</w:t>
      </w:r>
      <w:r w:rsidRPr="00FD21E9">
        <w:rPr>
          <w:rFonts w:asciiTheme="majorHAnsi" w:hAnsiTheme="majorHAnsi" w:cstheme="majorHAnsi"/>
          <w:sz w:val="24"/>
          <w:szCs w:val="24"/>
        </w:rPr>
        <w:t xml:space="preserve"> shows a representative mitotic </w:t>
      </w:r>
      <w:commentRangeStart w:id="71"/>
      <w:r w:rsidRPr="00FD21E9">
        <w:rPr>
          <w:rFonts w:asciiTheme="majorHAnsi" w:hAnsiTheme="majorHAnsi" w:cstheme="majorHAnsi"/>
          <w:sz w:val="24"/>
          <w:szCs w:val="24"/>
        </w:rPr>
        <w:t>metaphase</w:t>
      </w:r>
      <w:commentRangeEnd w:id="71"/>
      <w:r w:rsidR="00E7195E">
        <w:rPr>
          <w:rStyle w:val="CommentReference"/>
        </w:rPr>
        <w:commentReference w:id="71"/>
      </w:r>
      <w:r w:rsidRPr="00FD21E9">
        <w:rPr>
          <w:rFonts w:asciiTheme="majorHAnsi" w:hAnsiTheme="majorHAnsi" w:cstheme="majorHAnsi"/>
          <w:sz w:val="24"/>
          <w:szCs w:val="24"/>
        </w:rPr>
        <w:t xml:space="preserve"> cell from a male spleen cell exhibiting 56 chromosomes.</w:t>
      </w:r>
    </w:p>
    <w:p w14:paraId="128F8D9F" w14:textId="77777777" w:rsidR="003F5039" w:rsidRPr="00FD21E9" w:rsidRDefault="003F5039" w:rsidP="003F5039">
      <w:pPr>
        <w:spacing w:line="480" w:lineRule="auto"/>
        <w:rPr>
          <w:rFonts w:asciiTheme="majorHAnsi" w:hAnsiTheme="majorHAnsi" w:cstheme="majorHAnsi"/>
          <w:sz w:val="24"/>
          <w:szCs w:val="24"/>
        </w:rPr>
      </w:pPr>
    </w:p>
    <w:p w14:paraId="2C92E786" w14:textId="77777777" w:rsidR="003F5039" w:rsidRPr="00FD21E9" w:rsidRDefault="003F5039" w:rsidP="003F5039">
      <w:pPr>
        <w:pStyle w:val="Header"/>
        <w:spacing w:line="480" w:lineRule="auto"/>
        <w:outlineLvl w:val="1"/>
        <w:rPr>
          <w:rFonts w:asciiTheme="majorHAnsi" w:hAnsiTheme="majorHAnsi" w:cstheme="majorHAnsi"/>
          <w:szCs w:val="24"/>
        </w:rPr>
      </w:pPr>
      <w:bookmarkStart w:id="72" w:name="_Toc113123199"/>
      <w:bookmarkStart w:id="73" w:name="_Toc113273238"/>
      <w:r w:rsidRPr="00FD21E9">
        <w:rPr>
          <w:rFonts w:asciiTheme="majorHAnsi" w:hAnsiTheme="majorHAnsi" w:cstheme="majorHAnsi"/>
          <w:szCs w:val="24"/>
        </w:rPr>
        <w:lastRenderedPageBreak/>
        <w:t>Discussion &amp; Conclusion</w:t>
      </w:r>
      <w:bookmarkEnd w:id="72"/>
      <w:bookmarkEnd w:id="73"/>
    </w:p>
    <w:p w14:paraId="2495C8C7" w14:textId="77777777" w:rsidR="003F5039" w:rsidRPr="00FD21E9" w:rsidRDefault="003F5039" w:rsidP="003F5039">
      <w:pPr>
        <w:spacing w:line="480" w:lineRule="auto"/>
        <w:rPr>
          <w:rFonts w:asciiTheme="majorHAnsi" w:hAnsiTheme="majorHAnsi" w:cstheme="majorHAnsi"/>
          <w:sz w:val="24"/>
          <w:szCs w:val="24"/>
        </w:rPr>
      </w:pPr>
      <w:commentRangeStart w:id="74"/>
      <w:r w:rsidRPr="00FD21E9">
        <w:rPr>
          <w:rFonts w:asciiTheme="majorHAnsi" w:hAnsiTheme="majorHAnsi" w:cstheme="majorHAnsi"/>
          <w:sz w:val="24"/>
          <w:szCs w:val="24"/>
        </w:rPr>
        <w:t>Long-read sequencing files contained a high frequency of double-copy genes. This is inherent in generating high-coverage sequence data covering the same genes multiple times. As expected, upon assembling long-reads, the number of single-copy orthologs found in A</w:t>
      </w:r>
      <w:r w:rsidRPr="00FD21E9">
        <w:rPr>
          <w:rFonts w:asciiTheme="majorHAnsi" w:hAnsiTheme="majorHAnsi" w:cstheme="majorHAnsi"/>
          <w:sz w:val="24"/>
          <w:szCs w:val="24"/>
          <w:vertAlign w:val="subscript"/>
        </w:rPr>
        <w:t>1</w:t>
      </w:r>
      <w:r w:rsidRPr="00FD21E9">
        <w:rPr>
          <w:rFonts w:asciiTheme="majorHAnsi" w:hAnsiTheme="majorHAnsi" w:cstheme="majorHAnsi"/>
          <w:sz w:val="24"/>
          <w:szCs w:val="24"/>
        </w:rPr>
        <w:t xml:space="preserve"> dropped precipitously and the number of single-copy genes found in the A</w:t>
      </w:r>
      <w:r w:rsidRPr="00FD21E9">
        <w:rPr>
          <w:rFonts w:asciiTheme="majorHAnsi" w:hAnsiTheme="majorHAnsi" w:cstheme="majorHAnsi"/>
          <w:sz w:val="24"/>
          <w:szCs w:val="24"/>
          <w:vertAlign w:val="subscript"/>
        </w:rPr>
        <w:t>1</w:t>
      </w:r>
      <w:r w:rsidRPr="00FD21E9">
        <w:rPr>
          <w:rFonts w:asciiTheme="majorHAnsi" w:hAnsiTheme="majorHAnsi" w:cstheme="majorHAnsi"/>
          <w:sz w:val="24"/>
          <w:szCs w:val="24"/>
        </w:rPr>
        <w:t xml:space="preserve"> assembly is roughly equal to the numbers of double-copy genes in the sequencing data files used for input. The female assembly A</w:t>
      </w:r>
      <w:r w:rsidRPr="00FD21E9">
        <w:rPr>
          <w:rFonts w:asciiTheme="majorHAnsi" w:hAnsiTheme="majorHAnsi" w:cstheme="majorHAnsi"/>
          <w:sz w:val="24"/>
          <w:szCs w:val="24"/>
          <w:vertAlign w:val="subscript"/>
        </w:rPr>
        <w:t>1</w:t>
      </w:r>
      <w:r w:rsidRPr="00FD21E9">
        <w:rPr>
          <w:rFonts w:asciiTheme="majorHAnsi" w:hAnsiTheme="majorHAnsi" w:cstheme="majorHAnsi"/>
          <w:sz w:val="24"/>
          <w:szCs w:val="24"/>
        </w:rPr>
        <w:t xml:space="preserve"> contained more single-copy genes than double-copy genes in the raw sequencing data. This could result from having high coverage over fragmented genes contained within the raw sequencing data, which could then be assembled into complete genes in A</w:t>
      </w:r>
      <w:r w:rsidRPr="00FD21E9">
        <w:rPr>
          <w:rFonts w:asciiTheme="majorHAnsi" w:hAnsiTheme="majorHAnsi" w:cstheme="majorHAnsi"/>
          <w:sz w:val="24"/>
          <w:szCs w:val="24"/>
          <w:vertAlign w:val="subscript"/>
        </w:rPr>
        <w:t>1</w:t>
      </w:r>
      <w:commentRangeEnd w:id="74"/>
      <w:r w:rsidR="00051847">
        <w:rPr>
          <w:rStyle w:val="CommentReference"/>
        </w:rPr>
        <w:commentReference w:id="74"/>
      </w:r>
      <w:r w:rsidRPr="00FD21E9">
        <w:rPr>
          <w:rFonts w:asciiTheme="majorHAnsi" w:hAnsiTheme="majorHAnsi" w:cstheme="majorHAnsi"/>
          <w:sz w:val="24"/>
          <w:szCs w:val="24"/>
        </w:rPr>
        <w:t>.</w:t>
      </w:r>
    </w:p>
    <w:p w14:paraId="21443E08" w14:textId="4147D2E9" w:rsidR="003F5039" w:rsidRPr="00FD21E9" w:rsidRDefault="003F5039" w:rsidP="003F5039">
      <w:pPr>
        <w:spacing w:line="480" w:lineRule="auto"/>
        <w:rPr>
          <w:rFonts w:asciiTheme="majorHAnsi" w:hAnsiTheme="majorHAnsi" w:cstheme="majorHAnsi"/>
          <w:sz w:val="24"/>
          <w:szCs w:val="24"/>
        </w:rPr>
      </w:pPr>
      <w:commentRangeStart w:id="75"/>
      <w:r w:rsidRPr="00FD21E9">
        <w:rPr>
          <w:rFonts w:asciiTheme="majorHAnsi" w:hAnsiTheme="majorHAnsi" w:cstheme="majorHAnsi"/>
          <w:sz w:val="24"/>
          <w:szCs w:val="24"/>
        </w:rPr>
        <w:t xml:space="preserve">The final total lengths </w:t>
      </w:r>
      <w:commentRangeEnd w:id="75"/>
      <w:r w:rsidR="00DF2390">
        <w:rPr>
          <w:rStyle w:val="CommentReference"/>
        </w:rPr>
        <w:commentReference w:id="75"/>
      </w:r>
      <w:r w:rsidRPr="00FD21E9">
        <w:rPr>
          <w:rFonts w:asciiTheme="majorHAnsi" w:hAnsiTheme="majorHAnsi" w:cstheme="majorHAnsi"/>
          <w:sz w:val="24"/>
          <w:szCs w:val="24"/>
        </w:rPr>
        <w:t>for the male and female assemblies were 0.47</w:t>
      </w:r>
      <w:r w:rsidR="0079787C">
        <w:rPr>
          <w:rFonts w:asciiTheme="majorHAnsi" w:hAnsiTheme="majorHAnsi" w:cstheme="majorHAnsi"/>
          <w:sz w:val="24"/>
          <w:szCs w:val="24"/>
        </w:rPr>
        <w:t xml:space="preserve"> </w:t>
      </w:r>
      <w:r w:rsidRPr="00FD21E9">
        <w:rPr>
          <w:rFonts w:asciiTheme="majorHAnsi" w:hAnsiTheme="majorHAnsi" w:cstheme="majorHAnsi"/>
          <w:sz w:val="24"/>
          <w:szCs w:val="24"/>
        </w:rPr>
        <w:t>Gb and 0.44</w:t>
      </w:r>
      <w:r w:rsidR="0079787C">
        <w:rPr>
          <w:rFonts w:asciiTheme="majorHAnsi" w:hAnsiTheme="majorHAnsi" w:cstheme="majorHAnsi"/>
          <w:sz w:val="24"/>
          <w:szCs w:val="24"/>
        </w:rPr>
        <w:t xml:space="preserve"> </w:t>
      </w:r>
      <w:r w:rsidRPr="00FD21E9">
        <w:rPr>
          <w:rFonts w:asciiTheme="majorHAnsi" w:hAnsiTheme="majorHAnsi" w:cstheme="majorHAnsi"/>
          <w:sz w:val="24"/>
          <w:szCs w:val="24"/>
        </w:rPr>
        <w:t>Gb, respectively. These total lengths are similar to the wakasagi smelt genome (</w:t>
      </w:r>
      <w:r w:rsidRPr="00FD21E9">
        <w:rPr>
          <w:rFonts w:asciiTheme="majorHAnsi" w:hAnsiTheme="majorHAnsi" w:cstheme="majorHAnsi"/>
          <w:i/>
          <w:iCs/>
          <w:sz w:val="24"/>
          <w:szCs w:val="24"/>
        </w:rPr>
        <w:t>Hypomesus nipponensis</w:t>
      </w:r>
      <w:r w:rsidRPr="00FD21E9">
        <w:rPr>
          <w:rFonts w:asciiTheme="majorHAnsi" w:hAnsiTheme="majorHAnsi" w:cstheme="majorHAnsi"/>
          <w:sz w:val="24"/>
          <w:szCs w:val="24"/>
        </w:rPr>
        <w:t>) which has a total length of 0.50</w:t>
      </w:r>
      <w:r w:rsidR="0079787C">
        <w:rPr>
          <w:rFonts w:asciiTheme="majorHAnsi" w:hAnsiTheme="majorHAnsi" w:cstheme="majorHAnsi"/>
          <w:sz w:val="24"/>
          <w:szCs w:val="24"/>
        </w:rPr>
        <w:t xml:space="preserve"> </w:t>
      </w:r>
      <w:r w:rsidRPr="00FD21E9">
        <w:rPr>
          <w:rFonts w:asciiTheme="majorHAnsi" w:hAnsiTheme="majorHAnsi" w:cstheme="majorHAnsi"/>
          <w:sz w:val="24"/>
          <w:szCs w:val="24"/>
        </w:rPr>
        <w:t>Gb</w:t>
      </w:r>
      <w:r w:rsidR="0079787C">
        <w:rPr>
          <w:rFonts w:asciiTheme="majorHAnsi" w:hAnsiTheme="majorHAnsi" w:cstheme="majorHAnsi"/>
          <w:sz w:val="24"/>
          <w:szCs w:val="24"/>
        </w:rPr>
        <w:t xml:space="preserve"> </w:t>
      </w:r>
      <w:r w:rsidRPr="00FD21E9">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{"citationID":"LHomXNMi","properties":{"formattedCitation":"(Xuan et al., 2021)","plainCitation":"(Xuan et al., 2021)","noteIndex":0},"citationItems":[{"id":501,"uris":["http://zotero.org/users/local/3tku6QP0/items/I97AMA8Q"],"itemData":{"id":501,"type":"article-journal","container-title":"G3: Genes|Genomes|Genetics","DOI":"10.1093/g3journal/jkab147","language":"en","page":"35","source":"Zotero","title":"Draft Genome of the Korean smelt Hypomesus nipponensis and its transcriptomic","author":[{"family":"Xuan","given":"Biao"},{"family":"Kim","given":"Eun Mi"},{"family":"Song","given":"Mi-Young"},{"family":"Shin","given":"Younhee"},{"family":"Jeon","given":"Ji-Hyeon"},{"family":"Bae","given":"Eun"}],"issued":{"date-parts":[["2021"]]}}}],"schema":"https://github.com/citation-style-language/schema/raw/master/csl-citation.json"} </w:instrText>
      </w:r>
      <w:r w:rsidRPr="00FD21E9">
        <w:rPr>
          <w:rFonts w:asciiTheme="majorHAnsi" w:hAnsiTheme="majorHAnsi" w:cstheme="majorHAnsi"/>
          <w:sz w:val="24"/>
          <w:szCs w:val="24"/>
        </w:rPr>
        <w:fldChar w:fldCharType="separate"/>
      </w:r>
      <w:r w:rsidR="00D86949">
        <w:rPr>
          <w:rFonts w:ascii="Calibri Light" w:hAnsiTheme="majorHAnsi" w:cs="Calibri Light"/>
          <w:sz w:val="24"/>
        </w:rPr>
        <w:t>(Xuan et al., 2021)</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 Our final male and female assemblies had 376 and 549 scaffolds with N50’s of 0.12</w:t>
      </w:r>
      <w:r w:rsidR="0079787C">
        <w:rPr>
          <w:rFonts w:asciiTheme="majorHAnsi" w:hAnsiTheme="majorHAnsi" w:cstheme="majorHAnsi"/>
          <w:sz w:val="24"/>
          <w:szCs w:val="24"/>
        </w:rPr>
        <w:t xml:space="preserve"> </w:t>
      </w:r>
      <w:r w:rsidRPr="00FD21E9">
        <w:rPr>
          <w:rFonts w:asciiTheme="majorHAnsi" w:hAnsiTheme="majorHAnsi" w:cstheme="majorHAnsi"/>
          <w:sz w:val="24"/>
          <w:szCs w:val="24"/>
        </w:rPr>
        <w:t>Gb and 0.15</w:t>
      </w:r>
      <w:r w:rsidR="0079787C">
        <w:rPr>
          <w:rFonts w:asciiTheme="majorHAnsi" w:hAnsiTheme="majorHAnsi" w:cstheme="majorHAnsi"/>
          <w:sz w:val="24"/>
          <w:szCs w:val="24"/>
        </w:rPr>
        <w:t xml:space="preserve"> </w:t>
      </w:r>
      <w:r w:rsidRPr="00FD21E9">
        <w:rPr>
          <w:rFonts w:asciiTheme="majorHAnsi" w:hAnsiTheme="majorHAnsi" w:cstheme="majorHAnsi"/>
          <w:sz w:val="24"/>
          <w:szCs w:val="24"/>
        </w:rPr>
        <w:t xml:space="preserve">Gb, respectively. The first 28 contigs, representing the number of haploid chromosomes confirmed by cytogenetic karyotyping, contain 73.3% and 81.6% of the sequencing data of total assemblies in male and females, respectively. The delta smelt reference assemblies are </w:t>
      </w:r>
      <w:commentRangeStart w:id="76"/>
      <w:r w:rsidRPr="00FD21E9">
        <w:rPr>
          <w:rFonts w:asciiTheme="majorHAnsi" w:hAnsiTheme="majorHAnsi" w:cstheme="majorHAnsi"/>
          <w:sz w:val="24"/>
          <w:szCs w:val="24"/>
        </w:rPr>
        <w:t>roughly 25-30 times more contiguous tha</w:t>
      </w:r>
      <w:r w:rsidR="0079787C">
        <w:rPr>
          <w:rFonts w:asciiTheme="majorHAnsi" w:hAnsiTheme="majorHAnsi" w:cstheme="majorHAnsi"/>
          <w:sz w:val="24"/>
          <w:szCs w:val="24"/>
        </w:rPr>
        <w:t>n</w:t>
      </w:r>
      <w:r w:rsidRPr="00FD21E9">
        <w:rPr>
          <w:rFonts w:asciiTheme="majorHAnsi" w:hAnsiTheme="majorHAnsi" w:cstheme="majorHAnsi"/>
          <w:sz w:val="24"/>
          <w:szCs w:val="24"/>
        </w:rPr>
        <w:t xml:space="preserve"> the previously published </w:t>
      </w:r>
      <w:r w:rsidRPr="00FD21E9">
        <w:rPr>
          <w:rFonts w:asciiTheme="majorHAnsi" w:hAnsiTheme="majorHAnsi" w:cstheme="majorHAnsi"/>
          <w:i/>
          <w:iCs/>
          <w:sz w:val="24"/>
          <w:szCs w:val="24"/>
        </w:rPr>
        <w:t xml:space="preserve">H. </w:t>
      </w:r>
      <w:proofErr w:type="spellStart"/>
      <w:r w:rsidRPr="00FD21E9">
        <w:rPr>
          <w:rFonts w:asciiTheme="majorHAnsi" w:hAnsiTheme="majorHAnsi" w:cstheme="majorHAnsi"/>
          <w:i/>
          <w:iCs/>
          <w:sz w:val="24"/>
          <w:szCs w:val="24"/>
        </w:rPr>
        <w:t>niponnensis</w:t>
      </w:r>
      <w:proofErr w:type="spellEnd"/>
      <w:r w:rsidRPr="00FD21E9">
        <w:rPr>
          <w:rFonts w:asciiTheme="majorHAnsi" w:hAnsiTheme="majorHAnsi" w:cstheme="majorHAnsi"/>
          <w:sz w:val="24"/>
          <w:szCs w:val="24"/>
        </w:rPr>
        <w:t xml:space="preserve"> </w:t>
      </w:r>
      <w:commentRangeEnd w:id="76"/>
      <w:r w:rsidR="0079787C">
        <w:rPr>
          <w:rStyle w:val="CommentReference"/>
        </w:rPr>
        <w:commentReference w:id="76"/>
      </w:r>
      <w:r w:rsidRPr="00FD21E9">
        <w:rPr>
          <w:rFonts w:asciiTheme="majorHAnsi" w:hAnsiTheme="majorHAnsi" w:cstheme="majorHAnsi"/>
          <w:sz w:val="24"/>
          <w:szCs w:val="24"/>
        </w:rPr>
        <w:t xml:space="preserve">assembly and our final male assembly contained 88.4% and final female contained 89.3% of core genes expected in the </w:t>
      </w:r>
      <w:r w:rsidRPr="00FD21E9">
        <w:rPr>
          <w:rFonts w:asciiTheme="majorHAnsi" w:hAnsiTheme="majorHAnsi" w:cstheme="majorHAnsi"/>
          <w:i/>
          <w:iCs/>
          <w:sz w:val="24"/>
          <w:szCs w:val="24"/>
        </w:rPr>
        <w:t>Actinopterygii</w:t>
      </w:r>
      <w:r w:rsidRPr="00FD21E9">
        <w:rPr>
          <w:rFonts w:asciiTheme="majorHAnsi" w:hAnsiTheme="majorHAnsi" w:cstheme="majorHAnsi"/>
          <w:sz w:val="24"/>
          <w:szCs w:val="24"/>
        </w:rPr>
        <w:t xml:space="preserve"> BUSCO database. As such, our reference genomes provide a strong foundation for the future of delta smelt and evolutionary genomic research.</w:t>
      </w:r>
    </w:p>
    <w:p w14:paraId="520C742C" w14:textId="7B7308C9" w:rsidR="003F5039" w:rsidRPr="00FD21E9" w:rsidRDefault="003F5039" w:rsidP="003F5039">
      <w:pPr>
        <w:spacing w:line="480" w:lineRule="auto"/>
        <w:rPr>
          <w:rFonts w:asciiTheme="majorHAnsi" w:hAnsiTheme="majorHAnsi" w:cstheme="majorHAnsi"/>
          <w:sz w:val="24"/>
          <w:szCs w:val="24"/>
        </w:rPr>
      </w:pPr>
      <w:r w:rsidRPr="00FD21E9">
        <w:rPr>
          <w:rFonts w:asciiTheme="majorHAnsi" w:hAnsiTheme="majorHAnsi" w:cstheme="majorHAnsi"/>
          <w:sz w:val="24"/>
          <w:szCs w:val="24"/>
        </w:rPr>
        <w:t>The male assembly is roughly 0.03</w:t>
      </w:r>
      <w:r w:rsidR="007373D1">
        <w:rPr>
          <w:rFonts w:asciiTheme="majorHAnsi" w:hAnsiTheme="majorHAnsi" w:cstheme="majorHAnsi"/>
          <w:sz w:val="24"/>
          <w:szCs w:val="24"/>
        </w:rPr>
        <w:t xml:space="preserve"> </w:t>
      </w:r>
      <w:r w:rsidRPr="00FD21E9">
        <w:rPr>
          <w:rFonts w:asciiTheme="majorHAnsi" w:hAnsiTheme="majorHAnsi" w:cstheme="majorHAnsi"/>
          <w:sz w:val="24"/>
          <w:szCs w:val="24"/>
        </w:rPr>
        <w:t xml:space="preserve">Gb, or 8.0% longer than the female assembly and has a 5.6% increase of double-copy genes. These double-copy genes may account for the longer assembly </w:t>
      </w:r>
      <w:r w:rsidRPr="00FD21E9">
        <w:rPr>
          <w:rFonts w:asciiTheme="majorHAnsi" w:hAnsiTheme="majorHAnsi" w:cstheme="majorHAnsi"/>
          <w:sz w:val="24"/>
          <w:szCs w:val="24"/>
        </w:rPr>
        <w:lastRenderedPageBreak/>
        <w:t xml:space="preserve">length. Alternatively, or perhaps additionally, the male genome may have male specific sequences, such as a sex chromosome, which we could </w:t>
      </w:r>
      <w:r w:rsidR="007373D1">
        <w:rPr>
          <w:rFonts w:asciiTheme="majorHAnsi" w:hAnsiTheme="majorHAnsi" w:cstheme="majorHAnsi"/>
          <w:sz w:val="24"/>
          <w:szCs w:val="24"/>
        </w:rPr>
        <w:t>detect</w:t>
      </w:r>
      <w:r w:rsidRPr="00FD21E9">
        <w:rPr>
          <w:rFonts w:asciiTheme="majorHAnsi" w:hAnsiTheme="majorHAnsi" w:cstheme="majorHAnsi"/>
          <w:sz w:val="24"/>
          <w:szCs w:val="24"/>
        </w:rPr>
        <w:t xml:space="preserve"> in our cytogenetic work.</w:t>
      </w:r>
    </w:p>
    <w:p w14:paraId="42D1AFD3" w14:textId="754E4DF1" w:rsidR="003F5039" w:rsidRDefault="003F5039" w:rsidP="003F5039">
      <w:pPr>
        <w:spacing w:line="480" w:lineRule="auto"/>
        <w:rPr>
          <w:rFonts w:asciiTheme="majorHAnsi" w:hAnsiTheme="majorHAnsi" w:cstheme="majorHAnsi"/>
          <w:sz w:val="24"/>
          <w:szCs w:val="24"/>
        </w:rPr>
      </w:pPr>
      <w:commentRangeStart w:id="77"/>
      <w:r w:rsidRPr="00FD21E9">
        <w:rPr>
          <w:rFonts w:asciiTheme="majorHAnsi" w:hAnsiTheme="majorHAnsi" w:cstheme="majorHAnsi"/>
          <w:sz w:val="24"/>
          <w:szCs w:val="24"/>
        </w:rPr>
        <w:t xml:space="preserve">The primary objective of this chapter was to create a highly contiguous chromosome-scale </w:t>
      </w:r>
      <w:r w:rsidRPr="00FD21E9">
        <w:rPr>
          <w:rFonts w:asciiTheme="majorHAnsi" w:hAnsiTheme="majorHAnsi" w:cstheme="majorHAnsi"/>
          <w:i/>
          <w:iCs/>
          <w:sz w:val="24"/>
          <w:szCs w:val="24"/>
        </w:rPr>
        <w:t>de novo</w:t>
      </w:r>
      <w:r w:rsidRPr="00FD21E9">
        <w:rPr>
          <w:rFonts w:asciiTheme="majorHAnsi" w:hAnsiTheme="majorHAnsi" w:cstheme="majorHAnsi"/>
          <w:sz w:val="24"/>
          <w:szCs w:val="24"/>
        </w:rPr>
        <w:t xml:space="preserve"> genome assembly for use within and beyond the scope of this dissertation. We have achieved two chromosome-scale reference genomes, one for a female fish and one for a male fish, where a chromosome counts of 2n=56 for the species was independently validated by sequencing-free cytogenetic methods.</w:t>
      </w:r>
      <w:commentRangeEnd w:id="77"/>
      <w:r w:rsidR="00051847">
        <w:rPr>
          <w:rStyle w:val="CommentReference"/>
        </w:rPr>
        <w:commentReference w:id="77"/>
      </w:r>
      <w:r w:rsidRPr="00FD21E9">
        <w:rPr>
          <w:rFonts w:asciiTheme="majorHAnsi" w:hAnsiTheme="majorHAnsi" w:cstheme="majorHAnsi"/>
          <w:sz w:val="24"/>
          <w:szCs w:val="24"/>
        </w:rPr>
        <w:t xml:space="preserve"> Our two reference genomes were published to NCBI with GenBank assembly accession numbers GCA_021917145.1 (female) and GCA_021870715.1 (male) on February 02, 2022 and February 03, 2022, respectively and the more contiguous female genome has subsequently </w:t>
      </w:r>
      <w:ins w:id="78" w:author="Andrea Schreier" w:date="2022-09-07T13:38:00Z">
        <w:r w:rsidR="007373D1">
          <w:rPr>
            <w:rFonts w:asciiTheme="majorHAnsi" w:hAnsiTheme="majorHAnsi" w:cstheme="majorHAnsi"/>
            <w:sz w:val="24"/>
            <w:szCs w:val="24"/>
          </w:rPr>
          <w:t xml:space="preserve">been </w:t>
        </w:r>
      </w:ins>
      <w:r w:rsidRPr="00FD21E9">
        <w:rPr>
          <w:rFonts w:asciiTheme="majorHAnsi" w:hAnsiTheme="majorHAnsi" w:cstheme="majorHAnsi"/>
          <w:sz w:val="24"/>
          <w:szCs w:val="24"/>
        </w:rPr>
        <w:t xml:space="preserve">annotated by the NCBI Eukaryotic Genome Annotation Pipeline. </w:t>
      </w:r>
    </w:p>
    <w:p w14:paraId="21CB257D" w14:textId="77777777" w:rsidR="000C33D6" w:rsidRPr="00FD21E9" w:rsidRDefault="000C33D6" w:rsidP="000C33D6">
      <w:pPr>
        <w:spacing w:line="480" w:lineRule="auto"/>
        <w:rPr>
          <w:rFonts w:asciiTheme="majorHAnsi" w:hAnsiTheme="majorHAnsi" w:cstheme="majorHAnsi"/>
          <w:sz w:val="24"/>
          <w:szCs w:val="24"/>
        </w:rPr>
      </w:pPr>
      <w:r w:rsidRPr="00FD21E9">
        <w:rPr>
          <w:rFonts w:asciiTheme="majorHAnsi" w:hAnsiTheme="majorHAnsi" w:cstheme="majorHAnsi"/>
          <w:sz w:val="24"/>
          <w:szCs w:val="24"/>
        </w:rPr>
        <w:t xml:space="preserve">The diploid chromosome number of 56 for delta smelt </w:t>
      </w:r>
      <w:r>
        <w:rPr>
          <w:rFonts w:asciiTheme="majorHAnsi" w:hAnsiTheme="majorHAnsi" w:cstheme="majorHAnsi"/>
          <w:sz w:val="24"/>
          <w:szCs w:val="24"/>
        </w:rPr>
        <w:t>revealed by</w:t>
      </w:r>
      <w:r w:rsidRPr="00FD21E9">
        <w:rPr>
          <w:rFonts w:asciiTheme="majorHAnsi" w:hAnsiTheme="majorHAnsi" w:cstheme="majorHAnsi"/>
          <w:sz w:val="24"/>
          <w:szCs w:val="24"/>
        </w:rPr>
        <w:t xml:space="preserve"> our karyotyping aligns with those reported for other smelt species, 2n=54, 56 or 58 for European smelt</w:t>
      </w:r>
      <w:r>
        <w:rPr>
          <w:rFonts w:asciiTheme="majorHAnsi" w:hAnsiTheme="majorHAnsi" w:cstheme="majorHAnsi"/>
          <w:sz w:val="24"/>
          <w:szCs w:val="24"/>
        </w:rPr>
        <w:t xml:space="preserve"> </w:t>
      </w:r>
      <w:r w:rsidRPr="00FD21E9">
        <w:rPr>
          <w:rFonts w:asciiTheme="majorHAnsi" w:hAnsiTheme="majorHAnsi" w:cstheme="majorHAnsi"/>
          <w:sz w:val="24"/>
          <w:szCs w:val="24"/>
        </w:rPr>
        <w:fldChar w:fldCharType="begin"/>
      </w:r>
      <w:r>
        <w:rPr>
          <w:rFonts w:asciiTheme="majorHAnsi" w:hAnsiTheme="majorHAnsi" w:cstheme="majorHAnsi"/>
          <w:sz w:val="24"/>
          <w:szCs w:val="24"/>
        </w:rPr>
        <w:instrText xml:space="preserve"> ADDIN ZOTERO_ITEM CSL_CITATION {"citationID":"lXut5gfr","properties":{"formattedCitation":"(Nygren et al., 1971; Ocalewicz et al., 2007)","plainCitation":"(Nygren et al., 1971; Ocalewicz et al., 2007)","noteIndex":0},"citationItems":[{"id":496,"uris":["http://zotero.org/users/local/3tku6QP0/items/44HS34AW"],"itemData":{"id":496,"type":"article-journal","container-title":"Hereditas","DOI":"10.1111/j.1601-5223.1971.tb02381.x","ISSN":"00180661","issue":"2","language":"en","page":"283-286","source":"DOI.org (Crossref)","title":"Cytological studies in the smelt (Osmerus eperlanus L.)","volume":"67","author":[{"family":"Nygren","given":"Axel"},{"family":"Nilsson","given":"Birgit"},{"family":"Jahnke","given":"Margarete"}],"issued":{"date-parts":[["1971"]]}}},{"id":497,"uris":["http://zotero.org/users/local/3tku6QP0/items/278C2NYA"],"itemData":{"id":497,"type":"article-journal","container-title":"Genetica","DOI":"10.1007/s10709-006-9110-9","ISSN":"0016-6707, 1573-6857","issue":"1","journalAbbreviation":"Genetica","language":"en","page":"29-35","source":"DOI.org (Crossref)","title":"Karyotype and chromosomal characteristics of Ag–NOR sites and 5S rDNA in European smelt, Osmerus eperlanus","volume":"131","author":[{"family":"Ocalewicz","given":"K."},{"family":"Hliwa","given":"P."},{"family":"Krol","given":"J."},{"family":"Rábová","given":"M."},{"family":"Stabinski","given":"R."},{"family":"Ráb","given":"P."}],"issued":{"date-parts":[["2007",7,26]]}}}],"schema":"https://github.com/citation-style-language/schema/raw/master/csl-citation.json"} </w:instrText>
      </w:r>
      <w:r w:rsidRPr="00FD21E9">
        <w:rPr>
          <w:rFonts w:asciiTheme="majorHAnsi" w:hAnsiTheme="majorHAnsi" w:cstheme="majorHAnsi"/>
          <w:sz w:val="24"/>
          <w:szCs w:val="24"/>
        </w:rPr>
        <w:fldChar w:fldCharType="separate"/>
      </w:r>
      <w:r>
        <w:rPr>
          <w:rFonts w:ascii="Calibri Light" w:hAnsiTheme="majorHAnsi" w:cs="Calibri Light"/>
          <w:sz w:val="24"/>
        </w:rPr>
        <w:t xml:space="preserve">(Nygren et al., 1971; </w:t>
      </w:r>
      <w:proofErr w:type="spellStart"/>
      <w:r>
        <w:rPr>
          <w:rFonts w:ascii="Calibri Light" w:hAnsiTheme="majorHAnsi" w:cs="Calibri Light"/>
          <w:sz w:val="24"/>
        </w:rPr>
        <w:t>Ocalewicz</w:t>
      </w:r>
      <w:proofErr w:type="spellEnd"/>
      <w:r>
        <w:rPr>
          <w:rFonts w:ascii="Calibri Light" w:hAnsiTheme="majorHAnsi" w:cs="Calibri Light"/>
          <w:sz w:val="24"/>
        </w:rPr>
        <w:t xml:space="preserve"> et al., 2007)</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 xml:space="preserve"> and 2n=56 for pond smelt</w:t>
      </w:r>
      <w:r>
        <w:rPr>
          <w:rFonts w:asciiTheme="majorHAnsi" w:hAnsiTheme="majorHAnsi" w:cstheme="majorHAnsi"/>
          <w:sz w:val="24"/>
          <w:szCs w:val="24"/>
        </w:rPr>
        <w:t xml:space="preserve"> </w:t>
      </w:r>
      <w:r w:rsidRPr="00FD21E9">
        <w:rPr>
          <w:rFonts w:asciiTheme="majorHAnsi" w:hAnsiTheme="majorHAnsi" w:cstheme="majorHAnsi"/>
          <w:sz w:val="24"/>
          <w:szCs w:val="24"/>
        </w:rPr>
        <w:fldChar w:fldCharType="begin"/>
      </w:r>
      <w:r>
        <w:rPr>
          <w:rFonts w:asciiTheme="majorHAnsi" w:hAnsiTheme="majorHAnsi" w:cstheme="majorHAnsi"/>
          <w:sz w:val="24"/>
          <w:szCs w:val="24"/>
        </w:rPr>
        <w:instrText xml:space="preserve"> ADDIN ZOTERO_ITEM CSL_CITATION {"citationID":"isNNQCcP","properties":{"formattedCitation":"(Kitada et al., 1980)","plainCitation":"(Kitada et al., 1980)","noteIndex":0},"citationItems":[{"id":493,"uris":["http://zotero.org/users/local/3tku6QP0/items/NSNAJYQZ"],"itemData":{"id":493,"type":"article-journal","container-title":"Chrom. Inform. Serv.","page":"8-9","title":"Chromosomes of the pond smelt Hypomesus transpacificus nipponensis","volume":"28","author":[{"family":"Kitada","given":"J"},{"family":"Tatewaki","given":"R"},{"family":"Tagawa","given":"M"}],"issued":{"date-parts":[["1980"]]}}}],"schema":"https://github.com/citation-style-language/schema/raw/master/csl-citation.json"} </w:instrText>
      </w:r>
      <w:r w:rsidRPr="00FD21E9">
        <w:rPr>
          <w:rFonts w:asciiTheme="majorHAnsi" w:hAnsiTheme="majorHAnsi" w:cstheme="majorHAnsi"/>
          <w:sz w:val="24"/>
          <w:szCs w:val="24"/>
        </w:rPr>
        <w:fldChar w:fldCharType="separate"/>
      </w:r>
      <w:r>
        <w:rPr>
          <w:rFonts w:ascii="Calibri Light" w:hAnsiTheme="majorHAnsi" w:cs="Calibri Light"/>
          <w:sz w:val="24"/>
        </w:rPr>
        <w:t>(</w:t>
      </w:r>
      <w:proofErr w:type="spellStart"/>
      <w:r>
        <w:rPr>
          <w:rFonts w:ascii="Calibri Light" w:hAnsiTheme="majorHAnsi" w:cs="Calibri Light"/>
          <w:sz w:val="24"/>
        </w:rPr>
        <w:t>Kitada</w:t>
      </w:r>
      <w:proofErr w:type="spellEnd"/>
      <w:r>
        <w:rPr>
          <w:rFonts w:ascii="Calibri Light" w:hAnsiTheme="majorHAnsi" w:cs="Calibri Light"/>
          <w:sz w:val="24"/>
        </w:rPr>
        <w:t xml:space="preserve"> et al., 1980)</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 As others have noted, Robertsonian fusions/fissions of chromosomes (</w:t>
      </w:r>
      <w:proofErr w:type="spellStart"/>
      <w:r w:rsidRPr="00FD21E9">
        <w:rPr>
          <w:rFonts w:asciiTheme="majorHAnsi" w:hAnsiTheme="majorHAnsi" w:cstheme="majorHAnsi"/>
          <w:sz w:val="24"/>
          <w:szCs w:val="24"/>
        </w:rPr>
        <w:t>acrocentrics</w:t>
      </w:r>
      <w:proofErr w:type="spellEnd"/>
      <w:r w:rsidRPr="00FD21E9">
        <w:rPr>
          <w:rFonts w:asciiTheme="majorHAnsi" w:hAnsiTheme="majorHAnsi" w:cstheme="majorHAnsi"/>
          <w:sz w:val="24"/>
          <w:szCs w:val="24"/>
        </w:rPr>
        <w:t xml:space="preserve"> fusing to form </w:t>
      </w:r>
      <w:proofErr w:type="spellStart"/>
      <w:r w:rsidRPr="00FD21E9">
        <w:rPr>
          <w:rFonts w:asciiTheme="majorHAnsi" w:hAnsiTheme="majorHAnsi" w:cstheme="majorHAnsi"/>
          <w:sz w:val="24"/>
          <w:szCs w:val="24"/>
        </w:rPr>
        <w:t>metacentrics</w:t>
      </w:r>
      <w:proofErr w:type="spellEnd"/>
      <w:r w:rsidRPr="00FD21E9">
        <w:rPr>
          <w:rFonts w:asciiTheme="majorHAnsi" w:hAnsiTheme="majorHAnsi" w:cstheme="majorHAnsi"/>
          <w:sz w:val="24"/>
          <w:szCs w:val="24"/>
        </w:rPr>
        <w:t xml:space="preserve"> or vice versa) may be the source of the karyotype variation, which is also the basis for karyotype variation observed within and among salmonid species</w:t>
      </w:r>
      <w:r>
        <w:rPr>
          <w:rFonts w:asciiTheme="majorHAnsi" w:hAnsiTheme="majorHAnsi" w:cstheme="majorHAnsi"/>
          <w:sz w:val="24"/>
          <w:szCs w:val="24"/>
        </w:rPr>
        <w:t xml:space="preserve"> </w:t>
      </w:r>
      <w:r w:rsidRPr="00FD21E9">
        <w:rPr>
          <w:rFonts w:asciiTheme="majorHAnsi" w:hAnsiTheme="majorHAnsi" w:cstheme="majorHAnsi"/>
          <w:sz w:val="24"/>
          <w:szCs w:val="24"/>
        </w:rPr>
        <w:fldChar w:fldCharType="begin"/>
      </w:r>
      <w:r>
        <w:rPr>
          <w:rFonts w:asciiTheme="majorHAnsi" w:hAnsiTheme="majorHAnsi" w:cstheme="majorHAnsi"/>
          <w:sz w:val="24"/>
          <w:szCs w:val="24"/>
        </w:rPr>
        <w:instrText xml:space="preserve"> ADDIN ZOTERO_ITEM CSL_CITATION {"citationID":"tUelmuHF","properties":{"formattedCitation":"(Hartley, 1987; Ocalewicz et al., 2007)","plainCitation":"(Hartley, 1987; Ocalewicz et al., 2007)","noteIndex":0},"citationItems":[{"id":497,"uris":["http://zotero.org/users/local/3tku6QP0/items/278C2NYA"],"itemData":{"id":497,"type":"article-journal","container-title":"Genetica","DOI":"10.1007/s10709-006-9110-9","ISSN":"0016-6707, 1573-6857","issue":"1","journalAbbreviation":"Genetica","language":"en","page":"29-35","source":"DOI.org (Crossref)","title":"Karyotype and chromosomal characteristics of Ag–NOR sites and 5S rDNA in European smelt, Osmerus eperlanus","volume":"131","author":[{"family":"Ocalewicz","given":"K."},{"family":"Hliwa","given":"P."},{"family":"Krol","given":"J."},{"family":"Rábová","given":"M."},{"family":"Stabinski","given":"R."},{"family":"Ráb","given":"P."}],"issued":{"date-parts":[["2007",7,26]]}}},{"id":499,"uris":["http://zotero.org/users/local/3tku6QP0/items/CEEW65XW"],"itemData":{"id":499,"type":"article-journal","container-title":"Biological Reviews","DOI":"10.1111/j.1469-185X.1987.tb00663.x","ISSN":"1464-7931, 1469-185X","issue":"3","journalAbbreviation":"Biological Reviews","language":"en","page":"197-214","source":"DOI.org (Crossref)","title":"THE CHROMOSOMES OF SALMONID FISHES","volume":"62","author":[{"family":"Hartley","given":"S. E."}],"issued":{"date-parts":[["1987",8]]}}}],"schema":"https://github.com/citation-style-language/schema/raw/master/csl-citation.json"} </w:instrText>
      </w:r>
      <w:r w:rsidRPr="00FD21E9">
        <w:rPr>
          <w:rFonts w:asciiTheme="majorHAnsi" w:hAnsiTheme="majorHAnsi" w:cstheme="majorHAnsi"/>
          <w:sz w:val="24"/>
          <w:szCs w:val="24"/>
        </w:rPr>
        <w:fldChar w:fldCharType="separate"/>
      </w:r>
      <w:r>
        <w:rPr>
          <w:rFonts w:ascii="Calibri Light" w:hAnsiTheme="majorHAnsi" w:cs="Calibri Light"/>
          <w:sz w:val="24"/>
        </w:rPr>
        <w:t xml:space="preserve">(Hartley, 1987; </w:t>
      </w:r>
      <w:proofErr w:type="spellStart"/>
      <w:r>
        <w:rPr>
          <w:rFonts w:ascii="Calibri Light" w:hAnsiTheme="majorHAnsi" w:cs="Calibri Light"/>
          <w:sz w:val="24"/>
        </w:rPr>
        <w:t>Ocalewicz</w:t>
      </w:r>
      <w:proofErr w:type="spellEnd"/>
      <w:r>
        <w:rPr>
          <w:rFonts w:ascii="Calibri Light" w:hAnsiTheme="majorHAnsi" w:cs="Calibri Light"/>
          <w:sz w:val="24"/>
        </w:rPr>
        <w:t xml:space="preserve"> et al., 2007)</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 xml:space="preserve">. No sex chromosomes have been reported to date for those smelts studied cytogenetically, and here we found no evidence for sex-specific chromosomes although a more detailed study is necessary given the small sample size and low resolution of images. </w:t>
      </w:r>
      <w:proofErr w:type="gramStart"/>
      <w:r w:rsidRPr="00FD21E9">
        <w:rPr>
          <w:rFonts w:asciiTheme="majorHAnsi" w:hAnsiTheme="majorHAnsi" w:cstheme="majorHAnsi"/>
          <w:sz w:val="24"/>
          <w:szCs w:val="24"/>
        </w:rPr>
        <w:t>Similar to</w:t>
      </w:r>
      <w:proofErr w:type="gramEnd"/>
      <w:r w:rsidRPr="00FD21E9">
        <w:rPr>
          <w:rFonts w:asciiTheme="majorHAnsi" w:hAnsiTheme="majorHAnsi" w:cstheme="majorHAnsi"/>
          <w:sz w:val="24"/>
          <w:szCs w:val="24"/>
        </w:rPr>
        <w:t xml:space="preserve"> reports</w:t>
      </w:r>
      <w:r>
        <w:rPr>
          <w:rFonts w:asciiTheme="majorHAnsi" w:hAnsiTheme="majorHAnsi" w:cstheme="majorHAnsi"/>
          <w:sz w:val="24"/>
          <w:szCs w:val="24"/>
        </w:rPr>
        <w:t xml:space="preserve"> from other smelt species</w:t>
      </w:r>
      <w:r w:rsidRPr="00FD21E9">
        <w:rPr>
          <w:rFonts w:asciiTheme="majorHAnsi" w:hAnsiTheme="majorHAnsi" w:cstheme="majorHAnsi"/>
          <w:sz w:val="24"/>
          <w:szCs w:val="24"/>
        </w:rPr>
        <w:t xml:space="preserve">, we note a preponderance of </w:t>
      </w:r>
      <w:proofErr w:type="spellStart"/>
      <w:r w:rsidRPr="00FD21E9">
        <w:rPr>
          <w:rFonts w:asciiTheme="majorHAnsi" w:hAnsiTheme="majorHAnsi" w:cstheme="majorHAnsi"/>
          <w:sz w:val="24"/>
          <w:szCs w:val="24"/>
        </w:rPr>
        <w:t>subt</w:t>
      </w:r>
      <w:r>
        <w:rPr>
          <w:rFonts w:asciiTheme="majorHAnsi" w:hAnsiTheme="majorHAnsi" w:cstheme="majorHAnsi"/>
          <w:sz w:val="24"/>
          <w:szCs w:val="24"/>
        </w:rPr>
        <w:t>e</w:t>
      </w:r>
      <w:r w:rsidRPr="00FD21E9">
        <w:rPr>
          <w:rFonts w:asciiTheme="majorHAnsi" w:hAnsiTheme="majorHAnsi" w:cstheme="majorHAnsi"/>
          <w:sz w:val="24"/>
          <w:szCs w:val="24"/>
        </w:rPr>
        <w:t>locentric</w:t>
      </w:r>
      <w:proofErr w:type="spellEnd"/>
      <w:r w:rsidRPr="00FD21E9">
        <w:rPr>
          <w:rFonts w:asciiTheme="majorHAnsi" w:hAnsiTheme="majorHAnsi" w:cstheme="majorHAnsi"/>
          <w:sz w:val="24"/>
          <w:szCs w:val="24"/>
        </w:rPr>
        <w:t>/acrocentric chromosome pairs over metacentric chromosome pair</w:t>
      </w:r>
      <w:r>
        <w:rPr>
          <w:rFonts w:asciiTheme="majorHAnsi" w:hAnsiTheme="majorHAnsi" w:cstheme="majorHAnsi"/>
          <w:sz w:val="24"/>
          <w:szCs w:val="24"/>
        </w:rPr>
        <w:t>s</w:t>
      </w:r>
      <w:r w:rsidRPr="00FD21E9">
        <w:rPr>
          <w:rFonts w:asciiTheme="majorHAnsi" w:hAnsiTheme="majorHAnsi" w:cstheme="majorHAnsi"/>
          <w:sz w:val="24"/>
          <w:szCs w:val="24"/>
        </w:rPr>
        <w:t xml:space="preserve">, as one might expect for closely related species. Chromosome </w:t>
      </w:r>
      <w:r w:rsidRPr="00FD21E9">
        <w:rPr>
          <w:rFonts w:asciiTheme="majorHAnsi" w:hAnsiTheme="majorHAnsi" w:cstheme="majorHAnsi"/>
          <w:sz w:val="24"/>
          <w:szCs w:val="24"/>
        </w:rPr>
        <w:lastRenderedPageBreak/>
        <w:t>composition is a descriptive metric, and our findings did not alter or affect our genome assembly process.</w:t>
      </w:r>
    </w:p>
    <w:p w14:paraId="58111122" w14:textId="77777777" w:rsidR="000C33D6" w:rsidRDefault="000C33D6" w:rsidP="003F5039">
      <w:pPr>
        <w:spacing w:line="480" w:lineRule="auto"/>
        <w:rPr>
          <w:ins w:id="79" w:author="Andrea Schreier" w:date="2022-09-07T13:49:00Z"/>
          <w:rFonts w:asciiTheme="majorHAnsi" w:hAnsiTheme="majorHAnsi" w:cstheme="majorHAnsi"/>
          <w:sz w:val="24"/>
          <w:szCs w:val="24"/>
        </w:rPr>
      </w:pPr>
    </w:p>
    <w:p w14:paraId="29887AC4" w14:textId="4DA07966" w:rsidR="00DF2390" w:rsidRPr="00FD21E9" w:rsidRDefault="00DF2390" w:rsidP="003F5039">
      <w:pPr>
        <w:spacing w:line="480" w:lineRule="auto"/>
        <w:rPr>
          <w:rFonts w:asciiTheme="majorHAnsi" w:hAnsiTheme="majorHAnsi" w:cstheme="majorHAnsi"/>
          <w:sz w:val="24"/>
          <w:szCs w:val="24"/>
        </w:rPr>
      </w:pPr>
      <w:ins w:id="80" w:author="Andrea Schreier" w:date="2022-09-07T13:49:00Z">
        <w:r>
          <w:rPr>
            <w:rFonts w:asciiTheme="majorHAnsi" w:hAnsiTheme="majorHAnsi" w:cstheme="majorHAnsi"/>
            <w:sz w:val="24"/>
            <w:szCs w:val="24"/>
          </w:rPr>
          <w:t>Would be great to end the Discussion section with material talking about how what you’ve learned could inform conservation of smelt species (delta or longfin, since long</w:t>
        </w:r>
      </w:ins>
      <w:ins w:id="81" w:author="Andrea Schreier" w:date="2022-09-07T13:50:00Z">
        <w:r>
          <w:rPr>
            <w:rFonts w:asciiTheme="majorHAnsi" w:hAnsiTheme="majorHAnsi" w:cstheme="majorHAnsi"/>
            <w:sz w:val="24"/>
            <w:szCs w:val="24"/>
          </w:rPr>
          <w:t xml:space="preserve">fin is about </w:t>
        </w:r>
        <w:proofErr w:type="gramStart"/>
        <w:r>
          <w:rPr>
            <w:rFonts w:asciiTheme="majorHAnsi" w:hAnsiTheme="majorHAnsi" w:cstheme="majorHAnsi"/>
            <w:sz w:val="24"/>
            <w:szCs w:val="24"/>
          </w:rPr>
          <w:t>to  be</w:t>
        </w:r>
        <w:proofErr w:type="gramEnd"/>
        <w:r>
          <w:rPr>
            <w:rFonts w:asciiTheme="majorHAnsi" w:hAnsiTheme="majorHAnsi" w:cstheme="majorHAnsi"/>
            <w:sz w:val="24"/>
            <w:szCs w:val="24"/>
          </w:rPr>
          <w:t xml:space="preserve"> listed).</w:t>
        </w:r>
      </w:ins>
    </w:p>
    <w:p w14:paraId="645139E1" w14:textId="77777777" w:rsidR="008914E8" w:rsidRDefault="008914E8">
      <w:pPr>
        <w:spacing w:after="0" w:line="240" w:lineRule="auto"/>
        <w:jc w:val="left"/>
        <w:rPr>
          <w:rFonts w:asciiTheme="majorHAnsi" w:eastAsiaTheme="majorEastAsia" w:hAnsiTheme="majorHAnsi" w:cstheme="majorBidi"/>
          <w:b/>
          <w:bCs/>
          <w:sz w:val="24"/>
          <w:szCs w:val="24"/>
        </w:rPr>
      </w:pPr>
      <w:r>
        <w:br w:type="page"/>
      </w:r>
    </w:p>
    <w:p w14:paraId="766E5B6B" w14:textId="1011E498" w:rsidR="008914E8" w:rsidRPr="005549A1" w:rsidRDefault="00EC36DE" w:rsidP="00EC36DE">
      <w:pPr>
        <w:pStyle w:val="TOCHeading"/>
        <w:tabs>
          <w:tab w:val="left" w:pos="532"/>
        </w:tabs>
        <w:spacing w:line="480" w:lineRule="auto"/>
        <w:outlineLvl w:val="0"/>
      </w:pPr>
      <w:bookmarkStart w:id="82" w:name="_Toc113273239"/>
      <w:r>
        <w:lastRenderedPageBreak/>
        <w:t>Works Cited</w:t>
      </w:r>
      <w:bookmarkEnd w:id="82"/>
    </w:p>
    <w:p w14:paraId="11611124"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eastAsia="Times New Roman" w:hAnsiTheme="majorHAnsi" w:cstheme="majorHAnsi"/>
          <w:color w:val="000000"/>
          <w:sz w:val="24"/>
          <w:szCs w:val="24"/>
        </w:rPr>
        <w:fldChar w:fldCharType="begin"/>
      </w:r>
      <w:r w:rsidRPr="003B7B17">
        <w:rPr>
          <w:rFonts w:asciiTheme="majorHAnsi" w:eastAsia="Times New Roman" w:hAnsiTheme="majorHAnsi" w:cstheme="majorHAnsi"/>
          <w:color w:val="000000"/>
          <w:sz w:val="24"/>
          <w:szCs w:val="24"/>
        </w:rPr>
        <w:instrText xml:space="preserve"> ADDIN ZOTERO_BIBL {"uncited":[],"omitted":[],"custom":[]} CSL_BIBLIOGRAPHY </w:instrText>
      </w:r>
      <w:r w:rsidRPr="003B7B17">
        <w:rPr>
          <w:rFonts w:asciiTheme="majorHAnsi" w:eastAsia="Times New Roman" w:hAnsiTheme="majorHAnsi" w:cstheme="majorHAnsi"/>
          <w:color w:val="000000"/>
          <w:sz w:val="24"/>
          <w:szCs w:val="24"/>
        </w:rPr>
        <w:fldChar w:fldCharType="separate"/>
      </w:r>
      <w:r w:rsidRPr="003B7B17">
        <w:rPr>
          <w:rFonts w:asciiTheme="majorHAnsi" w:hAnsiTheme="majorHAnsi" w:cstheme="majorHAnsi"/>
          <w:color w:val="000000"/>
          <w:sz w:val="24"/>
          <w:szCs w:val="24"/>
        </w:rPr>
        <w:t xml:space="preserve">Andrews, Simon. (2010). </w:t>
      </w:r>
      <w:r w:rsidRPr="003B7B17">
        <w:rPr>
          <w:rFonts w:asciiTheme="majorHAnsi" w:hAnsiTheme="majorHAnsi" w:cstheme="majorHAnsi"/>
          <w:i/>
          <w:iCs/>
          <w:color w:val="000000"/>
          <w:sz w:val="24"/>
          <w:szCs w:val="24"/>
        </w:rPr>
        <w:t>FastQC: a quality control tool for high throughput sequence data.</w:t>
      </w:r>
      <w:r w:rsidRPr="003B7B17">
        <w:rPr>
          <w:rFonts w:asciiTheme="majorHAnsi" w:hAnsiTheme="majorHAnsi" w:cstheme="majorHAnsi"/>
          <w:color w:val="000000"/>
          <w:sz w:val="24"/>
          <w:szCs w:val="24"/>
        </w:rPr>
        <w:t xml:space="preserve"> (0.11.9). https://www.bioinformatics.babraham.ac.uk/projects/fastqc/</w:t>
      </w:r>
    </w:p>
    <w:p w14:paraId="53DB4B7A"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Belarmino, E., Nóbrega, M. F. de, Grimm, A. M., Copertino, M. da S., Vieira, J. P., &amp; Garcia, A. M. (2021). Long-term trends in the abundance of an estuarine fish and relationships with El Niño climatic impacts and seagrass meadows reduction. </w:t>
      </w:r>
      <w:r w:rsidRPr="003B7B17">
        <w:rPr>
          <w:rFonts w:asciiTheme="majorHAnsi" w:hAnsiTheme="majorHAnsi" w:cstheme="majorHAnsi"/>
          <w:i/>
          <w:iCs/>
          <w:color w:val="000000"/>
          <w:sz w:val="24"/>
          <w:szCs w:val="24"/>
        </w:rPr>
        <w:t>Estuarine, Coastal and Shelf Science</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261</w:t>
      </w:r>
      <w:r w:rsidRPr="003B7B17">
        <w:rPr>
          <w:rFonts w:asciiTheme="majorHAnsi" w:hAnsiTheme="majorHAnsi" w:cstheme="majorHAnsi"/>
          <w:color w:val="000000"/>
          <w:sz w:val="24"/>
          <w:szCs w:val="24"/>
        </w:rPr>
        <w:t>, 107565. https://doi.org/10.1016/j.ecss.2021.107565</w:t>
      </w:r>
    </w:p>
    <w:p w14:paraId="1EEB570C"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Bickhart, D. M., Rosen, B. D., Koren, S., Sayre, B. L., Hastie, A. R., Chan, S., Lee, J., Lam, E. T., Liachko, I., Sullivan, S. T., Burton, J. N., Huson, H. J., Nystrom, J. C., Kelley, C. M., Hutchison, J. L., Zhou, Y., Sun, J., Crisà, A., Ponce de León, F. A., … Smith, T. P. L. (2017). Single-molecule sequencing and chromatin conformation capture enable de novo reference assembly of the domestic goat genome. </w:t>
      </w:r>
      <w:r w:rsidRPr="003B7B17">
        <w:rPr>
          <w:rFonts w:asciiTheme="majorHAnsi" w:hAnsiTheme="majorHAnsi" w:cstheme="majorHAnsi"/>
          <w:i/>
          <w:iCs/>
          <w:color w:val="000000"/>
          <w:sz w:val="24"/>
          <w:szCs w:val="24"/>
        </w:rPr>
        <w:t>Nature Genetics</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49</w:t>
      </w:r>
      <w:r w:rsidRPr="003B7B17">
        <w:rPr>
          <w:rFonts w:asciiTheme="majorHAnsi" w:hAnsiTheme="majorHAnsi" w:cstheme="majorHAnsi"/>
          <w:color w:val="000000"/>
          <w:sz w:val="24"/>
          <w:szCs w:val="24"/>
        </w:rPr>
        <w:t>(4), 643–650. https://doi.org/10.1038/ng.3802</w:t>
      </w:r>
    </w:p>
    <w:p w14:paraId="45772506"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Campbell, M. A., Joslin, S. E. K., Goodbla, A. M., Willmes, M., Hobbs, J. A., Lewis, L. S., &amp; Finger, A. J. (2022). Polygenic discrimination of migratory phenotypes in an estuarine forage fish. </w:t>
      </w:r>
      <w:r w:rsidRPr="003B7B17">
        <w:rPr>
          <w:rFonts w:asciiTheme="majorHAnsi" w:hAnsiTheme="majorHAnsi" w:cstheme="majorHAnsi"/>
          <w:i/>
          <w:iCs/>
          <w:color w:val="000000"/>
          <w:sz w:val="24"/>
          <w:szCs w:val="24"/>
        </w:rPr>
        <w:t>G3 Genes|Genomes|Genetics</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12</w:t>
      </w:r>
      <w:r w:rsidRPr="003B7B17">
        <w:rPr>
          <w:rFonts w:asciiTheme="majorHAnsi" w:hAnsiTheme="majorHAnsi" w:cstheme="majorHAnsi"/>
          <w:color w:val="000000"/>
          <w:sz w:val="24"/>
          <w:szCs w:val="24"/>
        </w:rPr>
        <w:t>(8), jkac133. https://doi.org/10.1093/g3journal/jkac133</w:t>
      </w:r>
    </w:p>
    <w:p w14:paraId="06D443D4"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Catchen, J., Amores, A., &amp; Bassham, S. (2020). Chromonomer: A Tool Set for Repairing and Enhancing Assembled Genomes Through Integration of Genetic Maps and Conserved Synteny. </w:t>
      </w:r>
      <w:r w:rsidRPr="003B7B17">
        <w:rPr>
          <w:rFonts w:asciiTheme="majorHAnsi" w:hAnsiTheme="majorHAnsi" w:cstheme="majorHAnsi"/>
          <w:i/>
          <w:iCs/>
          <w:color w:val="000000"/>
          <w:sz w:val="24"/>
          <w:szCs w:val="24"/>
        </w:rPr>
        <w:t>G3: Genes|Genomes|Genetics</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10</w:t>
      </w:r>
      <w:r w:rsidRPr="003B7B17">
        <w:rPr>
          <w:rFonts w:asciiTheme="majorHAnsi" w:hAnsiTheme="majorHAnsi" w:cstheme="majorHAnsi"/>
          <w:color w:val="000000"/>
          <w:sz w:val="24"/>
          <w:szCs w:val="24"/>
        </w:rPr>
        <w:t>(11), 4115–4128. https://doi.org/10.1534/g3.120.401485</w:t>
      </w:r>
    </w:p>
    <w:p w14:paraId="183ADE08"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Claussnitzer, M., Cho, J. H., Collins, R., Cox, N. J., Dermitzakis, E. T., Hurles, M. E., Kathiresan, S., Kenny, E. E., Lindgren, C. M., MacArthur, D. G., North, K. N., Plon, S. E., Rehm, H. L., Risch, </w:t>
      </w:r>
      <w:r w:rsidRPr="003B7B17">
        <w:rPr>
          <w:rFonts w:asciiTheme="majorHAnsi" w:hAnsiTheme="majorHAnsi" w:cstheme="majorHAnsi"/>
          <w:color w:val="000000"/>
          <w:sz w:val="24"/>
          <w:szCs w:val="24"/>
        </w:rPr>
        <w:lastRenderedPageBreak/>
        <w:t xml:space="preserve">N., Rotimi, C. N., Shendure, J., Soranzo, N., &amp; McCarthy, M. I. (2020). A brief history of human disease genetics. </w:t>
      </w:r>
      <w:r w:rsidRPr="003B7B17">
        <w:rPr>
          <w:rFonts w:asciiTheme="majorHAnsi" w:hAnsiTheme="majorHAnsi" w:cstheme="majorHAnsi"/>
          <w:i/>
          <w:iCs/>
          <w:color w:val="000000"/>
          <w:sz w:val="24"/>
          <w:szCs w:val="24"/>
        </w:rPr>
        <w:t>Nature</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577</w:t>
      </w:r>
      <w:r w:rsidRPr="003B7B17">
        <w:rPr>
          <w:rFonts w:asciiTheme="majorHAnsi" w:hAnsiTheme="majorHAnsi" w:cstheme="majorHAnsi"/>
          <w:color w:val="000000"/>
          <w:sz w:val="24"/>
          <w:szCs w:val="24"/>
        </w:rPr>
        <w:t>(7789), 179–189. https://doi.org/10.1038/s41586-019-1879-7</w:t>
      </w:r>
    </w:p>
    <w:p w14:paraId="25648D5C"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Cottingham, A., Huang, P., Hipsey, M. R., Hall, N. G., Ashworth, E., Williams, J., &amp; Potter, I. C. (n.d.). </w:t>
      </w:r>
      <w:r w:rsidRPr="003B7B17">
        <w:rPr>
          <w:rFonts w:asciiTheme="majorHAnsi" w:hAnsiTheme="majorHAnsi" w:cstheme="majorHAnsi"/>
          <w:i/>
          <w:iCs/>
          <w:color w:val="000000"/>
          <w:sz w:val="24"/>
          <w:szCs w:val="24"/>
        </w:rPr>
        <w:t>Growth, condition, and maturity schedules of an estuarine fish species change in estuaries following increased hypoxia due to climate change</w:t>
      </w:r>
      <w:r w:rsidRPr="003B7B17">
        <w:rPr>
          <w:rFonts w:asciiTheme="majorHAnsi" w:hAnsiTheme="majorHAnsi" w:cstheme="majorHAnsi"/>
          <w:color w:val="000000"/>
          <w:sz w:val="24"/>
          <w:szCs w:val="24"/>
        </w:rPr>
        <w:t>. 20.</w:t>
      </w:r>
    </w:p>
    <w:p w14:paraId="1D8FBB98"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Darwin, C. (1859). </w:t>
      </w:r>
      <w:r w:rsidRPr="003B7B17">
        <w:rPr>
          <w:rFonts w:asciiTheme="majorHAnsi" w:hAnsiTheme="majorHAnsi" w:cstheme="majorHAnsi"/>
          <w:i/>
          <w:iCs/>
          <w:color w:val="000000"/>
          <w:sz w:val="24"/>
          <w:szCs w:val="24"/>
        </w:rPr>
        <w:t>On the origin of species by means of natural selection, or, The preservation of favoured races in the struggle for life.</w:t>
      </w:r>
      <w:r w:rsidRPr="003B7B17">
        <w:rPr>
          <w:rFonts w:asciiTheme="majorHAnsi" w:hAnsiTheme="majorHAnsi" w:cstheme="majorHAnsi"/>
          <w:color w:val="000000"/>
          <w:sz w:val="24"/>
          <w:szCs w:val="24"/>
        </w:rPr>
        <w:t xml:space="preserve"> London: J. Murray.</w:t>
      </w:r>
    </w:p>
    <w:p w14:paraId="2E1C8066"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Dill, W. A., &amp; Cordone, A. J. (n.d.). </w:t>
      </w:r>
      <w:r w:rsidRPr="003B7B17">
        <w:rPr>
          <w:rFonts w:asciiTheme="majorHAnsi" w:hAnsiTheme="majorHAnsi" w:cstheme="majorHAnsi"/>
          <w:i/>
          <w:iCs/>
          <w:color w:val="000000"/>
          <w:sz w:val="24"/>
          <w:szCs w:val="24"/>
        </w:rPr>
        <w:t>History And Status of Introduced Fishes In California, 1871 – 1996</w:t>
      </w:r>
      <w:r w:rsidRPr="003B7B17">
        <w:rPr>
          <w:rFonts w:asciiTheme="majorHAnsi" w:hAnsiTheme="majorHAnsi" w:cstheme="majorHAnsi"/>
          <w:color w:val="000000"/>
          <w:sz w:val="24"/>
          <w:szCs w:val="24"/>
        </w:rPr>
        <w:t>. 415.</w:t>
      </w:r>
    </w:p>
    <w:p w14:paraId="16769C27"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Fisch, K. M., Henderson, J. M., Burton, R. S., &amp; May, B. (2011). Population genetics and conservation implications for the endangered delta smelt in the San Francisco Bay-Delta. </w:t>
      </w:r>
      <w:r w:rsidRPr="003B7B17">
        <w:rPr>
          <w:rFonts w:asciiTheme="majorHAnsi" w:hAnsiTheme="majorHAnsi" w:cstheme="majorHAnsi"/>
          <w:i/>
          <w:iCs/>
          <w:color w:val="000000"/>
          <w:sz w:val="24"/>
          <w:szCs w:val="24"/>
        </w:rPr>
        <w:t>Conservation Genetics</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12</w:t>
      </w:r>
      <w:r w:rsidRPr="003B7B17">
        <w:rPr>
          <w:rFonts w:asciiTheme="majorHAnsi" w:hAnsiTheme="majorHAnsi" w:cstheme="majorHAnsi"/>
          <w:color w:val="000000"/>
          <w:sz w:val="24"/>
          <w:szCs w:val="24"/>
        </w:rPr>
        <w:t>(6), 1421–1434. https://doi.org/10.1007/s10592-011-0240-y</w:t>
      </w:r>
    </w:p>
    <w:p w14:paraId="5F514880"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Gardell, S. J., Ramjit, D. R., Stabilito, I. I., Fujita, T., Lynch, J. J., Cuca, G. C., Jain, D., Wang, S. P., Tung, J. S., &amp; Mark, G. E. (1991). Effective thrombolysis without marked plasminemia after bolus intravenous administration of vampire bat salivary plasminogen activator in rabbits. </w:t>
      </w:r>
      <w:r w:rsidRPr="003B7B17">
        <w:rPr>
          <w:rFonts w:asciiTheme="majorHAnsi" w:hAnsiTheme="majorHAnsi" w:cstheme="majorHAnsi"/>
          <w:i/>
          <w:iCs/>
          <w:color w:val="000000"/>
          <w:sz w:val="24"/>
          <w:szCs w:val="24"/>
        </w:rPr>
        <w:t>Circulation</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84</w:t>
      </w:r>
      <w:r w:rsidRPr="003B7B17">
        <w:rPr>
          <w:rFonts w:asciiTheme="majorHAnsi" w:hAnsiTheme="majorHAnsi" w:cstheme="majorHAnsi"/>
          <w:color w:val="000000"/>
          <w:sz w:val="24"/>
          <w:szCs w:val="24"/>
        </w:rPr>
        <w:t>(1), 244–253. https://doi.org/10.1161/01.CIR.84.1.244</w:t>
      </w:r>
    </w:p>
    <w:p w14:paraId="4C574984"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Ghurye, J., Rhie, A., Walenz, B. P., Schmitt, A., Selvaraj, S., Pop, M., Phillippy, A. M., &amp; Koren, S. (2019). Integrating Hi-C links with assembly graphs for chromosome-scale assembly. </w:t>
      </w:r>
      <w:r w:rsidRPr="003B7B17">
        <w:rPr>
          <w:rFonts w:asciiTheme="majorHAnsi" w:hAnsiTheme="majorHAnsi" w:cstheme="majorHAnsi"/>
          <w:i/>
          <w:iCs/>
          <w:color w:val="000000"/>
          <w:sz w:val="24"/>
          <w:szCs w:val="24"/>
        </w:rPr>
        <w:t>PLOS Computational Biology</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15</w:t>
      </w:r>
      <w:r w:rsidRPr="003B7B17">
        <w:rPr>
          <w:rFonts w:asciiTheme="majorHAnsi" w:hAnsiTheme="majorHAnsi" w:cstheme="majorHAnsi"/>
          <w:color w:val="000000"/>
          <w:sz w:val="24"/>
          <w:szCs w:val="24"/>
        </w:rPr>
        <w:t>(8), e1007273. https://doi.org/10.1371/journal.pcbi.1007273</w:t>
      </w:r>
    </w:p>
    <w:p w14:paraId="4BAC1FD3"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Gremme, G., Steinbiss, S., &amp; Kurtz, S. (2013). GenomeTools: A Comprehensive Software Library for Efficient Processing of Structured Genome Annotations. </w:t>
      </w:r>
      <w:r w:rsidRPr="003B7B17">
        <w:rPr>
          <w:rFonts w:asciiTheme="majorHAnsi" w:hAnsiTheme="majorHAnsi" w:cstheme="majorHAnsi"/>
          <w:i/>
          <w:iCs/>
          <w:color w:val="000000"/>
          <w:sz w:val="24"/>
          <w:szCs w:val="24"/>
        </w:rPr>
        <w:t xml:space="preserve">IEEE/ACM Transactions on </w:t>
      </w:r>
      <w:r w:rsidRPr="003B7B17">
        <w:rPr>
          <w:rFonts w:asciiTheme="majorHAnsi" w:hAnsiTheme="majorHAnsi" w:cstheme="majorHAnsi"/>
          <w:i/>
          <w:iCs/>
          <w:color w:val="000000"/>
          <w:sz w:val="24"/>
          <w:szCs w:val="24"/>
        </w:rPr>
        <w:lastRenderedPageBreak/>
        <w:t>Computational Biology and Bioinformatics / IEEE, ACM</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10</w:t>
      </w:r>
      <w:r w:rsidRPr="003B7B17">
        <w:rPr>
          <w:rFonts w:asciiTheme="majorHAnsi" w:hAnsiTheme="majorHAnsi" w:cstheme="majorHAnsi"/>
          <w:color w:val="000000"/>
          <w:sz w:val="24"/>
          <w:szCs w:val="24"/>
        </w:rPr>
        <w:t>, 645–656. https://doi.org/10.1109/TCBB.2013.68</w:t>
      </w:r>
    </w:p>
    <w:p w14:paraId="254DB772"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Guan, D., McCarthy, S. A., Wood, J., Howe, K., Wang, Y., &amp; Durbin, R. (2020). Identifying and removing haplotypic duplication in primary genome assemblies. </w:t>
      </w:r>
      <w:r w:rsidRPr="003B7B17">
        <w:rPr>
          <w:rFonts w:asciiTheme="majorHAnsi" w:hAnsiTheme="majorHAnsi" w:cstheme="majorHAnsi"/>
          <w:i/>
          <w:iCs/>
          <w:color w:val="000000"/>
          <w:sz w:val="24"/>
          <w:szCs w:val="24"/>
        </w:rPr>
        <w:t>Bioinformatics</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36</w:t>
      </w:r>
      <w:r w:rsidRPr="003B7B17">
        <w:rPr>
          <w:rFonts w:asciiTheme="majorHAnsi" w:hAnsiTheme="majorHAnsi" w:cstheme="majorHAnsi"/>
          <w:color w:val="000000"/>
          <w:sz w:val="24"/>
          <w:szCs w:val="24"/>
        </w:rPr>
        <w:t>(9), 2896–2898. https://doi.org/10.1093/bioinformatics/btaa025</w:t>
      </w:r>
    </w:p>
    <w:p w14:paraId="3183696E"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Gurevich, A., Saveliev, V., Vyahhi, N., &amp; Tesler, G. (2013). QUAST: Quality assessment tool for genome assemblies. </w:t>
      </w:r>
      <w:r w:rsidRPr="003B7B17">
        <w:rPr>
          <w:rFonts w:asciiTheme="majorHAnsi" w:hAnsiTheme="majorHAnsi" w:cstheme="majorHAnsi"/>
          <w:i/>
          <w:iCs/>
          <w:color w:val="000000"/>
          <w:sz w:val="24"/>
          <w:szCs w:val="24"/>
        </w:rPr>
        <w:t>Bioinformatics</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29</w:t>
      </w:r>
      <w:r w:rsidRPr="003B7B17">
        <w:rPr>
          <w:rFonts w:asciiTheme="majorHAnsi" w:hAnsiTheme="majorHAnsi" w:cstheme="majorHAnsi"/>
          <w:color w:val="000000"/>
          <w:sz w:val="24"/>
          <w:szCs w:val="24"/>
        </w:rPr>
        <w:t>(8), 1072–1075. https://doi.org/10.1093/bioinformatics/btt086</w:t>
      </w:r>
    </w:p>
    <w:p w14:paraId="197072B6"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Hammock, B. G., Hartman, R., Dahlgren, R. A., Johnston, C., Kurobe, T., Lehman, P. W., Lewis, L. S., Van Nieuwenhuyse, E., Ramírez-Duarte, W. F., Schultz, A. A., &amp; Teh, S. J. (2022). Patterns and predictors of condition indices in a critically endangered fish. </w:t>
      </w:r>
      <w:r w:rsidRPr="003B7B17">
        <w:rPr>
          <w:rFonts w:asciiTheme="majorHAnsi" w:hAnsiTheme="majorHAnsi" w:cstheme="majorHAnsi"/>
          <w:i/>
          <w:iCs/>
          <w:color w:val="000000"/>
          <w:sz w:val="24"/>
          <w:szCs w:val="24"/>
        </w:rPr>
        <w:t>Hydrobiologia</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849</w:t>
      </w:r>
      <w:r w:rsidRPr="003B7B17">
        <w:rPr>
          <w:rFonts w:asciiTheme="majorHAnsi" w:hAnsiTheme="majorHAnsi" w:cstheme="majorHAnsi"/>
          <w:color w:val="000000"/>
          <w:sz w:val="24"/>
          <w:szCs w:val="24"/>
        </w:rPr>
        <w:t>(3), 675–695. https://doi.org/10.1007/s10750-021-04738-z</w:t>
      </w:r>
    </w:p>
    <w:p w14:paraId="09ED6A1E"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Hartley, S. E. (1987). THE CHROMOSOMES OF SALMONID FISHES. </w:t>
      </w:r>
      <w:r w:rsidRPr="003B7B17">
        <w:rPr>
          <w:rFonts w:asciiTheme="majorHAnsi" w:hAnsiTheme="majorHAnsi" w:cstheme="majorHAnsi"/>
          <w:i/>
          <w:iCs/>
          <w:color w:val="000000"/>
          <w:sz w:val="24"/>
          <w:szCs w:val="24"/>
        </w:rPr>
        <w:t>Biological Reviews</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62</w:t>
      </w:r>
      <w:r w:rsidRPr="003B7B17">
        <w:rPr>
          <w:rFonts w:asciiTheme="majorHAnsi" w:hAnsiTheme="majorHAnsi" w:cstheme="majorHAnsi"/>
          <w:color w:val="000000"/>
          <w:sz w:val="24"/>
          <w:szCs w:val="24"/>
        </w:rPr>
        <w:t>(3), 197–214. https://doi.org/10.1111/j.1469-185X.1987.tb00663.x</w:t>
      </w:r>
    </w:p>
    <w:p w14:paraId="740CA4A3"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Hobbs, J. A., Lewis, L. S., Willmes, M., Denney, C., &amp; Bush, E. (2019). Complex life histories discovered in a critically endangered fish. </w:t>
      </w:r>
      <w:r w:rsidRPr="003B7B17">
        <w:rPr>
          <w:rFonts w:asciiTheme="majorHAnsi" w:hAnsiTheme="majorHAnsi" w:cstheme="majorHAnsi"/>
          <w:i/>
          <w:iCs/>
          <w:color w:val="000000"/>
          <w:sz w:val="24"/>
          <w:szCs w:val="24"/>
        </w:rPr>
        <w:t>Scientific Reports</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9</w:t>
      </w:r>
      <w:r w:rsidRPr="003B7B17">
        <w:rPr>
          <w:rFonts w:asciiTheme="majorHAnsi" w:hAnsiTheme="majorHAnsi" w:cstheme="majorHAnsi"/>
          <w:color w:val="000000"/>
          <w:sz w:val="24"/>
          <w:szCs w:val="24"/>
        </w:rPr>
        <w:t>(1), 16772. https://doi.org/10.1038/s41598-019-52273-8</w:t>
      </w:r>
    </w:p>
    <w:p w14:paraId="2414F3B5"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Hotaling, S., Kelley, J. L., &amp; Frandsen, P. B. (2021). Toward a genome sequence for every animal: Where are we now? </w:t>
      </w:r>
      <w:r w:rsidRPr="003B7B17">
        <w:rPr>
          <w:rFonts w:asciiTheme="majorHAnsi" w:hAnsiTheme="majorHAnsi" w:cstheme="majorHAnsi"/>
          <w:i/>
          <w:iCs/>
          <w:color w:val="000000"/>
          <w:sz w:val="24"/>
          <w:szCs w:val="24"/>
        </w:rPr>
        <w:t>Proceedings of the National Academy of Sciences</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118</w:t>
      </w:r>
      <w:r w:rsidRPr="003B7B17">
        <w:rPr>
          <w:rFonts w:asciiTheme="majorHAnsi" w:hAnsiTheme="majorHAnsi" w:cstheme="majorHAnsi"/>
          <w:color w:val="000000"/>
          <w:sz w:val="24"/>
          <w:szCs w:val="24"/>
        </w:rPr>
        <w:t>(52), e2109019118. https://doi.org/10.1073/pnas.2109019118</w:t>
      </w:r>
    </w:p>
    <w:p w14:paraId="52D62F35"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International Human Genome Sequencing Consortium, Whitehead Institute for Biomedical Research, Center for Genome Research:, Lander, E. S., Linton, L. M., Birren, B., Nusbaum, </w:t>
      </w:r>
      <w:r w:rsidRPr="003B7B17">
        <w:rPr>
          <w:rFonts w:asciiTheme="majorHAnsi" w:hAnsiTheme="majorHAnsi" w:cstheme="majorHAnsi"/>
          <w:color w:val="000000"/>
          <w:sz w:val="24"/>
          <w:szCs w:val="24"/>
        </w:rPr>
        <w:lastRenderedPageBreak/>
        <w:t xml:space="preserve">C., Zody, M. C., Baldwin, J., Devon, K., Dewar, K., Doyle, M., FitzHugh, W., Funke, R., Gage, D., Harris, K., Heaford, A., Howland, J., Kann, L., Lehoczky, J., … Morgan, M. J. (2001). Initial sequencing and analysis of the human genome. </w:t>
      </w:r>
      <w:r w:rsidRPr="003B7B17">
        <w:rPr>
          <w:rFonts w:asciiTheme="majorHAnsi" w:hAnsiTheme="majorHAnsi" w:cstheme="majorHAnsi"/>
          <w:i/>
          <w:iCs/>
          <w:color w:val="000000"/>
          <w:sz w:val="24"/>
          <w:szCs w:val="24"/>
        </w:rPr>
        <w:t>Nature</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409</w:t>
      </w:r>
      <w:r w:rsidRPr="003B7B17">
        <w:rPr>
          <w:rFonts w:asciiTheme="majorHAnsi" w:hAnsiTheme="majorHAnsi" w:cstheme="majorHAnsi"/>
          <w:color w:val="000000"/>
          <w:sz w:val="24"/>
          <w:szCs w:val="24"/>
        </w:rPr>
        <w:t>(6822), 860–921. https://doi.org/10.1038/35057062</w:t>
      </w:r>
    </w:p>
    <w:p w14:paraId="7DDDF6E4"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Jacobs, J. W., Cupp, E. W., Sardana, M., &amp; Friedman, P. A. (1990). Isolation and characterization of a coagulation factor Xa inhibitor from black fly salivary glands. </w:t>
      </w:r>
      <w:r w:rsidRPr="003B7B17">
        <w:rPr>
          <w:rFonts w:asciiTheme="majorHAnsi" w:hAnsiTheme="majorHAnsi" w:cstheme="majorHAnsi"/>
          <w:i/>
          <w:iCs/>
          <w:color w:val="000000"/>
          <w:sz w:val="24"/>
          <w:szCs w:val="24"/>
        </w:rPr>
        <w:t>Thrombosis and Haemostasis</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64</w:t>
      </w:r>
      <w:r w:rsidRPr="003B7B17">
        <w:rPr>
          <w:rFonts w:asciiTheme="majorHAnsi" w:hAnsiTheme="majorHAnsi" w:cstheme="majorHAnsi"/>
          <w:color w:val="000000"/>
          <w:sz w:val="24"/>
          <w:szCs w:val="24"/>
        </w:rPr>
        <w:t>(2), 235–238.</w:t>
      </w:r>
    </w:p>
    <w:p w14:paraId="47558595"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James, N. C., Cowley, P. D., &amp; Whitfield, A. K. (2018). The marine fish assemblage of the East Kleinemonde Estuary over 20 years: Declining abundance and nursery function? </w:t>
      </w:r>
      <w:r w:rsidRPr="003B7B17">
        <w:rPr>
          <w:rFonts w:asciiTheme="majorHAnsi" w:hAnsiTheme="majorHAnsi" w:cstheme="majorHAnsi"/>
          <w:i/>
          <w:iCs/>
          <w:color w:val="000000"/>
          <w:sz w:val="24"/>
          <w:szCs w:val="24"/>
        </w:rPr>
        <w:t>Estuarine, Coastal and Shelf Science</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214</w:t>
      </w:r>
      <w:r w:rsidRPr="003B7B17">
        <w:rPr>
          <w:rFonts w:asciiTheme="majorHAnsi" w:hAnsiTheme="majorHAnsi" w:cstheme="majorHAnsi"/>
          <w:color w:val="000000"/>
          <w:sz w:val="24"/>
          <w:szCs w:val="24"/>
        </w:rPr>
        <w:t>, 64–71. https://doi.org/10.1016/j.ecss.2018.09.010</w:t>
      </w:r>
    </w:p>
    <w:p w14:paraId="36F28F9A"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Kitada, J., Tatewaki, R., &amp; Tagawa, M. (1980). Chromosomes of the pond smelt Hypomesus transpacificus nipponensis. </w:t>
      </w:r>
      <w:r w:rsidRPr="003B7B17">
        <w:rPr>
          <w:rFonts w:asciiTheme="majorHAnsi" w:hAnsiTheme="majorHAnsi" w:cstheme="majorHAnsi"/>
          <w:i/>
          <w:iCs/>
          <w:color w:val="000000"/>
          <w:sz w:val="24"/>
          <w:szCs w:val="24"/>
        </w:rPr>
        <w:t>Chrom. Inform. Serv.</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28</w:t>
      </w:r>
      <w:r w:rsidRPr="003B7B17">
        <w:rPr>
          <w:rFonts w:asciiTheme="majorHAnsi" w:hAnsiTheme="majorHAnsi" w:cstheme="majorHAnsi"/>
          <w:color w:val="000000"/>
          <w:sz w:val="24"/>
          <w:szCs w:val="24"/>
        </w:rPr>
        <w:t>, 8–9.</w:t>
      </w:r>
    </w:p>
    <w:p w14:paraId="127BE50F"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Lew, R. M., Finger, A. J., Baerwald, M. R., Goodbla, A., May, B., &amp; Meek, M. H. (2015). Using Next-Generation Sequencing to Assist a Conservation Hatchery: A Single-Nucleotide Polymorphism Panel for the Genetic Management of Endangered Delta Smelt. </w:t>
      </w:r>
      <w:r w:rsidRPr="003B7B17">
        <w:rPr>
          <w:rFonts w:asciiTheme="majorHAnsi" w:hAnsiTheme="majorHAnsi" w:cstheme="majorHAnsi"/>
          <w:i/>
          <w:iCs/>
          <w:color w:val="000000"/>
          <w:sz w:val="24"/>
          <w:szCs w:val="24"/>
        </w:rPr>
        <w:t>Transactions of the American Fisheries Society</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144</w:t>
      </w:r>
      <w:r w:rsidRPr="003B7B17">
        <w:rPr>
          <w:rFonts w:asciiTheme="majorHAnsi" w:hAnsiTheme="majorHAnsi" w:cstheme="majorHAnsi"/>
          <w:color w:val="000000"/>
          <w:sz w:val="24"/>
          <w:szCs w:val="24"/>
        </w:rPr>
        <w:t>(4), 767–779. https://doi.org/10.1080/00028487.2015.1037016</w:t>
      </w:r>
    </w:p>
    <w:p w14:paraId="360F2952"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Li, H., &amp; Durbin, R. (2009). Fast and accurate short read alignment with Burrows-Wheeler transform. </w:t>
      </w:r>
      <w:r w:rsidRPr="003B7B17">
        <w:rPr>
          <w:rFonts w:asciiTheme="majorHAnsi" w:hAnsiTheme="majorHAnsi" w:cstheme="majorHAnsi"/>
          <w:i/>
          <w:iCs/>
          <w:color w:val="000000"/>
          <w:sz w:val="24"/>
          <w:szCs w:val="24"/>
        </w:rPr>
        <w:t>Bioinformatics</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25</w:t>
      </w:r>
      <w:r w:rsidRPr="003B7B17">
        <w:rPr>
          <w:rFonts w:asciiTheme="majorHAnsi" w:hAnsiTheme="majorHAnsi" w:cstheme="majorHAnsi"/>
          <w:color w:val="000000"/>
          <w:sz w:val="24"/>
          <w:szCs w:val="24"/>
        </w:rPr>
        <w:t>(14), 1754–1760. https://doi.org/10.1093/bioinformatics/btp324</w:t>
      </w:r>
    </w:p>
    <w:p w14:paraId="7EB10374"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lastRenderedPageBreak/>
        <w:t xml:space="preserve">Li, H., Handsaker, B., Wysoker, A., Fennell, T., Ruan, J., Homer, N., Marth, G., Abecasis, G., &amp; Durbin, R. (2009). The Sequence Alignment/Map format and SAMtools. </w:t>
      </w:r>
      <w:r w:rsidRPr="003B7B17">
        <w:rPr>
          <w:rFonts w:asciiTheme="majorHAnsi" w:hAnsiTheme="majorHAnsi" w:cstheme="majorHAnsi"/>
          <w:i/>
          <w:iCs/>
          <w:color w:val="000000"/>
          <w:sz w:val="24"/>
          <w:szCs w:val="24"/>
        </w:rPr>
        <w:t>Bioinformatics</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25</w:t>
      </w:r>
      <w:r w:rsidRPr="003B7B17">
        <w:rPr>
          <w:rFonts w:asciiTheme="majorHAnsi" w:hAnsiTheme="majorHAnsi" w:cstheme="majorHAnsi"/>
          <w:color w:val="000000"/>
          <w:sz w:val="24"/>
          <w:szCs w:val="24"/>
        </w:rPr>
        <w:t>(16), 2078–2079. https://doi.org/10.1093/bioinformatics/btp352</w:t>
      </w:r>
    </w:p>
    <w:p w14:paraId="67DE8315"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Mapleson, D., Accinelli, G. G., Kettleborough, G., Wright, J., &amp; Clavijo, B. J. (2017). </w:t>
      </w:r>
      <w:r w:rsidRPr="003B7B17">
        <w:rPr>
          <w:rFonts w:asciiTheme="majorHAnsi" w:hAnsiTheme="majorHAnsi" w:cstheme="majorHAnsi"/>
          <w:i/>
          <w:iCs/>
          <w:color w:val="000000"/>
          <w:sz w:val="24"/>
          <w:szCs w:val="24"/>
        </w:rPr>
        <w:t>Sequence analysis KAT : a K-mer analysis toolkit to quality control NGS datasets and genome assemblies</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33</w:t>
      </w:r>
      <w:r w:rsidRPr="003B7B17">
        <w:rPr>
          <w:rFonts w:asciiTheme="majorHAnsi" w:hAnsiTheme="majorHAnsi" w:cstheme="majorHAnsi"/>
          <w:color w:val="000000"/>
          <w:sz w:val="24"/>
          <w:szCs w:val="24"/>
        </w:rPr>
        <w:t>(November 2016), 574–576. https://doi.org/10.1093/bioinformatics/btw663</w:t>
      </w:r>
    </w:p>
    <w:p w14:paraId="5E57A5E7"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Marçais, G., &amp; Kingsford, C. (2011). A fast, lock-free approach for efficient parallel counting of occurrences of k-mers. </w:t>
      </w:r>
      <w:r w:rsidRPr="003B7B17">
        <w:rPr>
          <w:rFonts w:asciiTheme="majorHAnsi" w:hAnsiTheme="majorHAnsi" w:cstheme="majorHAnsi"/>
          <w:i/>
          <w:iCs/>
          <w:color w:val="000000"/>
          <w:sz w:val="24"/>
          <w:szCs w:val="24"/>
        </w:rPr>
        <w:t>Bioinformatics</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27</w:t>
      </w:r>
      <w:r w:rsidRPr="003B7B17">
        <w:rPr>
          <w:rFonts w:asciiTheme="majorHAnsi" w:hAnsiTheme="majorHAnsi" w:cstheme="majorHAnsi"/>
          <w:color w:val="000000"/>
          <w:sz w:val="24"/>
          <w:szCs w:val="24"/>
        </w:rPr>
        <w:t>(6), 764–770. https://doi.org/10.1093/bioinformatics/btr011</w:t>
      </w:r>
    </w:p>
    <w:p w14:paraId="6384709F"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McAllister, D. E. (1963). </w:t>
      </w:r>
      <w:r w:rsidRPr="003B7B17">
        <w:rPr>
          <w:rFonts w:asciiTheme="majorHAnsi" w:hAnsiTheme="majorHAnsi" w:cstheme="majorHAnsi"/>
          <w:i/>
          <w:iCs/>
          <w:color w:val="000000"/>
          <w:sz w:val="24"/>
          <w:szCs w:val="24"/>
        </w:rPr>
        <w:t>Revision of the smelt family, Osmeridae.</w:t>
      </w:r>
      <w:r w:rsidRPr="003B7B17">
        <w:rPr>
          <w:rFonts w:asciiTheme="majorHAnsi" w:hAnsiTheme="majorHAnsi" w:cstheme="majorHAnsi"/>
          <w:color w:val="000000"/>
          <w:sz w:val="24"/>
          <w:szCs w:val="24"/>
        </w:rPr>
        <w:t xml:space="preserve"> National Museum of Canada, Biological Series 191.</w:t>
      </w:r>
    </w:p>
    <w:p w14:paraId="6AE17E91"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Moyle, P. B. (2002). </w:t>
      </w:r>
      <w:r w:rsidRPr="003B7B17">
        <w:rPr>
          <w:rFonts w:asciiTheme="majorHAnsi" w:hAnsiTheme="majorHAnsi" w:cstheme="majorHAnsi"/>
          <w:i/>
          <w:iCs/>
          <w:color w:val="000000"/>
          <w:sz w:val="24"/>
          <w:szCs w:val="24"/>
        </w:rPr>
        <w:t>Inland Fishes of California</w:t>
      </w:r>
      <w:r w:rsidRPr="003B7B17">
        <w:rPr>
          <w:rFonts w:asciiTheme="majorHAnsi" w:hAnsiTheme="majorHAnsi" w:cstheme="majorHAnsi"/>
          <w:color w:val="000000"/>
          <w:sz w:val="24"/>
          <w:szCs w:val="24"/>
        </w:rPr>
        <w:t xml:space="preserve"> (2nd ed.). University of California Press.</w:t>
      </w:r>
    </w:p>
    <w:p w14:paraId="67C175B6"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Moyle, P. B., Herbold, B., Stevens, D. E., &amp; Miller, L. W. (1992). Transactions of the American Fisheries Society Life History and Status of Delta Smelt in the Sacramento-San Joaquin Estuary , California. </w:t>
      </w:r>
      <w:r w:rsidRPr="003B7B17">
        <w:rPr>
          <w:rFonts w:asciiTheme="majorHAnsi" w:hAnsiTheme="majorHAnsi" w:cstheme="majorHAnsi"/>
          <w:i/>
          <w:iCs/>
          <w:color w:val="000000"/>
          <w:sz w:val="24"/>
          <w:szCs w:val="24"/>
        </w:rPr>
        <w:t>Transactions of the American Fisheries Society</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121</w:t>
      </w:r>
      <w:r w:rsidRPr="003B7B17">
        <w:rPr>
          <w:rFonts w:asciiTheme="majorHAnsi" w:hAnsiTheme="majorHAnsi" w:cstheme="majorHAnsi"/>
          <w:color w:val="000000"/>
          <w:sz w:val="24"/>
          <w:szCs w:val="24"/>
        </w:rPr>
        <w:t>(1), 67–77. https://doi.org/10.1016/j.fertnstert.2012.04.042</w:t>
      </w:r>
    </w:p>
    <w:p w14:paraId="03CDBCD5"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Moyle, P. B., Hobbs, J. A., &amp; Durand, J. R. (2018). Delta Smelt and Water Politics in California. </w:t>
      </w:r>
      <w:r w:rsidRPr="003B7B17">
        <w:rPr>
          <w:rFonts w:asciiTheme="majorHAnsi" w:hAnsiTheme="majorHAnsi" w:cstheme="majorHAnsi"/>
          <w:i/>
          <w:iCs/>
          <w:color w:val="000000"/>
          <w:sz w:val="24"/>
          <w:szCs w:val="24"/>
        </w:rPr>
        <w:t>Fisheries</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43</w:t>
      </w:r>
      <w:r w:rsidRPr="003B7B17">
        <w:rPr>
          <w:rFonts w:asciiTheme="majorHAnsi" w:hAnsiTheme="majorHAnsi" w:cstheme="majorHAnsi"/>
          <w:color w:val="000000"/>
          <w:sz w:val="24"/>
          <w:szCs w:val="24"/>
        </w:rPr>
        <w:t>(1), 42–50. https://doi.org/10.1002/fsh.10014</w:t>
      </w:r>
    </w:p>
    <w:p w14:paraId="06D1F892"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Moyle, Peter B., Brown, Larry R., Durand, John R., Hobbs, J. A. (2016). Delta Smelt: LIfe History and Decline of a Once-Adundant Species in the San Francisco Estuary. </w:t>
      </w:r>
      <w:r w:rsidRPr="003B7B17">
        <w:rPr>
          <w:rFonts w:asciiTheme="majorHAnsi" w:hAnsiTheme="majorHAnsi" w:cstheme="majorHAnsi"/>
          <w:i/>
          <w:iCs/>
          <w:color w:val="000000"/>
          <w:sz w:val="24"/>
          <w:szCs w:val="24"/>
        </w:rPr>
        <w:t>San Francisco Estuary and Watershed Science</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14</w:t>
      </w:r>
      <w:r w:rsidRPr="003B7B17">
        <w:rPr>
          <w:rFonts w:asciiTheme="majorHAnsi" w:hAnsiTheme="majorHAnsi" w:cstheme="majorHAnsi"/>
          <w:color w:val="000000"/>
          <w:sz w:val="24"/>
          <w:szCs w:val="24"/>
        </w:rPr>
        <w:t>(2), 1–40.</w:t>
      </w:r>
    </w:p>
    <w:p w14:paraId="4039AD90"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lastRenderedPageBreak/>
        <w:t xml:space="preserve">Ning, Z. (n.d.). </w:t>
      </w:r>
      <w:r w:rsidRPr="003B7B17">
        <w:rPr>
          <w:rFonts w:asciiTheme="majorHAnsi" w:hAnsiTheme="majorHAnsi" w:cstheme="majorHAnsi"/>
          <w:i/>
          <w:iCs/>
          <w:color w:val="000000"/>
          <w:sz w:val="24"/>
          <w:szCs w:val="24"/>
        </w:rPr>
        <w:t>Scaff10X: Pipeline for scaffolding and breaking a genome assembly using 10x genomics linked-reads</w:t>
      </w:r>
      <w:r w:rsidRPr="003B7B17">
        <w:rPr>
          <w:rFonts w:asciiTheme="majorHAnsi" w:hAnsiTheme="majorHAnsi" w:cstheme="majorHAnsi"/>
          <w:color w:val="000000"/>
          <w:sz w:val="24"/>
          <w:szCs w:val="24"/>
        </w:rPr>
        <w:t>.</w:t>
      </w:r>
    </w:p>
    <w:p w14:paraId="7FC453D0"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Nygren, A., Nilsson, B., &amp; Jahnke, M. (1971). Cytological studies in the smelt (Osmerus eperlanus L.). </w:t>
      </w:r>
      <w:r w:rsidRPr="003B7B17">
        <w:rPr>
          <w:rFonts w:asciiTheme="majorHAnsi" w:hAnsiTheme="majorHAnsi" w:cstheme="majorHAnsi"/>
          <w:i/>
          <w:iCs/>
          <w:color w:val="000000"/>
          <w:sz w:val="24"/>
          <w:szCs w:val="24"/>
        </w:rPr>
        <w:t>Hereditas</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67</w:t>
      </w:r>
      <w:r w:rsidRPr="003B7B17">
        <w:rPr>
          <w:rFonts w:asciiTheme="majorHAnsi" w:hAnsiTheme="majorHAnsi" w:cstheme="majorHAnsi"/>
          <w:color w:val="000000"/>
          <w:sz w:val="24"/>
          <w:szCs w:val="24"/>
        </w:rPr>
        <w:t>(2), 283–286. https://doi.org/10.1111/j.1601-5223.1971.tb02381.x</w:t>
      </w:r>
    </w:p>
    <w:p w14:paraId="29D03EFC"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Ocalewicz, K., Hliwa, P., Krol, J., Rábová, M., Stabinski, R., &amp; Ráb, P. (2007). Karyotype and chromosomal characteristics of Ag–NOR sites and 5S rDNA in European smelt, Osmerus eperlanus. </w:t>
      </w:r>
      <w:r w:rsidRPr="003B7B17">
        <w:rPr>
          <w:rFonts w:asciiTheme="majorHAnsi" w:hAnsiTheme="majorHAnsi" w:cstheme="majorHAnsi"/>
          <w:i/>
          <w:iCs/>
          <w:color w:val="000000"/>
          <w:sz w:val="24"/>
          <w:szCs w:val="24"/>
        </w:rPr>
        <w:t>Genetica</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131</w:t>
      </w:r>
      <w:r w:rsidRPr="003B7B17">
        <w:rPr>
          <w:rFonts w:asciiTheme="majorHAnsi" w:hAnsiTheme="majorHAnsi" w:cstheme="majorHAnsi"/>
          <w:color w:val="000000"/>
          <w:sz w:val="24"/>
          <w:szCs w:val="24"/>
        </w:rPr>
        <w:t>(1), 29–35. https://doi.org/10.1007/s10709-006-9110-9</w:t>
      </w:r>
    </w:p>
    <w:p w14:paraId="350D1D18"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Patrick, H. J. H., Chomič, A., &amp; Armstrong, K. F. (2016). Cooled Propylene Glycol as a Pragmatic Choice for Preservation of DNA From Remote Field-Collected Diptera for Next-Generation Sequence Analysis. </w:t>
      </w:r>
      <w:r w:rsidRPr="003B7B17">
        <w:rPr>
          <w:rFonts w:asciiTheme="majorHAnsi" w:hAnsiTheme="majorHAnsi" w:cstheme="majorHAnsi"/>
          <w:i/>
          <w:iCs/>
          <w:color w:val="000000"/>
          <w:sz w:val="24"/>
          <w:szCs w:val="24"/>
        </w:rPr>
        <w:t>Journal of Economic Entomology</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109</w:t>
      </w:r>
      <w:r w:rsidRPr="003B7B17">
        <w:rPr>
          <w:rFonts w:asciiTheme="majorHAnsi" w:hAnsiTheme="majorHAnsi" w:cstheme="majorHAnsi"/>
          <w:color w:val="000000"/>
          <w:sz w:val="24"/>
          <w:szCs w:val="24"/>
        </w:rPr>
        <w:t>(3), 1469–1473. https://doi.org/10.1093/jee/tow047</w:t>
      </w:r>
    </w:p>
    <w:p w14:paraId="5321E980"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Quinlan, A. R., &amp; Hall, I. M. (2010). BEDTools: A flexible suite of utilities for comparing genomic features. </w:t>
      </w:r>
      <w:r w:rsidRPr="003B7B17">
        <w:rPr>
          <w:rFonts w:asciiTheme="majorHAnsi" w:hAnsiTheme="majorHAnsi" w:cstheme="majorHAnsi"/>
          <w:i/>
          <w:iCs/>
          <w:color w:val="000000"/>
          <w:sz w:val="24"/>
          <w:szCs w:val="24"/>
        </w:rPr>
        <w:t>Bioinformatics</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26</w:t>
      </w:r>
      <w:r w:rsidRPr="003B7B17">
        <w:rPr>
          <w:rFonts w:asciiTheme="majorHAnsi" w:hAnsiTheme="majorHAnsi" w:cstheme="majorHAnsi"/>
          <w:color w:val="000000"/>
          <w:sz w:val="24"/>
          <w:szCs w:val="24"/>
        </w:rPr>
        <w:t>(6), 841–842. https://doi.org/10.1093/bioinformatics/btq033</w:t>
      </w:r>
    </w:p>
    <w:p w14:paraId="5707ADCA"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Rhie, A., McCarthy, S. A., Fedrigo, O., Damas, J., Formenti, G., Koren, S., Uliano-Silva, M., Chow, W., Fungtammasan, A., Kim, J., Lee, C., Ko, B. J., Chaisson, M., Gedman, G. L., Cantin, L. J., Thibaud-Nissen, F., Haggerty, L., Bista, I., Smith, M., … Jarvis, E. D. (2021). Towards complete and error-free genome assemblies of all vertebrate species. </w:t>
      </w:r>
      <w:r w:rsidRPr="003B7B17">
        <w:rPr>
          <w:rFonts w:asciiTheme="majorHAnsi" w:hAnsiTheme="majorHAnsi" w:cstheme="majorHAnsi"/>
          <w:i/>
          <w:iCs/>
          <w:color w:val="000000"/>
          <w:sz w:val="24"/>
          <w:szCs w:val="24"/>
        </w:rPr>
        <w:t>Nature</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592</w:t>
      </w:r>
      <w:r w:rsidRPr="003B7B17">
        <w:rPr>
          <w:rFonts w:asciiTheme="majorHAnsi" w:hAnsiTheme="majorHAnsi" w:cstheme="majorHAnsi"/>
          <w:color w:val="000000"/>
          <w:sz w:val="24"/>
          <w:szCs w:val="24"/>
        </w:rPr>
        <w:t>(7856), 737–746. https://doi.org/10.1038/s41586-021-03451-0</w:t>
      </w:r>
    </w:p>
    <w:p w14:paraId="5CA2F380"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Rosenfield, J. A., &amp; Baxter, R. D. (2007). Population Dynamics and Distribution Patterns of Longfin Smelt in the San Francisco Estuary. </w:t>
      </w:r>
      <w:r w:rsidRPr="003B7B17">
        <w:rPr>
          <w:rFonts w:asciiTheme="majorHAnsi" w:hAnsiTheme="majorHAnsi" w:cstheme="majorHAnsi"/>
          <w:i/>
          <w:iCs/>
          <w:color w:val="000000"/>
          <w:sz w:val="24"/>
          <w:szCs w:val="24"/>
        </w:rPr>
        <w:t>Transactions of the American Fisheries Society</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136</w:t>
      </w:r>
      <w:r w:rsidRPr="003B7B17">
        <w:rPr>
          <w:rFonts w:asciiTheme="majorHAnsi" w:hAnsiTheme="majorHAnsi" w:cstheme="majorHAnsi"/>
          <w:color w:val="000000"/>
          <w:sz w:val="24"/>
          <w:szCs w:val="24"/>
        </w:rPr>
        <w:t>(6), 1577–1592. https://doi.org/10.1577/T06-148.1</w:t>
      </w:r>
    </w:p>
    <w:p w14:paraId="72645C86"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lastRenderedPageBreak/>
        <w:t xml:space="preserve">Sawyer, R. T. (1991). Thrombolytics and anti-coagulants from leeches. </w:t>
      </w:r>
      <w:r w:rsidRPr="003B7B17">
        <w:rPr>
          <w:rFonts w:asciiTheme="majorHAnsi" w:hAnsiTheme="majorHAnsi" w:cstheme="majorHAnsi"/>
          <w:i/>
          <w:iCs/>
          <w:color w:val="000000"/>
          <w:sz w:val="24"/>
          <w:szCs w:val="24"/>
        </w:rPr>
        <w:t>Bio/Technology (Nature Publishing Company)</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9</w:t>
      </w:r>
      <w:r w:rsidRPr="003B7B17">
        <w:rPr>
          <w:rFonts w:asciiTheme="majorHAnsi" w:hAnsiTheme="majorHAnsi" w:cstheme="majorHAnsi"/>
          <w:color w:val="000000"/>
          <w:sz w:val="24"/>
          <w:szCs w:val="24"/>
        </w:rPr>
        <w:t>(6), 513–515, 518. https://doi.org/10.1038/nbt0691-513</w:t>
      </w:r>
    </w:p>
    <w:p w14:paraId="0F3E7785"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Simão, F. A., Waterhouse, R. M., Ioannidis, P., Kriventseva, E. V., &amp; Zdobnov, E. M. (2015). BUSCO: Assessing genome assembly and annotation completeness with single-copy orthologs. </w:t>
      </w:r>
      <w:r w:rsidRPr="003B7B17">
        <w:rPr>
          <w:rFonts w:asciiTheme="majorHAnsi" w:hAnsiTheme="majorHAnsi" w:cstheme="majorHAnsi"/>
          <w:i/>
          <w:iCs/>
          <w:color w:val="000000"/>
          <w:sz w:val="24"/>
          <w:szCs w:val="24"/>
        </w:rPr>
        <w:t>Bioinformatics</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31</w:t>
      </w:r>
      <w:r w:rsidRPr="003B7B17">
        <w:rPr>
          <w:rFonts w:asciiTheme="majorHAnsi" w:hAnsiTheme="majorHAnsi" w:cstheme="majorHAnsi"/>
          <w:color w:val="000000"/>
          <w:sz w:val="24"/>
          <w:szCs w:val="24"/>
        </w:rPr>
        <w:t>(19), 3210–3212. https://doi.org/10.1093/bioinformatics/btv351</w:t>
      </w:r>
    </w:p>
    <w:p w14:paraId="6A7BE016"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Sommer, T., Mejia, F., Nobriga, M., Feyrer, F., &amp; Grimaldo, L. (2011). The Spawning Migration of Delta Smelt in the Upper San Francisco Estuary. </w:t>
      </w:r>
      <w:r w:rsidRPr="003B7B17">
        <w:rPr>
          <w:rFonts w:asciiTheme="majorHAnsi" w:hAnsiTheme="majorHAnsi" w:cstheme="majorHAnsi"/>
          <w:i/>
          <w:iCs/>
          <w:color w:val="000000"/>
          <w:sz w:val="24"/>
          <w:szCs w:val="24"/>
        </w:rPr>
        <w:t>San Francisco Estuary and Watershed Science</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9</w:t>
      </w:r>
      <w:r w:rsidRPr="003B7B17">
        <w:rPr>
          <w:rFonts w:asciiTheme="majorHAnsi" w:hAnsiTheme="majorHAnsi" w:cstheme="majorHAnsi"/>
          <w:color w:val="000000"/>
          <w:sz w:val="24"/>
          <w:szCs w:val="24"/>
        </w:rPr>
        <w:t>(2), 1–44.</w:t>
      </w:r>
    </w:p>
    <w:p w14:paraId="2D50A3BB"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Tanaka-Azevedo, A. M., Morais-Zani, K., Torquato, R. J. S., &amp; Tanaka, A. S. (2010). Thrombin inhibitors from different animals. </w:t>
      </w:r>
      <w:r w:rsidRPr="003B7B17">
        <w:rPr>
          <w:rFonts w:asciiTheme="majorHAnsi" w:hAnsiTheme="majorHAnsi" w:cstheme="majorHAnsi"/>
          <w:i/>
          <w:iCs/>
          <w:color w:val="000000"/>
          <w:sz w:val="24"/>
          <w:szCs w:val="24"/>
        </w:rPr>
        <w:t>Journal of Biomedicine &amp; Biotechnology</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2010</w:t>
      </w:r>
      <w:r w:rsidRPr="003B7B17">
        <w:rPr>
          <w:rFonts w:asciiTheme="majorHAnsi" w:hAnsiTheme="majorHAnsi" w:cstheme="majorHAnsi"/>
          <w:color w:val="000000"/>
          <w:sz w:val="24"/>
          <w:szCs w:val="24"/>
        </w:rPr>
        <w:t>, 641025. https://doi.org/10.1155/2010/641025</w:t>
      </w:r>
    </w:p>
    <w:p w14:paraId="09A5FA74"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Vaser, R., Sović, I., Nagarajan, N., &amp; Šikić, M. (2017). Fast and accurate de novo genome assembly from long uncorrected reads. </w:t>
      </w:r>
      <w:r w:rsidRPr="003B7B17">
        <w:rPr>
          <w:rFonts w:asciiTheme="majorHAnsi" w:hAnsiTheme="majorHAnsi" w:cstheme="majorHAnsi"/>
          <w:i/>
          <w:iCs/>
          <w:color w:val="000000"/>
          <w:sz w:val="24"/>
          <w:szCs w:val="24"/>
        </w:rPr>
        <w:t>Genome Research</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27</w:t>
      </w:r>
      <w:r w:rsidRPr="003B7B17">
        <w:rPr>
          <w:rFonts w:asciiTheme="majorHAnsi" w:hAnsiTheme="majorHAnsi" w:cstheme="majorHAnsi"/>
          <w:color w:val="000000"/>
          <w:sz w:val="24"/>
          <w:szCs w:val="24"/>
        </w:rPr>
        <w:t>(5), 737–746. https://doi.org/10.1101/gr.214270.116</w:t>
      </w:r>
    </w:p>
    <w:p w14:paraId="3F85EC7D"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Vurture, G. W., Sedlazeck, F. J., Nattestad, M., Underwood, C. J., Fang, H., Gurtowski, J., &amp; Schatz, M. C. (2017). GenomeScope: Fast reference-free genome profiling from short reads. </w:t>
      </w:r>
      <w:r w:rsidRPr="003B7B17">
        <w:rPr>
          <w:rFonts w:asciiTheme="majorHAnsi" w:hAnsiTheme="majorHAnsi" w:cstheme="majorHAnsi"/>
          <w:i/>
          <w:iCs/>
          <w:color w:val="000000"/>
          <w:sz w:val="24"/>
          <w:szCs w:val="24"/>
        </w:rPr>
        <w:t>Bioinformatics</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33</w:t>
      </w:r>
      <w:r w:rsidRPr="003B7B17">
        <w:rPr>
          <w:rFonts w:asciiTheme="majorHAnsi" w:hAnsiTheme="majorHAnsi" w:cstheme="majorHAnsi"/>
          <w:color w:val="000000"/>
          <w:sz w:val="24"/>
          <w:szCs w:val="24"/>
        </w:rPr>
        <w:t>(14), 2202–2204. https://doi.org/10.1093/bioinformatics/btx153</w:t>
      </w:r>
    </w:p>
    <w:p w14:paraId="0FCE41AB"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Wasko, A. P., Martins, C., Oliveira, C., &amp; Foresti, F. (2003). Non-destructive genetic sampling in fish. An improved method for DNA extraction from fish fins and scales. </w:t>
      </w:r>
      <w:r w:rsidRPr="003B7B17">
        <w:rPr>
          <w:rFonts w:asciiTheme="majorHAnsi" w:hAnsiTheme="majorHAnsi" w:cstheme="majorHAnsi"/>
          <w:i/>
          <w:iCs/>
          <w:color w:val="000000"/>
          <w:sz w:val="24"/>
          <w:szCs w:val="24"/>
        </w:rPr>
        <w:t>Hereditas</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138</w:t>
      </w:r>
      <w:r w:rsidRPr="003B7B17">
        <w:rPr>
          <w:rFonts w:asciiTheme="majorHAnsi" w:hAnsiTheme="majorHAnsi" w:cstheme="majorHAnsi"/>
          <w:color w:val="000000"/>
          <w:sz w:val="24"/>
          <w:szCs w:val="24"/>
        </w:rPr>
        <w:t>(3), 161–165. https://doi.org/10.1034/j.1601-5223.2003.01503.x</w:t>
      </w:r>
    </w:p>
    <w:p w14:paraId="76B9F0D2"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lastRenderedPageBreak/>
        <w:t xml:space="preserve">Wasser, S. K., Brown, L., Mailand, C., Mondol, S., Clark, W., Laurie, C., &amp; Weir, B. S. (2015). Genetic assignment of large seizures of elephant ivory reveals Africa’s major poaching hotspots. </w:t>
      </w:r>
      <w:r w:rsidRPr="003B7B17">
        <w:rPr>
          <w:rFonts w:asciiTheme="majorHAnsi" w:hAnsiTheme="majorHAnsi" w:cstheme="majorHAnsi"/>
          <w:i/>
          <w:iCs/>
          <w:color w:val="000000"/>
          <w:sz w:val="24"/>
          <w:szCs w:val="24"/>
        </w:rPr>
        <w:t>Science</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349</w:t>
      </w:r>
      <w:r w:rsidRPr="003B7B17">
        <w:rPr>
          <w:rFonts w:asciiTheme="majorHAnsi" w:hAnsiTheme="majorHAnsi" w:cstheme="majorHAnsi"/>
          <w:color w:val="000000"/>
          <w:sz w:val="24"/>
          <w:szCs w:val="24"/>
        </w:rPr>
        <w:t>(6243), 84–87. https://doi.org/10.1126/science.aaa2457</w:t>
      </w:r>
    </w:p>
    <w:p w14:paraId="56588EDD"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Wright, B., Morris, K., Grueber, C. E., Willet, C. E., Gooley, R., Hogg, C. J., O’Meally, D., Hamede, R., Jones, M., Wade, C., &amp; Belov, K. (2015). Development of a SNP-based assay for measuring genetic diversity in the Tasmanian devil insurance population. </w:t>
      </w:r>
      <w:r w:rsidRPr="003B7B17">
        <w:rPr>
          <w:rFonts w:asciiTheme="majorHAnsi" w:hAnsiTheme="majorHAnsi" w:cstheme="majorHAnsi"/>
          <w:i/>
          <w:iCs/>
          <w:color w:val="000000"/>
          <w:sz w:val="24"/>
          <w:szCs w:val="24"/>
        </w:rPr>
        <w:t>BMC Genomics</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16</w:t>
      </w:r>
      <w:r w:rsidRPr="003B7B17">
        <w:rPr>
          <w:rFonts w:asciiTheme="majorHAnsi" w:hAnsiTheme="majorHAnsi" w:cstheme="majorHAnsi"/>
          <w:color w:val="000000"/>
          <w:sz w:val="24"/>
          <w:szCs w:val="24"/>
        </w:rPr>
        <w:t>(1), 791. https://doi.org/10.1186/s12864-015-2020-4</w:t>
      </w:r>
    </w:p>
    <w:p w14:paraId="1E6DA7C1"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Xuan, B., Kim, E. M., Song, M.-Y., Shin, Y., Jeon, J.-H., &amp; Bae, E. (2021). Draft Genome of the Korean smelt Hypomesus nipponensis and its transcriptomic. </w:t>
      </w:r>
      <w:r w:rsidRPr="003B7B17">
        <w:rPr>
          <w:rFonts w:asciiTheme="majorHAnsi" w:hAnsiTheme="majorHAnsi" w:cstheme="majorHAnsi"/>
          <w:i/>
          <w:iCs/>
          <w:color w:val="000000"/>
          <w:sz w:val="24"/>
          <w:szCs w:val="24"/>
        </w:rPr>
        <w:t>G3: Genes|Genomes|Genetics</w:t>
      </w:r>
      <w:r w:rsidRPr="003B7B17">
        <w:rPr>
          <w:rFonts w:asciiTheme="majorHAnsi" w:hAnsiTheme="majorHAnsi" w:cstheme="majorHAnsi"/>
          <w:color w:val="000000"/>
          <w:sz w:val="24"/>
          <w:szCs w:val="24"/>
        </w:rPr>
        <w:t>, 35. https://doi.org/10.1093/g3journal/jkab147</w:t>
      </w:r>
    </w:p>
    <w:p w14:paraId="6FC94711"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Zoonomia Consortium. (2020). A comparative genomics multitool for scientific discovery and conservation. </w:t>
      </w:r>
      <w:r w:rsidRPr="003B7B17">
        <w:rPr>
          <w:rFonts w:asciiTheme="majorHAnsi" w:hAnsiTheme="majorHAnsi" w:cstheme="majorHAnsi"/>
          <w:i/>
          <w:iCs/>
          <w:color w:val="000000"/>
          <w:sz w:val="24"/>
          <w:szCs w:val="24"/>
        </w:rPr>
        <w:t>Nature</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587</w:t>
      </w:r>
      <w:r w:rsidRPr="003B7B17">
        <w:rPr>
          <w:rFonts w:asciiTheme="majorHAnsi" w:hAnsiTheme="majorHAnsi" w:cstheme="majorHAnsi"/>
          <w:color w:val="000000"/>
          <w:sz w:val="24"/>
          <w:szCs w:val="24"/>
        </w:rPr>
        <w:t>(7833), 240–245. https://doi.org/10.1038/s41586-020-2876-6</w:t>
      </w:r>
    </w:p>
    <w:p w14:paraId="25149163" w14:textId="11AD27A6" w:rsidR="000E70AC" w:rsidRDefault="0087338E" w:rsidP="008914E8">
      <w:pPr>
        <w:spacing w:after="0" w:line="240" w:lineRule="auto"/>
        <w:jc w:val="left"/>
        <w:rPr>
          <w:rFonts w:ascii="Calibri" w:eastAsia="Times New Roman" w:hAnsi="Calibri" w:cs="Calibri"/>
          <w:color w:val="000000"/>
        </w:rPr>
      </w:pPr>
      <w:r w:rsidRPr="003B7B17">
        <w:rPr>
          <w:rFonts w:asciiTheme="majorHAnsi" w:eastAsia="Times New Roman" w:hAnsiTheme="majorHAnsi" w:cstheme="majorHAnsi"/>
          <w:color w:val="000000"/>
          <w:sz w:val="24"/>
          <w:szCs w:val="24"/>
        </w:rPr>
        <w:fldChar w:fldCharType="end"/>
      </w:r>
    </w:p>
    <w:p w14:paraId="0978B2C1" w14:textId="77777777" w:rsidR="008914E8" w:rsidRDefault="008914E8" w:rsidP="00904693">
      <w:pPr>
        <w:spacing w:after="0" w:line="240" w:lineRule="auto"/>
        <w:jc w:val="left"/>
        <w:rPr>
          <w:rFonts w:ascii="Calibri" w:eastAsia="Times New Roman" w:hAnsi="Calibri" w:cs="Calibri"/>
          <w:color w:val="000000"/>
        </w:rPr>
      </w:pPr>
    </w:p>
    <w:p w14:paraId="75C3D4F5" w14:textId="51903A2C" w:rsidR="008914E8" w:rsidRDefault="008914E8" w:rsidP="00904693">
      <w:pPr>
        <w:spacing w:after="0" w:line="240" w:lineRule="auto"/>
        <w:jc w:val="left"/>
        <w:rPr>
          <w:rFonts w:ascii="Calibri" w:eastAsia="Times New Roman" w:hAnsi="Calibri" w:cs="Calibri"/>
          <w:color w:val="000000"/>
        </w:rPr>
        <w:sectPr w:rsidR="008914E8" w:rsidSect="003B7B17">
          <w:type w:val="continuous"/>
          <w:pgSz w:w="12240" w:h="15840"/>
          <w:pgMar w:top="1440" w:right="1440" w:bottom="1377" w:left="1440" w:header="720" w:footer="720" w:gutter="0"/>
          <w:cols w:space="720"/>
          <w:docGrid w:linePitch="360"/>
        </w:sectPr>
      </w:pPr>
    </w:p>
    <w:tbl>
      <w:tblPr>
        <w:tblpPr w:leftFromText="180" w:rightFromText="180" w:vertAnchor="page" w:horzAnchor="margin" w:tblpY="2488"/>
        <w:tblW w:w="18853" w:type="dxa"/>
        <w:tblLook w:val="04A0" w:firstRow="1" w:lastRow="0" w:firstColumn="1" w:lastColumn="0" w:noHBand="0" w:noVBand="1"/>
      </w:tblPr>
      <w:tblGrid>
        <w:gridCol w:w="262"/>
        <w:gridCol w:w="3240"/>
        <w:gridCol w:w="529"/>
        <w:gridCol w:w="1200"/>
        <w:gridCol w:w="1724"/>
        <w:gridCol w:w="1280"/>
        <w:gridCol w:w="971"/>
        <w:gridCol w:w="1340"/>
        <w:gridCol w:w="1000"/>
        <w:gridCol w:w="1180"/>
        <w:gridCol w:w="859"/>
        <w:gridCol w:w="900"/>
        <w:gridCol w:w="874"/>
        <w:gridCol w:w="772"/>
        <w:gridCol w:w="980"/>
        <w:gridCol w:w="1480"/>
        <w:gridCol w:w="262"/>
      </w:tblGrid>
      <w:tr w:rsidR="00644092" w:rsidRPr="00C11823" w14:paraId="2E2AFD60" w14:textId="77777777" w:rsidTr="00EC36DE">
        <w:trPr>
          <w:trHeight w:val="240"/>
        </w:trPr>
        <w:tc>
          <w:tcPr>
            <w:tcW w:w="262" w:type="dxa"/>
            <w:tcBorders>
              <w:top w:val="single" w:sz="4" w:space="0" w:color="auto"/>
              <w:left w:val="single" w:sz="4" w:space="0" w:color="auto"/>
              <w:bottom w:val="nil"/>
              <w:right w:val="nil"/>
            </w:tcBorders>
            <w:shd w:val="clear" w:color="auto" w:fill="auto"/>
            <w:noWrap/>
            <w:vAlign w:val="bottom"/>
            <w:hideMark/>
          </w:tcPr>
          <w:p w14:paraId="5CBF427D" w14:textId="77777777" w:rsidR="00644092" w:rsidRPr="00C11823" w:rsidRDefault="00644092" w:rsidP="00EC36DE">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lastRenderedPageBreak/>
              <w:t> </w:t>
            </w:r>
          </w:p>
        </w:tc>
        <w:tc>
          <w:tcPr>
            <w:tcW w:w="3240" w:type="dxa"/>
            <w:tcBorders>
              <w:top w:val="single" w:sz="4" w:space="0" w:color="auto"/>
              <w:left w:val="nil"/>
              <w:bottom w:val="nil"/>
              <w:right w:val="nil"/>
            </w:tcBorders>
            <w:shd w:val="clear" w:color="auto" w:fill="auto"/>
            <w:noWrap/>
            <w:vAlign w:val="bottom"/>
            <w:hideMark/>
          </w:tcPr>
          <w:p w14:paraId="3066A4C1"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529" w:type="dxa"/>
            <w:tcBorders>
              <w:top w:val="single" w:sz="4" w:space="0" w:color="auto"/>
              <w:left w:val="nil"/>
              <w:bottom w:val="nil"/>
              <w:right w:val="nil"/>
            </w:tcBorders>
            <w:shd w:val="clear" w:color="auto" w:fill="auto"/>
            <w:noWrap/>
            <w:vAlign w:val="bottom"/>
            <w:hideMark/>
          </w:tcPr>
          <w:p w14:paraId="6CCB56CE"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1200" w:type="dxa"/>
            <w:tcBorders>
              <w:top w:val="single" w:sz="4" w:space="0" w:color="auto"/>
              <w:left w:val="nil"/>
              <w:bottom w:val="nil"/>
              <w:right w:val="nil"/>
            </w:tcBorders>
            <w:shd w:val="clear" w:color="auto" w:fill="auto"/>
            <w:noWrap/>
            <w:vAlign w:val="bottom"/>
            <w:hideMark/>
          </w:tcPr>
          <w:p w14:paraId="4FCDFCBE"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1724" w:type="dxa"/>
            <w:tcBorders>
              <w:top w:val="single" w:sz="4" w:space="0" w:color="auto"/>
              <w:left w:val="nil"/>
              <w:bottom w:val="nil"/>
              <w:right w:val="nil"/>
            </w:tcBorders>
            <w:shd w:val="clear" w:color="auto" w:fill="auto"/>
            <w:noWrap/>
            <w:vAlign w:val="bottom"/>
            <w:hideMark/>
          </w:tcPr>
          <w:p w14:paraId="2C65F20C"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1280" w:type="dxa"/>
            <w:tcBorders>
              <w:top w:val="single" w:sz="4" w:space="0" w:color="auto"/>
              <w:left w:val="nil"/>
              <w:bottom w:val="nil"/>
              <w:right w:val="nil"/>
            </w:tcBorders>
            <w:shd w:val="clear" w:color="auto" w:fill="auto"/>
            <w:noWrap/>
            <w:vAlign w:val="bottom"/>
            <w:hideMark/>
          </w:tcPr>
          <w:p w14:paraId="5E0374D9"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971" w:type="dxa"/>
            <w:tcBorders>
              <w:top w:val="single" w:sz="4" w:space="0" w:color="auto"/>
              <w:left w:val="nil"/>
              <w:bottom w:val="nil"/>
              <w:right w:val="nil"/>
            </w:tcBorders>
            <w:shd w:val="clear" w:color="auto" w:fill="auto"/>
            <w:noWrap/>
            <w:vAlign w:val="bottom"/>
            <w:hideMark/>
          </w:tcPr>
          <w:p w14:paraId="45A69567"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1340" w:type="dxa"/>
            <w:tcBorders>
              <w:top w:val="single" w:sz="4" w:space="0" w:color="auto"/>
              <w:left w:val="nil"/>
              <w:bottom w:val="nil"/>
              <w:right w:val="nil"/>
            </w:tcBorders>
            <w:shd w:val="clear" w:color="auto" w:fill="auto"/>
            <w:noWrap/>
            <w:vAlign w:val="bottom"/>
            <w:hideMark/>
          </w:tcPr>
          <w:p w14:paraId="22BE71D4"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1000" w:type="dxa"/>
            <w:tcBorders>
              <w:top w:val="single" w:sz="4" w:space="0" w:color="auto"/>
              <w:left w:val="nil"/>
              <w:bottom w:val="nil"/>
              <w:right w:val="nil"/>
            </w:tcBorders>
            <w:shd w:val="clear" w:color="auto" w:fill="auto"/>
            <w:noWrap/>
            <w:vAlign w:val="bottom"/>
            <w:hideMark/>
          </w:tcPr>
          <w:p w14:paraId="7F218A95"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1180" w:type="dxa"/>
            <w:tcBorders>
              <w:top w:val="single" w:sz="4" w:space="0" w:color="auto"/>
              <w:left w:val="nil"/>
              <w:bottom w:val="nil"/>
              <w:right w:val="nil"/>
            </w:tcBorders>
            <w:shd w:val="clear" w:color="auto" w:fill="auto"/>
            <w:noWrap/>
            <w:vAlign w:val="bottom"/>
            <w:hideMark/>
          </w:tcPr>
          <w:p w14:paraId="44CE7BA7"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859" w:type="dxa"/>
            <w:tcBorders>
              <w:top w:val="single" w:sz="4" w:space="0" w:color="auto"/>
              <w:left w:val="nil"/>
              <w:bottom w:val="nil"/>
              <w:right w:val="nil"/>
            </w:tcBorders>
            <w:shd w:val="clear" w:color="auto" w:fill="auto"/>
            <w:noWrap/>
            <w:vAlign w:val="bottom"/>
            <w:hideMark/>
          </w:tcPr>
          <w:p w14:paraId="406A8385"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900" w:type="dxa"/>
            <w:tcBorders>
              <w:top w:val="single" w:sz="4" w:space="0" w:color="auto"/>
              <w:left w:val="nil"/>
              <w:bottom w:val="nil"/>
              <w:right w:val="nil"/>
            </w:tcBorders>
            <w:shd w:val="clear" w:color="auto" w:fill="auto"/>
            <w:noWrap/>
            <w:vAlign w:val="bottom"/>
            <w:hideMark/>
          </w:tcPr>
          <w:p w14:paraId="51445497"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874" w:type="dxa"/>
            <w:tcBorders>
              <w:top w:val="single" w:sz="4" w:space="0" w:color="auto"/>
              <w:left w:val="nil"/>
              <w:bottom w:val="nil"/>
              <w:right w:val="nil"/>
            </w:tcBorders>
            <w:shd w:val="clear" w:color="auto" w:fill="auto"/>
            <w:noWrap/>
            <w:vAlign w:val="bottom"/>
            <w:hideMark/>
          </w:tcPr>
          <w:p w14:paraId="456E0570"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772" w:type="dxa"/>
            <w:tcBorders>
              <w:top w:val="single" w:sz="4" w:space="0" w:color="auto"/>
              <w:left w:val="nil"/>
              <w:bottom w:val="nil"/>
              <w:right w:val="nil"/>
            </w:tcBorders>
            <w:shd w:val="clear" w:color="auto" w:fill="auto"/>
            <w:noWrap/>
            <w:vAlign w:val="bottom"/>
            <w:hideMark/>
          </w:tcPr>
          <w:p w14:paraId="28D378B3"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980" w:type="dxa"/>
            <w:tcBorders>
              <w:top w:val="single" w:sz="4" w:space="0" w:color="auto"/>
              <w:left w:val="nil"/>
              <w:bottom w:val="nil"/>
              <w:right w:val="nil"/>
            </w:tcBorders>
            <w:shd w:val="clear" w:color="auto" w:fill="auto"/>
            <w:noWrap/>
            <w:vAlign w:val="bottom"/>
            <w:hideMark/>
          </w:tcPr>
          <w:p w14:paraId="53CA2ACA"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1480" w:type="dxa"/>
            <w:tcBorders>
              <w:top w:val="single" w:sz="4" w:space="0" w:color="auto"/>
              <w:left w:val="nil"/>
              <w:bottom w:val="nil"/>
              <w:right w:val="nil"/>
            </w:tcBorders>
            <w:shd w:val="clear" w:color="auto" w:fill="auto"/>
            <w:noWrap/>
            <w:vAlign w:val="bottom"/>
            <w:hideMark/>
          </w:tcPr>
          <w:p w14:paraId="0DD87754"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262" w:type="dxa"/>
            <w:tcBorders>
              <w:top w:val="single" w:sz="4" w:space="0" w:color="auto"/>
              <w:left w:val="nil"/>
              <w:bottom w:val="nil"/>
              <w:right w:val="single" w:sz="4" w:space="0" w:color="auto"/>
            </w:tcBorders>
            <w:shd w:val="clear" w:color="auto" w:fill="auto"/>
            <w:noWrap/>
            <w:vAlign w:val="bottom"/>
            <w:hideMark/>
          </w:tcPr>
          <w:p w14:paraId="4466933A" w14:textId="77777777" w:rsidR="00644092" w:rsidRPr="00C11823" w:rsidRDefault="00644092" w:rsidP="00EC36DE">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r>
      <w:tr w:rsidR="00644092" w:rsidRPr="00C11823" w14:paraId="18794461" w14:textId="77777777" w:rsidTr="00EC36DE">
        <w:trPr>
          <w:trHeight w:val="320"/>
        </w:trPr>
        <w:tc>
          <w:tcPr>
            <w:tcW w:w="262" w:type="dxa"/>
            <w:tcBorders>
              <w:top w:val="nil"/>
              <w:left w:val="single" w:sz="4" w:space="0" w:color="auto"/>
              <w:bottom w:val="nil"/>
              <w:right w:val="nil"/>
            </w:tcBorders>
            <w:shd w:val="clear" w:color="auto" w:fill="auto"/>
            <w:noWrap/>
            <w:vAlign w:val="bottom"/>
            <w:hideMark/>
          </w:tcPr>
          <w:p w14:paraId="42471588" w14:textId="77777777" w:rsidR="00644092" w:rsidRPr="00C11823" w:rsidRDefault="00644092" w:rsidP="00EC36DE">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c>
          <w:tcPr>
            <w:tcW w:w="18329" w:type="dxa"/>
            <w:gridSpan w:val="15"/>
            <w:tcBorders>
              <w:top w:val="nil"/>
              <w:left w:val="nil"/>
              <w:bottom w:val="single" w:sz="4" w:space="0" w:color="auto"/>
              <w:right w:val="nil"/>
            </w:tcBorders>
            <w:shd w:val="clear" w:color="auto" w:fill="auto"/>
            <w:vAlign w:val="bottom"/>
            <w:hideMark/>
          </w:tcPr>
          <w:p w14:paraId="3C11CB16" w14:textId="0725068D" w:rsidR="00644092" w:rsidRPr="00C11823" w:rsidRDefault="00644092" w:rsidP="00EC36DE">
            <w:pPr>
              <w:spacing w:after="0" w:line="240" w:lineRule="auto"/>
              <w:jc w:val="left"/>
              <w:rPr>
                <w:rFonts w:ascii="Calibri Light" w:eastAsia="Times New Roman" w:hAnsi="Calibri Light" w:cs="Calibri Light"/>
              </w:rPr>
            </w:pPr>
            <w:r w:rsidRPr="00C11823">
              <w:rPr>
                <w:rFonts w:ascii="Calibri Light" w:eastAsia="Times New Roman" w:hAnsi="Calibri Light" w:cs="Calibri Light"/>
                <w:b/>
                <w:bCs/>
              </w:rPr>
              <w:t xml:space="preserve">Table </w:t>
            </w:r>
            <w:r>
              <w:rPr>
                <w:rFonts w:ascii="Calibri Light" w:eastAsia="Times New Roman" w:hAnsi="Calibri Light" w:cs="Calibri Light"/>
                <w:b/>
                <w:bCs/>
              </w:rPr>
              <w:t>2.</w:t>
            </w:r>
            <w:r w:rsidRPr="00C11823">
              <w:rPr>
                <w:rFonts w:ascii="Calibri Light" w:eastAsia="Times New Roman" w:hAnsi="Calibri Light" w:cs="Calibri Light"/>
                <w:b/>
                <w:bCs/>
              </w:rPr>
              <w:t xml:space="preserve">1. </w:t>
            </w:r>
            <w:r w:rsidRPr="00C11823">
              <w:rPr>
                <w:rFonts w:ascii="Calibri Light" w:eastAsia="Times New Roman" w:hAnsi="Calibri Light" w:cs="Calibri Light"/>
              </w:rPr>
              <w:t xml:space="preserve">Assembly metrics from </w:t>
            </w:r>
            <w:proofErr w:type="spellStart"/>
            <w:r w:rsidRPr="00C11823">
              <w:rPr>
                <w:rFonts w:ascii="Calibri Light" w:eastAsia="Times New Roman" w:hAnsi="Calibri Light" w:cs="Calibri Light"/>
              </w:rPr>
              <w:t>Osmeridae</w:t>
            </w:r>
            <w:proofErr w:type="spellEnd"/>
            <w:r w:rsidRPr="00C11823">
              <w:rPr>
                <w:rFonts w:ascii="Calibri Light" w:eastAsia="Times New Roman" w:hAnsi="Calibri Light" w:cs="Calibri Light"/>
              </w:rPr>
              <w:t xml:space="preserve"> genome assemblies publicly available prior to </w:t>
            </w:r>
            <w:r>
              <w:rPr>
                <w:rFonts w:ascii="Calibri Light" w:eastAsia="Times New Roman" w:hAnsi="Calibri Light" w:cs="Calibri Light"/>
              </w:rPr>
              <w:t>public release</w:t>
            </w:r>
            <w:r w:rsidRPr="00C11823">
              <w:rPr>
                <w:rFonts w:ascii="Calibri Light" w:eastAsia="Times New Roman" w:hAnsi="Calibri Light" w:cs="Calibri Light"/>
              </w:rPr>
              <w:t xml:space="preserve"> of the delta smelt genome </w:t>
            </w:r>
            <w:r>
              <w:rPr>
                <w:rFonts w:ascii="Calibri Light" w:eastAsia="Times New Roman" w:hAnsi="Calibri Light" w:cs="Calibri Light"/>
              </w:rPr>
              <w:t xml:space="preserve">on </w:t>
            </w:r>
            <w:r w:rsidRPr="00C11823">
              <w:rPr>
                <w:rFonts w:ascii="Calibri Light" w:eastAsia="Times New Roman" w:hAnsi="Calibri Light" w:cs="Calibri Light"/>
              </w:rPr>
              <w:t>February 0</w:t>
            </w:r>
            <w:r w:rsidR="00DF2390">
              <w:rPr>
                <w:rFonts w:ascii="Calibri Light" w:eastAsia="Times New Roman" w:hAnsi="Calibri Light" w:cs="Calibri Light"/>
              </w:rPr>
              <w:t>4</w:t>
            </w:r>
            <w:r w:rsidRPr="00C11823">
              <w:rPr>
                <w:rFonts w:ascii="Calibri Light" w:eastAsia="Times New Roman" w:hAnsi="Calibri Light" w:cs="Calibri Light"/>
              </w:rPr>
              <w:t>, 2022.</w:t>
            </w:r>
          </w:p>
        </w:tc>
        <w:tc>
          <w:tcPr>
            <w:tcW w:w="262" w:type="dxa"/>
            <w:tcBorders>
              <w:top w:val="nil"/>
              <w:left w:val="nil"/>
              <w:bottom w:val="nil"/>
              <w:right w:val="single" w:sz="4" w:space="0" w:color="auto"/>
            </w:tcBorders>
            <w:shd w:val="clear" w:color="auto" w:fill="auto"/>
            <w:noWrap/>
            <w:vAlign w:val="bottom"/>
            <w:hideMark/>
          </w:tcPr>
          <w:p w14:paraId="11A8EC2D" w14:textId="77777777" w:rsidR="00644092" w:rsidRPr="00C11823" w:rsidRDefault="00644092" w:rsidP="00EC36DE">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r>
      <w:tr w:rsidR="00644092" w:rsidRPr="00C11823" w14:paraId="2AD80683" w14:textId="77777777" w:rsidTr="00EC36DE">
        <w:trPr>
          <w:trHeight w:val="1394"/>
        </w:trPr>
        <w:tc>
          <w:tcPr>
            <w:tcW w:w="262" w:type="dxa"/>
            <w:tcBorders>
              <w:top w:val="nil"/>
              <w:left w:val="single" w:sz="4" w:space="0" w:color="auto"/>
              <w:bottom w:val="nil"/>
              <w:right w:val="nil"/>
            </w:tcBorders>
            <w:shd w:val="clear" w:color="auto" w:fill="auto"/>
            <w:noWrap/>
            <w:vAlign w:val="bottom"/>
            <w:hideMark/>
          </w:tcPr>
          <w:p w14:paraId="7F410265" w14:textId="77777777" w:rsidR="00644092" w:rsidRPr="00C11823" w:rsidRDefault="00644092" w:rsidP="00EC36DE">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c>
          <w:tcPr>
            <w:tcW w:w="3240" w:type="dxa"/>
            <w:tcBorders>
              <w:top w:val="nil"/>
              <w:left w:val="single" w:sz="4" w:space="0" w:color="auto"/>
              <w:bottom w:val="single" w:sz="4" w:space="0" w:color="auto"/>
              <w:right w:val="nil"/>
            </w:tcBorders>
            <w:shd w:val="clear" w:color="000000" w:fill="D9D9D9"/>
            <w:vAlign w:val="bottom"/>
            <w:hideMark/>
          </w:tcPr>
          <w:p w14:paraId="7C05CFA1" w14:textId="77777777" w:rsidR="00644092" w:rsidRPr="00C11823" w:rsidRDefault="00644092" w:rsidP="00EC36DE">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Species</w:t>
            </w:r>
          </w:p>
        </w:tc>
        <w:tc>
          <w:tcPr>
            <w:tcW w:w="529" w:type="dxa"/>
            <w:tcBorders>
              <w:top w:val="nil"/>
              <w:left w:val="nil"/>
              <w:bottom w:val="single" w:sz="4" w:space="0" w:color="auto"/>
              <w:right w:val="nil"/>
            </w:tcBorders>
            <w:shd w:val="clear" w:color="000000" w:fill="D9D9D9"/>
            <w:vAlign w:val="bottom"/>
            <w:hideMark/>
          </w:tcPr>
          <w:p w14:paraId="05FB45E8" w14:textId="77777777" w:rsidR="00644092" w:rsidRPr="00C11823" w:rsidRDefault="00644092" w:rsidP="00EC36DE">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Sex</w:t>
            </w:r>
          </w:p>
        </w:tc>
        <w:tc>
          <w:tcPr>
            <w:tcW w:w="1200" w:type="dxa"/>
            <w:tcBorders>
              <w:top w:val="nil"/>
              <w:left w:val="nil"/>
              <w:bottom w:val="single" w:sz="4" w:space="0" w:color="auto"/>
              <w:right w:val="nil"/>
            </w:tcBorders>
            <w:shd w:val="clear" w:color="000000" w:fill="D9D9D9"/>
            <w:vAlign w:val="bottom"/>
            <w:hideMark/>
          </w:tcPr>
          <w:p w14:paraId="13B596D9" w14:textId="77777777" w:rsidR="00644092" w:rsidRPr="00C11823" w:rsidRDefault="00644092" w:rsidP="00EC36DE">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Release Date</w:t>
            </w:r>
          </w:p>
        </w:tc>
        <w:tc>
          <w:tcPr>
            <w:tcW w:w="1724" w:type="dxa"/>
            <w:tcBorders>
              <w:top w:val="nil"/>
              <w:left w:val="nil"/>
              <w:bottom w:val="single" w:sz="4" w:space="0" w:color="auto"/>
              <w:right w:val="nil"/>
            </w:tcBorders>
            <w:shd w:val="clear" w:color="000000" w:fill="D9D9D9"/>
            <w:vAlign w:val="bottom"/>
            <w:hideMark/>
          </w:tcPr>
          <w:p w14:paraId="3868B3D6" w14:textId="327908B2" w:rsidR="00644092" w:rsidRPr="00C11823" w:rsidRDefault="00644092" w:rsidP="00EC36DE">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 xml:space="preserve">Accession </w:t>
            </w:r>
            <w:r w:rsidRPr="00C11823">
              <w:rPr>
                <w:rFonts w:ascii="Calibri Light" w:eastAsia="Times New Roman" w:hAnsi="Calibri Light" w:cs="Calibri Light"/>
                <w:b/>
                <w:bCs/>
              </w:rPr>
              <w:br/>
              <w:t>Number</w:t>
            </w:r>
          </w:p>
        </w:tc>
        <w:tc>
          <w:tcPr>
            <w:tcW w:w="1280" w:type="dxa"/>
            <w:tcBorders>
              <w:top w:val="nil"/>
              <w:left w:val="nil"/>
              <w:bottom w:val="single" w:sz="4" w:space="0" w:color="auto"/>
              <w:right w:val="nil"/>
            </w:tcBorders>
            <w:shd w:val="clear" w:color="000000" w:fill="D9D9D9"/>
            <w:vAlign w:val="bottom"/>
            <w:hideMark/>
          </w:tcPr>
          <w:p w14:paraId="23C7EAA4" w14:textId="77777777" w:rsidR="00644092" w:rsidRPr="00C11823" w:rsidRDefault="00644092" w:rsidP="00EC36DE">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Assembly</w:t>
            </w:r>
            <w:r w:rsidRPr="00C11823">
              <w:rPr>
                <w:rFonts w:ascii="Calibri Light" w:eastAsia="Times New Roman" w:hAnsi="Calibri Light" w:cs="Calibri Light"/>
                <w:b/>
                <w:bCs/>
              </w:rPr>
              <w:br/>
              <w:t xml:space="preserve"> Level</w:t>
            </w:r>
          </w:p>
        </w:tc>
        <w:tc>
          <w:tcPr>
            <w:tcW w:w="971" w:type="dxa"/>
            <w:tcBorders>
              <w:top w:val="nil"/>
              <w:left w:val="nil"/>
              <w:bottom w:val="single" w:sz="4" w:space="0" w:color="auto"/>
              <w:right w:val="nil"/>
            </w:tcBorders>
            <w:shd w:val="clear" w:color="000000" w:fill="D9D9D9"/>
            <w:vAlign w:val="bottom"/>
            <w:hideMark/>
          </w:tcPr>
          <w:p w14:paraId="47815D82" w14:textId="77777777" w:rsidR="00644092" w:rsidRPr="00C11823" w:rsidRDefault="00644092" w:rsidP="00EC36DE">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 xml:space="preserve">Coverage </w:t>
            </w:r>
          </w:p>
        </w:tc>
        <w:tc>
          <w:tcPr>
            <w:tcW w:w="1340" w:type="dxa"/>
            <w:tcBorders>
              <w:top w:val="nil"/>
              <w:left w:val="nil"/>
              <w:bottom w:val="single" w:sz="4" w:space="0" w:color="auto"/>
              <w:right w:val="nil"/>
            </w:tcBorders>
            <w:shd w:val="clear" w:color="000000" w:fill="D9D9D9"/>
            <w:vAlign w:val="bottom"/>
            <w:hideMark/>
          </w:tcPr>
          <w:p w14:paraId="48ED2C74" w14:textId="77777777" w:rsidR="00644092" w:rsidRPr="00C11823" w:rsidRDefault="00644092" w:rsidP="00EC36DE">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Total sequence length</w:t>
            </w:r>
          </w:p>
        </w:tc>
        <w:tc>
          <w:tcPr>
            <w:tcW w:w="1000" w:type="dxa"/>
            <w:tcBorders>
              <w:top w:val="nil"/>
              <w:left w:val="nil"/>
              <w:bottom w:val="single" w:sz="4" w:space="0" w:color="auto"/>
              <w:right w:val="nil"/>
            </w:tcBorders>
            <w:shd w:val="clear" w:color="000000" w:fill="D9D9D9"/>
            <w:vAlign w:val="bottom"/>
            <w:hideMark/>
          </w:tcPr>
          <w:p w14:paraId="4DCF2B04" w14:textId="77777777" w:rsidR="00644092" w:rsidRPr="00C11823" w:rsidRDefault="00644092" w:rsidP="00EC36DE">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Number of scaffolds</w:t>
            </w:r>
          </w:p>
        </w:tc>
        <w:tc>
          <w:tcPr>
            <w:tcW w:w="1180" w:type="dxa"/>
            <w:tcBorders>
              <w:top w:val="nil"/>
              <w:left w:val="nil"/>
              <w:bottom w:val="single" w:sz="4" w:space="0" w:color="auto"/>
              <w:right w:val="nil"/>
            </w:tcBorders>
            <w:shd w:val="clear" w:color="000000" w:fill="D9D9D9"/>
            <w:vAlign w:val="bottom"/>
            <w:hideMark/>
          </w:tcPr>
          <w:p w14:paraId="1FB2203B" w14:textId="77777777" w:rsidR="00644092" w:rsidRPr="00C11823" w:rsidRDefault="00644092" w:rsidP="00EC36DE">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Scaffold N50</w:t>
            </w:r>
          </w:p>
        </w:tc>
        <w:tc>
          <w:tcPr>
            <w:tcW w:w="859" w:type="dxa"/>
            <w:tcBorders>
              <w:top w:val="nil"/>
              <w:left w:val="nil"/>
              <w:bottom w:val="single" w:sz="4" w:space="0" w:color="auto"/>
              <w:right w:val="nil"/>
            </w:tcBorders>
            <w:shd w:val="clear" w:color="000000" w:fill="D9D9D9"/>
            <w:vAlign w:val="bottom"/>
            <w:hideMark/>
          </w:tcPr>
          <w:p w14:paraId="0F8B40DE" w14:textId="77777777" w:rsidR="00644092" w:rsidRPr="00C11823" w:rsidRDefault="00644092" w:rsidP="00EC36DE">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Scaffold L50</w:t>
            </w:r>
          </w:p>
        </w:tc>
        <w:tc>
          <w:tcPr>
            <w:tcW w:w="900" w:type="dxa"/>
            <w:tcBorders>
              <w:top w:val="nil"/>
              <w:left w:val="nil"/>
              <w:bottom w:val="single" w:sz="4" w:space="0" w:color="auto"/>
              <w:right w:val="nil"/>
            </w:tcBorders>
            <w:shd w:val="clear" w:color="000000" w:fill="D9D9D9"/>
            <w:vAlign w:val="bottom"/>
            <w:hideMark/>
          </w:tcPr>
          <w:p w14:paraId="6C44386C" w14:textId="77777777" w:rsidR="00644092" w:rsidRPr="00C11823" w:rsidRDefault="00644092" w:rsidP="00EC36DE">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Number of contigs</w:t>
            </w:r>
          </w:p>
        </w:tc>
        <w:tc>
          <w:tcPr>
            <w:tcW w:w="874" w:type="dxa"/>
            <w:tcBorders>
              <w:top w:val="nil"/>
              <w:left w:val="nil"/>
              <w:bottom w:val="single" w:sz="4" w:space="0" w:color="auto"/>
              <w:right w:val="nil"/>
            </w:tcBorders>
            <w:shd w:val="clear" w:color="000000" w:fill="D9D9D9"/>
            <w:vAlign w:val="bottom"/>
            <w:hideMark/>
          </w:tcPr>
          <w:p w14:paraId="103574C8" w14:textId="77777777" w:rsidR="00644092" w:rsidRPr="00C11823" w:rsidRDefault="00644092" w:rsidP="00EC36DE">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Contig N50</w:t>
            </w:r>
          </w:p>
        </w:tc>
        <w:tc>
          <w:tcPr>
            <w:tcW w:w="772" w:type="dxa"/>
            <w:tcBorders>
              <w:top w:val="nil"/>
              <w:left w:val="nil"/>
              <w:bottom w:val="single" w:sz="4" w:space="0" w:color="auto"/>
              <w:right w:val="nil"/>
            </w:tcBorders>
            <w:shd w:val="clear" w:color="000000" w:fill="D9D9D9"/>
            <w:vAlign w:val="bottom"/>
            <w:hideMark/>
          </w:tcPr>
          <w:p w14:paraId="6DCDE5B5" w14:textId="77777777" w:rsidR="00644092" w:rsidRPr="00C11823" w:rsidRDefault="00644092" w:rsidP="00EC36DE">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Contig L50</w:t>
            </w:r>
          </w:p>
        </w:tc>
        <w:tc>
          <w:tcPr>
            <w:tcW w:w="980" w:type="dxa"/>
            <w:tcBorders>
              <w:top w:val="nil"/>
              <w:left w:val="nil"/>
              <w:bottom w:val="single" w:sz="4" w:space="0" w:color="auto"/>
              <w:right w:val="nil"/>
            </w:tcBorders>
            <w:shd w:val="clear" w:color="000000" w:fill="D9D9D9"/>
            <w:vAlign w:val="bottom"/>
            <w:hideMark/>
          </w:tcPr>
          <w:p w14:paraId="0EF254C8" w14:textId="77777777" w:rsidR="00644092" w:rsidRPr="00C11823" w:rsidRDefault="00644092" w:rsidP="00EC36DE">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Number of chr. and plasmids</w:t>
            </w:r>
          </w:p>
        </w:tc>
        <w:tc>
          <w:tcPr>
            <w:tcW w:w="1480" w:type="dxa"/>
            <w:tcBorders>
              <w:top w:val="nil"/>
              <w:left w:val="nil"/>
              <w:bottom w:val="single" w:sz="4" w:space="0" w:color="auto"/>
              <w:right w:val="single" w:sz="4" w:space="0" w:color="auto"/>
            </w:tcBorders>
            <w:shd w:val="clear" w:color="000000" w:fill="D9D9D9"/>
            <w:vAlign w:val="bottom"/>
            <w:hideMark/>
          </w:tcPr>
          <w:p w14:paraId="01AB323C" w14:textId="77777777" w:rsidR="00644092" w:rsidRPr="00C11823" w:rsidRDefault="00644092" w:rsidP="00EC36DE">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Number of component sequences (WGS or clone)</w:t>
            </w:r>
          </w:p>
        </w:tc>
        <w:tc>
          <w:tcPr>
            <w:tcW w:w="262" w:type="dxa"/>
            <w:tcBorders>
              <w:top w:val="nil"/>
              <w:left w:val="nil"/>
              <w:bottom w:val="nil"/>
              <w:right w:val="single" w:sz="4" w:space="0" w:color="auto"/>
            </w:tcBorders>
            <w:shd w:val="clear" w:color="auto" w:fill="auto"/>
            <w:noWrap/>
            <w:vAlign w:val="bottom"/>
            <w:hideMark/>
          </w:tcPr>
          <w:p w14:paraId="1FB2D668" w14:textId="77777777" w:rsidR="00644092" w:rsidRPr="00C11823" w:rsidRDefault="00644092" w:rsidP="00EC36DE">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r>
      <w:tr w:rsidR="00644092" w:rsidRPr="00C11823" w14:paraId="0BE3682B" w14:textId="77777777" w:rsidTr="00EC36DE">
        <w:trPr>
          <w:trHeight w:val="320"/>
        </w:trPr>
        <w:tc>
          <w:tcPr>
            <w:tcW w:w="262" w:type="dxa"/>
            <w:tcBorders>
              <w:top w:val="nil"/>
              <w:left w:val="single" w:sz="4" w:space="0" w:color="auto"/>
              <w:bottom w:val="nil"/>
              <w:right w:val="nil"/>
            </w:tcBorders>
            <w:shd w:val="clear" w:color="auto" w:fill="auto"/>
            <w:noWrap/>
            <w:vAlign w:val="bottom"/>
            <w:hideMark/>
          </w:tcPr>
          <w:p w14:paraId="3C7E98F2" w14:textId="77777777" w:rsidR="00644092" w:rsidRPr="00C11823" w:rsidRDefault="00644092" w:rsidP="00EC36DE">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c>
          <w:tcPr>
            <w:tcW w:w="3240" w:type="dxa"/>
            <w:tcBorders>
              <w:top w:val="nil"/>
              <w:left w:val="single" w:sz="4" w:space="0" w:color="auto"/>
              <w:bottom w:val="single" w:sz="4" w:space="0" w:color="auto"/>
              <w:right w:val="single" w:sz="4" w:space="0" w:color="auto"/>
            </w:tcBorders>
            <w:shd w:val="clear" w:color="auto" w:fill="auto"/>
            <w:noWrap/>
            <w:vAlign w:val="bottom"/>
            <w:hideMark/>
          </w:tcPr>
          <w:p w14:paraId="5FBE4F15"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Hypomesus transpacificus (female)</w:t>
            </w:r>
          </w:p>
        </w:tc>
        <w:tc>
          <w:tcPr>
            <w:tcW w:w="529" w:type="dxa"/>
            <w:tcBorders>
              <w:top w:val="nil"/>
              <w:left w:val="nil"/>
              <w:bottom w:val="single" w:sz="4" w:space="0" w:color="auto"/>
              <w:right w:val="single" w:sz="4" w:space="0" w:color="auto"/>
            </w:tcBorders>
            <w:shd w:val="clear" w:color="auto" w:fill="auto"/>
            <w:noWrap/>
            <w:vAlign w:val="bottom"/>
            <w:hideMark/>
          </w:tcPr>
          <w:p w14:paraId="22ECCA4C"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F</w:t>
            </w:r>
          </w:p>
        </w:tc>
        <w:tc>
          <w:tcPr>
            <w:tcW w:w="1200" w:type="dxa"/>
            <w:tcBorders>
              <w:top w:val="nil"/>
              <w:left w:val="nil"/>
              <w:bottom w:val="single" w:sz="4" w:space="0" w:color="auto"/>
              <w:right w:val="single" w:sz="4" w:space="0" w:color="auto"/>
            </w:tcBorders>
            <w:shd w:val="clear" w:color="auto" w:fill="auto"/>
            <w:noWrap/>
            <w:vAlign w:val="bottom"/>
            <w:hideMark/>
          </w:tcPr>
          <w:p w14:paraId="71198E23"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2022.02.04</w:t>
            </w:r>
          </w:p>
        </w:tc>
        <w:tc>
          <w:tcPr>
            <w:tcW w:w="1724" w:type="dxa"/>
            <w:tcBorders>
              <w:top w:val="nil"/>
              <w:left w:val="nil"/>
              <w:bottom w:val="single" w:sz="4" w:space="0" w:color="auto"/>
              <w:right w:val="single" w:sz="4" w:space="0" w:color="auto"/>
            </w:tcBorders>
            <w:shd w:val="clear" w:color="auto" w:fill="auto"/>
            <w:noWrap/>
            <w:vAlign w:val="bottom"/>
            <w:hideMark/>
          </w:tcPr>
          <w:p w14:paraId="7C6ECE52"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GCA_021917145.1</w:t>
            </w:r>
          </w:p>
        </w:tc>
        <w:tc>
          <w:tcPr>
            <w:tcW w:w="1280" w:type="dxa"/>
            <w:tcBorders>
              <w:top w:val="nil"/>
              <w:left w:val="nil"/>
              <w:bottom w:val="single" w:sz="4" w:space="0" w:color="auto"/>
              <w:right w:val="single" w:sz="4" w:space="0" w:color="auto"/>
            </w:tcBorders>
            <w:shd w:val="clear" w:color="auto" w:fill="auto"/>
            <w:noWrap/>
            <w:vAlign w:val="bottom"/>
            <w:hideMark/>
          </w:tcPr>
          <w:p w14:paraId="41EE1880"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chromosome</w:t>
            </w:r>
          </w:p>
        </w:tc>
        <w:tc>
          <w:tcPr>
            <w:tcW w:w="971" w:type="dxa"/>
            <w:tcBorders>
              <w:top w:val="nil"/>
              <w:left w:val="nil"/>
              <w:bottom w:val="single" w:sz="4" w:space="0" w:color="auto"/>
              <w:right w:val="single" w:sz="4" w:space="0" w:color="auto"/>
            </w:tcBorders>
            <w:shd w:val="clear" w:color="auto" w:fill="auto"/>
            <w:noWrap/>
            <w:vAlign w:val="bottom"/>
            <w:hideMark/>
          </w:tcPr>
          <w:p w14:paraId="662EB1F3"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120x</w:t>
            </w:r>
          </w:p>
        </w:tc>
        <w:tc>
          <w:tcPr>
            <w:tcW w:w="1340" w:type="dxa"/>
            <w:tcBorders>
              <w:top w:val="nil"/>
              <w:left w:val="nil"/>
              <w:bottom w:val="single" w:sz="4" w:space="0" w:color="auto"/>
              <w:right w:val="single" w:sz="4" w:space="0" w:color="auto"/>
            </w:tcBorders>
            <w:shd w:val="clear" w:color="auto" w:fill="auto"/>
            <w:noWrap/>
            <w:vAlign w:val="bottom"/>
            <w:hideMark/>
          </w:tcPr>
          <w:p w14:paraId="286DB41C"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437,273,953</w:t>
            </w:r>
          </w:p>
        </w:tc>
        <w:tc>
          <w:tcPr>
            <w:tcW w:w="1000" w:type="dxa"/>
            <w:tcBorders>
              <w:top w:val="nil"/>
              <w:left w:val="nil"/>
              <w:bottom w:val="single" w:sz="4" w:space="0" w:color="auto"/>
              <w:right w:val="single" w:sz="4" w:space="0" w:color="auto"/>
            </w:tcBorders>
            <w:shd w:val="clear" w:color="auto" w:fill="auto"/>
            <w:noWrap/>
            <w:vAlign w:val="bottom"/>
            <w:hideMark/>
          </w:tcPr>
          <w:p w14:paraId="13A3612E"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376</w:t>
            </w:r>
          </w:p>
        </w:tc>
        <w:tc>
          <w:tcPr>
            <w:tcW w:w="1180" w:type="dxa"/>
            <w:tcBorders>
              <w:top w:val="nil"/>
              <w:left w:val="nil"/>
              <w:bottom w:val="single" w:sz="4" w:space="0" w:color="auto"/>
              <w:right w:val="single" w:sz="4" w:space="0" w:color="auto"/>
            </w:tcBorders>
            <w:shd w:val="clear" w:color="auto" w:fill="auto"/>
            <w:noWrap/>
            <w:vAlign w:val="bottom"/>
            <w:hideMark/>
          </w:tcPr>
          <w:p w14:paraId="7DD3CE5D"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14,850,352</w:t>
            </w:r>
          </w:p>
        </w:tc>
        <w:tc>
          <w:tcPr>
            <w:tcW w:w="859" w:type="dxa"/>
            <w:tcBorders>
              <w:top w:val="nil"/>
              <w:left w:val="nil"/>
              <w:bottom w:val="single" w:sz="4" w:space="0" w:color="auto"/>
              <w:right w:val="single" w:sz="4" w:space="0" w:color="auto"/>
            </w:tcBorders>
            <w:shd w:val="clear" w:color="auto" w:fill="auto"/>
            <w:noWrap/>
            <w:vAlign w:val="bottom"/>
            <w:hideMark/>
          </w:tcPr>
          <w:p w14:paraId="41A0CFE1"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13</w:t>
            </w:r>
          </w:p>
        </w:tc>
        <w:tc>
          <w:tcPr>
            <w:tcW w:w="900" w:type="dxa"/>
            <w:tcBorders>
              <w:top w:val="nil"/>
              <w:left w:val="nil"/>
              <w:bottom w:val="single" w:sz="4" w:space="0" w:color="auto"/>
              <w:right w:val="single" w:sz="4" w:space="0" w:color="auto"/>
            </w:tcBorders>
            <w:shd w:val="clear" w:color="auto" w:fill="auto"/>
            <w:noWrap/>
            <w:vAlign w:val="bottom"/>
            <w:hideMark/>
          </w:tcPr>
          <w:p w14:paraId="5153BB96"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1,850</w:t>
            </w:r>
          </w:p>
        </w:tc>
        <w:tc>
          <w:tcPr>
            <w:tcW w:w="874" w:type="dxa"/>
            <w:tcBorders>
              <w:top w:val="nil"/>
              <w:left w:val="nil"/>
              <w:bottom w:val="single" w:sz="4" w:space="0" w:color="auto"/>
              <w:right w:val="single" w:sz="4" w:space="0" w:color="auto"/>
            </w:tcBorders>
            <w:shd w:val="clear" w:color="auto" w:fill="auto"/>
            <w:noWrap/>
            <w:vAlign w:val="bottom"/>
            <w:hideMark/>
          </w:tcPr>
          <w:p w14:paraId="145042F6"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412,669</w:t>
            </w:r>
          </w:p>
        </w:tc>
        <w:tc>
          <w:tcPr>
            <w:tcW w:w="772" w:type="dxa"/>
            <w:tcBorders>
              <w:top w:val="nil"/>
              <w:left w:val="nil"/>
              <w:bottom w:val="single" w:sz="4" w:space="0" w:color="auto"/>
              <w:right w:val="single" w:sz="4" w:space="0" w:color="auto"/>
            </w:tcBorders>
            <w:shd w:val="clear" w:color="auto" w:fill="auto"/>
            <w:noWrap/>
            <w:vAlign w:val="bottom"/>
            <w:hideMark/>
          </w:tcPr>
          <w:p w14:paraId="66258632"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267</w:t>
            </w:r>
          </w:p>
        </w:tc>
        <w:tc>
          <w:tcPr>
            <w:tcW w:w="980" w:type="dxa"/>
            <w:tcBorders>
              <w:top w:val="nil"/>
              <w:left w:val="nil"/>
              <w:bottom w:val="single" w:sz="4" w:space="0" w:color="auto"/>
              <w:right w:val="single" w:sz="4" w:space="0" w:color="auto"/>
            </w:tcBorders>
            <w:shd w:val="clear" w:color="auto" w:fill="auto"/>
            <w:noWrap/>
            <w:vAlign w:val="bottom"/>
            <w:hideMark/>
          </w:tcPr>
          <w:p w14:paraId="489A1A29"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26</w:t>
            </w:r>
          </w:p>
        </w:tc>
        <w:tc>
          <w:tcPr>
            <w:tcW w:w="1480" w:type="dxa"/>
            <w:tcBorders>
              <w:top w:val="nil"/>
              <w:left w:val="nil"/>
              <w:bottom w:val="single" w:sz="4" w:space="0" w:color="auto"/>
              <w:right w:val="single" w:sz="4" w:space="0" w:color="auto"/>
            </w:tcBorders>
            <w:shd w:val="clear" w:color="auto" w:fill="auto"/>
            <w:noWrap/>
            <w:vAlign w:val="bottom"/>
            <w:hideMark/>
          </w:tcPr>
          <w:p w14:paraId="5AEA633F"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376</w:t>
            </w:r>
          </w:p>
        </w:tc>
        <w:tc>
          <w:tcPr>
            <w:tcW w:w="262" w:type="dxa"/>
            <w:tcBorders>
              <w:top w:val="nil"/>
              <w:left w:val="nil"/>
              <w:bottom w:val="nil"/>
              <w:right w:val="single" w:sz="4" w:space="0" w:color="auto"/>
            </w:tcBorders>
            <w:shd w:val="clear" w:color="auto" w:fill="auto"/>
            <w:noWrap/>
            <w:vAlign w:val="bottom"/>
            <w:hideMark/>
          </w:tcPr>
          <w:p w14:paraId="6CEE453F" w14:textId="77777777" w:rsidR="00644092" w:rsidRPr="00C11823" w:rsidRDefault="00644092" w:rsidP="00EC36DE">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r>
      <w:tr w:rsidR="00644092" w:rsidRPr="00C11823" w14:paraId="31F04D41" w14:textId="77777777" w:rsidTr="00EC36DE">
        <w:trPr>
          <w:trHeight w:val="320"/>
        </w:trPr>
        <w:tc>
          <w:tcPr>
            <w:tcW w:w="262" w:type="dxa"/>
            <w:tcBorders>
              <w:top w:val="nil"/>
              <w:left w:val="single" w:sz="4" w:space="0" w:color="auto"/>
              <w:bottom w:val="nil"/>
              <w:right w:val="nil"/>
            </w:tcBorders>
            <w:shd w:val="clear" w:color="auto" w:fill="auto"/>
            <w:noWrap/>
            <w:vAlign w:val="bottom"/>
            <w:hideMark/>
          </w:tcPr>
          <w:p w14:paraId="2E1FEADA" w14:textId="77777777" w:rsidR="00644092" w:rsidRPr="00C11823" w:rsidRDefault="00644092" w:rsidP="00EC36DE">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c>
          <w:tcPr>
            <w:tcW w:w="3240" w:type="dxa"/>
            <w:tcBorders>
              <w:top w:val="nil"/>
              <w:left w:val="single" w:sz="4" w:space="0" w:color="auto"/>
              <w:bottom w:val="single" w:sz="4" w:space="0" w:color="auto"/>
              <w:right w:val="single" w:sz="4" w:space="0" w:color="auto"/>
            </w:tcBorders>
            <w:shd w:val="clear" w:color="auto" w:fill="auto"/>
            <w:noWrap/>
            <w:vAlign w:val="bottom"/>
            <w:hideMark/>
          </w:tcPr>
          <w:p w14:paraId="19816DA3"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Hypomesus transpacificus (male)</w:t>
            </w:r>
          </w:p>
        </w:tc>
        <w:tc>
          <w:tcPr>
            <w:tcW w:w="529" w:type="dxa"/>
            <w:tcBorders>
              <w:top w:val="nil"/>
              <w:left w:val="nil"/>
              <w:bottom w:val="single" w:sz="4" w:space="0" w:color="auto"/>
              <w:right w:val="single" w:sz="4" w:space="0" w:color="auto"/>
            </w:tcBorders>
            <w:shd w:val="clear" w:color="auto" w:fill="auto"/>
            <w:noWrap/>
            <w:vAlign w:val="bottom"/>
            <w:hideMark/>
          </w:tcPr>
          <w:p w14:paraId="1557C1C9"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M</w:t>
            </w:r>
          </w:p>
        </w:tc>
        <w:tc>
          <w:tcPr>
            <w:tcW w:w="1200" w:type="dxa"/>
            <w:tcBorders>
              <w:top w:val="nil"/>
              <w:left w:val="nil"/>
              <w:bottom w:val="single" w:sz="4" w:space="0" w:color="auto"/>
              <w:right w:val="single" w:sz="4" w:space="0" w:color="auto"/>
            </w:tcBorders>
            <w:shd w:val="clear" w:color="auto" w:fill="auto"/>
            <w:noWrap/>
            <w:vAlign w:val="bottom"/>
            <w:hideMark/>
          </w:tcPr>
          <w:p w14:paraId="62B1FF01"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2022.02.04</w:t>
            </w:r>
          </w:p>
        </w:tc>
        <w:tc>
          <w:tcPr>
            <w:tcW w:w="1724" w:type="dxa"/>
            <w:tcBorders>
              <w:top w:val="nil"/>
              <w:left w:val="nil"/>
              <w:bottom w:val="single" w:sz="4" w:space="0" w:color="auto"/>
              <w:right w:val="single" w:sz="4" w:space="0" w:color="auto"/>
            </w:tcBorders>
            <w:shd w:val="clear" w:color="auto" w:fill="auto"/>
            <w:noWrap/>
            <w:vAlign w:val="bottom"/>
            <w:hideMark/>
          </w:tcPr>
          <w:p w14:paraId="6190B209"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GCA_021870715.1</w:t>
            </w:r>
          </w:p>
        </w:tc>
        <w:tc>
          <w:tcPr>
            <w:tcW w:w="1280" w:type="dxa"/>
            <w:tcBorders>
              <w:top w:val="nil"/>
              <w:left w:val="nil"/>
              <w:bottom w:val="single" w:sz="4" w:space="0" w:color="auto"/>
              <w:right w:val="single" w:sz="4" w:space="0" w:color="auto"/>
            </w:tcBorders>
            <w:shd w:val="clear" w:color="auto" w:fill="auto"/>
            <w:noWrap/>
            <w:vAlign w:val="bottom"/>
            <w:hideMark/>
          </w:tcPr>
          <w:p w14:paraId="070AF9F6"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chromosome</w:t>
            </w:r>
          </w:p>
        </w:tc>
        <w:tc>
          <w:tcPr>
            <w:tcW w:w="971" w:type="dxa"/>
            <w:tcBorders>
              <w:top w:val="nil"/>
              <w:left w:val="nil"/>
              <w:bottom w:val="single" w:sz="4" w:space="0" w:color="auto"/>
              <w:right w:val="single" w:sz="4" w:space="0" w:color="auto"/>
            </w:tcBorders>
            <w:shd w:val="clear" w:color="auto" w:fill="auto"/>
            <w:noWrap/>
            <w:vAlign w:val="bottom"/>
            <w:hideMark/>
          </w:tcPr>
          <w:p w14:paraId="4B23FB0E"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137x</w:t>
            </w:r>
          </w:p>
        </w:tc>
        <w:tc>
          <w:tcPr>
            <w:tcW w:w="1340" w:type="dxa"/>
            <w:tcBorders>
              <w:top w:val="nil"/>
              <w:left w:val="nil"/>
              <w:bottom w:val="single" w:sz="4" w:space="0" w:color="auto"/>
              <w:right w:val="single" w:sz="4" w:space="0" w:color="auto"/>
            </w:tcBorders>
            <w:shd w:val="clear" w:color="auto" w:fill="auto"/>
            <w:noWrap/>
            <w:vAlign w:val="bottom"/>
            <w:hideMark/>
          </w:tcPr>
          <w:p w14:paraId="3E6313C4"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471,985,164</w:t>
            </w:r>
          </w:p>
        </w:tc>
        <w:tc>
          <w:tcPr>
            <w:tcW w:w="1000" w:type="dxa"/>
            <w:tcBorders>
              <w:top w:val="nil"/>
              <w:left w:val="nil"/>
              <w:bottom w:val="single" w:sz="4" w:space="0" w:color="auto"/>
              <w:right w:val="single" w:sz="4" w:space="0" w:color="auto"/>
            </w:tcBorders>
            <w:shd w:val="clear" w:color="auto" w:fill="auto"/>
            <w:noWrap/>
            <w:vAlign w:val="bottom"/>
            <w:hideMark/>
          </w:tcPr>
          <w:p w14:paraId="79FA0B35"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548</w:t>
            </w:r>
          </w:p>
        </w:tc>
        <w:tc>
          <w:tcPr>
            <w:tcW w:w="1180" w:type="dxa"/>
            <w:tcBorders>
              <w:top w:val="nil"/>
              <w:left w:val="nil"/>
              <w:bottom w:val="single" w:sz="4" w:space="0" w:color="auto"/>
              <w:right w:val="single" w:sz="4" w:space="0" w:color="auto"/>
            </w:tcBorders>
            <w:shd w:val="clear" w:color="auto" w:fill="auto"/>
            <w:noWrap/>
            <w:vAlign w:val="bottom"/>
            <w:hideMark/>
          </w:tcPr>
          <w:p w14:paraId="088CFBA0"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12,200,365</w:t>
            </w:r>
          </w:p>
        </w:tc>
        <w:tc>
          <w:tcPr>
            <w:tcW w:w="859" w:type="dxa"/>
            <w:tcBorders>
              <w:top w:val="nil"/>
              <w:left w:val="nil"/>
              <w:bottom w:val="single" w:sz="4" w:space="0" w:color="auto"/>
              <w:right w:val="single" w:sz="4" w:space="0" w:color="auto"/>
            </w:tcBorders>
            <w:shd w:val="clear" w:color="auto" w:fill="auto"/>
            <w:noWrap/>
            <w:vAlign w:val="bottom"/>
            <w:hideMark/>
          </w:tcPr>
          <w:p w14:paraId="239DD6E9"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15</w:t>
            </w:r>
          </w:p>
        </w:tc>
        <w:tc>
          <w:tcPr>
            <w:tcW w:w="900" w:type="dxa"/>
            <w:tcBorders>
              <w:top w:val="nil"/>
              <w:left w:val="nil"/>
              <w:bottom w:val="single" w:sz="4" w:space="0" w:color="auto"/>
              <w:right w:val="single" w:sz="4" w:space="0" w:color="auto"/>
            </w:tcBorders>
            <w:shd w:val="clear" w:color="auto" w:fill="auto"/>
            <w:noWrap/>
            <w:vAlign w:val="bottom"/>
            <w:hideMark/>
          </w:tcPr>
          <w:p w14:paraId="794A5B71"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2,127</w:t>
            </w:r>
          </w:p>
        </w:tc>
        <w:tc>
          <w:tcPr>
            <w:tcW w:w="874" w:type="dxa"/>
            <w:tcBorders>
              <w:top w:val="nil"/>
              <w:left w:val="nil"/>
              <w:bottom w:val="single" w:sz="4" w:space="0" w:color="auto"/>
              <w:right w:val="single" w:sz="4" w:space="0" w:color="auto"/>
            </w:tcBorders>
            <w:shd w:val="clear" w:color="auto" w:fill="auto"/>
            <w:noWrap/>
            <w:vAlign w:val="bottom"/>
            <w:hideMark/>
          </w:tcPr>
          <w:p w14:paraId="34A30419"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347,532</w:t>
            </w:r>
          </w:p>
        </w:tc>
        <w:tc>
          <w:tcPr>
            <w:tcW w:w="772" w:type="dxa"/>
            <w:tcBorders>
              <w:top w:val="nil"/>
              <w:left w:val="nil"/>
              <w:bottom w:val="single" w:sz="4" w:space="0" w:color="auto"/>
              <w:right w:val="single" w:sz="4" w:space="0" w:color="auto"/>
            </w:tcBorders>
            <w:shd w:val="clear" w:color="auto" w:fill="auto"/>
            <w:noWrap/>
            <w:vAlign w:val="bottom"/>
            <w:hideMark/>
          </w:tcPr>
          <w:p w14:paraId="6CE10B45"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333</w:t>
            </w:r>
          </w:p>
        </w:tc>
        <w:tc>
          <w:tcPr>
            <w:tcW w:w="980" w:type="dxa"/>
            <w:tcBorders>
              <w:top w:val="nil"/>
              <w:left w:val="nil"/>
              <w:bottom w:val="single" w:sz="4" w:space="0" w:color="auto"/>
              <w:right w:val="single" w:sz="4" w:space="0" w:color="auto"/>
            </w:tcBorders>
            <w:shd w:val="clear" w:color="auto" w:fill="auto"/>
            <w:noWrap/>
            <w:vAlign w:val="bottom"/>
            <w:hideMark/>
          </w:tcPr>
          <w:p w14:paraId="107A4E41"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26</w:t>
            </w:r>
          </w:p>
        </w:tc>
        <w:tc>
          <w:tcPr>
            <w:tcW w:w="1480" w:type="dxa"/>
            <w:tcBorders>
              <w:top w:val="nil"/>
              <w:left w:val="nil"/>
              <w:bottom w:val="single" w:sz="4" w:space="0" w:color="auto"/>
              <w:right w:val="single" w:sz="4" w:space="0" w:color="auto"/>
            </w:tcBorders>
            <w:shd w:val="clear" w:color="auto" w:fill="auto"/>
            <w:noWrap/>
            <w:vAlign w:val="bottom"/>
            <w:hideMark/>
          </w:tcPr>
          <w:p w14:paraId="3F18D494"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548</w:t>
            </w:r>
          </w:p>
        </w:tc>
        <w:tc>
          <w:tcPr>
            <w:tcW w:w="262" w:type="dxa"/>
            <w:tcBorders>
              <w:top w:val="nil"/>
              <w:left w:val="nil"/>
              <w:bottom w:val="nil"/>
              <w:right w:val="single" w:sz="4" w:space="0" w:color="auto"/>
            </w:tcBorders>
            <w:shd w:val="clear" w:color="auto" w:fill="auto"/>
            <w:noWrap/>
            <w:vAlign w:val="bottom"/>
            <w:hideMark/>
          </w:tcPr>
          <w:p w14:paraId="369FF7C0" w14:textId="77777777" w:rsidR="00644092" w:rsidRPr="00C11823" w:rsidRDefault="00644092" w:rsidP="00EC36DE">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r>
      <w:tr w:rsidR="00644092" w:rsidRPr="00C11823" w14:paraId="6276DB2D" w14:textId="77777777" w:rsidTr="00EC36DE">
        <w:trPr>
          <w:trHeight w:val="320"/>
        </w:trPr>
        <w:tc>
          <w:tcPr>
            <w:tcW w:w="262" w:type="dxa"/>
            <w:tcBorders>
              <w:top w:val="nil"/>
              <w:left w:val="single" w:sz="4" w:space="0" w:color="auto"/>
              <w:bottom w:val="nil"/>
              <w:right w:val="nil"/>
            </w:tcBorders>
            <w:shd w:val="clear" w:color="auto" w:fill="auto"/>
            <w:noWrap/>
            <w:vAlign w:val="bottom"/>
            <w:hideMark/>
          </w:tcPr>
          <w:p w14:paraId="6AD07B8C" w14:textId="77777777" w:rsidR="00644092" w:rsidRPr="00C11823" w:rsidRDefault="00644092" w:rsidP="00EC36DE">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c>
          <w:tcPr>
            <w:tcW w:w="3240" w:type="dxa"/>
            <w:tcBorders>
              <w:top w:val="nil"/>
              <w:left w:val="single" w:sz="4" w:space="0" w:color="auto"/>
              <w:bottom w:val="single" w:sz="4" w:space="0" w:color="auto"/>
              <w:right w:val="single" w:sz="4" w:space="0" w:color="auto"/>
            </w:tcBorders>
            <w:shd w:val="clear" w:color="auto" w:fill="auto"/>
            <w:noWrap/>
            <w:vAlign w:val="bottom"/>
            <w:hideMark/>
          </w:tcPr>
          <w:p w14:paraId="5B2087E5" w14:textId="77777777" w:rsidR="00644092" w:rsidRPr="00C11823" w:rsidRDefault="00644092" w:rsidP="00EC36DE">
            <w:pPr>
              <w:spacing w:after="0" w:line="240" w:lineRule="auto"/>
              <w:jc w:val="center"/>
              <w:rPr>
                <w:rFonts w:ascii="Calibri Light" w:eastAsia="Times New Roman" w:hAnsi="Calibri Light" w:cs="Calibri Light"/>
              </w:rPr>
            </w:pPr>
            <w:proofErr w:type="spellStart"/>
            <w:r w:rsidRPr="00C11823">
              <w:rPr>
                <w:rFonts w:ascii="Calibri Light" w:eastAsia="Times New Roman" w:hAnsi="Calibri Light" w:cs="Calibri Light"/>
              </w:rPr>
              <w:t>Thaleichthys</w:t>
            </w:r>
            <w:proofErr w:type="spellEnd"/>
            <w:r w:rsidRPr="00C11823">
              <w:rPr>
                <w:rFonts w:ascii="Calibri Light" w:eastAsia="Times New Roman" w:hAnsi="Calibri Light" w:cs="Calibri Light"/>
              </w:rPr>
              <w:t xml:space="preserve"> </w:t>
            </w:r>
            <w:proofErr w:type="spellStart"/>
            <w:r w:rsidRPr="00C11823">
              <w:rPr>
                <w:rFonts w:ascii="Calibri Light" w:eastAsia="Times New Roman" w:hAnsi="Calibri Light" w:cs="Calibri Light"/>
              </w:rPr>
              <w:t>pacificus</w:t>
            </w:r>
            <w:proofErr w:type="spellEnd"/>
            <w:r w:rsidRPr="00C11823">
              <w:rPr>
                <w:rFonts w:ascii="Calibri Light" w:eastAsia="Times New Roman" w:hAnsi="Calibri Light" w:cs="Calibri Light"/>
              </w:rPr>
              <w:t xml:space="preserve"> (eulachon)</w:t>
            </w:r>
          </w:p>
        </w:tc>
        <w:tc>
          <w:tcPr>
            <w:tcW w:w="529" w:type="dxa"/>
            <w:tcBorders>
              <w:top w:val="nil"/>
              <w:left w:val="nil"/>
              <w:bottom w:val="single" w:sz="4" w:space="0" w:color="auto"/>
              <w:right w:val="single" w:sz="4" w:space="0" w:color="auto"/>
            </w:tcBorders>
            <w:shd w:val="clear" w:color="auto" w:fill="auto"/>
            <w:noWrap/>
            <w:vAlign w:val="bottom"/>
            <w:hideMark/>
          </w:tcPr>
          <w:p w14:paraId="0A0A3489"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N/A</w:t>
            </w:r>
          </w:p>
        </w:tc>
        <w:tc>
          <w:tcPr>
            <w:tcW w:w="1200" w:type="dxa"/>
            <w:tcBorders>
              <w:top w:val="nil"/>
              <w:left w:val="nil"/>
              <w:bottom w:val="single" w:sz="4" w:space="0" w:color="auto"/>
              <w:right w:val="single" w:sz="4" w:space="0" w:color="auto"/>
            </w:tcBorders>
            <w:shd w:val="clear" w:color="auto" w:fill="auto"/>
            <w:noWrap/>
            <w:vAlign w:val="bottom"/>
            <w:hideMark/>
          </w:tcPr>
          <w:p w14:paraId="448E252A"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2021.03.09</w:t>
            </w:r>
          </w:p>
        </w:tc>
        <w:tc>
          <w:tcPr>
            <w:tcW w:w="1724" w:type="dxa"/>
            <w:tcBorders>
              <w:top w:val="nil"/>
              <w:left w:val="nil"/>
              <w:bottom w:val="single" w:sz="4" w:space="0" w:color="auto"/>
              <w:right w:val="single" w:sz="4" w:space="0" w:color="auto"/>
            </w:tcBorders>
            <w:shd w:val="clear" w:color="auto" w:fill="auto"/>
            <w:noWrap/>
            <w:vAlign w:val="bottom"/>
            <w:hideMark/>
          </w:tcPr>
          <w:p w14:paraId="1C349B58"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GCA_017311245.1</w:t>
            </w:r>
          </w:p>
        </w:tc>
        <w:tc>
          <w:tcPr>
            <w:tcW w:w="1280" w:type="dxa"/>
            <w:tcBorders>
              <w:top w:val="nil"/>
              <w:left w:val="nil"/>
              <w:bottom w:val="single" w:sz="4" w:space="0" w:color="auto"/>
              <w:right w:val="single" w:sz="4" w:space="0" w:color="auto"/>
            </w:tcBorders>
            <w:shd w:val="clear" w:color="auto" w:fill="auto"/>
            <w:noWrap/>
            <w:vAlign w:val="bottom"/>
            <w:hideMark/>
          </w:tcPr>
          <w:p w14:paraId="293845B4"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scaffold</w:t>
            </w:r>
          </w:p>
        </w:tc>
        <w:tc>
          <w:tcPr>
            <w:tcW w:w="971" w:type="dxa"/>
            <w:tcBorders>
              <w:top w:val="nil"/>
              <w:left w:val="nil"/>
              <w:bottom w:val="single" w:sz="4" w:space="0" w:color="auto"/>
              <w:right w:val="single" w:sz="4" w:space="0" w:color="auto"/>
            </w:tcBorders>
            <w:shd w:val="clear" w:color="auto" w:fill="auto"/>
            <w:noWrap/>
            <w:vAlign w:val="bottom"/>
            <w:hideMark/>
          </w:tcPr>
          <w:p w14:paraId="6ED6CFD9"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210x</w:t>
            </w:r>
          </w:p>
        </w:tc>
        <w:tc>
          <w:tcPr>
            <w:tcW w:w="1340" w:type="dxa"/>
            <w:tcBorders>
              <w:top w:val="nil"/>
              <w:left w:val="nil"/>
              <w:bottom w:val="single" w:sz="4" w:space="0" w:color="auto"/>
              <w:right w:val="single" w:sz="4" w:space="0" w:color="auto"/>
            </w:tcBorders>
            <w:shd w:val="clear" w:color="auto" w:fill="auto"/>
            <w:noWrap/>
            <w:vAlign w:val="bottom"/>
            <w:hideMark/>
          </w:tcPr>
          <w:p w14:paraId="41F0A048"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416,131,685</w:t>
            </w:r>
          </w:p>
        </w:tc>
        <w:tc>
          <w:tcPr>
            <w:tcW w:w="1000" w:type="dxa"/>
            <w:tcBorders>
              <w:top w:val="nil"/>
              <w:left w:val="nil"/>
              <w:bottom w:val="single" w:sz="4" w:space="0" w:color="auto"/>
              <w:right w:val="single" w:sz="4" w:space="0" w:color="auto"/>
            </w:tcBorders>
            <w:shd w:val="clear" w:color="auto" w:fill="auto"/>
            <w:noWrap/>
            <w:vAlign w:val="bottom"/>
            <w:hideMark/>
          </w:tcPr>
          <w:p w14:paraId="4741CC16"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324,311</w:t>
            </w:r>
          </w:p>
        </w:tc>
        <w:tc>
          <w:tcPr>
            <w:tcW w:w="1180" w:type="dxa"/>
            <w:tcBorders>
              <w:top w:val="nil"/>
              <w:left w:val="nil"/>
              <w:bottom w:val="single" w:sz="4" w:space="0" w:color="auto"/>
              <w:right w:val="single" w:sz="4" w:space="0" w:color="auto"/>
            </w:tcBorders>
            <w:shd w:val="clear" w:color="auto" w:fill="auto"/>
            <w:noWrap/>
            <w:vAlign w:val="bottom"/>
            <w:hideMark/>
          </w:tcPr>
          <w:p w14:paraId="423F5157"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3,050</w:t>
            </w:r>
          </w:p>
        </w:tc>
        <w:tc>
          <w:tcPr>
            <w:tcW w:w="859" w:type="dxa"/>
            <w:tcBorders>
              <w:top w:val="nil"/>
              <w:left w:val="nil"/>
              <w:bottom w:val="single" w:sz="4" w:space="0" w:color="auto"/>
              <w:right w:val="single" w:sz="4" w:space="0" w:color="auto"/>
            </w:tcBorders>
            <w:shd w:val="clear" w:color="auto" w:fill="auto"/>
            <w:noWrap/>
            <w:vAlign w:val="bottom"/>
            <w:hideMark/>
          </w:tcPr>
          <w:p w14:paraId="12205F49"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34,112</w:t>
            </w:r>
          </w:p>
        </w:tc>
        <w:tc>
          <w:tcPr>
            <w:tcW w:w="900" w:type="dxa"/>
            <w:tcBorders>
              <w:top w:val="nil"/>
              <w:left w:val="nil"/>
              <w:bottom w:val="single" w:sz="4" w:space="0" w:color="auto"/>
              <w:right w:val="single" w:sz="4" w:space="0" w:color="auto"/>
            </w:tcBorders>
            <w:shd w:val="clear" w:color="auto" w:fill="auto"/>
            <w:noWrap/>
            <w:vAlign w:val="bottom"/>
            <w:hideMark/>
          </w:tcPr>
          <w:p w14:paraId="7EF41D7A"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330,739</w:t>
            </w:r>
          </w:p>
        </w:tc>
        <w:tc>
          <w:tcPr>
            <w:tcW w:w="874" w:type="dxa"/>
            <w:tcBorders>
              <w:top w:val="nil"/>
              <w:left w:val="nil"/>
              <w:bottom w:val="single" w:sz="4" w:space="0" w:color="auto"/>
              <w:right w:val="single" w:sz="4" w:space="0" w:color="auto"/>
            </w:tcBorders>
            <w:shd w:val="clear" w:color="auto" w:fill="auto"/>
            <w:noWrap/>
            <w:vAlign w:val="bottom"/>
            <w:hideMark/>
          </w:tcPr>
          <w:p w14:paraId="761BC6BB"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2,918</w:t>
            </w:r>
          </w:p>
        </w:tc>
        <w:tc>
          <w:tcPr>
            <w:tcW w:w="772" w:type="dxa"/>
            <w:tcBorders>
              <w:top w:val="nil"/>
              <w:left w:val="nil"/>
              <w:bottom w:val="single" w:sz="4" w:space="0" w:color="auto"/>
              <w:right w:val="single" w:sz="4" w:space="0" w:color="auto"/>
            </w:tcBorders>
            <w:shd w:val="clear" w:color="auto" w:fill="auto"/>
            <w:noWrap/>
            <w:vAlign w:val="bottom"/>
            <w:hideMark/>
          </w:tcPr>
          <w:p w14:paraId="22A3E60D"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35,367</w:t>
            </w:r>
          </w:p>
        </w:tc>
        <w:tc>
          <w:tcPr>
            <w:tcW w:w="980" w:type="dxa"/>
            <w:tcBorders>
              <w:top w:val="nil"/>
              <w:left w:val="nil"/>
              <w:bottom w:val="single" w:sz="4" w:space="0" w:color="auto"/>
              <w:right w:val="single" w:sz="4" w:space="0" w:color="auto"/>
            </w:tcBorders>
            <w:shd w:val="clear" w:color="auto" w:fill="auto"/>
            <w:noWrap/>
            <w:vAlign w:val="bottom"/>
            <w:hideMark/>
          </w:tcPr>
          <w:p w14:paraId="04BD4CC7"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0</w:t>
            </w:r>
          </w:p>
        </w:tc>
        <w:tc>
          <w:tcPr>
            <w:tcW w:w="1480" w:type="dxa"/>
            <w:tcBorders>
              <w:top w:val="nil"/>
              <w:left w:val="nil"/>
              <w:bottom w:val="single" w:sz="4" w:space="0" w:color="auto"/>
              <w:right w:val="single" w:sz="4" w:space="0" w:color="auto"/>
            </w:tcBorders>
            <w:shd w:val="clear" w:color="auto" w:fill="auto"/>
            <w:noWrap/>
            <w:vAlign w:val="bottom"/>
            <w:hideMark/>
          </w:tcPr>
          <w:p w14:paraId="6D372FC7"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324311</w:t>
            </w:r>
          </w:p>
        </w:tc>
        <w:tc>
          <w:tcPr>
            <w:tcW w:w="262" w:type="dxa"/>
            <w:tcBorders>
              <w:top w:val="nil"/>
              <w:left w:val="nil"/>
              <w:bottom w:val="nil"/>
              <w:right w:val="single" w:sz="4" w:space="0" w:color="auto"/>
            </w:tcBorders>
            <w:shd w:val="clear" w:color="auto" w:fill="auto"/>
            <w:noWrap/>
            <w:vAlign w:val="bottom"/>
            <w:hideMark/>
          </w:tcPr>
          <w:p w14:paraId="7930DC0D" w14:textId="77777777" w:rsidR="00644092" w:rsidRPr="00C11823" w:rsidRDefault="00644092" w:rsidP="00EC36DE">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r>
      <w:tr w:rsidR="00644092" w:rsidRPr="00C11823" w14:paraId="262D9436" w14:textId="77777777" w:rsidTr="00EC36DE">
        <w:trPr>
          <w:trHeight w:val="320"/>
        </w:trPr>
        <w:tc>
          <w:tcPr>
            <w:tcW w:w="262" w:type="dxa"/>
            <w:tcBorders>
              <w:top w:val="nil"/>
              <w:left w:val="single" w:sz="4" w:space="0" w:color="auto"/>
              <w:bottom w:val="nil"/>
              <w:right w:val="nil"/>
            </w:tcBorders>
            <w:shd w:val="clear" w:color="auto" w:fill="auto"/>
            <w:noWrap/>
            <w:vAlign w:val="bottom"/>
            <w:hideMark/>
          </w:tcPr>
          <w:p w14:paraId="04C34251" w14:textId="77777777" w:rsidR="00644092" w:rsidRPr="00C11823" w:rsidRDefault="00644092" w:rsidP="00EC36DE">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c>
          <w:tcPr>
            <w:tcW w:w="3240" w:type="dxa"/>
            <w:tcBorders>
              <w:top w:val="nil"/>
              <w:left w:val="single" w:sz="4" w:space="0" w:color="auto"/>
              <w:bottom w:val="single" w:sz="4" w:space="0" w:color="auto"/>
              <w:right w:val="single" w:sz="4" w:space="0" w:color="auto"/>
            </w:tcBorders>
            <w:shd w:val="clear" w:color="auto" w:fill="auto"/>
            <w:noWrap/>
            <w:vAlign w:val="bottom"/>
            <w:hideMark/>
          </w:tcPr>
          <w:p w14:paraId="51D3BF4B"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Osmerus eperlanus (European smelt)</w:t>
            </w:r>
          </w:p>
        </w:tc>
        <w:tc>
          <w:tcPr>
            <w:tcW w:w="529" w:type="dxa"/>
            <w:tcBorders>
              <w:top w:val="nil"/>
              <w:left w:val="nil"/>
              <w:bottom w:val="single" w:sz="4" w:space="0" w:color="auto"/>
              <w:right w:val="single" w:sz="4" w:space="0" w:color="auto"/>
            </w:tcBorders>
            <w:shd w:val="clear" w:color="auto" w:fill="auto"/>
            <w:noWrap/>
            <w:vAlign w:val="bottom"/>
            <w:hideMark/>
          </w:tcPr>
          <w:p w14:paraId="435E7DFB"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N/A</w:t>
            </w:r>
          </w:p>
        </w:tc>
        <w:tc>
          <w:tcPr>
            <w:tcW w:w="1200" w:type="dxa"/>
            <w:tcBorders>
              <w:top w:val="nil"/>
              <w:left w:val="nil"/>
              <w:bottom w:val="single" w:sz="4" w:space="0" w:color="auto"/>
              <w:right w:val="single" w:sz="4" w:space="0" w:color="auto"/>
            </w:tcBorders>
            <w:shd w:val="clear" w:color="auto" w:fill="auto"/>
            <w:noWrap/>
            <w:vAlign w:val="bottom"/>
            <w:hideMark/>
          </w:tcPr>
          <w:p w14:paraId="1B13E8F1"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2018.03.18</w:t>
            </w:r>
          </w:p>
        </w:tc>
        <w:tc>
          <w:tcPr>
            <w:tcW w:w="1724" w:type="dxa"/>
            <w:tcBorders>
              <w:top w:val="nil"/>
              <w:left w:val="nil"/>
              <w:bottom w:val="single" w:sz="4" w:space="0" w:color="auto"/>
              <w:right w:val="single" w:sz="4" w:space="0" w:color="auto"/>
            </w:tcBorders>
            <w:shd w:val="clear" w:color="auto" w:fill="auto"/>
            <w:noWrap/>
            <w:vAlign w:val="bottom"/>
            <w:hideMark/>
          </w:tcPr>
          <w:p w14:paraId="65DC2876"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GCA_900302275.1</w:t>
            </w:r>
          </w:p>
        </w:tc>
        <w:tc>
          <w:tcPr>
            <w:tcW w:w="1280" w:type="dxa"/>
            <w:tcBorders>
              <w:top w:val="nil"/>
              <w:left w:val="nil"/>
              <w:bottom w:val="single" w:sz="4" w:space="0" w:color="auto"/>
              <w:right w:val="single" w:sz="4" w:space="0" w:color="auto"/>
            </w:tcBorders>
            <w:shd w:val="clear" w:color="auto" w:fill="auto"/>
            <w:noWrap/>
            <w:vAlign w:val="bottom"/>
            <w:hideMark/>
          </w:tcPr>
          <w:p w14:paraId="4A091893"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scaffold</w:t>
            </w:r>
          </w:p>
        </w:tc>
        <w:tc>
          <w:tcPr>
            <w:tcW w:w="971" w:type="dxa"/>
            <w:tcBorders>
              <w:top w:val="nil"/>
              <w:left w:val="nil"/>
              <w:bottom w:val="single" w:sz="4" w:space="0" w:color="auto"/>
              <w:right w:val="single" w:sz="4" w:space="0" w:color="auto"/>
            </w:tcBorders>
            <w:shd w:val="clear" w:color="auto" w:fill="auto"/>
            <w:noWrap/>
            <w:vAlign w:val="bottom"/>
            <w:hideMark/>
          </w:tcPr>
          <w:p w14:paraId="5A0093D8"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19x</w:t>
            </w:r>
          </w:p>
        </w:tc>
        <w:tc>
          <w:tcPr>
            <w:tcW w:w="1340" w:type="dxa"/>
            <w:tcBorders>
              <w:top w:val="nil"/>
              <w:left w:val="nil"/>
              <w:bottom w:val="single" w:sz="4" w:space="0" w:color="auto"/>
              <w:right w:val="single" w:sz="4" w:space="0" w:color="auto"/>
            </w:tcBorders>
            <w:shd w:val="clear" w:color="auto" w:fill="auto"/>
            <w:noWrap/>
            <w:vAlign w:val="bottom"/>
            <w:hideMark/>
          </w:tcPr>
          <w:p w14:paraId="6334BA81"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342,758,722</w:t>
            </w:r>
          </w:p>
        </w:tc>
        <w:tc>
          <w:tcPr>
            <w:tcW w:w="1000" w:type="dxa"/>
            <w:tcBorders>
              <w:top w:val="nil"/>
              <w:left w:val="nil"/>
              <w:bottom w:val="single" w:sz="4" w:space="0" w:color="auto"/>
              <w:right w:val="single" w:sz="4" w:space="0" w:color="auto"/>
            </w:tcBorders>
            <w:shd w:val="clear" w:color="auto" w:fill="auto"/>
            <w:noWrap/>
            <w:vAlign w:val="bottom"/>
            <w:hideMark/>
          </w:tcPr>
          <w:p w14:paraId="78E3DC6C"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73,274</w:t>
            </w:r>
          </w:p>
        </w:tc>
        <w:tc>
          <w:tcPr>
            <w:tcW w:w="1180" w:type="dxa"/>
            <w:tcBorders>
              <w:top w:val="nil"/>
              <w:left w:val="nil"/>
              <w:bottom w:val="single" w:sz="4" w:space="0" w:color="auto"/>
              <w:right w:val="single" w:sz="4" w:space="0" w:color="auto"/>
            </w:tcBorders>
            <w:shd w:val="clear" w:color="auto" w:fill="auto"/>
            <w:noWrap/>
            <w:vAlign w:val="bottom"/>
            <w:hideMark/>
          </w:tcPr>
          <w:p w14:paraId="588C1B36"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6,820</w:t>
            </w:r>
          </w:p>
        </w:tc>
        <w:tc>
          <w:tcPr>
            <w:tcW w:w="859" w:type="dxa"/>
            <w:tcBorders>
              <w:top w:val="nil"/>
              <w:left w:val="nil"/>
              <w:bottom w:val="single" w:sz="4" w:space="0" w:color="auto"/>
              <w:right w:val="single" w:sz="4" w:space="0" w:color="auto"/>
            </w:tcBorders>
            <w:shd w:val="clear" w:color="auto" w:fill="auto"/>
            <w:noWrap/>
            <w:vAlign w:val="bottom"/>
            <w:hideMark/>
          </w:tcPr>
          <w:p w14:paraId="11FCC9C0"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13,139</w:t>
            </w:r>
          </w:p>
        </w:tc>
        <w:tc>
          <w:tcPr>
            <w:tcW w:w="900" w:type="dxa"/>
            <w:tcBorders>
              <w:top w:val="nil"/>
              <w:left w:val="nil"/>
              <w:bottom w:val="single" w:sz="4" w:space="0" w:color="auto"/>
              <w:right w:val="single" w:sz="4" w:space="0" w:color="auto"/>
            </w:tcBorders>
            <w:shd w:val="clear" w:color="auto" w:fill="auto"/>
            <w:noWrap/>
            <w:vAlign w:val="bottom"/>
            <w:hideMark/>
          </w:tcPr>
          <w:p w14:paraId="29D48A24"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99,348</w:t>
            </w:r>
          </w:p>
        </w:tc>
        <w:tc>
          <w:tcPr>
            <w:tcW w:w="874" w:type="dxa"/>
            <w:tcBorders>
              <w:top w:val="nil"/>
              <w:left w:val="nil"/>
              <w:bottom w:val="single" w:sz="4" w:space="0" w:color="auto"/>
              <w:right w:val="single" w:sz="4" w:space="0" w:color="auto"/>
            </w:tcBorders>
            <w:shd w:val="clear" w:color="auto" w:fill="auto"/>
            <w:noWrap/>
            <w:vAlign w:val="bottom"/>
            <w:hideMark/>
          </w:tcPr>
          <w:p w14:paraId="59C4542E"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4,524</w:t>
            </w:r>
          </w:p>
        </w:tc>
        <w:tc>
          <w:tcPr>
            <w:tcW w:w="772" w:type="dxa"/>
            <w:tcBorders>
              <w:top w:val="nil"/>
              <w:left w:val="nil"/>
              <w:bottom w:val="single" w:sz="4" w:space="0" w:color="auto"/>
              <w:right w:val="single" w:sz="4" w:space="0" w:color="auto"/>
            </w:tcBorders>
            <w:shd w:val="clear" w:color="auto" w:fill="auto"/>
            <w:noWrap/>
            <w:vAlign w:val="bottom"/>
            <w:hideMark/>
          </w:tcPr>
          <w:p w14:paraId="5BDE3F07"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21,105</w:t>
            </w:r>
          </w:p>
        </w:tc>
        <w:tc>
          <w:tcPr>
            <w:tcW w:w="980" w:type="dxa"/>
            <w:tcBorders>
              <w:top w:val="nil"/>
              <w:left w:val="nil"/>
              <w:bottom w:val="single" w:sz="4" w:space="0" w:color="auto"/>
              <w:right w:val="single" w:sz="4" w:space="0" w:color="auto"/>
            </w:tcBorders>
            <w:shd w:val="clear" w:color="auto" w:fill="auto"/>
            <w:noWrap/>
            <w:vAlign w:val="bottom"/>
            <w:hideMark/>
          </w:tcPr>
          <w:p w14:paraId="7824D2F8"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0</w:t>
            </w:r>
          </w:p>
        </w:tc>
        <w:tc>
          <w:tcPr>
            <w:tcW w:w="1480" w:type="dxa"/>
            <w:tcBorders>
              <w:top w:val="nil"/>
              <w:left w:val="nil"/>
              <w:bottom w:val="single" w:sz="4" w:space="0" w:color="auto"/>
              <w:right w:val="single" w:sz="4" w:space="0" w:color="auto"/>
            </w:tcBorders>
            <w:shd w:val="clear" w:color="auto" w:fill="auto"/>
            <w:noWrap/>
            <w:vAlign w:val="bottom"/>
            <w:hideMark/>
          </w:tcPr>
          <w:p w14:paraId="37BE75B8"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73274</w:t>
            </w:r>
          </w:p>
        </w:tc>
        <w:tc>
          <w:tcPr>
            <w:tcW w:w="262" w:type="dxa"/>
            <w:tcBorders>
              <w:top w:val="nil"/>
              <w:left w:val="nil"/>
              <w:bottom w:val="nil"/>
              <w:right w:val="single" w:sz="4" w:space="0" w:color="auto"/>
            </w:tcBorders>
            <w:shd w:val="clear" w:color="auto" w:fill="auto"/>
            <w:noWrap/>
            <w:vAlign w:val="bottom"/>
            <w:hideMark/>
          </w:tcPr>
          <w:p w14:paraId="20B6F6FA" w14:textId="77777777" w:rsidR="00644092" w:rsidRPr="00C11823" w:rsidRDefault="00644092" w:rsidP="00EC36DE">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r>
      <w:tr w:rsidR="00644092" w:rsidRPr="00C11823" w14:paraId="46579BF1" w14:textId="77777777" w:rsidTr="00EC36DE">
        <w:trPr>
          <w:trHeight w:val="320"/>
        </w:trPr>
        <w:tc>
          <w:tcPr>
            <w:tcW w:w="262" w:type="dxa"/>
            <w:tcBorders>
              <w:top w:val="nil"/>
              <w:left w:val="single" w:sz="4" w:space="0" w:color="auto"/>
              <w:bottom w:val="nil"/>
              <w:right w:val="nil"/>
            </w:tcBorders>
            <w:shd w:val="clear" w:color="auto" w:fill="auto"/>
            <w:noWrap/>
            <w:vAlign w:val="bottom"/>
            <w:hideMark/>
          </w:tcPr>
          <w:p w14:paraId="3D9BA8B8" w14:textId="77777777" w:rsidR="00644092" w:rsidRPr="00C11823" w:rsidRDefault="00644092" w:rsidP="00EC36DE">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c>
          <w:tcPr>
            <w:tcW w:w="3240" w:type="dxa"/>
            <w:tcBorders>
              <w:top w:val="nil"/>
              <w:left w:val="single" w:sz="4" w:space="0" w:color="auto"/>
              <w:bottom w:val="single" w:sz="4" w:space="0" w:color="auto"/>
              <w:right w:val="single" w:sz="4" w:space="0" w:color="auto"/>
            </w:tcBorders>
            <w:shd w:val="clear" w:color="auto" w:fill="auto"/>
            <w:noWrap/>
            <w:vAlign w:val="bottom"/>
            <w:hideMark/>
          </w:tcPr>
          <w:p w14:paraId="17A4712A" w14:textId="684F545A"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Hypomesus nipponensis (</w:t>
            </w:r>
            <w:r w:rsidR="00DF2390">
              <w:rPr>
                <w:rFonts w:ascii="Calibri Light" w:eastAsia="Times New Roman" w:hAnsi="Calibri Light" w:cs="Calibri Light"/>
              </w:rPr>
              <w:t>Japanese</w:t>
            </w:r>
            <w:r w:rsidRPr="00C11823">
              <w:rPr>
                <w:rFonts w:ascii="Calibri Light" w:eastAsia="Times New Roman" w:hAnsi="Calibri Light" w:cs="Calibri Light"/>
              </w:rPr>
              <w:t xml:space="preserve"> smelt)</w:t>
            </w:r>
          </w:p>
        </w:tc>
        <w:tc>
          <w:tcPr>
            <w:tcW w:w="529" w:type="dxa"/>
            <w:tcBorders>
              <w:top w:val="nil"/>
              <w:left w:val="nil"/>
              <w:bottom w:val="single" w:sz="4" w:space="0" w:color="auto"/>
              <w:right w:val="single" w:sz="4" w:space="0" w:color="auto"/>
            </w:tcBorders>
            <w:shd w:val="clear" w:color="auto" w:fill="auto"/>
            <w:noWrap/>
            <w:vAlign w:val="bottom"/>
            <w:hideMark/>
          </w:tcPr>
          <w:p w14:paraId="1A961554"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N/A</w:t>
            </w:r>
          </w:p>
        </w:tc>
        <w:tc>
          <w:tcPr>
            <w:tcW w:w="1200" w:type="dxa"/>
            <w:tcBorders>
              <w:top w:val="nil"/>
              <w:left w:val="nil"/>
              <w:bottom w:val="single" w:sz="4" w:space="0" w:color="auto"/>
              <w:right w:val="single" w:sz="4" w:space="0" w:color="auto"/>
            </w:tcBorders>
            <w:shd w:val="clear" w:color="auto" w:fill="auto"/>
            <w:noWrap/>
            <w:vAlign w:val="bottom"/>
            <w:hideMark/>
          </w:tcPr>
          <w:p w14:paraId="0ABCEC6B"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2021.05.12</w:t>
            </w:r>
          </w:p>
        </w:tc>
        <w:tc>
          <w:tcPr>
            <w:tcW w:w="1724" w:type="dxa"/>
            <w:tcBorders>
              <w:top w:val="nil"/>
              <w:left w:val="nil"/>
              <w:bottom w:val="single" w:sz="4" w:space="0" w:color="auto"/>
              <w:right w:val="single" w:sz="4" w:space="0" w:color="auto"/>
            </w:tcBorders>
            <w:shd w:val="clear" w:color="auto" w:fill="auto"/>
            <w:noWrap/>
            <w:vAlign w:val="bottom"/>
            <w:hideMark/>
          </w:tcPr>
          <w:p w14:paraId="0CC6817E"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GCA_018346875.1</w:t>
            </w:r>
          </w:p>
        </w:tc>
        <w:tc>
          <w:tcPr>
            <w:tcW w:w="1280" w:type="dxa"/>
            <w:tcBorders>
              <w:top w:val="nil"/>
              <w:left w:val="nil"/>
              <w:bottom w:val="single" w:sz="4" w:space="0" w:color="auto"/>
              <w:right w:val="single" w:sz="4" w:space="0" w:color="auto"/>
            </w:tcBorders>
            <w:shd w:val="clear" w:color="auto" w:fill="auto"/>
            <w:noWrap/>
            <w:vAlign w:val="bottom"/>
            <w:hideMark/>
          </w:tcPr>
          <w:p w14:paraId="3662703A"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contig</w:t>
            </w:r>
          </w:p>
        </w:tc>
        <w:tc>
          <w:tcPr>
            <w:tcW w:w="971" w:type="dxa"/>
            <w:tcBorders>
              <w:top w:val="nil"/>
              <w:left w:val="nil"/>
              <w:bottom w:val="single" w:sz="4" w:space="0" w:color="auto"/>
              <w:right w:val="single" w:sz="4" w:space="0" w:color="auto"/>
            </w:tcBorders>
            <w:shd w:val="clear" w:color="auto" w:fill="auto"/>
            <w:noWrap/>
            <w:vAlign w:val="bottom"/>
            <w:hideMark/>
          </w:tcPr>
          <w:p w14:paraId="79783669"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126x</w:t>
            </w:r>
          </w:p>
        </w:tc>
        <w:tc>
          <w:tcPr>
            <w:tcW w:w="1340" w:type="dxa"/>
            <w:tcBorders>
              <w:top w:val="nil"/>
              <w:left w:val="nil"/>
              <w:bottom w:val="single" w:sz="4" w:space="0" w:color="auto"/>
              <w:right w:val="single" w:sz="4" w:space="0" w:color="auto"/>
            </w:tcBorders>
            <w:shd w:val="clear" w:color="auto" w:fill="auto"/>
            <w:noWrap/>
            <w:vAlign w:val="bottom"/>
            <w:hideMark/>
          </w:tcPr>
          <w:p w14:paraId="13CC5614"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34,375,595</w:t>
            </w:r>
          </w:p>
        </w:tc>
        <w:tc>
          <w:tcPr>
            <w:tcW w:w="1000" w:type="dxa"/>
            <w:tcBorders>
              <w:top w:val="nil"/>
              <w:left w:val="nil"/>
              <w:bottom w:val="single" w:sz="4" w:space="0" w:color="auto"/>
              <w:right w:val="single" w:sz="4" w:space="0" w:color="auto"/>
            </w:tcBorders>
            <w:shd w:val="clear" w:color="auto" w:fill="auto"/>
            <w:noWrap/>
            <w:vAlign w:val="bottom"/>
            <w:hideMark/>
          </w:tcPr>
          <w:p w14:paraId="210F0187"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N/A</w:t>
            </w:r>
          </w:p>
        </w:tc>
        <w:tc>
          <w:tcPr>
            <w:tcW w:w="1180" w:type="dxa"/>
            <w:tcBorders>
              <w:top w:val="nil"/>
              <w:left w:val="nil"/>
              <w:bottom w:val="single" w:sz="4" w:space="0" w:color="auto"/>
              <w:right w:val="single" w:sz="4" w:space="0" w:color="auto"/>
            </w:tcBorders>
            <w:shd w:val="clear" w:color="auto" w:fill="auto"/>
            <w:noWrap/>
            <w:vAlign w:val="bottom"/>
            <w:hideMark/>
          </w:tcPr>
          <w:p w14:paraId="57BA5DBA"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460,000</w:t>
            </w:r>
          </w:p>
        </w:tc>
        <w:tc>
          <w:tcPr>
            <w:tcW w:w="859" w:type="dxa"/>
            <w:tcBorders>
              <w:top w:val="nil"/>
              <w:left w:val="nil"/>
              <w:bottom w:val="single" w:sz="4" w:space="0" w:color="auto"/>
              <w:right w:val="single" w:sz="4" w:space="0" w:color="auto"/>
            </w:tcBorders>
            <w:shd w:val="clear" w:color="auto" w:fill="auto"/>
            <w:noWrap/>
            <w:vAlign w:val="bottom"/>
            <w:hideMark/>
          </w:tcPr>
          <w:p w14:paraId="23AA7F90"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477</w:t>
            </w:r>
          </w:p>
        </w:tc>
        <w:tc>
          <w:tcPr>
            <w:tcW w:w="900" w:type="dxa"/>
            <w:tcBorders>
              <w:top w:val="nil"/>
              <w:left w:val="nil"/>
              <w:bottom w:val="single" w:sz="4" w:space="0" w:color="auto"/>
              <w:right w:val="single" w:sz="4" w:space="0" w:color="auto"/>
            </w:tcBorders>
            <w:shd w:val="clear" w:color="auto" w:fill="auto"/>
            <w:noWrap/>
            <w:vAlign w:val="bottom"/>
            <w:hideMark/>
          </w:tcPr>
          <w:p w14:paraId="5EEC8CBB"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20,639</w:t>
            </w:r>
          </w:p>
        </w:tc>
        <w:tc>
          <w:tcPr>
            <w:tcW w:w="874" w:type="dxa"/>
            <w:tcBorders>
              <w:top w:val="nil"/>
              <w:left w:val="nil"/>
              <w:bottom w:val="single" w:sz="4" w:space="0" w:color="auto"/>
              <w:right w:val="single" w:sz="4" w:space="0" w:color="auto"/>
            </w:tcBorders>
            <w:shd w:val="clear" w:color="auto" w:fill="auto"/>
            <w:noWrap/>
            <w:vAlign w:val="bottom"/>
            <w:hideMark/>
          </w:tcPr>
          <w:p w14:paraId="33DFBE79"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2,124</w:t>
            </w:r>
          </w:p>
        </w:tc>
        <w:tc>
          <w:tcPr>
            <w:tcW w:w="772" w:type="dxa"/>
            <w:tcBorders>
              <w:top w:val="nil"/>
              <w:left w:val="nil"/>
              <w:bottom w:val="single" w:sz="4" w:space="0" w:color="auto"/>
              <w:right w:val="single" w:sz="4" w:space="0" w:color="auto"/>
            </w:tcBorders>
            <w:shd w:val="clear" w:color="auto" w:fill="auto"/>
            <w:noWrap/>
            <w:vAlign w:val="bottom"/>
            <w:hideMark/>
          </w:tcPr>
          <w:p w14:paraId="299AE7F3"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4,887</w:t>
            </w:r>
          </w:p>
        </w:tc>
        <w:tc>
          <w:tcPr>
            <w:tcW w:w="980" w:type="dxa"/>
            <w:tcBorders>
              <w:top w:val="nil"/>
              <w:left w:val="nil"/>
              <w:bottom w:val="single" w:sz="4" w:space="0" w:color="auto"/>
              <w:right w:val="single" w:sz="4" w:space="0" w:color="auto"/>
            </w:tcBorders>
            <w:shd w:val="clear" w:color="auto" w:fill="auto"/>
            <w:noWrap/>
            <w:vAlign w:val="bottom"/>
            <w:hideMark/>
          </w:tcPr>
          <w:p w14:paraId="36C10D66"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0</w:t>
            </w:r>
          </w:p>
        </w:tc>
        <w:tc>
          <w:tcPr>
            <w:tcW w:w="1480" w:type="dxa"/>
            <w:tcBorders>
              <w:top w:val="nil"/>
              <w:left w:val="nil"/>
              <w:bottom w:val="single" w:sz="4" w:space="0" w:color="auto"/>
              <w:right w:val="single" w:sz="4" w:space="0" w:color="auto"/>
            </w:tcBorders>
            <w:shd w:val="clear" w:color="auto" w:fill="auto"/>
            <w:noWrap/>
            <w:vAlign w:val="bottom"/>
            <w:hideMark/>
          </w:tcPr>
          <w:p w14:paraId="272BDDC5"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20639</w:t>
            </w:r>
          </w:p>
        </w:tc>
        <w:tc>
          <w:tcPr>
            <w:tcW w:w="262" w:type="dxa"/>
            <w:tcBorders>
              <w:top w:val="nil"/>
              <w:left w:val="nil"/>
              <w:bottom w:val="nil"/>
              <w:right w:val="single" w:sz="4" w:space="0" w:color="auto"/>
            </w:tcBorders>
            <w:shd w:val="clear" w:color="auto" w:fill="auto"/>
            <w:noWrap/>
            <w:vAlign w:val="bottom"/>
            <w:hideMark/>
          </w:tcPr>
          <w:p w14:paraId="58E78EA1" w14:textId="77777777" w:rsidR="00644092" w:rsidRPr="00C11823" w:rsidRDefault="00644092" w:rsidP="00EC36DE">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r>
      <w:tr w:rsidR="00644092" w:rsidRPr="00C11823" w14:paraId="1461DCEF" w14:textId="77777777" w:rsidTr="00EC36DE">
        <w:trPr>
          <w:trHeight w:val="240"/>
        </w:trPr>
        <w:tc>
          <w:tcPr>
            <w:tcW w:w="262" w:type="dxa"/>
            <w:tcBorders>
              <w:top w:val="nil"/>
              <w:left w:val="single" w:sz="4" w:space="0" w:color="auto"/>
              <w:bottom w:val="single" w:sz="4" w:space="0" w:color="auto"/>
              <w:right w:val="nil"/>
            </w:tcBorders>
            <w:shd w:val="clear" w:color="auto" w:fill="auto"/>
            <w:noWrap/>
            <w:vAlign w:val="bottom"/>
            <w:hideMark/>
          </w:tcPr>
          <w:p w14:paraId="2A064425" w14:textId="77777777" w:rsidR="00644092" w:rsidRPr="00C11823" w:rsidRDefault="00644092" w:rsidP="00EC36DE">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c>
          <w:tcPr>
            <w:tcW w:w="3240" w:type="dxa"/>
            <w:tcBorders>
              <w:top w:val="nil"/>
              <w:left w:val="nil"/>
              <w:bottom w:val="single" w:sz="4" w:space="0" w:color="auto"/>
              <w:right w:val="nil"/>
            </w:tcBorders>
            <w:shd w:val="clear" w:color="auto" w:fill="auto"/>
            <w:noWrap/>
            <w:vAlign w:val="bottom"/>
            <w:hideMark/>
          </w:tcPr>
          <w:p w14:paraId="4D70FFE1"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529" w:type="dxa"/>
            <w:tcBorders>
              <w:top w:val="nil"/>
              <w:left w:val="nil"/>
              <w:bottom w:val="single" w:sz="4" w:space="0" w:color="auto"/>
              <w:right w:val="nil"/>
            </w:tcBorders>
            <w:shd w:val="clear" w:color="auto" w:fill="auto"/>
            <w:noWrap/>
            <w:vAlign w:val="bottom"/>
            <w:hideMark/>
          </w:tcPr>
          <w:p w14:paraId="03153CAC"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1200" w:type="dxa"/>
            <w:tcBorders>
              <w:top w:val="nil"/>
              <w:left w:val="nil"/>
              <w:bottom w:val="single" w:sz="4" w:space="0" w:color="auto"/>
              <w:right w:val="nil"/>
            </w:tcBorders>
            <w:shd w:val="clear" w:color="auto" w:fill="auto"/>
            <w:noWrap/>
            <w:vAlign w:val="bottom"/>
            <w:hideMark/>
          </w:tcPr>
          <w:p w14:paraId="60C55578"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1724" w:type="dxa"/>
            <w:tcBorders>
              <w:top w:val="nil"/>
              <w:left w:val="nil"/>
              <w:bottom w:val="single" w:sz="4" w:space="0" w:color="auto"/>
              <w:right w:val="nil"/>
            </w:tcBorders>
            <w:shd w:val="clear" w:color="auto" w:fill="auto"/>
            <w:noWrap/>
            <w:vAlign w:val="bottom"/>
            <w:hideMark/>
          </w:tcPr>
          <w:p w14:paraId="0D6CC546"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1280" w:type="dxa"/>
            <w:tcBorders>
              <w:top w:val="nil"/>
              <w:left w:val="nil"/>
              <w:bottom w:val="single" w:sz="4" w:space="0" w:color="auto"/>
              <w:right w:val="nil"/>
            </w:tcBorders>
            <w:shd w:val="clear" w:color="auto" w:fill="auto"/>
            <w:noWrap/>
            <w:vAlign w:val="bottom"/>
            <w:hideMark/>
          </w:tcPr>
          <w:p w14:paraId="20D8CF65"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971" w:type="dxa"/>
            <w:tcBorders>
              <w:top w:val="nil"/>
              <w:left w:val="nil"/>
              <w:bottom w:val="single" w:sz="4" w:space="0" w:color="auto"/>
              <w:right w:val="nil"/>
            </w:tcBorders>
            <w:shd w:val="clear" w:color="auto" w:fill="auto"/>
            <w:noWrap/>
            <w:vAlign w:val="bottom"/>
            <w:hideMark/>
          </w:tcPr>
          <w:p w14:paraId="38991BAD"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1340" w:type="dxa"/>
            <w:tcBorders>
              <w:top w:val="nil"/>
              <w:left w:val="nil"/>
              <w:bottom w:val="single" w:sz="4" w:space="0" w:color="auto"/>
              <w:right w:val="nil"/>
            </w:tcBorders>
            <w:shd w:val="clear" w:color="auto" w:fill="auto"/>
            <w:noWrap/>
            <w:vAlign w:val="bottom"/>
            <w:hideMark/>
          </w:tcPr>
          <w:p w14:paraId="64C78859"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1000" w:type="dxa"/>
            <w:tcBorders>
              <w:top w:val="nil"/>
              <w:left w:val="nil"/>
              <w:bottom w:val="single" w:sz="4" w:space="0" w:color="auto"/>
              <w:right w:val="nil"/>
            </w:tcBorders>
            <w:shd w:val="clear" w:color="auto" w:fill="auto"/>
            <w:noWrap/>
            <w:vAlign w:val="bottom"/>
            <w:hideMark/>
          </w:tcPr>
          <w:p w14:paraId="55C6A9A1"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1180" w:type="dxa"/>
            <w:tcBorders>
              <w:top w:val="nil"/>
              <w:left w:val="nil"/>
              <w:bottom w:val="single" w:sz="4" w:space="0" w:color="auto"/>
              <w:right w:val="nil"/>
            </w:tcBorders>
            <w:shd w:val="clear" w:color="auto" w:fill="auto"/>
            <w:noWrap/>
            <w:vAlign w:val="bottom"/>
            <w:hideMark/>
          </w:tcPr>
          <w:p w14:paraId="41666386"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859" w:type="dxa"/>
            <w:tcBorders>
              <w:top w:val="nil"/>
              <w:left w:val="nil"/>
              <w:bottom w:val="single" w:sz="4" w:space="0" w:color="auto"/>
              <w:right w:val="nil"/>
            </w:tcBorders>
            <w:shd w:val="clear" w:color="auto" w:fill="auto"/>
            <w:noWrap/>
            <w:vAlign w:val="bottom"/>
            <w:hideMark/>
          </w:tcPr>
          <w:p w14:paraId="1004E3F3"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900" w:type="dxa"/>
            <w:tcBorders>
              <w:top w:val="nil"/>
              <w:left w:val="nil"/>
              <w:bottom w:val="single" w:sz="4" w:space="0" w:color="auto"/>
              <w:right w:val="nil"/>
            </w:tcBorders>
            <w:shd w:val="clear" w:color="auto" w:fill="auto"/>
            <w:noWrap/>
            <w:vAlign w:val="bottom"/>
            <w:hideMark/>
          </w:tcPr>
          <w:p w14:paraId="26A993B5"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874" w:type="dxa"/>
            <w:tcBorders>
              <w:top w:val="nil"/>
              <w:left w:val="nil"/>
              <w:bottom w:val="single" w:sz="4" w:space="0" w:color="auto"/>
              <w:right w:val="nil"/>
            </w:tcBorders>
            <w:shd w:val="clear" w:color="auto" w:fill="auto"/>
            <w:noWrap/>
            <w:vAlign w:val="bottom"/>
            <w:hideMark/>
          </w:tcPr>
          <w:p w14:paraId="52944398"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772" w:type="dxa"/>
            <w:tcBorders>
              <w:top w:val="nil"/>
              <w:left w:val="nil"/>
              <w:bottom w:val="single" w:sz="4" w:space="0" w:color="auto"/>
              <w:right w:val="nil"/>
            </w:tcBorders>
            <w:shd w:val="clear" w:color="auto" w:fill="auto"/>
            <w:noWrap/>
            <w:vAlign w:val="bottom"/>
            <w:hideMark/>
          </w:tcPr>
          <w:p w14:paraId="1CF20AF1"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980" w:type="dxa"/>
            <w:tcBorders>
              <w:top w:val="nil"/>
              <w:left w:val="nil"/>
              <w:bottom w:val="single" w:sz="4" w:space="0" w:color="auto"/>
              <w:right w:val="nil"/>
            </w:tcBorders>
            <w:shd w:val="clear" w:color="auto" w:fill="auto"/>
            <w:noWrap/>
            <w:vAlign w:val="bottom"/>
            <w:hideMark/>
          </w:tcPr>
          <w:p w14:paraId="0C9A8889"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1480" w:type="dxa"/>
            <w:tcBorders>
              <w:top w:val="nil"/>
              <w:left w:val="nil"/>
              <w:bottom w:val="single" w:sz="4" w:space="0" w:color="auto"/>
              <w:right w:val="nil"/>
            </w:tcBorders>
            <w:shd w:val="clear" w:color="auto" w:fill="auto"/>
            <w:noWrap/>
            <w:vAlign w:val="bottom"/>
            <w:hideMark/>
          </w:tcPr>
          <w:p w14:paraId="1F74A01A"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262" w:type="dxa"/>
            <w:tcBorders>
              <w:top w:val="nil"/>
              <w:left w:val="nil"/>
              <w:bottom w:val="single" w:sz="4" w:space="0" w:color="auto"/>
              <w:right w:val="single" w:sz="4" w:space="0" w:color="auto"/>
            </w:tcBorders>
            <w:shd w:val="clear" w:color="auto" w:fill="auto"/>
            <w:noWrap/>
            <w:vAlign w:val="bottom"/>
            <w:hideMark/>
          </w:tcPr>
          <w:p w14:paraId="582EBEFD" w14:textId="77777777" w:rsidR="00644092" w:rsidRPr="00C11823" w:rsidRDefault="00644092" w:rsidP="00EC36DE">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r>
    </w:tbl>
    <w:p w14:paraId="70E49DFF" w14:textId="2C70D0A5" w:rsidR="00EC36DE" w:rsidRPr="003903DF" w:rsidRDefault="00EC36DE" w:rsidP="00EC36DE">
      <w:pPr>
        <w:pStyle w:val="TOCHeading"/>
        <w:tabs>
          <w:tab w:val="left" w:pos="532"/>
        </w:tabs>
        <w:spacing w:line="480" w:lineRule="auto"/>
        <w:outlineLvl w:val="0"/>
      </w:pPr>
      <w:bookmarkStart w:id="83" w:name="_Toc113273240"/>
      <w:r>
        <w:t>Tables and Figures</w:t>
      </w:r>
      <w:bookmarkEnd w:id="83"/>
    </w:p>
    <w:p w14:paraId="0FEA9C2A" w14:textId="7E9A721A" w:rsidR="008914E8" w:rsidRPr="008914E8" w:rsidRDefault="008914E8" w:rsidP="008914E8">
      <w:pPr>
        <w:pStyle w:val="Header"/>
        <w:spacing w:line="480" w:lineRule="auto"/>
        <w:outlineLvl w:val="1"/>
        <w:rPr>
          <w:rFonts w:asciiTheme="majorHAnsi" w:hAnsiTheme="majorHAnsi" w:cstheme="majorHAnsi"/>
        </w:rPr>
        <w:sectPr w:rsidR="008914E8" w:rsidRPr="008914E8" w:rsidSect="00317A9B">
          <w:pgSz w:w="21600" w:h="8640"/>
          <w:pgMar w:top="1440" w:right="1440" w:bottom="1440" w:left="1440" w:header="720" w:footer="720" w:gutter="0"/>
          <w:cols w:space="720"/>
          <w:docGrid w:linePitch="360"/>
        </w:sectPr>
      </w:pPr>
    </w:p>
    <w:tbl>
      <w:tblPr>
        <w:tblW w:w="8160" w:type="dxa"/>
        <w:jc w:val="center"/>
        <w:tblLook w:val="04A0" w:firstRow="1" w:lastRow="0" w:firstColumn="1" w:lastColumn="0" w:noHBand="0" w:noVBand="1"/>
      </w:tblPr>
      <w:tblGrid>
        <w:gridCol w:w="300"/>
        <w:gridCol w:w="1300"/>
        <w:gridCol w:w="1660"/>
        <w:gridCol w:w="1500"/>
        <w:gridCol w:w="1680"/>
        <w:gridCol w:w="1440"/>
        <w:gridCol w:w="280"/>
      </w:tblGrid>
      <w:tr w:rsidR="000E70AC" w:rsidRPr="00D22895" w14:paraId="551558D1" w14:textId="77777777" w:rsidTr="00317A9B">
        <w:trPr>
          <w:trHeight w:val="280"/>
          <w:jc w:val="center"/>
        </w:trPr>
        <w:tc>
          <w:tcPr>
            <w:tcW w:w="300" w:type="dxa"/>
            <w:tcBorders>
              <w:top w:val="single" w:sz="4" w:space="0" w:color="auto"/>
              <w:left w:val="single" w:sz="4" w:space="0" w:color="auto"/>
              <w:bottom w:val="nil"/>
              <w:right w:val="nil"/>
            </w:tcBorders>
            <w:shd w:val="clear" w:color="auto" w:fill="auto"/>
            <w:noWrap/>
            <w:vAlign w:val="bottom"/>
            <w:hideMark/>
          </w:tcPr>
          <w:p w14:paraId="5907417F"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lastRenderedPageBreak/>
              <w:t> </w:t>
            </w:r>
          </w:p>
        </w:tc>
        <w:tc>
          <w:tcPr>
            <w:tcW w:w="1300" w:type="dxa"/>
            <w:tcBorders>
              <w:top w:val="single" w:sz="4" w:space="0" w:color="auto"/>
              <w:left w:val="nil"/>
              <w:bottom w:val="nil"/>
              <w:right w:val="nil"/>
            </w:tcBorders>
            <w:shd w:val="clear" w:color="auto" w:fill="auto"/>
            <w:noWrap/>
            <w:vAlign w:val="bottom"/>
            <w:hideMark/>
          </w:tcPr>
          <w:p w14:paraId="066886C6"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660" w:type="dxa"/>
            <w:tcBorders>
              <w:top w:val="single" w:sz="4" w:space="0" w:color="auto"/>
              <w:left w:val="nil"/>
              <w:bottom w:val="nil"/>
              <w:right w:val="nil"/>
            </w:tcBorders>
            <w:shd w:val="clear" w:color="auto" w:fill="auto"/>
            <w:noWrap/>
            <w:vAlign w:val="bottom"/>
            <w:hideMark/>
          </w:tcPr>
          <w:p w14:paraId="7307010A"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500" w:type="dxa"/>
            <w:tcBorders>
              <w:top w:val="single" w:sz="4" w:space="0" w:color="auto"/>
              <w:left w:val="nil"/>
              <w:bottom w:val="nil"/>
              <w:right w:val="nil"/>
            </w:tcBorders>
            <w:shd w:val="clear" w:color="auto" w:fill="auto"/>
            <w:noWrap/>
            <w:vAlign w:val="bottom"/>
            <w:hideMark/>
          </w:tcPr>
          <w:p w14:paraId="6EBFD5CA"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680" w:type="dxa"/>
            <w:tcBorders>
              <w:top w:val="single" w:sz="4" w:space="0" w:color="auto"/>
              <w:left w:val="nil"/>
              <w:bottom w:val="nil"/>
              <w:right w:val="nil"/>
            </w:tcBorders>
            <w:shd w:val="clear" w:color="auto" w:fill="auto"/>
            <w:noWrap/>
            <w:vAlign w:val="bottom"/>
            <w:hideMark/>
          </w:tcPr>
          <w:p w14:paraId="50799BA5"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440" w:type="dxa"/>
            <w:tcBorders>
              <w:top w:val="single" w:sz="4" w:space="0" w:color="auto"/>
              <w:left w:val="nil"/>
              <w:bottom w:val="nil"/>
              <w:right w:val="nil"/>
            </w:tcBorders>
            <w:shd w:val="clear" w:color="auto" w:fill="auto"/>
            <w:noWrap/>
            <w:vAlign w:val="bottom"/>
            <w:hideMark/>
          </w:tcPr>
          <w:p w14:paraId="6454ED1E"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280" w:type="dxa"/>
            <w:tcBorders>
              <w:top w:val="single" w:sz="4" w:space="0" w:color="auto"/>
              <w:left w:val="nil"/>
              <w:bottom w:val="nil"/>
              <w:right w:val="single" w:sz="4" w:space="0" w:color="auto"/>
            </w:tcBorders>
            <w:shd w:val="clear" w:color="auto" w:fill="auto"/>
            <w:noWrap/>
            <w:vAlign w:val="bottom"/>
            <w:hideMark/>
          </w:tcPr>
          <w:p w14:paraId="2919927C"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0E70AC" w:rsidRPr="00D22895" w14:paraId="7B774317" w14:textId="77777777" w:rsidTr="00317A9B">
        <w:trPr>
          <w:trHeight w:val="840"/>
          <w:jc w:val="center"/>
        </w:trPr>
        <w:tc>
          <w:tcPr>
            <w:tcW w:w="300" w:type="dxa"/>
            <w:tcBorders>
              <w:top w:val="nil"/>
              <w:left w:val="single" w:sz="4" w:space="0" w:color="auto"/>
              <w:bottom w:val="nil"/>
              <w:right w:val="nil"/>
            </w:tcBorders>
            <w:shd w:val="clear" w:color="auto" w:fill="auto"/>
            <w:noWrap/>
            <w:vAlign w:val="bottom"/>
            <w:hideMark/>
          </w:tcPr>
          <w:p w14:paraId="2EFD257D"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7580" w:type="dxa"/>
            <w:gridSpan w:val="5"/>
            <w:tcBorders>
              <w:top w:val="nil"/>
              <w:left w:val="nil"/>
              <w:bottom w:val="single" w:sz="4" w:space="0" w:color="auto"/>
              <w:right w:val="nil"/>
            </w:tcBorders>
            <w:shd w:val="clear" w:color="auto" w:fill="auto"/>
            <w:vAlign w:val="bottom"/>
            <w:hideMark/>
          </w:tcPr>
          <w:p w14:paraId="409404E7"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b/>
                <w:bCs/>
                <w:color w:val="000000"/>
              </w:rPr>
              <w:t xml:space="preserve">Table </w:t>
            </w:r>
            <w:r>
              <w:rPr>
                <w:rFonts w:ascii="Calibri Light" w:eastAsia="Times New Roman" w:hAnsi="Calibri Light" w:cs="Calibri Light"/>
                <w:b/>
                <w:bCs/>
                <w:color w:val="000000"/>
              </w:rPr>
              <w:t>2.</w:t>
            </w:r>
            <w:r w:rsidRPr="00D22895">
              <w:rPr>
                <w:rFonts w:ascii="Calibri Light" w:eastAsia="Times New Roman" w:hAnsi="Calibri Light" w:cs="Calibri Light"/>
                <w:b/>
                <w:bCs/>
                <w:color w:val="000000"/>
              </w:rPr>
              <w:t xml:space="preserve">2. </w:t>
            </w:r>
            <w:r w:rsidRPr="00D22895">
              <w:rPr>
                <w:rFonts w:ascii="Calibri Light" w:eastAsia="Times New Roman" w:hAnsi="Calibri Light" w:cs="Calibri Light"/>
                <w:color w:val="000000"/>
              </w:rPr>
              <w:t>Table of tissue type and storage method of sampled delta smelt from four sampling events. Included are the names referred to in the text. T= trip, F= female, M=male, BM = back muscle, SC = scales, IO = internal organ, FF = flash frozen, and PG = propylene glycol.</w:t>
            </w:r>
          </w:p>
        </w:tc>
        <w:tc>
          <w:tcPr>
            <w:tcW w:w="280" w:type="dxa"/>
            <w:tcBorders>
              <w:top w:val="nil"/>
              <w:left w:val="nil"/>
              <w:bottom w:val="nil"/>
              <w:right w:val="single" w:sz="4" w:space="0" w:color="auto"/>
            </w:tcBorders>
            <w:shd w:val="clear" w:color="auto" w:fill="auto"/>
            <w:noWrap/>
            <w:vAlign w:val="bottom"/>
            <w:hideMark/>
          </w:tcPr>
          <w:p w14:paraId="098CD941"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0E70AC" w:rsidRPr="00D22895" w14:paraId="05D8B929" w14:textId="77777777" w:rsidTr="00317A9B">
        <w:trPr>
          <w:trHeight w:val="580"/>
          <w:jc w:val="center"/>
        </w:trPr>
        <w:tc>
          <w:tcPr>
            <w:tcW w:w="300" w:type="dxa"/>
            <w:tcBorders>
              <w:top w:val="nil"/>
              <w:left w:val="single" w:sz="4" w:space="0" w:color="auto"/>
              <w:bottom w:val="nil"/>
              <w:right w:val="nil"/>
            </w:tcBorders>
            <w:shd w:val="clear" w:color="auto" w:fill="auto"/>
            <w:noWrap/>
            <w:vAlign w:val="bottom"/>
            <w:hideMark/>
          </w:tcPr>
          <w:p w14:paraId="2955B734"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tcBorders>
              <w:top w:val="nil"/>
              <w:left w:val="single" w:sz="4" w:space="0" w:color="auto"/>
              <w:bottom w:val="single" w:sz="4" w:space="0" w:color="auto"/>
              <w:right w:val="single" w:sz="4" w:space="0" w:color="auto"/>
            </w:tcBorders>
            <w:shd w:val="clear" w:color="000000" w:fill="D9D9D9"/>
            <w:vAlign w:val="center"/>
            <w:hideMark/>
          </w:tcPr>
          <w:p w14:paraId="58620474" w14:textId="77777777" w:rsidR="000E70AC" w:rsidRPr="00D22895" w:rsidRDefault="000E70AC" w:rsidP="00904693">
            <w:pPr>
              <w:spacing w:after="0" w:line="240" w:lineRule="auto"/>
              <w:jc w:val="center"/>
              <w:rPr>
                <w:rFonts w:ascii="Calibri Light" w:eastAsia="Times New Roman" w:hAnsi="Calibri Light" w:cs="Calibri Light"/>
                <w:b/>
                <w:bCs/>
                <w:color w:val="000000"/>
              </w:rPr>
            </w:pPr>
            <w:r w:rsidRPr="00D22895">
              <w:rPr>
                <w:rFonts w:ascii="Calibri Light" w:eastAsia="Times New Roman" w:hAnsi="Calibri Light" w:cs="Calibri Light"/>
                <w:b/>
                <w:bCs/>
                <w:color w:val="000000"/>
              </w:rPr>
              <w:t>Sex</w:t>
            </w:r>
          </w:p>
        </w:tc>
        <w:tc>
          <w:tcPr>
            <w:tcW w:w="1660" w:type="dxa"/>
            <w:tcBorders>
              <w:top w:val="nil"/>
              <w:left w:val="nil"/>
              <w:bottom w:val="single" w:sz="4" w:space="0" w:color="auto"/>
              <w:right w:val="single" w:sz="4" w:space="0" w:color="auto"/>
            </w:tcBorders>
            <w:shd w:val="clear" w:color="000000" w:fill="D9D9D9"/>
            <w:vAlign w:val="center"/>
            <w:hideMark/>
          </w:tcPr>
          <w:p w14:paraId="4351C9AE" w14:textId="77777777" w:rsidR="000E70AC" w:rsidRPr="00D22895" w:rsidRDefault="000E70AC" w:rsidP="00904693">
            <w:pPr>
              <w:spacing w:after="0" w:line="240" w:lineRule="auto"/>
              <w:jc w:val="center"/>
              <w:rPr>
                <w:rFonts w:ascii="Calibri Light" w:eastAsia="Times New Roman" w:hAnsi="Calibri Light" w:cs="Calibri Light"/>
                <w:b/>
                <w:bCs/>
                <w:color w:val="000000"/>
              </w:rPr>
            </w:pPr>
            <w:r w:rsidRPr="00D22895">
              <w:rPr>
                <w:rFonts w:ascii="Calibri Light" w:eastAsia="Times New Roman" w:hAnsi="Calibri Light" w:cs="Calibri Light"/>
                <w:b/>
                <w:bCs/>
                <w:color w:val="000000"/>
              </w:rPr>
              <w:t>Sample ID</w:t>
            </w:r>
          </w:p>
        </w:tc>
        <w:tc>
          <w:tcPr>
            <w:tcW w:w="1500" w:type="dxa"/>
            <w:tcBorders>
              <w:top w:val="nil"/>
              <w:left w:val="nil"/>
              <w:bottom w:val="single" w:sz="4" w:space="0" w:color="auto"/>
              <w:right w:val="single" w:sz="4" w:space="0" w:color="auto"/>
            </w:tcBorders>
            <w:shd w:val="clear" w:color="000000" w:fill="D9D9D9"/>
            <w:vAlign w:val="center"/>
            <w:hideMark/>
          </w:tcPr>
          <w:p w14:paraId="33B2F57F" w14:textId="77777777" w:rsidR="000E70AC" w:rsidRPr="00D22895" w:rsidRDefault="000E70AC" w:rsidP="00904693">
            <w:pPr>
              <w:spacing w:after="0" w:line="240" w:lineRule="auto"/>
              <w:jc w:val="center"/>
              <w:rPr>
                <w:rFonts w:ascii="Calibri Light" w:eastAsia="Times New Roman" w:hAnsi="Calibri Light" w:cs="Calibri Light"/>
                <w:b/>
                <w:bCs/>
                <w:color w:val="000000"/>
              </w:rPr>
            </w:pPr>
            <w:r w:rsidRPr="00D22895">
              <w:rPr>
                <w:rFonts w:ascii="Calibri Light" w:eastAsia="Times New Roman" w:hAnsi="Calibri Light" w:cs="Calibri Light"/>
                <w:b/>
                <w:bCs/>
                <w:color w:val="000000"/>
              </w:rPr>
              <w:t>Tissue Type</w:t>
            </w:r>
          </w:p>
        </w:tc>
        <w:tc>
          <w:tcPr>
            <w:tcW w:w="1680" w:type="dxa"/>
            <w:tcBorders>
              <w:top w:val="nil"/>
              <w:left w:val="nil"/>
              <w:bottom w:val="single" w:sz="4" w:space="0" w:color="auto"/>
              <w:right w:val="single" w:sz="4" w:space="0" w:color="auto"/>
            </w:tcBorders>
            <w:shd w:val="clear" w:color="000000" w:fill="D9D9D9"/>
            <w:vAlign w:val="center"/>
            <w:hideMark/>
          </w:tcPr>
          <w:p w14:paraId="7380E871" w14:textId="77777777" w:rsidR="000E70AC" w:rsidRPr="00D22895" w:rsidRDefault="000E70AC" w:rsidP="00904693">
            <w:pPr>
              <w:spacing w:after="0" w:line="240" w:lineRule="auto"/>
              <w:jc w:val="center"/>
              <w:rPr>
                <w:rFonts w:ascii="Calibri Light" w:eastAsia="Times New Roman" w:hAnsi="Calibri Light" w:cs="Calibri Light"/>
                <w:b/>
                <w:bCs/>
                <w:color w:val="000000"/>
              </w:rPr>
            </w:pPr>
            <w:r w:rsidRPr="00D22895">
              <w:rPr>
                <w:rFonts w:ascii="Calibri Light" w:eastAsia="Times New Roman" w:hAnsi="Calibri Light" w:cs="Calibri Light"/>
                <w:b/>
                <w:bCs/>
                <w:color w:val="000000"/>
              </w:rPr>
              <w:t>Storage Solution</w:t>
            </w:r>
          </w:p>
        </w:tc>
        <w:tc>
          <w:tcPr>
            <w:tcW w:w="1440" w:type="dxa"/>
            <w:tcBorders>
              <w:top w:val="nil"/>
              <w:left w:val="nil"/>
              <w:bottom w:val="single" w:sz="4" w:space="0" w:color="auto"/>
              <w:right w:val="single" w:sz="4" w:space="0" w:color="auto"/>
            </w:tcBorders>
            <w:shd w:val="clear" w:color="000000" w:fill="D9D9D9"/>
            <w:vAlign w:val="center"/>
            <w:hideMark/>
          </w:tcPr>
          <w:p w14:paraId="3362390D" w14:textId="77777777" w:rsidR="000E70AC" w:rsidRPr="00D22895" w:rsidRDefault="000E70AC" w:rsidP="00904693">
            <w:pPr>
              <w:spacing w:after="0" w:line="240" w:lineRule="auto"/>
              <w:jc w:val="center"/>
              <w:rPr>
                <w:rFonts w:ascii="Calibri Light" w:eastAsia="Times New Roman" w:hAnsi="Calibri Light" w:cs="Calibri Light"/>
                <w:b/>
                <w:bCs/>
                <w:color w:val="000000"/>
              </w:rPr>
            </w:pPr>
            <w:r w:rsidRPr="00D22895">
              <w:rPr>
                <w:rFonts w:ascii="Calibri Light" w:eastAsia="Times New Roman" w:hAnsi="Calibri Light" w:cs="Calibri Light"/>
                <w:b/>
                <w:bCs/>
                <w:color w:val="000000"/>
              </w:rPr>
              <w:t>Used for Sequencing</w:t>
            </w:r>
          </w:p>
        </w:tc>
        <w:tc>
          <w:tcPr>
            <w:tcW w:w="280" w:type="dxa"/>
            <w:tcBorders>
              <w:top w:val="nil"/>
              <w:left w:val="nil"/>
              <w:bottom w:val="nil"/>
              <w:right w:val="single" w:sz="4" w:space="0" w:color="auto"/>
            </w:tcBorders>
            <w:shd w:val="clear" w:color="auto" w:fill="auto"/>
            <w:noWrap/>
            <w:vAlign w:val="bottom"/>
            <w:hideMark/>
          </w:tcPr>
          <w:p w14:paraId="5A338741"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0E70AC" w:rsidRPr="00D22895" w14:paraId="47412C44" w14:textId="77777777" w:rsidTr="00317A9B">
        <w:trPr>
          <w:trHeight w:val="260"/>
          <w:jc w:val="center"/>
        </w:trPr>
        <w:tc>
          <w:tcPr>
            <w:tcW w:w="300" w:type="dxa"/>
            <w:tcBorders>
              <w:top w:val="nil"/>
              <w:left w:val="single" w:sz="4" w:space="0" w:color="auto"/>
              <w:bottom w:val="nil"/>
              <w:right w:val="nil"/>
            </w:tcBorders>
            <w:shd w:val="clear" w:color="auto" w:fill="auto"/>
            <w:noWrap/>
            <w:vAlign w:val="bottom"/>
            <w:hideMark/>
          </w:tcPr>
          <w:p w14:paraId="664406A0"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val="restart"/>
            <w:tcBorders>
              <w:top w:val="nil"/>
              <w:left w:val="single" w:sz="4" w:space="0" w:color="auto"/>
              <w:bottom w:val="single" w:sz="4" w:space="0" w:color="auto"/>
              <w:right w:val="single" w:sz="4" w:space="0" w:color="auto"/>
            </w:tcBorders>
            <w:shd w:val="clear" w:color="auto" w:fill="auto"/>
            <w:vAlign w:val="center"/>
            <w:hideMark/>
          </w:tcPr>
          <w:p w14:paraId="5ABF12D2"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F</w:t>
            </w:r>
          </w:p>
        </w:tc>
        <w:tc>
          <w:tcPr>
            <w:tcW w:w="1660" w:type="dxa"/>
            <w:tcBorders>
              <w:top w:val="nil"/>
              <w:left w:val="nil"/>
              <w:bottom w:val="single" w:sz="4" w:space="0" w:color="auto"/>
              <w:right w:val="single" w:sz="4" w:space="0" w:color="auto"/>
            </w:tcBorders>
            <w:shd w:val="clear" w:color="auto" w:fill="auto"/>
            <w:vAlign w:val="center"/>
            <w:hideMark/>
          </w:tcPr>
          <w:p w14:paraId="6F41F54D"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T1F01_BM_FF</w:t>
            </w:r>
          </w:p>
        </w:tc>
        <w:tc>
          <w:tcPr>
            <w:tcW w:w="1500" w:type="dxa"/>
            <w:tcBorders>
              <w:top w:val="nil"/>
              <w:left w:val="nil"/>
              <w:bottom w:val="single" w:sz="4" w:space="0" w:color="auto"/>
              <w:right w:val="single" w:sz="4" w:space="0" w:color="auto"/>
            </w:tcBorders>
            <w:shd w:val="clear" w:color="auto" w:fill="auto"/>
            <w:vAlign w:val="center"/>
            <w:hideMark/>
          </w:tcPr>
          <w:p w14:paraId="506C8435"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80" w:type="dxa"/>
            <w:tcBorders>
              <w:top w:val="nil"/>
              <w:left w:val="nil"/>
              <w:bottom w:val="single" w:sz="4" w:space="0" w:color="auto"/>
              <w:right w:val="single" w:sz="4" w:space="0" w:color="auto"/>
            </w:tcBorders>
            <w:shd w:val="clear" w:color="auto" w:fill="auto"/>
            <w:vAlign w:val="center"/>
            <w:hideMark/>
          </w:tcPr>
          <w:p w14:paraId="6E18BB32"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440" w:type="dxa"/>
            <w:tcBorders>
              <w:top w:val="nil"/>
              <w:left w:val="nil"/>
              <w:bottom w:val="single" w:sz="4" w:space="0" w:color="auto"/>
              <w:right w:val="single" w:sz="4" w:space="0" w:color="auto"/>
            </w:tcBorders>
            <w:shd w:val="clear" w:color="auto" w:fill="auto"/>
            <w:vAlign w:val="center"/>
            <w:hideMark/>
          </w:tcPr>
          <w:p w14:paraId="45D2541E"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30F1CC8E"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0E70AC" w:rsidRPr="00D22895" w14:paraId="134A6EAE" w14:textId="77777777" w:rsidTr="00317A9B">
        <w:trPr>
          <w:trHeight w:val="260"/>
          <w:jc w:val="center"/>
        </w:trPr>
        <w:tc>
          <w:tcPr>
            <w:tcW w:w="300" w:type="dxa"/>
            <w:tcBorders>
              <w:top w:val="nil"/>
              <w:left w:val="single" w:sz="4" w:space="0" w:color="auto"/>
              <w:bottom w:val="nil"/>
              <w:right w:val="nil"/>
            </w:tcBorders>
            <w:shd w:val="clear" w:color="auto" w:fill="auto"/>
            <w:noWrap/>
            <w:vAlign w:val="bottom"/>
            <w:hideMark/>
          </w:tcPr>
          <w:p w14:paraId="2A4C0DE3"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42BD877F" w14:textId="77777777" w:rsidR="000E70AC" w:rsidRPr="00D22895" w:rsidRDefault="000E70AC" w:rsidP="00904693">
            <w:pPr>
              <w:spacing w:after="0" w:line="240" w:lineRule="auto"/>
              <w:jc w:val="left"/>
              <w:rPr>
                <w:rFonts w:ascii="Calibri Light" w:eastAsia="Times New Roman" w:hAnsi="Calibri Light" w:cs="Calibri Light"/>
                <w:color w:val="000000"/>
              </w:rPr>
            </w:pPr>
          </w:p>
        </w:tc>
        <w:tc>
          <w:tcPr>
            <w:tcW w:w="1660" w:type="dxa"/>
            <w:tcBorders>
              <w:top w:val="nil"/>
              <w:left w:val="nil"/>
              <w:bottom w:val="single" w:sz="4" w:space="0" w:color="auto"/>
              <w:right w:val="single" w:sz="4" w:space="0" w:color="auto"/>
            </w:tcBorders>
            <w:shd w:val="clear" w:color="auto" w:fill="auto"/>
            <w:vAlign w:val="center"/>
            <w:hideMark/>
          </w:tcPr>
          <w:p w14:paraId="7C03D84B"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T1F02_BM_FF</w:t>
            </w:r>
          </w:p>
        </w:tc>
        <w:tc>
          <w:tcPr>
            <w:tcW w:w="1500" w:type="dxa"/>
            <w:tcBorders>
              <w:top w:val="nil"/>
              <w:left w:val="nil"/>
              <w:bottom w:val="single" w:sz="4" w:space="0" w:color="auto"/>
              <w:right w:val="single" w:sz="4" w:space="0" w:color="auto"/>
            </w:tcBorders>
            <w:shd w:val="clear" w:color="auto" w:fill="auto"/>
            <w:vAlign w:val="center"/>
            <w:hideMark/>
          </w:tcPr>
          <w:p w14:paraId="3A8DA830"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80" w:type="dxa"/>
            <w:tcBorders>
              <w:top w:val="nil"/>
              <w:left w:val="nil"/>
              <w:bottom w:val="single" w:sz="4" w:space="0" w:color="auto"/>
              <w:right w:val="single" w:sz="4" w:space="0" w:color="auto"/>
            </w:tcBorders>
            <w:shd w:val="clear" w:color="auto" w:fill="auto"/>
            <w:vAlign w:val="center"/>
            <w:hideMark/>
          </w:tcPr>
          <w:p w14:paraId="677A057D"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440" w:type="dxa"/>
            <w:tcBorders>
              <w:top w:val="nil"/>
              <w:left w:val="nil"/>
              <w:bottom w:val="single" w:sz="4" w:space="0" w:color="auto"/>
              <w:right w:val="single" w:sz="4" w:space="0" w:color="auto"/>
            </w:tcBorders>
            <w:shd w:val="clear" w:color="auto" w:fill="auto"/>
            <w:vAlign w:val="center"/>
            <w:hideMark/>
          </w:tcPr>
          <w:p w14:paraId="4F317443"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yes</w:t>
            </w:r>
          </w:p>
        </w:tc>
        <w:tc>
          <w:tcPr>
            <w:tcW w:w="280" w:type="dxa"/>
            <w:tcBorders>
              <w:top w:val="nil"/>
              <w:left w:val="nil"/>
              <w:bottom w:val="nil"/>
              <w:right w:val="single" w:sz="4" w:space="0" w:color="auto"/>
            </w:tcBorders>
            <w:shd w:val="clear" w:color="auto" w:fill="auto"/>
            <w:noWrap/>
            <w:vAlign w:val="bottom"/>
            <w:hideMark/>
          </w:tcPr>
          <w:p w14:paraId="3745FEBD"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0E70AC" w:rsidRPr="00D22895" w14:paraId="5476FF3D" w14:textId="77777777" w:rsidTr="00317A9B">
        <w:trPr>
          <w:trHeight w:val="260"/>
          <w:jc w:val="center"/>
        </w:trPr>
        <w:tc>
          <w:tcPr>
            <w:tcW w:w="300" w:type="dxa"/>
            <w:tcBorders>
              <w:top w:val="nil"/>
              <w:left w:val="single" w:sz="4" w:space="0" w:color="auto"/>
              <w:bottom w:val="nil"/>
              <w:right w:val="nil"/>
            </w:tcBorders>
            <w:shd w:val="clear" w:color="auto" w:fill="auto"/>
            <w:noWrap/>
            <w:vAlign w:val="bottom"/>
            <w:hideMark/>
          </w:tcPr>
          <w:p w14:paraId="2984D0C5"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6749DAF3" w14:textId="77777777" w:rsidR="000E70AC" w:rsidRPr="00D22895" w:rsidRDefault="000E70AC" w:rsidP="00904693">
            <w:pPr>
              <w:spacing w:after="0" w:line="240" w:lineRule="auto"/>
              <w:jc w:val="left"/>
              <w:rPr>
                <w:rFonts w:ascii="Calibri Light" w:eastAsia="Times New Roman" w:hAnsi="Calibri Light" w:cs="Calibri Light"/>
                <w:color w:val="000000"/>
              </w:rPr>
            </w:pPr>
          </w:p>
        </w:tc>
        <w:tc>
          <w:tcPr>
            <w:tcW w:w="1660" w:type="dxa"/>
            <w:tcBorders>
              <w:top w:val="nil"/>
              <w:left w:val="nil"/>
              <w:bottom w:val="single" w:sz="4" w:space="0" w:color="auto"/>
              <w:right w:val="single" w:sz="4" w:space="0" w:color="auto"/>
            </w:tcBorders>
            <w:shd w:val="clear" w:color="auto" w:fill="auto"/>
            <w:vAlign w:val="center"/>
            <w:hideMark/>
          </w:tcPr>
          <w:p w14:paraId="17617DC3"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T1F03_BM_FF</w:t>
            </w:r>
          </w:p>
        </w:tc>
        <w:tc>
          <w:tcPr>
            <w:tcW w:w="1500" w:type="dxa"/>
            <w:tcBorders>
              <w:top w:val="nil"/>
              <w:left w:val="nil"/>
              <w:bottom w:val="single" w:sz="4" w:space="0" w:color="auto"/>
              <w:right w:val="single" w:sz="4" w:space="0" w:color="auto"/>
            </w:tcBorders>
            <w:shd w:val="clear" w:color="auto" w:fill="auto"/>
            <w:vAlign w:val="center"/>
            <w:hideMark/>
          </w:tcPr>
          <w:p w14:paraId="12226162"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80" w:type="dxa"/>
            <w:tcBorders>
              <w:top w:val="nil"/>
              <w:left w:val="nil"/>
              <w:bottom w:val="single" w:sz="4" w:space="0" w:color="auto"/>
              <w:right w:val="single" w:sz="4" w:space="0" w:color="auto"/>
            </w:tcBorders>
            <w:shd w:val="clear" w:color="auto" w:fill="auto"/>
            <w:vAlign w:val="center"/>
            <w:hideMark/>
          </w:tcPr>
          <w:p w14:paraId="4BFEA147"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440" w:type="dxa"/>
            <w:tcBorders>
              <w:top w:val="nil"/>
              <w:left w:val="nil"/>
              <w:bottom w:val="single" w:sz="4" w:space="0" w:color="auto"/>
              <w:right w:val="single" w:sz="4" w:space="0" w:color="auto"/>
            </w:tcBorders>
            <w:shd w:val="clear" w:color="auto" w:fill="auto"/>
            <w:vAlign w:val="center"/>
            <w:hideMark/>
          </w:tcPr>
          <w:p w14:paraId="027DEEDF"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34419ED4"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0E70AC" w:rsidRPr="00D22895" w14:paraId="571BE9B1" w14:textId="77777777" w:rsidTr="00317A9B">
        <w:trPr>
          <w:trHeight w:val="260"/>
          <w:jc w:val="center"/>
        </w:trPr>
        <w:tc>
          <w:tcPr>
            <w:tcW w:w="300" w:type="dxa"/>
            <w:tcBorders>
              <w:top w:val="nil"/>
              <w:left w:val="single" w:sz="4" w:space="0" w:color="auto"/>
              <w:bottom w:val="nil"/>
              <w:right w:val="nil"/>
            </w:tcBorders>
            <w:shd w:val="clear" w:color="auto" w:fill="auto"/>
            <w:noWrap/>
            <w:vAlign w:val="bottom"/>
            <w:hideMark/>
          </w:tcPr>
          <w:p w14:paraId="742A97EE"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val="restart"/>
            <w:tcBorders>
              <w:top w:val="nil"/>
              <w:left w:val="single" w:sz="4" w:space="0" w:color="auto"/>
              <w:bottom w:val="single" w:sz="4" w:space="0" w:color="auto"/>
              <w:right w:val="single" w:sz="4" w:space="0" w:color="auto"/>
            </w:tcBorders>
            <w:shd w:val="clear" w:color="auto" w:fill="auto"/>
            <w:vAlign w:val="center"/>
            <w:hideMark/>
          </w:tcPr>
          <w:p w14:paraId="21137E53"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M</w:t>
            </w:r>
          </w:p>
        </w:tc>
        <w:tc>
          <w:tcPr>
            <w:tcW w:w="1660" w:type="dxa"/>
            <w:tcBorders>
              <w:top w:val="nil"/>
              <w:left w:val="nil"/>
              <w:bottom w:val="single" w:sz="4" w:space="0" w:color="auto"/>
              <w:right w:val="single" w:sz="4" w:space="0" w:color="auto"/>
            </w:tcBorders>
            <w:shd w:val="clear" w:color="auto" w:fill="auto"/>
            <w:vAlign w:val="center"/>
            <w:hideMark/>
          </w:tcPr>
          <w:p w14:paraId="03E1E92F"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T1M01_BM_FF</w:t>
            </w:r>
          </w:p>
        </w:tc>
        <w:tc>
          <w:tcPr>
            <w:tcW w:w="1500" w:type="dxa"/>
            <w:tcBorders>
              <w:top w:val="nil"/>
              <w:left w:val="nil"/>
              <w:bottom w:val="single" w:sz="4" w:space="0" w:color="auto"/>
              <w:right w:val="single" w:sz="4" w:space="0" w:color="auto"/>
            </w:tcBorders>
            <w:shd w:val="clear" w:color="auto" w:fill="auto"/>
            <w:vAlign w:val="center"/>
            <w:hideMark/>
          </w:tcPr>
          <w:p w14:paraId="0CBB57F1"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80" w:type="dxa"/>
            <w:tcBorders>
              <w:top w:val="nil"/>
              <w:left w:val="nil"/>
              <w:bottom w:val="single" w:sz="4" w:space="0" w:color="auto"/>
              <w:right w:val="single" w:sz="4" w:space="0" w:color="auto"/>
            </w:tcBorders>
            <w:shd w:val="clear" w:color="auto" w:fill="auto"/>
            <w:vAlign w:val="center"/>
            <w:hideMark/>
          </w:tcPr>
          <w:p w14:paraId="0A295DF2"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440" w:type="dxa"/>
            <w:tcBorders>
              <w:top w:val="nil"/>
              <w:left w:val="nil"/>
              <w:bottom w:val="single" w:sz="4" w:space="0" w:color="auto"/>
              <w:right w:val="single" w:sz="4" w:space="0" w:color="auto"/>
            </w:tcBorders>
            <w:shd w:val="clear" w:color="auto" w:fill="auto"/>
            <w:vAlign w:val="center"/>
            <w:hideMark/>
          </w:tcPr>
          <w:p w14:paraId="7005B287"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259EC5ED"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0E70AC" w:rsidRPr="00D22895" w14:paraId="41F8EFAA" w14:textId="77777777" w:rsidTr="00317A9B">
        <w:trPr>
          <w:trHeight w:val="260"/>
          <w:jc w:val="center"/>
        </w:trPr>
        <w:tc>
          <w:tcPr>
            <w:tcW w:w="300" w:type="dxa"/>
            <w:tcBorders>
              <w:top w:val="nil"/>
              <w:left w:val="single" w:sz="4" w:space="0" w:color="auto"/>
              <w:bottom w:val="nil"/>
              <w:right w:val="nil"/>
            </w:tcBorders>
            <w:shd w:val="clear" w:color="auto" w:fill="auto"/>
            <w:noWrap/>
            <w:vAlign w:val="bottom"/>
            <w:hideMark/>
          </w:tcPr>
          <w:p w14:paraId="64E107E9"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27F962F7" w14:textId="77777777" w:rsidR="000E70AC" w:rsidRPr="00D22895" w:rsidRDefault="000E70AC" w:rsidP="00904693">
            <w:pPr>
              <w:spacing w:after="0" w:line="240" w:lineRule="auto"/>
              <w:jc w:val="left"/>
              <w:rPr>
                <w:rFonts w:ascii="Calibri Light" w:eastAsia="Times New Roman" w:hAnsi="Calibri Light" w:cs="Calibri Light"/>
                <w:color w:val="000000"/>
              </w:rPr>
            </w:pPr>
          </w:p>
        </w:tc>
        <w:tc>
          <w:tcPr>
            <w:tcW w:w="1660" w:type="dxa"/>
            <w:tcBorders>
              <w:top w:val="nil"/>
              <w:left w:val="nil"/>
              <w:bottom w:val="single" w:sz="4" w:space="0" w:color="auto"/>
              <w:right w:val="single" w:sz="4" w:space="0" w:color="auto"/>
            </w:tcBorders>
            <w:shd w:val="clear" w:color="auto" w:fill="auto"/>
            <w:vAlign w:val="center"/>
            <w:hideMark/>
          </w:tcPr>
          <w:p w14:paraId="25567819"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T1M02_BM_FF</w:t>
            </w:r>
          </w:p>
        </w:tc>
        <w:tc>
          <w:tcPr>
            <w:tcW w:w="1500" w:type="dxa"/>
            <w:tcBorders>
              <w:top w:val="nil"/>
              <w:left w:val="nil"/>
              <w:bottom w:val="single" w:sz="4" w:space="0" w:color="auto"/>
              <w:right w:val="single" w:sz="4" w:space="0" w:color="auto"/>
            </w:tcBorders>
            <w:shd w:val="clear" w:color="auto" w:fill="auto"/>
            <w:vAlign w:val="center"/>
            <w:hideMark/>
          </w:tcPr>
          <w:p w14:paraId="014A0CCF"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80" w:type="dxa"/>
            <w:tcBorders>
              <w:top w:val="nil"/>
              <w:left w:val="nil"/>
              <w:bottom w:val="single" w:sz="4" w:space="0" w:color="auto"/>
              <w:right w:val="single" w:sz="4" w:space="0" w:color="auto"/>
            </w:tcBorders>
            <w:shd w:val="clear" w:color="auto" w:fill="auto"/>
            <w:vAlign w:val="center"/>
            <w:hideMark/>
          </w:tcPr>
          <w:p w14:paraId="10DA1DBF"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440" w:type="dxa"/>
            <w:tcBorders>
              <w:top w:val="nil"/>
              <w:left w:val="nil"/>
              <w:bottom w:val="single" w:sz="4" w:space="0" w:color="auto"/>
              <w:right w:val="single" w:sz="4" w:space="0" w:color="auto"/>
            </w:tcBorders>
            <w:shd w:val="clear" w:color="auto" w:fill="auto"/>
            <w:vAlign w:val="center"/>
            <w:hideMark/>
          </w:tcPr>
          <w:p w14:paraId="1AB3D2E0"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7FAD99F9"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0E70AC" w:rsidRPr="00D22895" w14:paraId="2124252E" w14:textId="77777777" w:rsidTr="00317A9B">
        <w:trPr>
          <w:trHeight w:val="260"/>
          <w:jc w:val="center"/>
        </w:trPr>
        <w:tc>
          <w:tcPr>
            <w:tcW w:w="300" w:type="dxa"/>
            <w:tcBorders>
              <w:top w:val="nil"/>
              <w:left w:val="single" w:sz="4" w:space="0" w:color="auto"/>
              <w:bottom w:val="nil"/>
              <w:right w:val="nil"/>
            </w:tcBorders>
            <w:shd w:val="clear" w:color="auto" w:fill="auto"/>
            <w:noWrap/>
            <w:vAlign w:val="bottom"/>
            <w:hideMark/>
          </w:tcPr>
          <w:p w14:paraId="060F14EB"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0BA22BC7" w14:textId="77777777" w:rsidR="000E70AC" w:rsidRPr="00D22895" w:rsidRDefault="000E70AC" w:rsidP="00904693">
            <w:pPr>
              <w:spacing w:after="0" w:line="240" w:lineRule="auto"/>
              <w:jc w:val="left"/>
              <w:rPr>
                <w:rFonts w:ascii="Calibri Light" w:eastAsia="Times New Roman" w:hAnsi="Calibri Light" w:cs="Calibri Light"/>
                <w:color w:val="000000"/>
              </w:rPr>
            </w:pPr>
          </w:p>
        </w:tc>
        <w:tc>
          <w:tcPr>
            <w:tcW w:w="1660" w:type="dxa"/>
            <w:tcBorders>
              <w:top w:val="nil"/>
              <w:left w:val="nil"/>
              <w:bottom w:val="single" w:sz="4" w:space="0" w:color="auto"/>
              <w:right w:val="single" w:sz="4" w:space="0" w:color="auto"/>
            </w:tcBorders>
            <w:shd w:val="clear" w:color="auto" w:fill="auto"/>
            <w:vAlign w:val="center"/>
            <w:hideMark/>
          </w:tcPr>
          <w:p w14:paraId="677631CE"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T1M03_BM_FF</w:t>
            </w:r>
          </w:p>
        </w:tc>
        <w:tc>
          <w:tcPr>
            <w:tcW w:w="1500" w:type="dxa"/>
            <w:tcBorders>
              <w:top w:val="nil"/>
              <w:left w:val="nil"/>
              <w:bottom w:val="single" w:sz="4" w:space="0" w:color="auto"/>
              <w:right w:val="single" w:sz="4" w:space="0" w:color="auto"/>
            </w:tcBorders>
            <w:shd w:val="clear" w:color="auto" w:fill="auto"/>
            <w:vAlign w:val="center"/>
            <w:hideMark/>
          </w:tcPr>
          <w:p w14:paraId="3C6194BC"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80" w:type="dxa"/>
            <w:tcBorders>
              <w:top w:val="nil"/>
              <w:left w:val="nil"/>
              <w:bottom w:val="single" w:sz="4" w:space="0" w:color="auto"/>
              <w:right w:val="single" w:sz="4" w:space="0" w:color="auto"/>
            </w:tcBorders>
            <w:shd w:val="clear" w:color="auto" w:fill="auto"/>
            <w:vAlign w:val="center"/>
            <w:hideMark/>
          </w:tcPr>
          <w:p w14:paraId="0693D587"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440" w:type="dxa"/>
            <w:tcBorders>
              <w:top w:val="nil"/>
              <w:left w:val="nil"/>
              <w:bottom w:val="single" w:sz="4" w:space="0" w:color="auto"/>
              <w:right w:val="single" w:sz="4" w:space="0" w:color="auto"/>
            </w:tcBorders>
            <w:shd w:val="clear" w:color="auto" w:fill="auto"/>
            <w:vAlign w:val="center"/>
            <w:hideMark/>
          </w:tcPr>
          <w:p w14:paraId="70735EBA"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1505F8BD"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0E70AC" w:rsidRPr="00D22895" w14:paraId="5B58E7B6" w14:textId="77777777" w:rsidTr="00317A9B">
        <w:trPr>
          <w:trHeight w:val="260"/>
          <w:jc w:val="center"/>
        </w:trPr>
        <w:tc>
          <w:tcPr>
            <w:tcW w:w="300" w:type="dxa"/>
            <w:tcBorders>
              <w:top w:val="nil"/>
              <w:left w:val="single" w:sz="4" w:space="0" w:color="auto"/>
              <w:bottom w:val="nil"/>
              <w:right w:val="nil"/>
            </w:tcBorders>
            <w:shd w:val="clear" w:color="auto" w:fill="auto"/>
            <w:noWrap/>
            <w:vAlign w:val="bottom"/>
            <w:hideMark/>
          </w:tcPr>
          <w:p w14:paraId="02B32A3C"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val="restart"/>
            <w:tcBorders>
              <w:top w:val="nil"/>
              <w:left w:val="single" w:sz="4" w:space="0" w:color="auto"/>
              <w:bottom w:val="single" w:sz="4" w:space="0" w:color="auto"/>
              <w:right w:val="single" w:sz="4" w:space="0" w:color="auto"/>
            </w:tcBorders>
            <w:shd w:val="clear" w:color="auto" w:fill="auto"/>
            <w:vAlign w:val="center"/>
            <w:hideMark/>
          </w:tcPr>
          <w:p w14:paraId="2E67EF14"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M</w:t>
            </w:r>
          </w:p>
        </w:tc>
        <w:tc>
          <w:tcPr>
            <w:tcW w:w="1660" w:type="dxa"/>
            <w:tcBorders>
              <w:top w:val="nil"/>
              <w:left w:val="nil"/>
              <w:bottom w:val="single" w:sz="4" w:space="0" w:color="auto"/>
              <w:right w:val="single" w:sz="4" w:space="0" w:color="auto"/>
            </w:tcBorders>
            <w:shd w:val="clear" w:color="auto" w:fill="auto"/>
            <w:vAlign w:val="center"/>
            <w:hideMark/>
          </w:tcPr>
          <w:p w14:paraId="644B9D58"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T2M01_BM_FF</w:t>
            </w:r>
          </w:p>
        </w:tc>
        <w:tc>
          <w:tcPr>
            <w:tcW w:w="1500" w:type="dxa"/>
            <w:tcBorders>
              <w:top w:val="nil"/>
              <w:left w:val="nil"/>
              <w:bottom w:val="single" w:sz="4" w:space="0" w:color="auto"/>
              <w:right w:val="single" w:sz="4" w:space="0" w:color="auto"/>
            </w:tcBorders>
            <w:shd w:val="clear" w:color="auto" w:fill="auto"/>
            <w:vAlign w:val="center"/>
            <w:hideMark/>
          </w:tcPr>
          <w:p w14:paraId="43E029F6"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80" w:type="dxa"/>
            <w:tcBorders>
              <w:top w:val="nil"/>
              <w:left w:val="nil"/>
              <w:bottom w:val="single" w:sz="4" w:space="0" w:color="auto"/>
              <w:right w:val="single" w:sz="4" w:space="0" w:color="auto"/>
            </w:tcBorders>
            <w:shd w:val="clear" w:color="auto" w:fill="auto"/>
            <w:vAlign w:val="center"/>
            <w:hideMark/>
          </w:tcPr>
          <w:p w14:paraId="09B698EA"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440" w:type="dxa"/>
            <w:tcBorders>
              <w:top w:val="nil"/>
              <w:left w:val="nil"/>
              <w:bottom w:val="single" w:sz="4" w:space="0" w:color="auto"/>
              <w:right w:val="single" w:sz="4" w:space="0" w:color="auto"/>
            </w:tcBorders>
            <w:shd w:val="clear" w:color="auto" w:fill="auto"/>
            <w:vAlign w:val="center"/>
            <w:hideMark/>
          </w:tcPr>
          <w:p w14:paraId="3D14F49E"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67F9204C"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0E70AC" w:rsidRPr="00D22895" w14:paraId="604591DD" w14:textId="77777777" w:rsidTr="00317A9B">
        <w:trPr>
          <w:trHeight w:val="260"/>
          <w:jc w:val="center"/>
        </w:trPr>
        <w:tc>
          <w:tcPr>
            <w:tcW w:w="300" w:type="dxa"/>
            <w:tcBorders>
              <w:top w:val="nil"/>
              <w:left w:val="single" w:sz="4" w:space="0" w:color="auto"/>
              <w:bottom w:val="nil"/>
              <w:right w:val="nil"/>
            </w:tcBorders>
            <w:shd w:val="clear" w:color="auto" w:fill="auto"/>
            <w:noWrap/>
            <w:vAlign w:val="bottom"/>
            <w:hideMark/>
          </w:tcPr>
          <w:p w14:paraId="7CBE24BA"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2593FE31" w14:textId="77777777" w:rsidR="000E70AC" w:rsidRPr="00D22895" w:rsidRDefault="000E70AC" w:rsidP="00904693">
            <w:pPr>
              <w:spacing w:after="0" w:line="240" w:lineRule="auto"/>
              <w:jc w:val="left"/>
              <w:rPr>
                <w:rFonts w:ascii="Calibri Light" w:eastAsia="Times New Roman" w:hAnsi="Calibri Light" w:cs="Calibri Light"/>
                <w:color w:val="000000"/>
              </w:rPr>
            </w:pPr>
          </w:p>
        </w:tc>
        <w:tc>
          <w:tcPr>
            <w:tcW w:w="1660" w:type="dxa"/>
            <w:tcBorders>
              <w:top w:val="nil"/>
              <w:left w:val="nil"/>
              <w:bottom w:val="single" w:sz="4" w:space="0" w:color="auto"/>
              <w:right w:val="single" w:sz="4" w:space="0" w:color="auto"/>
            </w:tcBorders>
            <w:shd w:val="clear" w:color="auto" w:fill="auto"/>
            <w:vAlign w:val="center"/>
            <w:hideMark/>
          </w:tcPr>
          <w:p w14:paraId="398B52C7"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T2M02_BM_FF</w:t>
            </w:r>
          </w:p>
        </w:tc>
        <w:tc>
          <w:tcPr>
            <w:tcW w:w="1500" w:type="dxa"/>
            <w:tcBorders>
              <w:top w:val="nil"/>
              <w:left w:val="nil"/>
              <w:bottom w:val="single" w:sz="4" w:space="0" w:color="auto"/>
              <w:right w:val="single" w:sz="4" w:space="0" w:color="auto"/>
            </w:tcBorders>
            <w:shd w:val="clear" w:color="auto" w:fill="auto"/>
            <w:vAlign w:val="center"/>
            <w:hideMark/>
          </w:tcPr>
          <w:p w14:paraId="30F35FE1"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80" w:type="dxa"/>
            <w:tcBorders>
              <w:top w:val="nil"/>
              <w:left w:val="nil"/>
              <w:bottom w:val="single" w:sz="4" w:space="0" w:color="auto"/>
              <w:right w:val="single" w:sz="4" w:space="0" w:color="auto"/>
            </w:tcBorders>
            <w:shd w:val="clear" w:color="auto" w:fill="auto"/>
            <w:vAlign w:val="center"/>
            <w:hideMark/>
          </w:tcPr>
          <w:p w14:paraId="03B20E70"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440" w:type="dxa"/>
            <w:tcBorders>
              <w:top w:val="nil"/>
              <w:left w:val="nil"/>
              <w:bottom w:val="single" w:sz="4" w:space="0" w:color="auto"/>
              <w:right w:val="single" w:sz="4" w:space="0" w:color="auto"/>
            </w:tcBorders>
            <w:shd w:val="clear" w:color="auto" w:fill="auto"/>
            <w:vAlign w:val="center"/>
            <w:hideMark/>
          </w:tcPr>
          <w:p w14:paraId="60E08E0A"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21B60E0B"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0E70AC" w:rsidRPr="00D22895" w14:paraId="30522460" w14:textId="77777777" w:rsidTr="00317A9B">
        <w:trPr>
          <w:trHeight w:val="260"/>
          <w:jc w:val="center"/>
        </w:trPr>
        <w:tc>
          <w:tcPr>
            <w:tcW w:w="300" w:type="dxa"/>
            <w:tcBorders>
              <w:top w:val="nil"/>
              <w:left w:val="single" w:sz="4" w:space="0" w:color="auto"/>
              <w:bottom w:val="nil"/>
              <w:right w:val="nil"/>
            </w:tcBorders>
            <w:shd w:val="clear" w:color="auto" w:fill="auto"/>
            <w:noWrap/>
            <w:vAlign w:val="bottom"/>
            <w:hideMark/>
          </w:tcPr>
          <w:p w14:paraId="67F9AB44"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702C43B1" w14:textId="77777777" w:rsidR="000E70AC" w:rsidRPr="00D22895" w:rsidRDefault="000E70AC" w:rsidP="00904693">
            <w:pPr>
              <w:spacing w:after="0" w:line="240" w:lineRule="auto"/>
              <w:jc w:val="left"/>
              <w:rPr>
                <w:rFonts w:ascii="Calibri Light" w:eastAsia="Times New Roman" w:hAnsi="Calibri Light" w:cs="Calibri Light"/>
                <w:color w:val="000000"/>
              </w:rPr>
            </w:pPr>
          </w:p>
        </w:tc>
        <w:tc>
          <w:tcPr>
            <w:tcW w:w="1660" w:type="dxa"/>
            <w:tcBorders>
              <w:top w:val="nil"/>
              <w:left w:val="nil"/>
              <w:bottom w:val="single" w:sz="4" w:space="0" w:color="auto"/>
              <w:right w:val="single" w:sz="4" w:space="0" w:color="auto"/>
            </w:tcBorders>
            <w:shd w:val="clear" w:color="auto" w:fill="auto"/>
            <w:vAlign w:val="center"/>
            <w:hideMark/>
          </w:tcPr>
          <w:p w14:paraId="6D2DBE08"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T2M03_BM_FF</w:t>
            </w:r>
          </w:p>
        </w:tc>
        <w:tc>
          <w:tcPr>
            <w:tcW w:w="1500" w:type="dxa"/>
            <w:tcBorders>
              <w:top w:val="nil"/>
              <w:left w:val="nil"/>
              <w:bottom w:val="single" w:sz="4" w:space="0" w:color="auto"/>
              <w:right w:val="single" w:sz="4" w:space="0" w:color="auto"/>
            </w:tcBorders>
            <w:shd w:val="clear" w:color="auto" w:fill="auto"/>
            <w:vAlign w:val="center"/>
            <w:hideMark/>
          </w:tcPr>
          <w:p w14:paraId="0EE025EE"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80" w:type="dxa"/>
            <w:tcBorders>
              <w:top w:val="nil"/>
              <w:left w:val="nil"/>
              <w:bottom w:val="single" w:sz="4" w:space="0" w:color="auto"/>
              <w:right w:val="single" w:sz="4" w:space="0" w:color="auto"/>
            </w:tcBorders>
            <w:shd w:val="clear" w:color="auto" w:fill="auto"/>
            <w:vAlign w:val="center"/>
            <w:hideMark/>
          </w:tcPr>
          <w:p w14:paraId="481BDA07"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440" w:type="dxa"/>
            <w:tcBorders>
              <w:top w:val="nil"/>
              <w:left w:val="nil"/>
              <w:bottom w:val="single" w:sz="4" w:space="0" w:color="auto"/>
              <w:right w:val="single" w:sz="4" w:space="0" w:color="auto"/>
            </w:tcBorders>
            <w:shd w:val="clear" w:color="auto" w:fill="auto"/>
            <w:vAlign w:val="center"/>
            <w:hideMark/>
          </w:tcPr>
          <w:p w14:paraId="6F880BB7"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51366F21"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0E70AC" w:rsidRPr="00D22895" w14:paraId="17832389" w14:textId="77777777" w:rsidTr="00317A9B">
        <w:trPr>
          <w:trHeight w:val="260"/>
          <w:jc w:val="center"/>
        </w:trPr>
        <w:tc>
          <w:tcPr>
            <w:tcW w:w="300" w:type="dxa"/>
            <w:tcBorders>
              <w:top w:val="nil"/>
              <w:left w:val="single" w:sz="4" w:space="0" w:color="auto"/>
              <w:bottom w:val="nil"/>
              <w:right w:val="nil"/>
            </w:tcBorders>
            <w:shd w:val="clear" w:color="auto" w:fill="auto"/>
            <w:noWrap/>
            <w:vAlign w:val="bottom"/>
            <w:hideMark/>
          </w:tcPr>
          <w:p w14:paraId="5A4A331E"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val="restart"/>
            <w:tcBorders>
              <w:top w:val="nil"/>
              <w:left w:val="single" w:sz="4" w:space="0" w:color="auto"/>
              <w:bottom w:val="single" w:sz="4" w:space="0" w:color="auto"/>
              <w:right w:val="single" w:sz="4" w:space="0" w:color="auto"/>
            </w:tcBorders>
            <w:shd w:val="clear" w:color="auto" w:fill="auto"/>
            <w:vAlign w:val="center"/>
            <w:hideMark/>
          </w:tcPr>
          <w:p w14:paraId="6B97E13C"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F</w:t>
            </w:r>
          </w:p>
        </w:tc>
        <w:tc>
          <w:tcPr>
            <w:tcW w:w="1660" w:type="dxa"/>
            <w:tcBorders>
              <w:top w:val="nil"/>
              <w:left w:val="nil"/>
              <w:bottom w:val="single" w:sz="4" w:space="0" w:color="auto"/>
              <w:right w:val="single" w:sz="4" w:space="0" w:color="auto"/>
            </w:tcBorders>
            <w:shd w:val="clear" w:color="auto" w:fill="auto"/>
            <w:vAlign w:val="center"/>
            <w:hideMark/>
          </w:tcPr>
          <w:p w14:paraId="3CA8A4BF"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T3F01_BM_PG</w:t>
            </w:r>
          </w:p>
        </w:tc>
        <w:tc>
          <w:tcPr>
            <w:tcW w:w="1500" w:type="dxa"/>
            <w:tcBorders>
              <w:top w:val="nil"/>
              <w:left w:val="nil"/>
              <w:bottom w:val="single" w:sz="4" w:space="0" w:color="auto"/>
              <w:right w:val="single" w:sz="4" w:space="0" w:color="auto"/>
            </w:tcBorders>
            <w:shd w:val="clear" w:color="auto" w:fill="auto"/>
            <w:vAlign w:val="center"/>
            <w:hideMark/>
          </w:tcPr>
          <w:p w14:paraId="2CC5073C"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80" w:type="dxa"/>
            <w:tcBorders>
              <w:top w:val="nil"/>
              <w:left w:val="nil"/>
              <w:bottom w:val="single" w:sz="4" w:space="0" w:color="auto"/>
              <w:right w:val="single" w:sz="4" w:space="0" w:color="auto"/>
            </w:tcBorders>
            <w:shd w:val="clear" w:color="auto" w:fill="auto"/>
            <w:vAlign w:val="center"/>
            <w:hideMark/>
          </w:tcPr>
          <w:p w14:paraId="1DB34617"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propylene glycol</w:t>
            </w:r>
          </w:p>
        </w:tc>
        <w:tc>
          <w:tcPr>
            <w:tcW w:w="1440" w:type="dxa"/>
            <w:tcBorders>
              <w:top w:val="nil"/>
              <w:left w:val="nil"/>
              <w:bottom w:val="single" w:sz="4" w:space="0" w:color="auto"/>
              <w:right w:val="single" w:sz="4" w:space="0" w:color="auto"/>
            </w:tcBorders>
            <w:shd w:val="clear" w:color="auto" w:fill="auto"/>
            <w:vAlign w:val="center"/>
            <w:hideMark/>
          </w:tcPr>
          <w:p w14:paraId="0194AA2A"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3F50BD83"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0E70AC" w:rsidRPr="00D22895" w14:paraId="12831145" w14:textId="77777777" w:rsidTr="00317A9B">
        <w:trPr>
          <w:trHeight w:val="260"/>
          <w:jc w:val="center"/>
        </w:trPr>
        <w:tc>
          <w:tcPr>
            <w:tcW w:w="300" w:type="dxa"/>
            <w:tcBorders>
              <w:top w:val="nil"/>
              <w:left w:val="single" w:sz="4" w:space="0" w:color="auto"/>
              <w:bottom w:val="nil"/>
              <w:right w:val="nil"/>
            </w:tcBorders>
            <w:shd w:val="clear" w:color="auto" w:fill="auto"/>
            <w:noWrap/>
            <w:vAlign w:val="bottom"/>
            <w:hideMark/>
          </w:tcPr>
          <w:p w14:paraId="1CF6EEA7"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482E32C4" w14:textId="77777777" w:rsidR="000E70AC" w:rsidRPr="00D22895" w:rsidRDefault="000E70AC" w:rsidP="00904693">
            <w:pPr>
              <w:spacing w:after="0" w:line="240" w:lineRule="auto"/>
              <w:jc w:val="left"/>
              <w:rPr>
                <w:rFonts w:ascii="Calibri Light" w:eastAsia="Times New Roman" w:hAnsi="Calibri Light" w:cs="Calibri Light"/>
                <w:color w:val="000000"/>
              </w:rPr>
            </w:pPr>
          </w:p>
        </w:tc>
        <w:tc>
          <w:tcPr>
            <w:tcW w:w="1660" w:type="dxa"/>
            <w:tcBorders>
              <w:top w:val="nil"/>
              <w:left w:val="nil"/>
              <w:bottom w:val="single" w:sz="4" w:space="0" w:color="auto"/>
              <w:right w:val="single" w:sz="4" w:space="0" w:color="auto"/>
            </w:tcBorders>
            <w:shd w:val="clear" w:color="auto" w:fill="auto"/>
            <w:vAlign w:val="center"/>
            <w:hideMark/>
          </w:tcPr>
          <w:p w14:paraId="2F5E6897"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T3F01_BM_FF</w:t>
            </w:r>
          </w:p>
        </w:tc>
        <w:tc>
          <w:tcPr>
            <w:tcW w:w="1500" w:type="dxa"/>
            <w:tcBorders>
              <w:top w:val="nil"/>
              <w:left w:val="nil"/>
              <w:bottom w:val="single" w:sz="4" w:space="0" w:color="auto"/>
              <w:right w:val="single" w:sz="4" w:space="0" w:color="auto"/>
            </w:tcBorders>
            <w:shd w:val="clear" w:color="auto" w:fill="auto"/>
            <w:vAlign w:val="center"/>
            <w:hideMark/>
          </w:tcPr>
          <w:p w14:paraId="53DF2519"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80" w:type="dxa"/>
            <w:tcBorders>
              <w:top w:val="nil"/>
              <w:left w:val="nil"/>
              <w:bottom w:val="single" w:sz="4" w:space="0" w:color="auto"/>
              <w:right w:val="single" w:sz="4" w:space="0" w:color="auto"/>
            </w:tcBorders>
            <w:shd w:val="clear" w:color="auto" w:fill="auto"/>
            <w:vAlign w:val="center"/>
            <w:hideMark/>
          </w:tcPr>
          <w:p w14:paraId="329F0B6C"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440" w:type="dxa"/>
            <w:tcBorders>
              <w:top w:val="nil"/>
              <w:left w:val="nil"/>
              <w:bottom w:val="single" w:sz="4" w:space="0" w:color="auto"/>
              <w:right w:val="single" w:sz="4" w:space="0" w:color="auto"/>
            </w:tcBorders>
            <w:shd w:val="clear" w:color="auto" w:fill="auto"/>
            <w:vAlign w:val="center"/>
            <w:hideMark/>
          </w:tcPr>
          <w:p w14:paraId="1A85F1D3"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1F9AD8FC"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0E70AC" w:rsidRPr="00D22895" w14:paraId="5CFC60CE" w14:textId="77777777" w:rsidTr="00317A9B">
        <w:trPr>
          <w:trHeight w:val="260"/>
          <w:jc w:val="center"/>
        </w:trPr>
        <w:tc>
          <w:tcPr>
            <w:tcW w:w="300" w:type="dxa"/>
            <w:tcBorders>
              <w:top w:val="nil"/>
              <w:left w:val="single" w:sz="4" w:space="0" w:color="auto"/>
              <w:bottom w:val="nil"/>
              <w:right w:val="nil"/>
            </w:tcBorders>
            <w:shd w:val="clear" w:color="auto" w:fill="auto"/>
            <w:noWrap/>
            <w:vAlign w:val="bottom"/>
            <w:hideMark/>
          </w:tcPr>
          <w:p w14:paraId="493A2FC0"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5846AE9E" w14:textId="77777777" w:rsidR="000E70AC" w:rsidRPr="00D22895" w:rsidRDefault="000E70AC" w:rsidP="00904693">
            <w:pPr>
              <w:spacing w:after="0" w:line="240" w:lineRule="auto"/>
              <w:jc w:val="left"/>
              <w:rPr>
                <w:rFonts w:ascii="Calibri Light" w:eastAsia="Times New Roman" w:hAnsi="Calibri Light" w:cs="Calibri Light"/>
                <w:color w:val="000000"/>
              </w:rPr>
            </w:pPr>
          </w:p>
        </w:tc>
        <w:tc>
          <w:tcPr>
            <w:tcW w:w="1660" w:type="dxa"/>
            <w:tcBorders>
              <w:top w:val="nil"/>
              <w:left w:val="nil"/>
              <w:bottom w:val="single" w:sz="4" w:space="0" w:color="auto"/>
              <w:right w:val="single" w:sz="4" w:space="0" w:color="auto"/>
            </w:tcBorders>
            <w:shd w:val="clear" w:color="auto" w:fill="auto"/>
            <w:vAlign w:val="center"/>
            <w:hideMark/>
          </w:tcPr>
          <w:p w14:paraId="2AA5C362"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T3F01_IO_FF</w:t>
            </w:r>
          </w:p>
        </w:tc>
        <w:tc>
          <w:tcPr>
            <w:tcW w:w="1500" w:type="dxa"/>
            <w:tcBorders>
              <w:top w:val="nil"/>
              <w:left w:val="nil"/>
              <w:bottom w:val="single" w:sz="4" w:space="0" w:color="auto"/>
              <w:right w:val="single" w:sz="4" w:space="0" w:color="auto"/>
            </w:tcBorders>
            <w:shd w:val="clear" w:color="auto" w:fill="auto"/>
            <w:vAlign w:val="center"/>
            <w:hideMark/>
          </w:tcPr>
          <w:p w14:paraId="3445543A"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internal organ</w:t>
            </w:r>
          </w:p>
        </w:tc>
        <w:tc>
          <w:tcPr>
            <w:tcW w:w="1680" w:type="dxa"/>
            <w:tcBorders>
              <w:top w:val="nil"/>
              <w:left w:val="nil"/>
              <w:bottom w:val="single" w:sz="4" w:space="0" w:color="auto"/>
              <w:right w:val="single" w:sz="4" w:space="0" w:color="auto"/>
            </w:tcBorders>
            <w:shd w:val="clear" w:color="auto" w:fill="auto"/>
            <w:vAlign w:val="center"/>
            <w:hideMark/>
          </w:tcPr>
          <w:p w14:paraId="62BD15CD"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440" w:type="dxa"/>
            <w:tcBorders>
              <w:top w:val="nil"/>
              <w:left w:val="nil"/>
              <w:bottom w:val="single" w:sz="4" w:space="0" w:color="auto"/>
              <w:right w:val="single" w:sz="4" w:space="0" w:color="auto"/>
            </w:tcBorders>
            <w:shd w:val="clear" w:color="auto" w:fill="auto"/>
            <w:vAlign w:val="center"/>
            <w:hideMark/>
          </w:tcPr>
          <w:p w14:paraId="0AFA466C"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3E6C54C2"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0E70AC" w:rsidRPr="00D22895" w14:paraId="163DC696" w14:textId="77777777" w:rsidTr="00317A9B">
        <w:trPr>
          <w:trHeight w:val="260"/>
          <w:jc w:val="center"/>
        </w:trPr>
        <w:tc>
          <w:tcPr>
            <w:tcW w:w="300" w:type="dxa"/>
            <w:tcBorders>
              <w:top w:val="nil"/>
              <w:left w:val="single" w:sz="4" w:space="0" w:color="auto"/>
              <w:bottom w:val="nil"/>
              <w:right w:val="nil"/>
            </w:tcBorders>
            <w:shd w:val="clear" w:color="auto" w:fill="auto"/>
            <w:noWrap/>
            <w:vAlign w:val="bottom"/>
            <w:hideMark/>
          </w:tcPr>
          <w:p w14:paraId="591A9FDE"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6D73EA1A" w14:textId="77777777" w:rsidR="000E70AC" w:rsidRPr="00D22895" w:rsidRDefault="000E70AC" w:rsidP="00904693">
            <w:pPr>
              <w:spacing w:after="0" w:line="240" w:lineRule="auto"/>
              <w:jc w:val="left"/>
              <w:rPr>
                <w:rFonts w:ascii="Calibri Light" w:eastAsia="Times New Roman" w:hAnsi="Calibri Light" w:cs="Calibri Light"/>
                <w:color w:val="000000"/>
              </w:rPr>
            </w:pPr>
          </w:p>
        </w:tc>
        <w:tc>
          <w:tcPr>
            <w:tcW w:w="1660" w:type="dxa"/>
            <w:tcBorders>
              <w:top w:val="nil"/>
              <w:left w:val="nil"/>
              <w:bottom w:val="single" w:sz="4" w:space="0" w:color="auto"/>
              <w:right w:val="single" w:sz="4" w:space="0" w:color="auto"/>
            </w:tcBorders>
            <w:shd w:val="clear" w:color="auto" w:fill="auto"/>
            <w:vAlign w:val="center"/>
            <w:hideMark/>
          </w:tcPr>
          <w:p w14:paraId="12E8DB36"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T3F01_SC_FF</w:t>
            </w:r>
          </w:p>
        </w:tc>
        <w:tc>
          <w:tcPr>
            <w:tcW w:w="1500" w:type="dxa"/>
            <w:tcBorders>
              <w:top w:val="nil"/>
              <w:left w:val="nil"/>
              <w:bottom w:val="single" w:sz="4" w:space="0" w:color="auto"/>
              <w:right w:val="single" w:sz="4" w:space="0" w:color="auto"/>
            </w:tcBorders>
            <w:shd w:val="clear" w:color="auto" w:fill="auto"/>
            <w:vAlign w:val="center"/>
            <w:hideMark/>
          </w:tcPr>
          <w:p w14:paraId="0A2E7286"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scales</w:t>
            </w:r>
          </w:p>
        </w:tc>
        <w:tc>
          <w:tcPr>
            <w:tcW w:w="1680" w:type="dxa"/>
            <w:tcBorders>
              <w:top w:val="nil"/>
              <w:left w:val="nil"/>
              <w:bottom w:val="single" w:sz="4" w:space="0" w:color="auto"/>
              <w:right w:val="single" w:sz="4" w:space="0" w:color="auto"/>
            </w:tcBorders>
            <w:shd w:val="clear" w:color="auto" w:fill="auto"/>
            <w:vAlign w:val="center"/>
            <w:hideMark/>
          </w:tcPr>
          <w:p w14:paraId="32EC323B"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440" w:type="dxa"/>
            <w:tcBorders>
              <w:top w:val="nil"/>
              <w:left w:val="nil"/>
              <w:bottom w:val="single" w:sz="4" w:space="0" w:color="auto"/>
              <w:right w:val="single" w:sz="4" w:space="0" w:color="auto"/>
            </w:tcBorders>
            <w:shd w:val="clear" w:color="auto" w:fill="auto"/>
            <w:vAlign w:val="center"/>
            <w:hideMark/>
          </w:tcPr>
          <w:p w14:paraId="2A4FDA13"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546DE02B"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0E70AC" w:rsidRPr="00D22895" w14:paraId="5D701B77" w14:textId="77777777" w:rsidTr="00317A9B">
        <w:trPr>
          <w:trHeight w:val="260"/>
          <w:jc w:val="center"/>
        </w:trPr>
        <w:tc>
          <w:tcPr>
            <w:tcW w:w="300" w:type="dxa"/>
            <w:tcBorders>
              <w:top w:val="nil"/>
              <w:left w:val="single" w:sz="4" w:space="0" w:color="auto"/>
              <w:bottom w:val="nil"/>
              <w:right w:val="nil"/>
            </w:tcBorders>
            <w:shd w:val="clear" w:color="auto" w:fill="auto"/>
            <w:noWrap/>
            <w:vAlign w:val="bottom"/>
            <w:hideMark/>
          </w:tcPr>
          <w:p w14:paraId="5AF830B9"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7E7206F0" w14:textId="77777777" w:rsidR="000E70AC" w:rsidRPr="00D22895" w:rsidRDefault="000E70AC" w:rsidP="00904693">
            <w:pPr>
              <w:spacing w:after="0" w:line="240" w:lineRule="auto"/>
              <w:jc w:val="left"/>
              <w:rPr>
                <w:rFonts w:ascii="Calibri Light" w:eastAsia="Times New Roman" w:hAnsi="Calibri Light" w:cs="Calibri Light"/>
                <w:color w:val="000000"/>
              </w:rPr>
            </w:pPr>
          </w:p>
        </w:tc>
        <w:tc>
          <w:tcPr>
            <w:tcW w:w="1660" w:type="dxa"/>
            <w:tcBorders>
              <w:top w:val="nil"/>
              <w:left w:val="nil"/>
              <w:bottom w:val="single" w:sz="4" w:space="0" w:color="auto"/>
              <w:right w:val="single" w:sz="4" w:space="0" w:color="auto"/>
            </w:tcBorders>
            <w:shd w:val="clear" w:color="auto" w:fill="auto"/>
            <w:vAlign w:val="center"/>
            <w:hideMark/>
          </w:tcPr>
          <w:p w14:paraId="77812E4E"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T3F02_BM_PG</w:t>
            </w:r>
          </w:p>
        </w:tc>
        <w:tc>
          <w:tcPr>
            <w:tcW w:w="1500" w:type="dxa"/>
            <w:tcBorders>
              <w:top w:val="nil"/>
              <w:left w:val="nil"/>
              <w:bottom w:val="single" w:sz="4" w:space="0" w:color="auto"/>
              <w:right w:val="single" w:sz="4" w:space="0" w:color="auto"/>
            </w:tcBorders>
            <w:shd w:val="clear" w:color="auto" w:fill="auto"/>
            <w:vAlign w:val="center"/>
            <w:hideMark/>
          </w:tcPr>
          <w:p w14:paraId="31DA4FC3"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80" w:type="dxa"/>
            <w:tcBorders>
              <w:top w:val="nil"/>
              <w:left w:val="nil"/>
              <w:bottom w:val="single" w:sz="4" w:space="0" w:color="auto"/>
              <w:right w:val="single" w:sz="4" w:space="0" w:color="auto"/>
            </w:tcBorders>
            <w:shd w:val="clear" w:color="auto" w:fill="auto"/>
            <w:vAlign w:val="center"/>
            <w:hideMark/>
          </w:tcPr>
          <w:p w14:paraId="1F32B532"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propylene glycol</w:t>
            </w:r>
          </w:p>
        </w:tc>
        <w:tc>
          <w:tcPr>
            <w:tcW w:w="1440" w:type="dxa"/>
            <w:tcBorders>
              <w:top w:val="nil"/>
              <w:left w:val="nil"/>
              <w:bottom w:val="single" w:sz="4" w:space="0" w:color="auto"/>
              <w:right w:val="single" w:sz="4" w:space="0" w:color="auto"/>
            </w:tcBorders>
            <w:shd w:val="clear" w:color="auto" w:fill="auto"/>
            <w:vAlign w:val="center"/>
            <w:hideMark/>
          </w:tcPr>
          <w:p w14:paraId="775E1255"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6EF2388B"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0E70AC" w:rsidRPr="00D22895" w14:paraId="7CBAC0D3" w14:textId="77777777" w:rsidTr="00317A9B">
        <w:trPr>
          <w:trHeight w:val="260"/>
          <w:jc w:val="center"/>
        </w:trPr>
        <w:tc>
          <w:tcPr>
            <w:tcW w:w="300" w:type="dxa"/>
            <w:tcBorders>
              <w:top w:val="nil"/>
              <w:left w:val="single" w:sz="4" w:space="0" w:color="auto"/>
              <w:bottom w:val="nil"/>
              <w:right w:val="nil"/>
            </w:tcBorders>
            <w:shd w:val="clear" w:color="auto" w:fill="auto"/>
            <w:noWrap/>
            <w:vAlign w:val="bottom"/>
            <w:hideMark/>
          </w:tcPr>
          <w:p w14:paraId="30DA7E85"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4934896F" w14:textId="77777777" w:rsidR="000E70AC" w:rsidRPr="00D22895" w:rsidRDefault="000E70AC" w:rsidP="00904693">
            <w:pPr>
              <w:spacing w:after="0" w:line="240" w:lineRule="auto"/>
              <w:jc w:val="left"/>
              <w:rPr>
                <w:rFonts w:ascii="Calibri Light" w:eastAsia="Times New Roman" w:hAnsi="Calibri Light" w:cs="Calibri Light"/>
                <w:color w:val="000000"/>
              </w:rPr>
            </w:pPr>
          </w:p>
        </w:tc>
        <w:tc>
          <w:tcPr>
            <w:tcW w:w="1660" w:type="dxa"/>
            <w:tcBorders>
              <w:top w:val="nil"/>
              <w:left w:val="nil"/>
              <w:bottom w:val="single" w:sz="4" w:space="0" w:color="auto"/>
              <w:right w:val="single" w:sz="4" w:space="0" w:color="auto"/>
            </w:tcBorders>
            <w:shd w:val="clear" w:color="auto" w:fill="auto"/>
            <w:vAlign w:val="center"/>
            <w:hideMark/>
          </w:tcPr>
          <w:p w14:paraId="7F894E59"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T3F02_BM_FF</w:t>
            </w:r>
          </w:p>
        </w:tc>
        <w:tc>
          <w:tcPr>
            <w:tcW w:w="1500" w:type="dxa"/>
            <w:tcBorders>
              <w:top w:val="nil"/>
              <w:left w:val="nil"/>
              <w:bottom w:val="single" w:sz="4" w:space="0" w:color="auto"/>
              <w:right w:val="single" w:sz="4" w:space="0" w:color="auto"/>
            </w:tcBorders>
            <w:shd w:val="clear" w:color="auto" w:fill="auto"/>
            <w:vAlign w:val="center"/>
            <w:hideMark/>
          </w:tcPr>
          <w:p w14:paraId="518FA32B"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80" w:type="dxa"/>
            <w:tcBorders>
              <w:top w:val="nil"/>
              <w:left w:val="nil"/>
              <w:bottom w:val="single" w:sz="4" w:space="0" w:color="auto"/>
              <w:right w:val="single" w:sz="4" w:space="0" w:color="auto"/>
            </w:tcBorders>
            <w:shd w:val="clear" w:color="auto" w:fill="auto"/>
            <w:vAlign w:val="center"/>
            <w:hideMark/>
          </w:tcPr>
          <w:p w14:paraId="0E7385C3"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440" w:type="dxa"/>
            <w:tcBorders>
              <w:top w:val="nil"/>
              <w:left w:val="nil"/>
              <w:bottom w:val="single" w:sz="4" w:space="0" w:color="auto"/>
              <w:right w:val="single" w:sz="4" w:space="0" w:color="auto"/>
            </w:tcBorders>
            <w:shd w:val="clear" w:color="auto" w:fill="auto"/>
            <w:vAlign w:val="center"/>
            <w:hideMark/>
          </w:tcPr>
          <w:p w14:paraId="00DF34DA"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0DFB4CB7"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0E70AC" w:rsidRPr="00D22895" w14:paraId="1B5A5A4C" w14:textId="77777777" w:rsidTr="00317A9B">
        <w:trPr>
          <w:trHeight w:val="260"/>
          <w:jc w:val="center"/>
        </w:trPr>
        <w:tc>
          <w:tcPr>
            <w:tcW w:w="300" w:type="dxa"/>
            <w:tcBorders>
              <w:top w:val="nil"/>
              <w:left w:val="single" w:sz="4" w:space="0" w:color="auto"/>
              <w:bottom w:val="nil"/>
              <w:right w:val="nil"/>
            </w:tcBorders>
            <w:shd w:val="clear" w:color="auto" w:fill="auto"/>
            <w:noWrap/>
            <w:vAlign w:val="bottom"/>
            <w:hideMark/>
          </w:tcPr>
          <w:p w14:paraId="23845AC6"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279B2065" w14:textId="77777777" w:rsidR="000E70AC" w:rsidRPr="00D22895" w:rsidRDefault="000E70AC" w:rsidP="00904693">
            <w:pPr>
              <w:spacing w:after="0" w:line="240" w:lineRule="auto"/>
              <w:jc w:val="left"/>
              <w:rPr>
                <w:rFonts w:ascii="Calibri Light" w:eastAsia="Times New Roman" w:hAnsi="Calibri Light" w:cs="Calibri Light"/>
                <w:color w:val="000000"/>
              </w:rPr>
            </w:pPr>
          </w:p>
        </w:tc>
        <w:tc>
          <w:tcPr>
            <w:tcW w:w="1660" w:type="dxa"/>
            <w:tcBorders>
              <w:top w:val="nil"/>
              <w:left w:val="nil"/>
              <w:bottom w:val="single" w:sz="4" w:space="0" w:color="auto"/>
              <w:right w:val="single" w:sz="4" w:space="0" w:color="auto"/>
            </w:tcBorders>
            <w:shd w:val="clear" w:color="auto" w:fill="auto"/>
            <w:vAlign w:val="center"/>
            <w:hideMark/>
          </w:tcPr>
          <w:p w14:paraId="05367A98"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T3F02_IO_FF</w:t>
            </w:r>
          </w:p>
        </w:tc>
        <w:tc>
          <w:tcPr>
            <w:tcW w:w="1500" w:type="dxa"/>
            <w:tcBorders>
              <w:top w:val="nil"/>
              <w:left w:val="nil"/>
              <w:bottom w:val="single" w:sz="4" w:space="0" w:color="auto"/>
              <w:right w:val="single" w:sz="4" w:space="0" w:color="auto"/>
            </w:tcBorders>
            <w:shd w:val="clear" w:color="auto" w:fill="auto"/>
            <w:vAlign w:val="center"/>
            <w:hideMark/>
          </w:tcPr>
          <w:p w14:paraId="1609B9AA"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internal organ</w:t>
            </w:r>
          </w:p>
        </w:tc>
        <w:tc>
          <w:tcPr>
            <w:tcW w:w="1680" w:type="dxa"/>
            <w:tcBorders>
              <w:top w:val="nil"/>
              <w:left w:val="nil"/>
              <w:bottom w:val="single" w:sz="4" w:space="0" w:color="auto"/>
              <w:right w:val="single" w:sz="4" w:space="0" w:color="auto"/>
            </w:tcBorders>
            <w:shd w:val="clear" w:color="auto" w:fill="auto"/>
            <w:vAlign w:val="center"/>
            <w:hideMark/>
          </w:tcPr>
          <w:p w14:paraId="0E247B30"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440" w:type="dxa"/>
            <w:tcBorders>
              <w:top w:val="nil"/>
              <w:left w:val="nil"/>
              <w:bottom w:val="single" w:sz="4" w:space="0" w:color="auto"/>
              <w:right w:val="single" w:sz="4" w:space="0" w:color="auto"/>
            </w:tcBorders>
            <w:shd w:val="clear" w:color="auto" w:fill="auto"/>
            <w:vAlign w:val="center"/>
            <w:hideMark/>
          </w:tcPr>
          <w:p w14:paraId="28969E68"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3547B793"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0E70AC" w:rsidRPr="00D22895" w14:paraId="42380394" w14:textId="77777777" w:rsidTr="00317A9B">
        <w:trPr>
          <w:trHeight w:val="260"/>
          <w:jc w:val="center"/>
        </w:trPr>
        <w:tc>
          <w:tcPr>
            <w:tcW w:w="300" w:type="dxa"/>
            <w:tcBorders>
              <w:top w:val="nil"/>
              <w:left w:val="single" w:sz="4" w:space="0" w:color="auto"/>
              <w:bottom w:val="nil"/>
              <w:right w:val="nil"/>
            </w:tcBorders>
            <w:shd w:val="clear" w:color="auto" w:fill="auto"/>
            <w:noWrap/>
            <w:vAlign w:val="bottom"/>
            <w:hideMark/>
          </w:tcPr>
          <w:p w14:paraId="7446CB8E"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5AFBFE65" w14:textId="77777777" w:rsidR="000E70AC" w:rsidRPr="00D22895" w:rsidRDefault="000E70AC" w:rsidP="00904693">
            <w:pPr>
              <w:spacing w:after="0" w:line="240" w:lineRule="auto"/>
              <w:jc w:val="left"/>
              <w:rPr>
                <w:rFonts w:ascii="Calibri Light" w:eastAsia="Times New Roman" w:hAnsi="Calibri Light" w:cs="Calibri Light"/>
                <w:color w:val="000000"/>
              </w:rPr>
            </w:pPr>
          </w:p>
        </w:tc>
        <w:tc>
          <w:tcPr>
            <w:tcW w:w="1660" w:type="dxa"/>
            <w:tcBorders>
              <w:top w:val="nil"/>
              <w:left w:val="nil"/>
              <w:bottom w:val="single" w:sz="4" w:space="0" w:color="auto"/>
              <w:right w:val="single" w:sz="4" w:space="0" w:color="auto"/>
            </w:tcBorders>
            <w:shd w:val="clear" w:color="auto" w:fill="auto"/>
            <w:vAlign w:val="center"/>
            <w:hideMark/>
          </w:tcPr>
          <w:p w14:paraId="105B539E"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T3F02_SC_FF</w:t>
            </w:r>
          </w:p>
        </w:tc>
        <w:tc>
          <w:tcPr>
            <w:tcW w:w="1500" w:type="dxa"/>
            <w:tcBorders>
              <w:top w:val="nil"/>
              <w:left w:val="nil"/>
              <w:bottom w:val="single" w:sz="4" w:space="0" w:color="auto"/>
              <w:right w:val="single" w:sz="4" w:space="0" w:color="auto"/>
            </w:tcBorders>
            <w:shd w:val="clear" w:color="auto" w:fill="auto"/>
            <w:vAlign w:val="center"/>
            <w:hideMark/>
          </w:tcPr>
          <w:p w14:paraId="1AA38F98"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scales</w:t>
            </w:r>
          </w:p>
        </w:tc>
        <w:tc>
          <w:tcPr>
            <w:tcW w:w="1680" w:type="dxa"/>
            <w:tcBorders>
              <w:top w:val="nil"/>
              <w:left w:val="nil"/>
              <w:bottom w:val="single" w:sz="4" w:space="0" w:color="auto"/>
              <w:right w:val="single" w:sz="4" w:space="0" w:color="auto"/>
            </w:tcBorders>
            <w:shd w:val="clear" w:color="auto" w:fill="auto"/>
            <w:vAlign w:val="center"/>
            <w:hideMark/>
          </w:tcPr>
          <w:p w14:paraId="0FC880BB"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440" w:type="dxa"/>
            <w:tcBorders>
              <w:top w:val="nil"/>
              <w:left w:val="nil"/>
              <w:bottom w:val="single" w:sz="4" w:space="0" w:color="auto"/>
              <w:right w:val="single" w:sz="4" w:space="0" w:color="auto"/>
            </w:tcBorders>
            <w:shd w:val="clear" w:color="auto" w:fill="auto"/>
            <w:vAlign w:val="center"/>
            <w:hideMark/>
          </w:tcPr>
          <w:p w14:paraId="19FF367D"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yes</w:t>
            </w:r>
          </w:p>
        </w:tc>
        <w:tc>
          <w:tcPr>
            <w:tcW w:w="280" w:type="dxa"/>
            <w:tcBorders>
              <w:top w:val="nil"/>
              <w:left w:val="nil"/>
              <w:bottom w:val="nil"/>
              <w:right w:val="single" w:sz="4" w:space="0" w:color="auto"/>
            </w:tcBorders>
            <w:shd w:val="clear" w:color="auto" w:fill="auto"/>
            <w:noWrap/>
            <w:vAlign w:val="bottom"/>
            <w:hideMark/>
          </w:tcPr>
          <w:p w14:paraId="6EDA27DC"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0E70AC" w:rsidRPr="00D22895" w14:paraId="1D41D253" w14:textId="77777777" w:rsidTr="00317A9B">
        <w:trPr>
          <w:trHeight w:val="260"/>
          <w:jc w:val="center"/>
        </w:trPr>
        <w:tc>
          <w:tcPr>
            <w:tcW w:w="300" w:type="dxa"/>
            <w:tcBorders>
              <w:top w:val="nil"/>
              <w:left w:val="single" w:sz="4" w:space="0" w:color="auto"/>
              <w:bottom w:val="nil"/>
              <w:right w:val="nil"/>
            </w:tcBorders>
            <w:shd w:val="clear" w:color="auto" w:fill="auto"/>
            <w:noWrap/>
            <w:vAlign w:val="bottom"/>
            <w:hideMark/>
          </w:tcPr>
          <w:p w14:paraId="79EE2AE4"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val="restart"/>
            <w:tcBorders>
              <w:top w:val="nil"/>
              <w:left w:val="single" w:sz="4" w:space="0" w:color="auto"/>
              <w:bottom w:val="single" w:sz="4" w:space="0" w:color="auto"/>
              <w:right w:val="single" w:sz="4" w:space="0" w:color="auto"/>
            </w:tcBorders>
            <w:shd w:val="clear" w:color="auto" w:fill="auto"/>
            <w:vAlign w:val="center"/>
            <w:hideMark/>
          </w:tcPr>
          <w:p w14:paraId="40F05CC5"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M</w:t>
            </w:r>
          </w:p>
        </w:tc>
        <w:tc>
          <w:tcPr>
            <w:tcW w:w="1660" w:type="dxa"/>
            <w:tcBorders>
              <w:top w:val="nil"/>
              <w:left w:val="nil"/>
              <w:bottom w:val="single" w:sz="4" w:space="0" w:color="auto"/>
              <w:right w:val="single" w:sz="4" w:space="0" w:color="auto"/>
            </w:tcBorders>
            <w:shd w:val="clear" w:color="auto" w:fill="auto"/>
            <w:vAlign w:val="center"/>
            <w:hideMark/>
          </w:tcPr>
          <w:p w14:paraId="6023D9CA"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T3M01_BM_PG</w:t>
            </w:r>
          </w:p>
        </w:tc>
        <w:tc>
          <w:tcPr>
            <w:tcW w:w="1500" w:type="dxa"/>
            <w:tcBorders>
              <w:top w:val="nil"/>
              <w:left w:val="nil"/>
              <w:bottom w:val="single" w:sz="4" w:space="0" w:color="auto"/>
              <w:right w:val="single" w:sz="4" w:space="0" w:color="auto"/>
            </w:tcBorders>
            <w:shd w:val="clear" w:color="auto" w:fill="auto"/>
            <w:vAlign w:val="center"/>
            <w:hideMark/>
          </w:tcPr>
          <w:p w14:paraId="5A670D9F"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80" w:type="dxa"/>
            <w:tcBorders>
              <w:top w:val="nil"/>
              <w:left w:val="nil"/>
              <w:bottom w:val="single" w:sz="4" w:space="0" w:color="auto"/>
              <w:right w:val="single" w:sz="4" w:space="0" w:color="auto"/>
            </w:tcBorders>
            <w:shd w:val="clear" w:color="auto" w:fill="auto"/>
            <w:vAlign w:val="center"/>
            <w:hideMark/>
          </w:tcPr>
          <w:p w14:paraId="3E82748A"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propylene glycol</w:t>
            </w:r>
          </w:p>
        </w:tc>
        <w:tc>
          <w:tcPr>
            <w:tcW w:w="1440" w:type="dxa"/>
            <w:tcBorders>
              <w:top w:val="nil"/>
              <w:left w:val="nil"/>
              <w:bottom w:val="single" w:sz="4" w:space="0" w:color="auto"/>
              <w:right w:val="single" w:sz="4" w:space="0" w:color="auto"/>
            </w:tcBorders>
            <w:shd w:val="clear" w:color="auto" w:fill="auto"/>
            <w:vAlign w:val="center"/>
            <w:hideMark/>
          </w:tcPr>
          <w:p w14:paraId="2DBD9B90"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5E05BD73"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0E70AC" w:rsidRPr="00D22895" w14:paraId="3EF970D1" w14:textId="77777777" w:rsidTr="00317A9B">
        <w:trPr>
          <w:trHeight w:val="260"/>
          <w:jc w:val="center"/>
        </w:trPr>
        <w:tc>
          <w:tcPr>
            <w:tcW w:w="300" w:type="dxa"/>
            <w:tcBorders>
              <w:top w:val="nil"/>
              <w:left w:val="single" w:sz="4" w:space="0" w:color="auto"/>
              <w:bottom w:val="nil"/>
              <w:right w:val="nil"/>
            </w:tcBorders>
            <w:shd w:val="clear" w:color="auto" w:fill="auto"/>
            <w:noWrap/>
            <w:vAlign w:val="bottom"/>
            <w:hideMark/>
          </w:tcPr>
          <w:p w14:paraId="012E8310"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7066A62C" w14:textId="77777777" w:rsidR="000E70AC" w:rsidRPr="00D22895" w:rsidRDefault="000E70AC" w:rsidP="00904693">
            <w:pPr>
              <w:spacing w:after="0" w:line="240" w:lineRule="auto"/>
              <w:jc w:val="left"/>
              <w:rPr>
                <w:rFonts w:ascii="Calibri Light" w:eastAsia="Times New Roman" w:hAnsi="Calibri Light" w:cs="Calibri Light"/>
                <w:color w:val="000000"/>
              </w:rPr>
            </w:pPr>
          </w:p>
        </w:tc>
        <w:tc>
          <w:tcPr>
            <w:tcW w:w="1660" w:type="dxa"/>
            <w:tcBorders>
              <w:top w:val="nil"/>
              <w:left w:val="nil"/>
              <w:bottom w:val="single" w:sz="4" w:space="0" w:color="auto"/>
              <w:right w:val="single" w:sz="4" w:space="0" w:color="auto"/>
            </w:tcBorders>
            <w:shd w:val="clear" w:color="auto" w:fill="auto"/>
            <w:vAlign w:val="center"/>
            <w:hideMark/>
          </w:tcPr>
          <w:p w14:paraId="2D01CA04"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T3M01_BM_FF</w:t>
            </w:r>
          </w:p>
        </w:tc>
        <w:tc>
          <w:tcPr>
            <w:tcW w:w="1500" w:type="dxa"/>
            <w:tcBorders>
              <w:top w:val="nil"/>
              <w:left w:val="nil"/>
              <w:bottom w:val="single" w:sz="4" w:space="0" w:color="auto"/>
              <w:right w:val="single" w:sz="4" w:space="0" w:color="auto"/>
            </w:tcBorders>
            <w:shd w:val="clear" w:color="auto" w:fill="auto"/>
            <w:vAlign w:val="center"/>
            <w:hideMark/>
          </w:tcPr>
          <w:p w14:paraId="38AFCD5A"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80" w:type="dxa"/>
            <w:tcBorders>
              <w:top w:val="nil"/>
              <w:left w:val="nil"/>
              <w:bottom w:val="single" w:sz="4" w:space="0" w:color="auto"/>
              <w:right w:val="single" w:sz="4" w:space="0" w:color="auto"/>
            </w:tcBorders>
            <w:shd w:val="clear" w:color="auto" w:fill="auto"/>
            <w:vAlign w:val="center"/>
            <w:hideMark/>
          </w:tcPr>
          <w:p w14:paraId="4B65BDA0"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440" w:type="dxa"/>
            <w:tcBorders>
              <w:top w:val="nil"/>
              <w:left w:val="nil"/>
              <w:bottom w:val="single" w:sz="4" w:space="0" w:color="auto"/>
              <w:right w:val="single" w:sz="4" w:space="0" w:color="auto"/>
            </w:tcBorders>
            <w:shd w:val="clear" w:color="auto" w:fill="auto"/>
            <w:vAlign w:val="center"/>
            <w:hideMark/>
          </w:tcPr>
          <w:p w14:paraId="19288B5A"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4376C892"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0E70AC" w:rsidRPr="00D22895" w14:paraId="39EA089B" w14:textId="77777777" w:rsidTr="00317A9B">
        <w:trPr>
          <w:trHeight w:val="260"/>
          <w:jc w:val="center"/>
        </w:trPr>
        <w:tc>
          <w:tcPr>
            <w:tcW w:w="300" w:type="dxa"/>
            <w:tcBorders>
              <w:top w:val="nil"/>
              <w:left w:val="single" w:sz="4" w:space="0" w:color="auto"/>
              <w:bottom w:val="nil"/>
              <w:right w:val="nil"/>
            </w:tcBorders>
            <w:shd w:val="clear" w:color="auto" w:fill="auto"/>
            <w:noWrap/>
            <w:vAlign w:val="bottom"/>
            <w:hideMark/>
          </w:tcPr>
          <w:p w14:paraId="0269CB5C"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2FAB3C33" w14:textId="77777777" w:rsidR="000E70AC" w:rsidRPr="00D22895" w:rsidRDefault="000E70AC" w:rsidP="00904693">
            <w:pPr>
              <w:spacing w:after="0" w:line="240" w:lineRule="auto"/>
              <w:jc w:val="left"/>
              <w:rPr>
                <w:rFonts w:ascii="Calibri Light" w:eastAsia="Times New Roman" w:hAnsi="Calibri Light" w:cs="Calibri Light"/>
                <w:color w:val="000000"/>
              </w:rPr>
            </w:pPr>
          </w:p>
        </w:tc>
        <w:tc>
          <w:tcPr>
            <w:tcW w:w="1660" w:type="dxa"/>
            <w:tcBorders>
              <w:top w:val="nil"/>
              <w:left w:val="nil"/>
              <w:bottom w:val="single" w:sz="4" w:space="0" w:color="auto"/>
              <w:right w:val="single" w:sz="4" w:space="0" w:color="auto"/>
            </w:tcBorders>
            <w:shd w:val="clear" w:color="auto" w:fill="auto"/>
            <w:vAlign w:val="center"/>
            <w:hideMark/>
          </w:tcPr>
          <w:p w14:paraId="573137B6"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T3M01_SC_FF</w:t>
            </w:r>
          </w:p>
        </w:tc>
        <w:tc>
          <w:tcPr>
            <w:tcW w:w="1500" w:type="dxa"/>
            <w:tcBorders>
              <w:top w:val="nil"/>
              <w:left w:val="nil"/>
              <w:bottom w:val="single" w:sz="4" w:space="0" w:color="auto"/>
              <w:right w:val="single" w:sz="4" w:space="0" w:color="auto"/>
            </w:tcBorders>
            <w:shd w:val="clear" w:color="auto" w:fill="auto"/>
            <w:vAlign w:val="center"/>
            <w:hideMark/>
          </w:tcPr>
          <w:p w14:paraId="16332107"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scales</w:t>
            </w:r>
          </w:p>
        </w:tc>
        <w:tc>
          <w:tcPr>
            <w:tcW w:w="1680" w:type="dxa"/>
            <w:tcBorders>
              <w:top w:val="nil"/>
              <w:left w:val="nil"/>
              <w:bottom w:val="single" w:sz="4" w:space="0" w:color="auto"/>
              <w:right w:val="single" w:sz="4" w:space="0" w:color="auto"/>
            </w:tcBorders>
            <w:shd w:val="clear" w:color="auto" w:fill="auto"/>
            <w:vAlign w:val="center"/>
            <w:hideMark/>
          </w:tcPr>
          <w:p w14:paraId="4286D033"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440" w:type="dxa"/>
            <w:tcBorders>
              <w:top w:val="nil"/>
              <w:left w:val="nil"/>
              <w:bottom w:val="single" w:sz="4" w:space="0" w:color="auto"/>
              <w:right w:val="single" w:sz="4" w:space="0" w:color="auto"/>
            </w:tcBorders>
            <w:shd w:val="clear" w:color="auto" w:fill="auto"/>
            <w:vAlign w:val="center"/>
            <w:hideMark/>
          </w:tcPr>
          <w:p w14:paraId="48EE1961"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71508ACF"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0E70AC" w:rsidRPr="00D22895" w14:paraId="7A36854A" w14:textId="77777777" w:rsidTr="00317A9B">
        <w:trPr>
          <w:trHeight w:val="260"/>
          <w:jc w:val="center"/>
        </w:trPr>
        <w:tc>
          <w:tcPr>
            <w:tcW w:w="300" w:type="dxa"/>
            <w:tcBorders>
              <w:top w:val="nil"/>
              <w:left w:val="single" w:sz="4" w:space="0" w:color="auto"/>
              <w:bottom w:val="nil"/>
              <w:right w:val="nil"/>
            </w:tcBorders>
            <w:shd w:val="clear" w:color="auto" w:fill="auto"/>
            <w:noWrap/>
            <w:vAlign w:val="bottom"/>
            <w:hideMark/>
          </w:tcPr>
          <w:p w14:paraId="6259013E"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0B9186B0" w14:textId="77777777" w:rsidR="000E70AC" w:rsidRPr="00D22895" w:rsidRDefault="000E70AC" w:rsidP="00904693">
            <w:pPr>
              <w:spacing w:after="0" w:line="240" w:lineRule="auto"/>
              <w:jc w:val="left"/>
              <w:rPr>
                <w:rFonts w:ascii="Calibri Light" w:eastAsia="Times New Roman" w:hAnsi="Calibri Light" w:cs="Calibri Light"/>
                <w:color w:val="000000"/>
              </w:rPr>
            </w:pPr>
          </w:p>
        </w:tc>
        <w:tc>
          <w:tcPr>
            <w:tcW w:w="1660" w:type="dxa"/>
            <w:tcBorders>
              <w:top w:val="nil"/>
              <w:left w:val="nil"/>
              <w:bottom w:val="single" w:sz="4" w:space="0" w:color="auto"/>
              <w:right w:val="single" w:sz="4" w:space="0" w:color="auto"/>
            </w:tcBorders>
            <w:shd w:val="clear" w:color="auto" w:fill="auto"/>
            <w:vAlign w:val="center"/>
            <w:hideMark/>
          </w:tcPr>
          <w:p w14:paraId="68E8B546"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T3M02_BM_PG</w:t>
            </w:r>
          </w:p>
        </w:tc>
        <w:tc>
          <w:tcPr>
            <w:tcW w:w="1500" w:type="dxa"/>
            <w:tcBorders>
              <w:top w:val="nil"/>
              <w:left w:val="nil"/>
              <w:bottom w:val="single" w:sz="4" w:space="0" w:color="auto"/>
              <w:right w:val="single" w:sz="4" w:space="0" w:color="auto"/>
            </w:tcBorders>
            <w:shd w:val="clear" w:color="auto" w:fill="auto"/>
            <w:vAlign w:val="center"/>
            <w:hideMark/>
          </w:tcPr>
          <w:p w14:paraId="427F2621"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80" w:type="dxa"/>
            <w:tcBorders>
              <w:top w:val="nil"/>
              <w:left w:val="nil"/>
              <w:bottom w:val="single" w:sz="4" w:space="0" w:color="auto"/>
              <w:right w:val="single" w:sz="4" w:space="0" w:color="auto"/>
            </w:tcBorders>
            <w:shd w:val="clear" w:color="auto" w:fill="auto"/>
            <w:vAlign w:val="center"/>
            <w:hideMark/>
          </w:tcPr>
          <w:p w14:paraId="22E6A8D1"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propylene glycol</w:t>
            </w:r>
          </w:p>
        </w:tc>
        <w:tc>
          <w:tcPr>
            <w:tcW w:w="1440" w:type="dxa"/>
            <w:tcBorders>
              <w:top w:val="nil"/>
              <w:left w:val="nil"/>
              <w:bottom w:val="single" w:sz="4" w:space="0" w:color="auto"/>
              <w:right w:val="single" w:sz="4" w:space="0" w:color="auto"/>
            </w:tcBorders>
            <w:shd w:val="clear" w:color="auto" w:fill="auto"/>
            <w:vAlign w:val="center"/>
            <w:hideMark/>
          </w:tcPr>
          <w:p w14:paraId="05E711D3"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0CA39277"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0E70AC" w:rsidRPr="00D22895" w14:paraId="44C0D18A" w14:textId="77777777" w:rsidTr="00317A9B">
        <w:trPr>
          <w:trHeight w:val="260"/>
          <w:jc w:val="center"/>
        </w:trPr>
        <w:tc>
          <w:tcPr>
            <w:tcW w:w="300" w:type="dxa"/>
            <w:tcBorders>
              <w:top w:val="nil"/>
              <w:left w:val="single" w:sz="4" w:space="0" w:color="auto"/>
              <w:bottom w:val="nil"/>
              <w:right w:val="nil"/>
            </w:tcBorders>
            <w:shd w:val="clear" w:color="auto" w:fill="auto"/>
            <w:noWrap/>
            <w:vAlign w:val="bottom"/>
            <w:hideMark/>
          </w:tcPr>
          <w:p w14:paraId="18A47294"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77CC53A1" w14:textId="77777777" w:rsidR="000E70AC" w:rsidRPr="00D22895" w:rsidRDefault="000E70AC" w:rsidP="00904693">
            <w:pPr>
              <w:spacing w:after="0" w:line="240" w:lineRule="auto"/>
              <w:jc w:val="left"/>
              <w:rPr>
                <w:rFonts w:ascii="Calibri Light" w:eastAsia="Times New Roman" w:hAnsi="Calibri Light" w:cs="Calibri Light"/>
                <w:color w:val="000000"/>
              </w:rPr>
            </w:pPr>
          </w:p>
        </w:tc>
        <w:tc>
          <w:tcPr>
            <w:tcW w:w="1660" w:type="dxa"/>
            <w:tcBorders>
              <w:top w:val="nil"/>
              <w:left w:val="nil"/>
              <w:bottom w:val="single" w:sz="4" w:space="0" w:color="auto"/>
              <w:right w:val="single" w:sz="4" w:space="0" w:color="auto"/>
            </w:tcBorders>
            <w:shd w:val="clear" w:color="auto" w:fill="auto"/>
            <w:vAlign w:val="center"/>
            <w:hideMark/>
          </w:tcPr>
          <w:p w14:paraId="74B14CB5"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T3M02_BM_FF</w:t>
            </w:r>
          </w:p>
        </w:tc>
        <w:tc>
          <w:tcPr>
            <w:tcW w:w="1500" w:type="dxa"/>
            <w:tcBorders>
              <w:top w:val="nil"/>
              <w:left w:val="nil"/>
              <w:bottom w:val="single" w:sz="4" w:space="0" w:color="auto"/>
              <w:right w:val="single" w:sz="4" w:space="0" w:color="auto"/>
            </w:tcBorders>
            <w:shd w:val="clear" w:color="auto" w:fill="auto"/>
            <w:vAlign w:val="center"/>
            <w:hideMark/>
          </w:tcPr>
          <w:p w14:paraId="50D8BA75"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80" w:type="dxa"/>
            <w:tcBorders>
              <w:top w:val="nil"/>
              <w:left w:val="nil"/>
              <w:bottom w:val="single" w:sz="4" w:space="0" w:color="auto"/>
              <w:right w:val="single" w:sz="4" w:space="0" w:color="auto"/>
            </w:tcBorders>
            <w:shd w:val="clear" w:color="auto" w:fill="auto"/>
            <w:vAlign w:val="center"/>
            <w:hideMark/>
          </w:tcPr>
          <w:p w14:paraId="2575FA57"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440" w:type="dxa"/>
            <w:tcBorders>
              <w:top w:val="nil"/>
              <w:left w:val="nil"/>
              <w:bottom w:val="single" w:sz="4" w:space="0" w:color="auto"/>
              <w:right w:val="single" w:sz="4" w:space="0" w:color="auto"/>
            </w:tcBorders>
            <w:shd w:val="clear" w:color="auto" w:fill="auto"/>
            <w:vAlign w:val="center"/>
            <w:hideMark/>
          </w:tcPr>
          <w:p w14:paraId="3A119B4C"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yes</w:t>
            </w:r>
          </w:p>
        </w:tc>
        <w:tc>
          <w:tcPr>
            <w:tcW w:w="280" w:type="dxa"/>
            <w:tcBorders>
              <w:top w:val="nil"/>
              <w:left w:val="nil"/>
              <w:bottom w:val="nil"/>
              <w:right w:val="single" w:sz="4" w:space="0" w:color="auto"/>
            </w:tcBorders>
            <w:shd w:val="clear" w:color="auto" w:fill="auto"/>
            <w:noWrap/>
            <w:vAlign w:val="bottom"/>
            <w:hideMark/>
          </w:tcPr>
          <w:p w14:paraId="507F7538"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0E70AC" w:rsidRPr="00D22895" w14:paraId="45D19573" w14:textId="77777777" w:rsidTr="00317A9B">
        <w:trPr>
          <w:trHeight w:val="260"/>
          <w:jc w:val="center"/>
        </w:trPr>
        <w:tc>
          <w:tcPr>
            <w:tcW w:w="300" w:type="dxa"/>
            <w:tcBorders>
              <w:top w:val="nil"/>
              <w:left w:val="single" w:sz="4" w:space="0" w:color="auto"/>
              <w:bottom w:val="nil"/>
              <w:right w:val="nil"/>
            </w:tcBorders>
            <w:shd w:val="clear" w:color="auto" w:fill="auto"/>
            <w:noWrap/>
            <w:vAlign w:val="bottom"/>
            <w:hideMark/>
          </w:tcPr>
          <w:p w14:paraId="34338010"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36C4B2FD" w14:textId="77777777" w:rsidR="000E70AC" w:rsidRPr="00D22895" w:rsidRDefault="000E70AC" w:rsidP="00904693">
            <w:pPr>
              <w:spacing w:after="0" w:line="240" w:lineRule="auto"/>
              <w:jc w:val="left"/>
              <w:rPr>
                <w:rFonts w:ascii="Calibri Light" w:eastAsia="Times New Roman" w:hAnsi="Calibri Light" w:cs="Calibri Light"/>
                <w:color w:val="000000"/>
              </w:rPr>
            </w:pPr>
          </w:p>
        </w:tc>
        <w:tc>
          <w:tcPr>
            <w:tcW w:w="1660" w:type="dxa"/>
            <w:tcBorders>
              <w:top w:val="nil"/>
              <w:left w:val="nil"/>
              <w:bottom w:val="single" w:sz="4" w:space="0" w:color="auto"/>
              <w:right w:val="single" w:sz="4" w:space="0" w:color="auto"/>
            </w:tcBorders>
            <w:shd w:val="clear" w:color="auto" w:fill="auto"/>
            <w:vAlign w:val="center"/>
            <w:hideMark/>
          </w:tcPr>
          <w:p w14:paraId="33137132"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T3M02_SC_FF</w:t>
            </w:r>
          </w:p>
        </w:tc>
        <w:tc>
          <w:tcPr>
            <w:tcW w:w="1500" w:type="dxa"/>
            <w:tcBorders>
              <w:top w:val="nil"/>
              <w:left w:val="nil"/>
              <w:bottom w:val="single" w:sz="4" w:space="0" w:color="auto"/>
              <w:right w:val="single" w:sz="4" w:space="0" w:color="auto"/>
            </w:tcBorders>
            <w:shd w:val="clear" w:color="auto" w:fill="auto"/>
            <w:vAlign w:val="center"/>
            <w:hideMark/>
          </w:tcPr>
          <w:p w14:paraId="0BEA6A7A"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scales</w:t>
            </w:r>
          </w:p>
        </w:tc>
        <w:tc>
          <w:tcPr>
            <w:tcW w:w="1680" w:type="dxa"/>
            <w:tcBorders>
              <w:top w:val="nil"/>
              <w:left w:val="nil"/>
              <w:bottom w:val="single" w:sz="4" w:space="0" w:color="auto"/>
              <w:right w:val="single" w:sz="4" w:space="0" w:color="auto"/>
            </w:tcBorders>
            <w:shd w:val="clear" w:color="auto" w:fill="auto"/>
            <w:vAlign w:val="center"/>
            <w:hideMark/>
          </w:tcPr>
          <w:p w14:paraId="3B037F98"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440" w:type="dxa"/>
            <w:tcBorders>
              <w:top w:val="nil"/>
              <w:left w:val="nil"/>
              <w:bottom w:val="single" w:sz="4" w:space="0" w:color="auto"/>
              <w:right w:val="single" w:sz="4" w:space="0" w:color="auto"/>
            </w:tcBorders>
            <w:shd w:val="clear" w:color="auto" w:fill="auto"/>
            <w:vAlign w:val="center"/>
            <w:hideMark/>
          </w:tcPr>
          <w:p w14:paraId="1042C9AE"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6D3FDB6B"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0E70AC" w:rsidRPr="00D22895" w14:paraId="06130574" w14:textId="77777777" w:rsidTr="00317A9B">
        <w:trPr>
          <w:trHeight w:val="260"/>
          <w:jc w:val="center"/>
        </w:trPr>
        <w:tc>
          <w:tcPr>
            <w:tcW w:w="300" w:type="dxa"/>
            <w:tcBorders>
              <w:top w:val="nil"/>
              <w:left w:val="single" w:sz="4" w:space="0" w:color="auto"/>
              <w:bottom w:val="nil"/>
              <w:right w:val="nil"/>
            </w:tcBorders>
            <w:shd w:val="clear" w:color="auto" w:fill="auto"/>
            <w:noWrap/>
            <w:vAlign w:val="bottom"/>
            <w:hideMark/>
          </w:tcPr>
          <w:p w14:paraId="145F471B"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val="restart"/>
            <w:tcBorders>
              <w:top w:val="nil"/>
              <w:left w:val="single" w:sz="4" w:space="0" w:color="auto"/>
              <w:bottom w:val="single" w:sz="4" w:space="0" w:color="auto"/>
              <w:right w:val="single" w:sz="4" w:space="0" w:color="auto"/>
            </w:tcBorders>
            <w:shd w:val="clear" w:color="auto" w:fill="auto"/>
            <w:vAlign w:val="center"/>
            <w:hideMark/>
          </w:tcPr>
          <w:p w14:paraId="2637809F"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M</w:t>
            </w:r>
          </w:p>
        </w:tc>
        <w:tc>
          <w:tcPr>
            <w:tcW w:w="1660" w:type="dxa"/>
            <w:tcBorders>
              <w:top w:val="nil"/>
              <w:left w:val="nil"/>
              <w:bottom w:val="single" w:sz="4" w:space="0" w:color="auto"/>
              <w:right w:val="single" w:sz="4" w:space="0" w:color="auto"/>
            </w:tcBorders>
            <w:shd w:val="clear" w:color="auto" w:fill="auto"/>
            <w:vAlign w:val="center"/>
            <w:hideMark/>
          </w:tcPr>
          <w:p w14:paraId="3A4E14E0"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T4M01_BM_FF</w:t>
            </w:r>
          </w:p>
        </w:tc>
        <w:tc>
          <w:tcPr>
            <w:tcW w:w="1500" w:type="dxa"/>
            <w:tcBorders>
              <w:top w:val="nil"/>
              <w:left w:val="nil"/>
              <w:bottom w:val="single" w:sz="4" w:space="0" w:color="auto"/>
              <w:right w:val="single" w:sz="4" w:space="0" w:color="auto"/>
            </w:tcBorders>
            <w:shd w:val="clear" w:color="auto" w:fill="auto"/>
            <w:vAlign w:val="center"/>
            <w:hideMark/>
          </w:tcPr>
          <w:p w14:paraId="6083A94B"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80" w:type="dxa"/>
            <w:tcBorders>
              <w:top w:val="nil"/>
              <w:left w:val="nil"/>
              <w:bottom w:val="single" w:sz="4" w:space="0" w:color="auto"/>
              <w:right w:val="single" w:sz="4" w:space="0" w:color="auto"/>
            </w:tcBorders>
            <w:shd w:val="clear" w:color="auto" w:fill="auto"/>
            <w:vAlign w:val="center"/>
            <w:hideMark/>
          </w:tcPr>
          <w:p w14:paraId="36028CDF"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440" w:type="dxa"/>
            <w:tcBorders>
              <w:top w:val="nil"/>
              <w:left w:val="nil"/>
              <w:bottom w:val="single" w:sz="4" w:space="0" w:color="auto"/>
              <w:right w:val="single" w:sz="4" w:space="0" w:color="auto"/>
            </w:tcBorders>
            <w:shd w:val="clear" w:color="auto" w:fill="auto"/>
            <w:vAlign w:val="center"/>
            <w:hideMark/>
          </w:tcPr>
          <w:p w14:paraId="1AE30CB3"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136ADFA9"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0E70AC" w:rsidRPr="00D22895" w14:paraId="291702F8" w14:textId="77777777" w:rsidTr="00317A9B">
        <w:trPr>
          <w:trHeight w:val="260"/>
          <w:jc w:val="center"/>
        </w:trPr>
        <w:tc>
          <w:tcPr>
            <w:tcW w:w="300" w:type="dxa"/>
            <w:tcBorders>
              <w:top w:val="nil"/>
              <w:left w:val="single" w:sz="4" w:space="0" w:color="auto"/>
              <w:bottom w:val="nil"/>
              <w:right w:val="nil"/>
            </w:tcBorders>
            <w:shd w:val="clear" w:color="auto" w:fill="auto"/>
            <w:noWrap/>
            <w:vAlign w:val="bottom"/>
            <w:hideMark/>
          </w:tcPr>
          <w:p w14:paraId="22C4E951"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77378869" w14:textId="77777777" w:rsidR="000E70AC" w:rsidRPr="00D22895" w:rsidRDefault="000E70AC" w:rsidP="00904693">
            <w:pPr>
              <w:spacing w:after="0" w:line="240" w:lineRule="auto"/>
              <w:jc w:val="left"/>
              <w:rPr>
                <w:rFonts w:ascii="Calibri Light" w:eastAsia="Times New Roman" w:hAnsi="Calibri Light" w:cs="Calibri Light"/>
                <w:color w:val="000000"/>
              </w:rPr>
            </w:pPr>
          </w:p>
        </w:tc>
        <w:tc>
          <w:tcPr>
            <w:tcW w:w="1660" w:type="dxa"/>
            <w:tcBorders>
              <w:top w:val="nil"/>
              <w:left w:val="nil"/>
              <w:bottom w:val="single" w:sz="4" w:space="0" w:color="auto"/>
              <w:right w:val="single" w:sz="4" w:space="0" w:color="auto"/>
            </w:tcBorders>
            <w:shd w:val="clear" w:color="auto" w:fill="auto"/>
            <w:vAlign w:val="center"/>
            <w:hideMark/>
          </w:tcPr>
          <w:p w14:paraId="287928FF"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T4M01_IO_FF</w:t>
            </w:r>
          </w:p>
        </w:tc>
        <w:tc>
          <w:tcPr>
            <w:tcW w:w="1500" w:type="dxa"/>
            <w:tcBorders>
              <w:top w:val="nil"/>
              <w:left w:val="nil"/>
              <w:bottom w:val="single" w:sz="4" w:space="0" w:color="auto"/>
              <w:right w:val="single" w:sz="4" w:space="0" w:color="auto"/>
            </w:tcBorders>
            <w:shd w:val="clear" w:color="auto" w:fill="auto"/>
            <w:vAlign w:val="center"/>
            <w:hideMark/>
          </w:tcPr>
          <w:p w14:paraId="4B26740F"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internal organ</w:t>
            </w:r>
          </w:p>
        </w:tc>
        <w:tc>
          <w:tcPr>
            <w:tcW w:w="1680" w:type="dxa"/>
            <w:tcBorders>
              <w:top w:val="nil"/>
              <w:left w:val="nil"/>
              <w:bottom w:val="single" w:sz="4" w:space="0" w:color="auto"/>
              <w:right w:val="single" w:sz="4" w:space="0" w:color="auto"/>
            </w:tcBorders>
            <w:shd w:val="clear" w:color="auto" w:fill="auto"/>
            <w:vAlign w:val="center"/>
            <w:hideMark/>
          </w:tcPr>
          <w:p w14:paraId="1D3F50D9"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440" w:type="dxa"/>
            <w:tcBorders>
              <w:top w:val="nil"/>
              <w:left w:val="nil"/>
              <w:bottom w:val="single" w:sz="4" w:space="0" w:color="auto"/>
              <w:right w:val="single" w:sz="4" w:space="0" w:color="auto"/>
            </w:tcBorders>
            <w:shd w:val="clear" w:color="auto" w:fill="auto"/>
            <w:vAlign w:val="center"/>
            <w:hideMark/>
          </w:tcPr>
          <w:p w14:paraId="210D4FCE"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yes</w:t>
            </w:r>
          </w:p>
        </w:tc>
        <w:tc>
          <w:tcPr>
            <w:tcW w:w="280" w:type="dxa"/>
            <w:tcBorders>
              <w:top w:val="nil"/>
              <w:left w:val="nil"/>
              <w:bottom w:val="nil"/>
              <w:right w:val="single" w:sz="4" w:space="0" w:color="auto"/>
            </w:tcBorders>
            <w:shd w:val="clear" w:color="auto" w:fill="auto"/>
            <w:noWrap/>
            <w:vAlign w:val="bottom"/>
            <w:hideMark/>
          </w:tcPr>
          <w:p w14:paraId="16BB4371"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0E70AC" w:rsidRPr="00D22895" w14:paraId="0715F7C3" w14:textId="77777777" w:rsidTr="00317A9B">
        <w:trPr>
          <w:trHeight w:val="260"/>
          <w:jc w:val="center"/>
        </w:trPr>
        <w:tc>
          <w:tcPr>
            <w:tcW w:w="300" w:type="dxa"/>
            <w:tcBorders>
              <w:top w:val="nil"/>
              <w:left w:val="single" w:sz="4" w:space="0" w:color="auto"/>
              <w:bottom w:val="nil"/>
              <w:right w:val="nil"/>
            </w:tcBorders>
            <w:shd w:val="clear" w:color="auto" w:fill="auto"/>
            <w:noWrap/>
            <w:vAlign w:val="bottom"/>
            <w:hideMark/>
          </w:tcPr>
          <w:p w14:paraId="72D9B16B"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24784118" w14:textId="77777777" w:rsidR="000E70AC" w:rsidRPr="00D22895" w:rsidRDefault="000E70AC" w:rsidP="00904693">
            <w:pPr>
              <w:spacing w:after="0" w:line="240" w:lineRule="auto"/>
              <w:jc w:val="left"/>
              <w:rPr>
                <w:rFonts w:ascii="Calibri Light" w:eastAsia="Times New Roman" w:hAnsi="Calibri Light" w:cs="Calibri Light"/>
                <w:color w:val="000000"/>
              </w:rPr>
            </w:pPr>
          </w:p>
        </w:tc>
        <w:tc>
          <w:tcPr>
            <w:tcW w:w="1660" w:type="dxa"/>
            <w:tcBorders>
              <w:top w:val="nil"/>
              <w:left w:val="nil"/>
              <w:bottom w:val="single" w:sz="4" w:space="0" w:color="auto"/>
              <w:right w:val="single" w:sz="4" w:space="0" w:color="auto"/>
            </w:tcBorders>
            <w:shd w:val="clear" w:color="auto" w:fill="auto"/>
            <w:vAlign w:val="center"/>
            <w:hideMark/>
          </w:tcPr>
          <w:p w14:paraId="34660CDD"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T4M01_SC_FF</w:t>
            </w:r>
          </w:p>
        </w:tc>
        <w:tc>
          <w:tcPr>
            <w:tcW w:w="1500" w:type="dxa"/>
            <w:tcBorders>
              <w:top w:val="nil"/>
              <w:left w:val="nil"/>
              <w:bottom w:val="single" w:sz="4" w:space="0" w:color="auto"/>
              <w:right w:val="single" w:sz="4" w:space="0" w:color="auto"/>
            </w:tcBorders>
            <w:shd w:val="clear" w:color="auto" w:fill="auto"/>
            <w:vAlign w:val="center"/>
            <w:hideMark/>
          </w:tcPr>
          <w:p w14:paraId="4A083747"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scales</w:t>
            </w:r>
          </w:p>
        </w:tc>
        <w:tc>
          <w:tcPr>
            <w:tcW w:w="1680" w:type="dxa"/>
            <w:tcBorders>
              <w:top w:val="nil"/>
              <w:left w:val="nil"/>
              <w:bottom w:val="single" w:sz="4" w:space="0" w:color="auto"/>
              <w:right w:val="single" w:sz="4" w:space="0" w:color="auto"/>
            </w:tcBorders>
            <w:shd w:val="clear" w:color="auto" w:fill="auto"/>
            <w:vAlign w:val="center"/>
            <w:hideMark/>
          </w:tcPr>
          <w:p w14:paraId="383D7317"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440" w:type="dxa"/>
            <w:tcBorders>
              <w:top w:val="nil"/>
              <w:left w:val="nil"/>
              <w:bottom w:val="single" w:sz="4" w:space="0" w:color="auto"/>
              <w:right w:val="single" w:sz="4" w:space="0" w:color="auto"/>
            </w:tcBorders>
            <w:shd w:val="clear" w:color="auto" w:fill="auto"/>
            <w:vAlign w:val="center"/>
            <w:hideMark/>
          </w:tcPr>
          <w:p w14:paraId="2874FA18"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2AAB4229"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0E70AC" w:rsidRPr="00D22895" w14:paraId="5BA5912D" w14:textId="77777777" w:rsidTr="00317A9B">
        <w:trPr>
          <w:trHeight w:val="280"/>
          <w:jc w:val="center"/>
        </w:trPr>
        <w:tc>
          <w:tcPr>
            <w:tcW w:w="300" w:type="dxa"/>
            <w:tcBorders>
              <w:top w:val="nil"/>
              <w:left w:val="single" w:sz="4" w:space="0" w:color="auto"/>
              <w:bottom w:val="single" w:sz="4" w:space="0" w:color="auto"/>
              <w:right w:val="nil"/>
            </w:tcBorders>
            <w:shd w:val="clear" w:color="auto" w:fill="auto"/>
            <w:noWrap/>
            <w:vAlign w:val="bottom"/>
            <w:hideMark/>
          </w:tcPr>
          <w:p w14:paraId="70CEB7A6"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tcBorders>
              <w:top w:val="nil"/>
              <w:left w:val="nil"/>
              <w:bottom w:val="single" w:sz="4" w:space="0" w:color="auto"/>
              <w:right w:val="nil"/>
            </w:tcBorders>
            <w:shd w:val="clear" w:color="auto" w:fill="auto"/>
            <w:noWrap/>
            <w:vAlign w:val="bottom"/>
            <w:hideMark/>
          </w:tcPr>
          <w:p w14:paraId="456843E8"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660" w:type="dxa"/>
            <w:tcBorders>
              <w:top w:val="nil"/>
              <w:left w:val="nil"/>
              <w:bottom w:val="single" w:sz="4" w:space="0" w:color="auto"/>
              <w:right w:val="nil"/>
            </w:tcBorders>
            <w:shd w:val="clear" w:color="auto" w:fill="auto"/>
            <w:noWrap/>
            <w:vAlign w:val="bottom"/>
            <w:hideMark/>
          </w:tcPr>
          <w:p w14:paraId="4C01E4A3"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500" w:type="dxa"/>
            <w:tcBorders>
              <w:top w:val="nil"/>
              <w:left w:val="nil"/>
              <w:bottom w:val="single" w:sz="4" w:space="0" w:color="auto"/>
              <w:right w:val="nil"/>
            </w:tcBorders>
            <w:shd w:val="clear" w:color="auto" w:fill="auto"/>
            <w:noWrap/>
            <w:vAlign w:val="bottom"/>
            <w:hideMark/>
          </w:tcPr>
          <w:p w14:paraId="7FAD1462"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680" w:type="dxa"/>
            <w:tcBorders>
              <w:top w:val="nil"/>
              <w:left w:val="nil"/>
              <w:bottom w:val="single" w:sz="4" w:space="0" w:color="auto"/>
              <w:right w:val="nil"/>
            </w:tcBorders>
            <w:shd w:val="clear" w:color="auto" w:fill="auto"/>
            <w:noWrap/>
            <w:vAlign w:val="bottom"/>
            <w:hideMark/>
          </w:tcPr>
          <w:p w14:paraId="2DF3E545"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440" w:type="dxa"/>
            <w:tcBorders>
              <w:top w:val="nil"/>
              <w:left w:val="nil"/>
              <w:bottom w:val="single" w:sz="4" w:space="0" w:color="auto"/>
              <w:right w:val="nil"/>
            </w:tcBorders>
            <w:shd w:val="clear" w:color="auto" w:fill="auto"/>
            <w:noWrap/>
            <w:vAlign w:val="bottom"/>
            <w:hideMark/>
          </w:tcPr>
          <w:p w14:paraId="00AF50AD"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280" w:type="dxa"/>
            <w:tcBorders>
              <w:top w:val="nil"/>
              <w:left w:val="nil"/>
              <w:bottom w:val="single" w:sz="4" w:space="0" w:color="auto"/>
              <w:right w:val="single" w:sz="4" w:space="0" w:color="auto"/>
            </w:tcBorders>
            <w:shd w:val="clear" w:color="auto" w:fill="auto"/>
            <w:noWrap/>
            <w:vAlign w:val="bottom"/>
            <w:hideMark/>
          </w:tcPr>
          <w:p w14:paraId="60B6B0B2"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bl>
    <w:p w14:paraId="27C2ECD6" w14:textId="3675B214" w:rsidR="003F5039" w:rsidRDefault="003F5039" w:rsidP="003F5039">
      <w:pPr>
        <w:spacing w:line="480" w:lineRule="auto"/>
      </w:pPr>
    </w:p>
    <w:p w14:paraId="4AA37E42" w14:textId="343F3526" w:rsidR="000E70AC" w:rsidRDefault="000E70AC" w:rsidP="003F5039">
      <w:pPr>
        <w:spacing w:line="480" w:lineRule="auto"/>
      </w:pPr>
      <w:r>
        <w:br w:type="page"/>
      </w:r>
    </w:p>
    <w:p w14:paraId="3066F7BA" w14:textId="77777777" w:rsidR="000E70AC" w:rsidRDefault="000E70AC" w:rsidP="00904693">
      <w:pPr>
        <w:spacing w:after="0" w:line="240" w:lineRule="auto"/>
        <w:jc w:val="left"/>
        <w:rPr>
          <w:rFonts w:ascii="Calibri Light" w:eastAsia="Times New Roman" w:hAnsi="Calibri Light" w:cs="Calibri Light"/>
          <w:color w:val="000000"/>
        </w:rPr>
        <w:sectPr w:rsidR="000E70AC" w:rsidSect="000E70AC">
          <w:pgSz w:w="12240" w:h="15840"/>
          <w:pgMar w:top="1440" w:right="1440" w:bottom="1440" w:left="1440" w:header="720" w:footer="720" w:gutter="0"/>
          <w:cols w:space="720"/>
          <w:docGrid w:linePitch="360"/>
        </w:sectPr>
      </w:pPr>
    </w:p>
    <w:tbl>
      <w:tblPr>
        <w:tblW w:w="13700" w:type="dxa"/>
        <w:jc w:val="center"/>
        <w:tblLook w:val="04A0" w:firstRow="1" w:lastRow="0" w:firstColumn="1" w:lastColumn="0" w:noHBand="0" w:noVBand="1"/>
      </w:tblPr>
      <w:tblGrid>
        <w:gridCol w:w="262"/>
        <w:gridCol w:w="490"/>
        <w:gridCol w:w="2107"/>
        <w:gridCol w:w="2571"/>
        <w:gridCol w:w="1709"/>
        <w:gridCol w:w="1740"/>
        <w:gridCol w:w="1878"/>
        <w:gridCol w:w="591"/>
        <w:gridCol w:w="2259"/>
        <w:gridCol w:w="262"/>
        <w:gridCol w:w="262"/>
      </w:tblGrid>
      <w:tr w:rsidR="007E7567" w:rsidRPr="007E7567" w14:paraId="02E1A725" w14:textId="77777777" w:rsidTr="007E7567">
        <w:trPr>
          <w:gridAfter w:val="1"/>
          <w:wAfter w:w="93" w:type="dxa"/>
          <w:trHeight w:val="240"/>
          <w:jc w:val="center"/>
        </w:trPr>
        <w:tc>
          <w:tcPr>
            <w:tcW w:w="240" w:type="dxa"/>
            <w:tcBorders>
              <w:top w:val="single" w:sz="4" w:space="0" w:color="auto"/>
              <w:left w:val="single" w:sz="4" w:space="0" w:color="auto"/>
              <w:bottom w:val="nil"/>
              <w:right w:val="nil"/>
            </w:tcBorders>
            <w:shd w:val="clear" w:color="auto" w:fill="auto"/>
            <w:noWrap/>
            <w:vAlign w:val="bottom"/>
            <w:hideMark/>
          </w:tcPr>
          <w:p w14:paraId="50EE8E23" w14:textId="77777777" w:rsidR="007E7567" w:rsidRPr="007E7567" w:rsidRDefault="007E7567" w:rsidP="007E7567">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lastRenderedPageBreak/>
              <w:t> </w:t>
            </w:r>
          </w:p>
        </w:tc>
        <w:tc>
          <w:tcPr>
            <w:tcW w:w="13127" w:type="dxa"/>
            <w:gridSpan w:val="8"/>
            <w:tcBorders>
              <w:top w:val="single" w:sz="4" w:space="0" w:color="auto"/>
              <w:left w:val="nil"/>
              <w:bottom w:val="nil"/>
              <w:right w:val="nil"/>
            </w:tcBorders>
            <w:shd w:val="clear" w:color="auto" w:fill="auto"/>
            <w:noWrap/>
            <w:vAlign w:val="bottom"/>
            <w:hideMark/>
          </w:tcPr>
          <w:p w14:paraId="6ACFAB54" w14:textId="77777777" w:rsidR="007E7567" w:rsidRPr="007E7567" w:rsidRDefault="007E7567" w:rsidP="007E7567">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240" w:type="dxa"/>
            <w:tcBorders>
              <w:top w:val="single" w:sz="4" w:space="0" w:color="auto"/>
              <w:left w:val="nil"/>
              <w:bottom w:val="nil"/>
              <w:right w:val="single" w:sz="4" w:space="0" w:color="auto"/>
            </w:tcBorders>
            <w:shd w:val="clear" w:color="auto" w:fill="auto"/>
            <w:noWrap/>
            <w:vAlign w:val="bottom"/>
            <w:hideMark/>
          </w:tcPr>
          <w:p w14:paraId="3BECB4D2" w14:textId="77777777" w:rsidR="007E7567" w:rsidRPr="007E7567" w:rsidRDefault="007E7567" w:rsidP="007E7567">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r>
      <w:tr w:rsidR="007E7567" w:rsidRPr="007E7567" w14:paraId="4A31DBE4" w14:textId="77777777" w:rsidTr="007E7567">
        <w:trPr>
          <w:trHeight w:val="280"/>
          <w:jc w:val="center"/>
        </w:trPr>
        <w:tc>
          <w:tcPr>
            <w:tcW w:w="240" w:type="dxa"/>
            <w:tcBorders>
              <w:top w:val="nil"/>
              <w:left w:val="single" w:sz="4" w:space="0" w:color="auto"/>
              <w:bottom w:val="nil"/>
              <w:right w:val="nil"/>
            </w:tcBorders>
            <w:shd w:val="clear" w:color="auto" w:fill="auto"/>
            <w:noWrap/>
            <w:vAlign w:val="bottom"/>
            <w:hideMark/>
          </w:tcPr>
          <w:p w14:paraId="25D5FB87" w14:textId="77777777" w:rsidR="007E7567" w:rsidRPr="007E7567" w:rsidRDefault="007E7567" w:rsidP="007E7567">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8497" w:type="dxa"/>
            <w:gridSpan w:val="5"/>
            <w:tcBorders>
              <w:top w:val="nil"/>
              <w:left w:val="nil"/>
              <w:bottom w:val="nil"/>
              <w:right w:val="nil"/>
            </w:tcBorders>
            <w:shd w:val="clear" w:color="auto" w:fill="auto"/>
            <w:noWrap/>
            <w:vAlign w:val="bottom"/>
            <w:hideMark/>
          </w:tcPr>
          <w:p w14:paraId="1D1F2FA8" w14:textId="77777777" w:rsidR="007E7567" w:rsidRPr="007E7567" w:rsidRDefault="007E7567" w:rsidP="007E7567">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b/>
                <w:bCs/>
                <w:color w:val="000000"/>
              </w:rPr>
              <w:t xml:space="preserve">Table 2.3. </w:t>
            </w:r>
            <w:r w:rsidRPr="007E7567">
              <w:rPr>
                <w:rFonts w:ascii="Calibri Light" w:eastAsia="Times New Roman" w:hAnsi="Calibri Light" w:cs="Calibri Light"/>
                <w:color w:val="000000"/>
              </w:rPr>
              <w:t>Raw sequencing data metrics for the delta smelt genome assembly.</w:t>
            </w:r>
          </w:p>
        </w:tc>
        <w:tc>
          <w:tcPr>
            <w:tcW w:w="1878" w:type="dxa"/>
            <w:tcBorders>
              <w:top w:val="nil"/>
              <w:left w:val="nil"/>
              <w:bottom w:val="nil"/>
              <w:right w:val="nil"/>
            </w:tcBorders>
            <w:shd w:val="clear" w:color="auto" w:fill="auto"/>
            <w:noWrap/>
            <w:vAlign w:val="bottom"/>
            <w:hideMark/>
          </w:tcPr>
          <w:p w14:paraId="507400B2" w14:textId="77777777" w:rsidR="007E7567" w:rsidRPr="007E7567" w:rsidRDefault="007E7567" w:rsidP="007E7567">
            <w:pPr>
              <w:spacing w:after="0" w:line="240" w:lineRule="auto"/>
              <w:jc w:val="left"/>
              <w:rPr>
                <w:rFonts w:ascii="Calibri Light" w:eastAsia="Times New Roman" w:hAnsi="Calibri Light" w:cs="Calibri Light"/>
                <w:color w:val="000000"/>
              </w:rPr>
            </w:pPr>
          </w:p>
        </w:tc>
        <w:tc>
          <w:tcPr>
            <w:tcW w:w="493" w:type="dxa"/>
            <w:tcBorders>
              <w:top w:val="nil"/>
              <w:left w:val="nil"/>
              <w:bottom w:val="nil"/>
              <w:right w:val="nil"/>
            </w:tcBorders>
            <w:shd w:val="clear" w:color="auto" w:fill="auto"/>
            <w:noWrap/>
            <w:vAlign w:val="bottom"/>
            <w:hideMark/>
          </w:tcPr>
          <w:p w14:paraId="0D4B7D24" w14:textId="77777777" w:rsidR="007E7567" w:rsidRPr="007E7567" w:rsidRDefault="007E7567" w:rsidP="007E7567">
            <w:pPr>
              <w:spacing w:after="0" w:line="240" w:lineRule="auto"/>
              <w:jc w:val="left"/>
              <w:rPr>
                <w:rFonts w:ascii="Times New Roman" w:eastAsia="Times New Roman" w:hAnsi="Times New Roman" w:cs="Times New Roman"/>
              </w:rPr>
            </w:pPr>
          </w:p>
        </w:tc>
        <w:tc>
          <w:tcPr>
            <w:tcW w:w="2259" w:type="dxa"/>
            <w:tcBorders>
              <w:top w:val="nil"/>
              <w:left w:val="nil"/>
              <w:bottom w:val="nil"/>
              <w:right w:val="nil"/>
            </w:tcBorders>
            <w:shd w:val="clear" w:color="auto" w:fill="auto"/>
            <w:noWrap/>
            <w:vAlign w:val="bottom"/>
            <w:hideMark/>
          </w:tcPr>
          <w:p w14:paraId="240C84B4" w14:textId="77777777" w:rsidR="007E7567" w:rsidRPr="007E7567" w:rsidRDefault="007E7567" w:rsidP="007E7567">
            <w:pPr>
              <w:spacing w:after="0" w:line="240" w:lineRule="auto"/>
              <w:jc w:val="left"/>
              <w:rPr>
                <w:rFonts w:ascii="Times New Roman" w:eastAsia="Times New Roman" w:hAnsi="Times New Roman" w:cs="Times New Roman"/>
              </w:rPr>
            </w:pPr>
          </w:p>
        </w:tc>
        <w:tc>
          <w:tcPr>
            <w:tcW w:w="240" w:type="dxa"/>
            <w:tcBorders>
              <w:top w:val="nil"/>
              <w:left w:val="nil"/>
              <w:bottom w:val="nil"/>
              <w:right w:val="nil"/>
            </w:tcBorders>
            <w:shd w:val="clear" w:color="auto" w:fill="auto"/>
            <w:noWrap/>
            <w:vAlign w:val="bottom"/>
            <w:hideMark/>
          </w:tcPr>
          <w:p w14:paraId="0F4BB0D4" w14:textId="77777777" w:rsidR="007E7567" w:rsidRPr="007E7567" w:rsidRDefault="007E7567" w:rsidP="007E7567">
            <w:pPr>
              <w:spacing w:after="0" w:line="240" w:lineRule="auto"/>
              <w:jc w:val="left"/>
              <w:rPr>
                <w:rFonts w:ascii="Times New Roman" w:eastAsia="Times New Roman" w:hAnsi="Times New Roman" w:cs="Times New Roman"/>
              </w:rPr>
            </w:pPr>
          </w:p>
        </w:tc>
        <w:tc>
          <w:tcPr>
            <w:tcW w:w="93" w:type="dxa"/>
            <w:tcBorders>
              <w:top w:val="nil"/>
              <w:left w:val="nil"/>
              <w:bottom w:val="nil"/>
              <w:right w:val="single" w:sz="4" w:space="0" w:color="auto"/>
            </w:tcBorders>
            <w:shd w:val="clear" w:color="auto" w:fill="auto"/>
            <w:noWrap/>
            <w:vAlign w:val="bottom"/>
            <w:hideMark/>
          </w:tcPr>
          <w:p w14:paraId="65CB7AC6" w14:textId="77777777" w:rsidR="007E7567" w:rsidRPr="007E7567" w:rsidRDefault="007E7567" w:rsidP="007E7567">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r>
      <w:tr w:rsidR="007E7567" w:rsidRPr="007E7567" w14:paraId="75D51B5F" w14:textId="77777777" w:rsidTr="007E7567">
        <w:trPr>
          <w:trHeight w:val="280"/>
          <w:jc w:val="center"/>
        </w:trPr>
        <w:tc>
          <w:tcPr>
            <w:tcW w:w="240" w:type="dxa"/>
            <w:tcBorders>
              <w:top w:val="nil"/>
              <w:left w:val="single" w:sz="4" w:space="0" w:color="auto"/>
              <w:bottom w:val="nil"/>
              <w:right w:val="nil"/>
            </w:tcBorders>
            <w:shd w:val="clear" w:color="auto" w:fill="auto"/>
            <w:noWrap/>
            <w:vAlign w:val="bottom"/>
            <w:hideMark/>
          </w:tcPr>
          <w:p w14:paraId="75CD8B1F" w14:textId="77777777" w:rsidR="007E7567" w:rsidRPr="007E7567" w:rsidRDefault="007E7567" w:rsidP="007E7567">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37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695F2789" w14:textId="77777777" w:rsidR="007E7567" w:rsidRPr="007E7567" w:rsidRDefault="007E7567" w:rsidP="007E7567">
            <w:pPr>
              <w:spacing w:after="0" w:line="240" w:lineRule="auto"/>
              <w:jc w:val="center"/>
              <w:rPr>
                <w:rFonts w:ascii="Calibri Light" w:eastAsia="Times New Roman" w:hAnsi="Calibri Light" w:cs="Calibri Light"/>
                <w:b/>
                <w:bCs/>
                <w:color w:val="000000"/>
              </w:rPr>
            </w:pPr>
            <w:r w:rsidRPr="007E7567">
              <w:rPr>
                <w:rFonts w:ascii="Calibri Light" w:eastAsia="Times New Roman" w:hAnsi="Calibri Light" w:cs="Calibri Light"/>
                <w:b/>
                <w:bCs/>
                <w:color w:val="000000"/>
              </w:rPr>
              <w:t>Sex</w:t>
            </w:r>
          </w:p>
        </w:tc>
        <w:tc>
          <w:tcPr>
            <w:tcW w:w="2107" w:type="dxa"/>
            <w:tcBorders>
              <w:top w:val="single" w:sz="4" w:space="0" w:color="auto"/>
              <w:left w:val="nil"/>
              <w:bottom w:val="single" w:sz="4" w:space="0" w:color="auto"/>
              <w:right w:val="single" w:sz="4" w:space="0" w:color="auto"/>
            </w:tcBorders>
            <w:shd w:val="clear" w:color="000000" w:fill="D9D9D9"/>
            <w:noWrap/>
            <w:vAlign w:val="bottom"/>
            <w:hideMark/>
          </w:tcPr>
          <w:p w14:paraId="027C959B" w14:textId="77777777" w:rsidR="007E7567" w:rsidRPr="007E7567" w:rsidRDefault="007E7567" w:rsidP="007E7567">
            <w:pPr>
              <w:spacing w:after="0" w:line="240" w:lineRule="auto"/>
              <w:jc w:val="center"/>
              <w:rPr>
                <w:rFonts w:ascii="Calibri Light" w:eastAsia="Times New Roman" w:hAnsi="Calibri Light" w:cs="Calibri Light"/>
                <w:b/>
                <w:bCs/>
                <w:color w:val="000000"/>
              </w:rPr>
            </w:pPr>
            <w:proofErr w:type="spellStart"/>
            <w:r w:rsidRPr="007E7567">
              <w:rPr>
                <w:rFonts w:ascii="Calibri Light" w:eastAsia="Times New Roman" w:hAnsi="Calibri Light" w:cs="Calibri Light"/>
                <w:b/>
                <w:bCs/>
                <w:color w:val="000000"/>
              </w:rPr>
              <w:t>Sequening</w:t>
            </w:r>
            <w:proofErr w:type="spellEnd"/>
            <w:r w:rsidRPr="007E7567">
              <w:rPr>
                <w:rFonts w:ascii="Calibri Light" w:eastAsia="Times New Roman" w:hAnsi="Calibri Light" w:cs="Calibri Light"/>
                <w:b/>
                <w:bCs/>
                <w:color w:val="000000"/>
              </w:rPr>
              <w:t xml:space="preserve"> Company</w:t>
            </w:r>
          </w:p>
        </w:tc>
        <w:tc>
          <w:tcPr>
            <w:tcW w:w="2571" w:type="dxa"/>
            <w:tcBorders>
              <w:top w:val="single" w:sz="4" w:space="0" w:color="auto"/>
              <w:left w:val="nil"/>
              <w:bottom w:val="single" w:sz="4" w:space="0" w:color="auto"/>
              <w:right w:val="single" w:sz="4" w:space="0" w:color="auto"/>
            </w:tcBorders>
            <w:shd w:val="clear" w:color="000000" w:fill="D9D9D9"/>
            <w:noWrap/>
            <w:vAlign w:val="bottom"/>
            <w:hideMark/>
          </w:tcPr>
          <w:p w14:paraId="0083FED4" w14:textId="77777777" w:rsidR="007E7567" w:rsidRPr="007E7567" w:rsidRDefault="007E7567" w:rsidP="007E7567">
            <w:pPr>
              <w:spacing w:after="0" w:line="240" w:lineRule="auto"/>
              <w:jc w:val="center"/>
              <w:rPr>
                <w:rFonts w:ascii="Calibri Light" w:eastAsia="Times New Roman" w:hAnsi="Calibri Light" w:cs="Calibri Light"/>
                <w:b/>
                <w:bCs/>
                <w:color w:val="000000"/>
              </w:rPr>
            </w:pPr>
            <w:r w:rsidRPr="007E7567">
              <w:rPr>
                <w:rFonts w:ascii="Calibri Light" w:eastAsia="Times New Roman" w:hAnsi="Calibri Light" w:cs="Calibri Light"/>
                <w:b/>
                <w:bCs/>
                <w:color w:val="000000"/>
              </w:rPr>
              <w:t>Run ID</w:t>
            </w:r>
          </w:p>
        </w:tc>
        <w:tc>
          <w:tcPr>
            <w:tcW w:w="1709" w:type="dxa"/>
            <w:tcBorders>
              <w:top w:val="single" w:sz="4" w:space="0" w:color="auto"/>
              <w:left w:val="nil"/>
              <w:bottom w:val="single" w:sz="4" w:space="0" w:color="auto"/>
              <w:right w:val="single" w:sz="4" w:space="0" w:color="auto"/>
            </w:tcBorders>
            <w:shd w:val="clear" w:color="000000" w:fill="D9D9D9"/>
            <w:noWrap/>
            <w:vAlign w:val="bottom"/>
            <w:hideMark/>
          </w:tcPr>
          <w:p w14:paraId="62D3C23D" w14:textId="77777777" w:rsidR="007E7567" w:rsidRPr="007E7567" w:rsidRDefault="007E7567" w:rsidP="007E7567">
            <w:pPr>
              <w:spacing w:after="0" w:line="240" w:lineRule="auto"/>
              <w:jc w:val="center"/>
              <w:rPr>
                <w:rFonts w:ascii="Calibri Light" w:eastAsia="Times New Roman" w:hAnsi="Calibri Light" w:cs="Calibri Light"/>
                <w:b/>
                <w:bCs/>
                <w:color w:val="000000"/>
              </w:rPr>
            </w:pPr>
            <w:r w:rsidRPr="007E7567">
              <w:rPr>
                <w:rFonts w:ascii="Calibri Light" w:eastAsia="Times New Roman" w:hAnsi="Calibri Light" w:cs="Calibri Light"/>
                <w:b/>
                <w:bCs/>
                <w:color w:val="000000"/>
              </w:rPr>
              <w:t>Number of Bases</w:t>
            </w:r>
          </w:p>
        </w:tc>
        <w:tc>
          <w:tcPr>
            <w:tcW w:w="1740" w:type="dxa"/>
            <w:tcBorders>
              <w:top w:val="single" w:sz="4" w:space="0" w:color="auto"/>
              <w:left w:val="nil"/>
              <w:bottom w:val="single" w:sz="4" w:space="0" w:color="auto"/>
              <w:right w:val="single" w:sz="4" w:space="0" w:color="auto"/>
            </w:tcBorders>
            <w:shd w:val="clear" w:color="000000" w:fill="D9D9D9"/>
            <w:noWrap/>
            <w:vAlign w:val="bottom"/>
            <w:hideMark/>
          </w:tcPr>
          <w:p w14:paraId="70CF89F9" w14:textId="77777777" w:rsidR="007E7567" w:rsidRPr="007E7567" w:rsidRDefault="007E7567" w:rsidP="007E7567">
            <w:pPr>
              <w:spacing w:after="0" w:line="240" w:lineRule="auto"/>
              <w:jc w:val="center"/>
              <w:rPr>
                <w:rFonts w:ascii="Calibri Light" w:eastAsia="Times New Roman" w:hAnsi="Calibri Light" w:cs="Calibri Light"/>
                <w:b/>
                <w:bCs/>
                <w:color w:val="000000"/>
              </w:rPr>
            </w:pPr>
            <w:r w:rsidRPr="007E7567">
              <w:rPr>
                <w:rFonts w:ascii="Calibri Light" w:eastAsia="Times New Roman" w:hAnsi="Calibri Light" w:cs="Calibri Light"/>
                <w:b/>
                <w:bCs/>
                <w:color w:val="000000"/>
              </w:rPr>
              <w:t>Number of Reads</w:t>
            </w:r>
          </w:p>
        </w:tc>
        <w:tc>
          <w:tcPr>
            <w:tcW w:w="1878" w:type="dxa"/>
            <w:tcBorders>
              <w:top w:val="single" w:sz="4" w:space="0" w:color="auto"/>
              <w:left w:val="nil"/>
              <w:bottom w:val="single" w:sz="4" w:space="0" w:color="auto"/>
              <w:right w:val="single" w:sz="4" w:space="0" w:color="auto"/>
            </w:tcBorders>
            <w:shd w:val="clear" w:color="000000" w:fill="D9D9D9"/>
            <w:noWrap/>
            <w:vAlign w:val="bottom"/>
            <w:hideMark/>
          </w:tcPr>
          <w:p w14:paraId="64ED1129" w14:textId="77777777" w:rsidR="007E7567" w:rsidRPr="007E7567" w:rsidRDefault="007E7567" w:rsidP="007E7567">
            <w:pPr>
              <w:spacing w:after="0" w:line="240" w:lineRule="auto"/>
              <w:jc w:val="center"/>
              <w:rPr>
                <w:rFonts w:ascii="Calibri Light" w:eastAsia="Times New Roman" w:hAnsi="Calibri Light" w:cs="Calibri Light"/>
                <w:b/>
                <w:bCs/>
                <w:color w:val="000000"/>
              </w:rPr>
            </w:pPr>
            <w:r w:rsidRPr="007E7567">
              <w:rPr>
                <w:rFonts w:ascii="Calibri Light" w:eastAsia="Times New Roman" w:hAnsi="Calibri Light" w:cs="Calibri Light"/>
                <w:b/>
                <w:bCs/>
                <w:color w:val="000000"/>
              </w:rPr>
              <w:t>Mean Read Length</w:t>
            </w:r>
          </w:p>
        </w:tc>
        <w:tc>
          <w:tcPr>
            <w:tcW w:w="493" w:type="dxa"/>
            <w:tcBorders>
              <w:top w:val="single" w:sz="4" w:space="0" w:color="auto"/>
              <w:left w:val="nil"/>
              <w:bottom w:val="single" w:sz="4" w:space="0" w:color="auto"/>
              <w:right w:val="single" w:sz="4" w:space="0" w:color="auto"/>
            </w:tcBorders>
            <w:shd w:val="clear" w:color="000000" w:fill="D9D9D9"/>
            <w:noWrap/>
            <w:vAlign w:val="bottom"/>
            <w:hideMark/>
          </w:tcPr>
          <w:p w14:paraId="75B84DE6" w14:textId="77777777" w:rsidR="007E7567" w:rsidRPr="007E7567" w:rsidRDefault="007E7567" w:rsidP="007E7567">
            <w:pPr>
              <w:spacing w:after="0" w:line="240" w:lineRule="auto"/>
              <w:jc w:val="center"/>
              <w:rPr>
                <w:rFonts w:ascii="Calibri Light" w:eastAsia="Times New Roman" w:hAnsi="Calibri Light" w:cs="Calibri Light"/>
                <w:b/>
                <w:bCs/>
                <w:color w:val="000000"/>
              </w:rPr>
            </w:pPr>
            <w:r w:rsidRPr="007E7567">
              <w:rPr>
                <w:rFonts w:ascii="Calibri Light" w:eastAsia="Times New Roman" w:hAnsi="Calibri Light" w:cs="Calibri Light"/>
                <w:b/>
                <w:bCs/>
                <w:color w:val="000000"/>
              </w:rPr>
              <w:t>GC%</w:t>
            </w:r>
          </w:p>
        </w:tc>
        <w:tc>
          <w:tcPr>
            <w:tcW w:w="2259" w:type="dxa"/>
            <w:tcBorders>
              <w:top w:val="single" w:sz="4" w:space="0" w:color="auto"/>
              <w:left w:val="nil"/>
              <w:bottom w:val="single" w:sz="4" w:space="0" w:color="auto"/>
              <w:right w:val="single" w:sz="4" w:space="0" w:color="auto"/>
            </w:tcBorders>
            <w:shd w:val="clear" w:color="000000" w:fill="D9D9D9"/>
            <w:noWrap/>
            <w:vAlign w:val="bottom"/>
            <w:hideMark/>
          </w:tcPr>
          <w:p w14:paraId="3A9161FF" w14:textId="77777777" w:rsidR="007E7567" w:rsidRPr="007E7567" w:rsidRDefault="007E7567" w:rsidP="007E7567">
            <w:pPr>
              <w:spacing w:after="0" w:line="240" w:lineRule="auto"/>
              <w:jc w:val="center"/>
              <w:rPr>
                <w:rFonts w:ascii="Calibri Light" w:eastAsia="Times New Roman" w:hAnsi="Calibri Light" w:cs="Calibri Light"/>
                <w:b/>
                <w:bCs/>
                <w:color w:val="000000"/>
              </w:rPr>
            </w:pPr>
            <w:r w:rsidRPr="007E7567">
              <w:rPr>
                <w:rFonts w:ascii="Calibri Light" w:eastAsia="Times New Roman" w:hAnsi="Calibri Light" w:cs="Calibri Light"/>
                <w:b/>
                <w:bCs/>
                <w:color w:val="000000"/>
              </w:rPr>
              <w:t>Average Read Quality*</w:t>
            </w:r>
          </w:p>
        </w:tc>
        <w:tc>
          <w:tcPr>
            <w:tcW w:w="240" w:type="dxa"/>
            <w:tcBorders>
              <w:top w:val="nil"/>
              <w:left w:val="nil"/>
              <w:bottom w:val="nil"/>
              <w:right w:val="single" w:sz="4" w:space="0" w:color="auto"/>
            </w:tcBorders>
            <w:shd w:val="clear" w:color="auto" w:fill="auto"/>
            <w:noWrap/>
            <w:vAlign w:val="bottom"/>
            <w:hideMark/>
          </w:tcPr>
          <w:p w14:paraId="76694DC6" w14:textId="77777777" w:rsidR="007E7567" w:rsidRPr="007E7567" w:rsidRDefault="007E7567" w:rsidP="007E7567">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93" w:type="dxa"/>
            <w:vAlign w:val="center"/>
            <w:hideMark/>
          </w:tcPr>
          <w:p w14:paraId="40D9927A" w14:textId="77777777" w:rsidR="007E7567" w:rsidRPr="007E7567" w:rsidRDefault="007E7567" w:rsidP="007E7567">
            <w:pPr>
              <w:spacing w:after="0" w:line="240" w:lineRule="auto"/>
              <w:jc w:val="left"/>
              <w:rPr>
                <w:rFonts w:ascii="Times New Roman" w:eastAsia="Times New Roman" w:hAnsi="Times New Roman" w:cs="Times New Roman"/>
              </w:rPr>
            </w:pPr>
          </w:p>
        </w:tc>
      </w:tr>
      <w:tr w:rsidR="007E7567" w:rsidRPr="007E7567" w14:paraId="50CA1A96" w14:textId="77777777" w:rsidTr="007E7567">
        <w:trPr>
          <w:trHeight w:val="280"/>
          <w:jc w:val="center"/>
        </w:trPr>
        <w:tc>
          <w:tcPr>
            <w:tcW w:w="240" w:type="dxa"/>
            <w:tcBorders>
              <w:top w:val="nil"/>
              <w:left w:val="single" w:sz="4" w:space="0" w:color="auto"/>
              <w:bottom w:val="nil"/>
              <w:right w:val="nil"/>
            </w:tcBorders>
            <w:shd w:val="clear" w:color="auto" w:fill="auto"/>
            <w:noWrap/>
            <w:vAlign w:val="bottom"/>
            <w:hideMark/>
          </w:tcPr>
          <w:p w14:paraId="0B880F8A" w14:textId="77777777" w:rsidR="007E7567" w:rsidRPr="007E7567" w:rsidRDefault="007E7567" w:rsidP="007E7567">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370" w:type="dxa"/>
            <w:tcBorders>
              <w:top w:val="nil"/>
              <w:left w:val="single" w:sz="4" w:space="0" w:color="auto"/>
              <w:bottom w:val="single" w:sz="4" w:space="0" w:color="auto"/>
              <w:right w:val="single" w:sz="4" w:space="0" w:color="auto"/>
            </w:tcBorders>
            <w:shd w:val="clear" w:color="auto" w:fill="auto"/>
            <w:noWrap/>
            <w:vAlign w:val="bottom"/>
            <w:hideMark/>
          </w:tcPr>
          <w:p w14:paraId="7DC8D6B4" w14:textId="77777777" w:rsidR="007E7567" w:rsidRPr="007E7567" w:rsidRDefault="007E7567" w:rsidP="007E7567">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F</w:t>
            </w:r>
          </w:p>
        </w:tc>
        <w:tc>
          <w:tcPr>
            <w:tcW w:w="2107" w:type="dxa"/>
            <w:tcBorders>
              <w:top w:val="nil"/>
              <w:left w:val="nil"/>
              <w:bottom w:val="single" w:sz="4" w:space="0" w:color="auto"/>
              <w:right w:val="single" w:sz="4" w:space="0" w:color="auto"/>
            </w:tcBorders>
            <w:shd w:val="clear" w:color="auto" w:fill="auto"/>
            <w:noWrap/>
            <w:vAlign w:val="bottom"/>
            <w:hideMark/>
          </w:tcPr>
          <w:p w14:paraId="1CE1B2BA" w14:textId="77777777" w:rsidR="007E7567" w:rsidRPr="007E7567" w:rsidRDefault="007E7567" w:rsidP="007E7567">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PacBio HiFi</w:t>
            </w:r>
          </w:p>
        </w:tc>
        <w:tc>
          <w:tcPr>
            <w:tcW w:w="2571" w:type="dxa"/>
            <w:tcBorders>
              <w:top w:val="nil"/>
              <w:left w:val="nil"/>
              <w:bottom w:val="single" w:sz="4" w:space="0" w:color="auto"/>
              <w:right w:val="single" w:sz="4" w:space="0" w:color="auto"/>
            </w:tcBorders>
            <w:shd w:val="clear" w:color="auto" w:fill="auto"/>
            <w:noWrap/>
            <w:vAlign w:val="bottom"/>
            <w:hideMark/>
          </w:tcPr>
          <w:p w14:paraId="19923C73" w14:textId="77777777" w:rsidR="007E7567" w:rsidRPr="007E7567" w:rsidRDefault="007E7567" w:rsidP="007E7567">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m64069_201002_215024</w:t>
            </w:r>
          </w:p>
        </w:tc>
        <w:tc>
          <w:tcPr>
            <w:tcW w:w="1709" w:type="dxa"/>
            <w:tcBorders>
              <w:top w:val="nil"/>
              <w:left w:val="nil"/>
              <w:bottom w:val="single" w:sz="4" w:space="0" w:color="auto"/>
              <w:right w:val="single" w:sz="4" w:space="0" w:color="auto"/>
            </w:tcBorders>
            <w:shd w:val="clear" w:color="auto" w:fill="auto"/>
            <w:noWrap/>
            <w:vAlign w:val="bottom"/>
            <w:hideMark/>
          </w:tcPr>
          <w:p w14:paraId="1A25C812" w14:textId="77777777" w:rsidR="007E7567" w:rsidRPr="007E7567" w:rsidRDefault="007E7567" w:rsidP="007E7567">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7,617,422,156</w:t>
            </w:r>
          </w:p>
        </w:tc>
        <w:tc>
          <w:tcPr>
            <w:tcW w:w="1740" w:type="dxa"/>
            <w:tcBorders>
              <w:top w:val="nil"/>
              <w:left w:val="nil"/>
              <w:bottom w:val="single" w:sz="4" w:space="0" w:color="auto"/>
              <w:right w:val="single" w:sz="4" w:space="0" w:color="auto"/>
            </w:tcBorders>
            <w:shd w:val="clear" w:color="auto" w:fill="auto"/>
            <w:noWrap/>
            <w:vAlign w:val="bottom"/>
            <w:hideMark/>
          </w:tcPr>
          <w:p w14:paraId="3679082C" w14:textId="77777777" w:rsidR="007E7567" w:rsidRPr="007E7567" w:rsidRDefault="007E7567" w:rsidP="007E7567">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1,275,836</w:t>
            </w:r>
          </w:p>
        </w:tc>
        <w:tc>
          <w:tcPr>
            <w:tcW w:w="1878" w:type="dxa"/>
            <w:tcBorders>
              <w:top w:val="nil"/>
              <w:left w:val="nil"/>
              <w:bottom w:val="single" w:sz="4" w:space="0" w:color="auto"/>
              <w:right w:val="single" w:sz="4" w:space="0" w:color="auto"/>
            </w:tcBorders>
            <w:shd w:val="clear" w:color="auto" w:fill="auto"/>
            <w:noWrap/>
            <w:vAlign w:val="bottom"/>
            <w:hideMark/>
          </w:tcPr>
          <w:p w14:paraId="5C3B4B36" w14:textId="77777777" w:rsidR="007E7567" w:rsidRPr="007E7567" w:rsidRDefault="007E7567" w:rsidP="007E7567">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5,970</w:t>
            </w:r>
          </w:p>
        </w:tc>
        <w:tc>
          <w:tcPr>
            <w:tcW w:w="493" w:type="dxa"/>
            <w:tcBorders>
              <w:top w:val="nil"/>
              <w:left w:val="nil"/>
              <w:bottom w:val="single" w:sz="4" w:space="0" w:color="auto"/>
              <w:right w:val="single" w:sz="4" w:space="0" w:color="auto"/>
            </w:tcBorders>
            <w:shd w:val="clear" w:color="auto" w:fill="auto"/>
            <w:noWrap/>
            <w:vAlign w:val="bottom"/>
            <w:hideMark/>
          </w:tcPr>
          <w:p w14:paraId="69C13E8A" w14:textId="77777777" w:rsidR="007E7567" w:rsidRPr="007E7567" w:rsidRDefault="007E7567" w:rsidP="007E7567">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45%</w:t>
            </w:r>
          </w:p>
        </w:tc>
        <w:tc>
          <w:tcPr>
            <w:tcW w:w="2259" w:type="dxa"/>
            <w:tcBorders>
              <w:top w:val="nil"/>
              <w:left w:val="nil"/>
              <w:bottom w:val="single" w:sz="4" w:space="0" w:color="auto"/>
              <w:right w:val="single" w:sz="4" w:space="0" w:color="auto"/>
            </w:tcBorders>
            <w:shd w:val="clear" w:color="auto" w:fill="auto"/>
            <w:noWrap/>
            <w:vAlign w:val="bottom"/>
            <w:hideMark/>
          </w:tcPr>
          <w:p w14:paraId="358931DD" w14:textId="77777777" w:rsidR="007E7567" w:rsidRPr="007E7567" w:rsidRDefault="007E7567" w:rsidP="007E7567">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36</w:t>
            </w:r>
          </w:p>
        </w:tc>
        <w:tc>
          <w:tcPr>
            <w:tcW w:w="240" w:type="dxa"/>
            <w:tcBorders>
              <w:top w:val="nil"/>
              <w:left w:val="nil"/>
              <w:bottom w:val="nil"/>
              <w:right w:val="single" w:sz="4" w:space="0" w:color="auto"/>
            </w:tcBorders>
            <w:shd w:val="clear" w:color="auto" w:fill="auto"/>
            <w:noWrap/>
            <w:vAlign w:val="bottom"/>
            <w:hideMark/>
          </w:tcPr>
          <w:p w14:paraId="6B4ABD2E" w14:textId="77777777" w:rsidR="007E7567" w:rsidRPr="007E7567" w:rsidRDefault="007E7567" w:rsidP="007E7567">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93" w:type="dxa"/>
            <w:vAlign w:val="center"/>
            <w:hideMark/>
          </w:tcPr>
          <w:p w14:paraId="2D487C02" w14:textId="77777777" w:rsidR="007E7567" w:rsidRPr="007E7567" w:rsidRDefault="007E7567" w:rsidP="007E7567">
            <w:pPr>
              <w:spacing w:after="0" w:line="240" w:lineRule="auto"/>
              <w:jc w:val="left"/>
              <w:rPr>
                <w:rFonts w:ascii="Times New Roman" w:eastAsia="Times New Roman" w:hAnsi="Times New Roman" w:cs="Times New Roman"/>
              </w:rPr>
            </w:pPr>
          </w:p>
        </w:tc>
      </w:tr>
      <w:tr w:rsidR="007E7567" w:rsidRPr="007E7567" w14:paraId="7599B7AA" w14:textId="77777777" w:rsidTr="007E7567">
        <w:trPr>
          <w:trHeight w:val="280"/>
          <w:jc w:val="center"/>
        </w:trPr>
        <w:tc>
          <w:tcPr>
            <w:tcW w:w="240" w:type="dxa"/>
            <w:tcBorders>
              <w:top w:val="nil"/>
              <w:left w:val="single" w:sz="4" w:space="0" w:color="auto"/>
              <w:bottom w:val="nil"/>
              <w:right w:val="nil"/>
            </w:tcBorders>
            <w:shd w:val="clear" w:color="auto" w:fill="auto"/>
            <w:noWrap/>
            <w:vAlign w:val="bottom"/>
            <w:hideMark/>
          </w:tcPr>
          <w:p w14:paraId="746ADFBB" w14:textId="77777777" w:rsidR="007E7567" w:rsidRPr="007E7567" w:rsidRDefault="007E7567" w:rsidP="007E7567">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370" w:type="dxa"/>
            <w:tcBorders>
              <w:top w:val="nil"/>
              <w:left w:val="single" w:sz="4" w:space="0" w:color="auto"/>
              <w:bottom w:val="single" w:sz="4" w:space="0" w:color="auto"/>
              <w:right w:val="single" w:sz="4" w:space="0" w:color="auto"/>
            </w:tcBorders>
            <w:shd w:val="clear" w:color="auto" w:fill="auto"/>
            <w:noWrap/>
            <w:vAlign w:val="bottom"/>
            <w:hideMark/>
          </w:tcPr>
          <w:p w14:paraId="4315F0B6" w14:textId="77777777" w:rsidR="007E7567" w:rsidRPr="007E7567" w:rsidRDefault="007E7567" w:rsidP="007E7567">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F</w:t>
            </w:r>
          </w:p>
        </w:tc>
        <w:tc>
          <w:tcPr>
            <w:tcW w:w="2107" w:type="dxa"/>
            <w:tcBorders>
              <w:top w:val="nil"/>
              <w:left w:val="nil"/>
              <w:bottom w:val="single" w:sz="4" w:space="0" w:color="auto"/>
              <w:right w:val="single" w:sz="4" w:space="0" w:color="auto"/>
            </w:tcBorders>
            <w:shd w:val="clear" w:color="auto" w:fill="auto"/>
            <w:noWrap/>
            <w:vAlign w:val="bottom"/>
            <w:hideMark/>
          </w:tcPr>
          <w:p w14:paraId="3BC03F9F" w14:textId="77777777" w:rsidR="007E7567" w:rsidRPr="007E7567" w:rsidRDefault="007E7567" w:rsidP="007E7567">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PacBio HiFi</w:t>
            </w:r>
          </w:p>
        </w:tc>
        <w:tc>
          <w:tcPr>
            <w:tcW w:w="2571" w:type="dxa"/>
            <w:tcBorders>
              <w:top w:val="nil"/>
              <w:left w:val="nil"/>
              <w:bottom w:val="single" w:sz="4" w:space="0" w:color="auto"/>
              <w:right w:val="single" w:sz="4" w:space="0" w:color="auto"/>
            </w:tcBorders>
            <w:shd w:val="clear" w:color="auto" w:fill="auto"/>
            <w:noWrap/>
            <w:vAlign w:val="bottom"/>
            <w:hideMark/>
          </w:tcPr>
          <w:p w14:paraId="595597DE" w14:textId="77777777" w:rsidR="007E7567" w:rsidRPr="007E7567" w:rsidRDefault="007E7567" w:rsidP="007E7567">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m64069_200830_055940</w:t>
            </w:r>
          </w:p>
        </w:tc>
        <w:tc>
          <w:tcPr>
            <w:tcW w:w="1709" w:type="dxa"/>
            <w:tcBorders>
              <w:top w:val="nil"/>
              <w:left w:val="nil"/>
              <w:bottom w:val="single" w:sz="4" w:space="0" w:color="auto"/>
              <w:right w:val="single" w:sz="4" w:space="0" w:color="auto"/>
            </w:tcBorders>
            <w:shd w:val="clear" w:color="auto" w:fill="auto"/>
            <w:noWrap/>
            <w:vAlign w:val="bottom"/>
            <w:hideMark/>
          </w:tcPr>
          <w:p w14:paraId="43B00913" w14:textId="77777777" w:rsidR="007E7567" w:rsidRPr="007E7567" w:rsidRDefault="007E7567" w:rsidP="007E7567">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6,404,937,329</w:t>
            </w:r>
          </w:p>
        </w:tc>
        <w:tc>
          <w:tcPr>
            <w:tcW w:w="1740" w:type="dxa"/>
            <w:tcBorders>
              <w:top w:val="nil"/>
              <w:left w:val="nil"/>
              <w:bottom w:val="single" w:sz="4" w:space="0" w:color="auto"/>
              <w:right w:val="single" w:sz="4" w:space="0" w:color="auto"/>
            </w:tcBorders>
            <w:shd w:val="clear" w:color="auto" w:fill="auto"/>
            <w:noWrap/>
            <w:vAlign w:val="bottom"/>
            <w:hideMark/>
          </w:tcPr>
          <w:p w14:paraId="5358E72E" w14:textId="77777777" w:rsidR="007E7567" w:rsidRPr="007E7567" w:rsidRDefault="007E7567" w:rsidP="007E7567">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624,944</w:t>
            </w:r>
          </w:p>
        </w:tc>
        <w:tc>
          <w:tcPr>
            <w:tcW w:w="1878" w:type="dxa"/>
            <w:tcBorders>
              <w:top w:val="nil"/>
              <w:left w:val="nil"/>
              <w:bottom w:val="single" w:sz="4" w:space="0" w:color="auto"/>
              <w:right w:val="single" w:sz="4" w:space="0" w:color="auto"/>
            </w:tcBorders>
            <w:shd w:val="clear" w:color="auto" w:fill="auto"/>
            <w:noWrap/>
            <w:vAlign w:val="bottom"/>
            <w:hideMark/>
          </w:tcPr>
          <w:p w14:paraId="14A9C247" w14:textId="77777777" w:rsidR="007E7567" w:rsidRPr="007E7567" w:rsidRDefault="007E7567" w:rsidP="007E7567">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10,248</w:t>
            </w:r>
          </w:p>
        </w:tc>
        <w:tc>
          <w:tcPr>
            <w:tcW w:w="493" w:type="dxa"/>
            <w:tcBorders>
              <w:top w:val="nil"/>
              <w:left w:val="nil"/>
              <w:bottom w:val="single" w:sz="4" w:space="0" w:color="auto"/>
              <w:right w:val="single" w:sz="4" w:space="0" w:color="auto"/>
            </w:tcBorders>
            <w:shd w:val="clear" w:color="auto" w:fill="auto"/>
            <w:noWrap/>
            <w:vAlign w:val="bottom"/>
            <w:hideMark/>
          </w:tcPr>
          <w:p w14:paraId="4F8EED37" w14:textId="77777777" w:rsidR="007E7567" w:rsidRPr="007E7567" w:rsidRDefault="007E7567" w:rsidP="007E7567">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45%</w:t>
            </w:r>
          </w:p>
        </w:tc>
        <w:tc>
          <w:tcPr>
            <w:tcW w:w="2259" w:type="dxa"/>
            <w:tcBorders>
              <w:top w:val="nil"/>
              <w:left w:val="nil"/>
              <w:bottom w:val="single" w:sz="4" w:space="0" w:color="auto"/>
              <w:right w:val="single" w:sz="4" w:space="0" w:color="auto"/>
            </w:tcBorders>
            <w:shd w:val="clear" w:color="auto" w:fill="auto"/>
            <w:noWrap/>
            <w:vAlign w:val="bottom"/>
            <w:hideMark/>
          </w:tcPr>
          <w:p w14:paraId="392F4580" w14:textId="77777777" w:rsidR="007E7567" w:rsidRPr="007E7567" w:rsidRDefault="007E7567" w:rsidP="007E7567">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33</w:t>
            </w:r>
          </w:p>
        </w:tc>
        <w:tc>
          <w:tcPr>
            <w:tcW w:w="240" w:type="dxa"/>
            <w:tcBorders>
              <w:top w:val="nil"/>
              <w:left w:val="nil"/>
              <w:bottom w:val="nil"/>
              <w:right w:val="single" w:sz="4" w:space="0" w:color="auto"/>
            </w:tcBorders>
            <w:shd w:val="clear" w:color="auto" w:fill="auto"/>
            <w:noWrap/>
            <w:vAlign w:val="bottom"/>
            <w:hideMark/>
          </w:tcPr>
          <w:p w14:paraId="658A1644" w14:textId="77777777" w:rsidR="007E7567" w:rsidRPr="007E7567" w:rsidRDefault="007E7567" w:rsidP="007E7567">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93" w:type="dxa"/>
            <w:vAlign w:val="center"/>
            <w:hideMark/>
          </w:tcPr>
          <w:p w14:paraId="7D851594" w14:textId="77777777" w:rsidR="007E7567" w:rsidRPr="007E7567" w:rsidRDefault="007E7567" w:rsidP="007E7567">
            <w:pPr>
              <w:spacing w:after="0" w:line="240" w:lineRule="auto"/>
              <w:jc w:val="left"/>
              <w:rPr>
                <w:rFonts w:ascii="Times New Roman" w:eastAsia="Times New Roman" w:hAnsi="Times New Roman" w:cs="Times New Roman"/>
              </w:rPr>
            </w:pPr>
          </w:p>
        </w:tc>
      </w:tr>
      <w:tr w:rsidR="007E7567" w:rsidRPr="007E7567" w14:paraId="5B4D3895" w14:textId="77777777" w:rsidTr="007E7567">
        <w:trPr>
          <w:trHeight w:val="280"/>
          <w:jc w:val="center"/>
        </w:trPr>
        <w:tc>
          <w:tcPr>
            <w:tcW w:w="240" w:type="dxa"/>
            <w:tcBorders>
              <w:top w:val="nil"/>
              <w:left w:val="single" w:sz="4" w:space="0" w:color="auto"/>
              <w:bottom w:val="nil"/>
              <w:right w:val="nil"/>
            </w:tcBorders>
            <w:shd w:val="clear" w:color="auto" w:fill="auto"/>
            <w:noWrap/>
            <w:vAlign w:val="bottom"/>
            <w:hideMark/>
          </w:tcPr>
          <w:p w14:paraId="2527D9FD" w14:textId="77777777" w:rsidR="007E7567" w:rsidRPr="007E7567" w:rsidRDefault="007E7567" w:rsidP="007E7567">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370" w:type="dxa"/>
            <w:tcBorders>
              <w:top w:val="nil"/>
              <w:left w:val="single" w:sz="4" w:space="0" w:color="auto"/>
              <w:bottom w:val="single" w:sz="4" w:space="0" w:color="auto"/>
              <w:right w:val="single" w:sz="4" w:space="0" w:color="auto"/>
            </w:tcBorders>
            <w:shd w:val="clear" w:color="auto" w:fill="auto"/>
            <w:noWrap/>
            <w:vAlign w:val="bottom"/>
            <w:hideMark/>
          </w:tcPr>
          <w:p w14:paraId="04E281AD" w14:textId="77777777" w:rsidR="007E7567" w:rsidRPr="007E7567" w:rsidRDefault="007E7567" w:rsidP="007E7567">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F</w:t>
            </w:r>
          </w:p>
        </w:tc>
        <w:tc>
          <w:tcPr>
            <w:tcW w:w="2107" w:type="dxa"/>
            <w:tcBorders>
              <w:top w:val="nil"/>
              <w:left w:val="nil"/>
              <w:bottom w:val="single" w:sz="4" w:space="0" w:color="auto"/>
              <w:right w:val="single" w:sz="4" w:space="0" w:color="auto"/>
            </w:tcBorders>
            <w:shd w:val="clear" w:color="auto" w:fill="auto"/>
            <w:noWrap/>
            <w:vAlign w:val="bottom"/>
            <w:hideMark/>
          </w:tcPr>
          <w:p w14:paraId="00957742" w14:textId="77777777" w:rsidR="007E7567" w:rsidRPr="007E7567" w:rsidRDefault="007E7567" w:rsidP="007E7567">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PacBio HiFi</w:t>
            </w:r>
          </w:p>
        </w:tc>
        <w:tc>
          <w:tcPr>
            <w:tcW w:w="2571" w:type="dxa"/>
            <w:tcBorders>
              <w:top w:val="nil"/>
              <w:left w:val="nil"/>
              <w:bottom w:val="single" w:sz="4" w:space="0" w:color="auto"/>
              <w:right w:val="single" w:sz="4" w:space="0" w:color="auto"/>
            </w:tcBorders>
            <w:shd w:val="clear" w:color="auto" w:fill="auto"/>
            <w:noWrap/>
            <w:vAlign w:val="bottom"/>
            <w:hideMark/>
          </w:tcPr>
          <w:p w14:paraId="010CD54E" w14:textId="77777777" w:rsidR="007E7567" w:rsidRPr="007E7567" w:rsidRDefault="007E7567" w:rsidP="007E7567">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m64069_200603_183739</w:t>
            </w:r>
          </w:p>
        </w:tc>
        <w:tc>
          <w:tcPr>
            <w:tcW w:w="1709" w:type="dxa"/>
            <w:tcBorders>
              <w:top w:val="nil"/>
              <w:left w:val="nil"/>
              <w:bottom w:val="single" w:sz="4" w:space="0" w:color="auto"/>
              <w:right w:val="single" w:sz="4" w:space="0" w:color="auto"/>
            </w:tcBorders>
            <w:shd w:val="clear" w:color="auto" w:fill="auto"/>
            <w:noWrap/>
            <w:vAlign w:val="bottom"/>
            <w:hideMark/>
          </w:tcPr>
          <w:p w14:paraId="645FB8E6" w14:textId="77777777" w:rsidR="007E7567" w:rsidRPr="007E7567" w:rsidRDefault="007E7567" w:rsidP="007E7567">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13,962,511,851</w:t>
            </w:r>
          </w:p>
        </w:tc>
        <w:tc>
          <w:tcPr>
            <w:tcW w:w="1740" w:type="dxa"/>
            <w:tcBorders>
              <w:top w:val="nil"/>
              <w:left w:val="nil"/>
              <w:bottom w:val="single" w:sz="4" w:space="0" w:color="auto"/>
              <w:right w:val="single" w:sz="4" w:space="0" w:color="auto"/>
            </w:tcBorders>
            <w:shd w:val="clear" w:color="auto" w:fill="auto"/>
            <w:noWrap/>
            <w:vAlign w:val="bottom"/>
            <w:hideMark/>
          </w:tcPr>
          <w:p w14:paraId="4745314C" w14:textId="77777777" w:rsidR="007E7567" w:rsidRPr="007E7567" w:rsidRDefault="007E7567" w:rsidP="007E7567">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840,724</w:t>
            </w:r>
          </w:p>
        </w:tc>
        <w:tc>
          <w:tcPr>
            <w:tcW w:w="1878" w:type="dxa"/>
            <w:tcBorders>
              <w:top w:val="nil"/>
              <w:left w:val="nil"/>
              <w:bottom w:val="single" w:sz="4" w:space="0" w:color="auto"/>
              <w:right w:val="single" w:sz="4" w:space="0" w:color="auto"/>
            </w:tcBorders>
            <w:shd w:val="clear" w:color="auto" w:fill="auto"/>
            <w:noWrap/>
            <w:vAlign w:val="bottom"/>
            <w:hideMark/>
          </w:tcPr>
          <w:p w14:paraId="448104C1" w14:textId="77777777" w:rsidR="007E7567" w:rsidRPr="007E7567" w:rsidRDefault="007E7567" w:rsidP="007E7567">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16,607</w:t>
            </w:r>
          </w:p>
        </w:tc>
        <w:tc>
          <w:tcPr>
            <w:tcW w:w="493" w:type="dxa"/>
            <w:tcBorders>
              <w:top w:val="nil"/>
              <w:left w:val="nil"/>
              <w:bottom w:val="single" w:sz="4" w:space="0" w:color="auto"/>
              <w:right w:val="single" w:sz="4" w:space="0" w:color="auto"/>
            </w:tcBorders>
            <w:shd w:val="clear" w:color="auto" w:fill="auto"/>
            <w:noWrap/>
            <w:vAlign w:val="bottom"/>
            <w:hideMark/>
          </w:tcPr>
          <w:p w14:paraId="24A03948" w14:textId="77777777" w:rsidR="007E7567" w:rsidRPr="007E7567" w:rsidRDefault="007E7567" w:rsidP="007E7567">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45%</w:t>
            </w:r>
          </w:p>
        </w:tc>
        <w:tc>
          <w:tcPr>
            <w:tcW w:w="2259" w:type="dxa"/>
            <w:tcBorders>
              <w:top w:val="nil"/>
              <w:left w:val="nil"/>
              <w:bottom w:val="single" w:sz="4" w:space="0" w:color="auto"/>
              <w:right w:val="single" w:sz="4" w:space="0" w:color="auto"/>
            </w:tcBorders>
            <w:shd w:val="clear" w:color="auto" w:fill="auto"/>
            <w:noWrap/>
            <w:vAlign w:val="bottom"/>
            <w:hideMark/>
          </w:tcPr>
          <w:p w14:paraId="31C2387A" w14:textId="77777777" w:rsidR="007E7567" w:rsidRPr="007E7567" w:rsidRDefault="007E7567" w:rsidP="007E7567">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30</w:t>
            </w:r>
          </w:p>
        </w:tc>
        <w:tc>
          <w:tcPr>
            <w:tcW w:w="240" w:type="dxa"/>
            <w:tcBorders>
              <w:top w:val="nil"/>
              <w:left w:val="nil"/>
              <w:bottom w:val="nil"/>
              <w:right w:val="single" w:sz="4" w:space="0" w:color="auto"/>
            </w:tcBorders>
            <w:shd w:val="clear" w:color="auto" w:fill="auto"/>
            <w:noWrap/>
            <w:vAlign w:val="bottom"/>
            <w:hideMark/>
          </w:tcPr>
          <w:p w14:paraId="02FD7871" w14:textId="77777777" w:rsidR="007E7567" w:rsidRPr="007E7567" w:rsidRDefault="007E7567" w:rsidP="007E7567">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93" w:type="dxa"/>
            <w:vAlign w:val="center"/>
            <w:hideMark/>
          </w:tcPr>
          <w:p w14:paraId="51022B8A" w14:textId="77777777" w:rsidR="007E7567" w:rsidRPr="007E7567" w:rsidRDefault="007E7567" w:rsidP="007E7567">
            <w:pPr>
              <w:spacing w:after="0" w:line="240" w:lineRule="auto"/>
              <w:jc w:val="left"/>
              <w:rPr>
                <w:rFonts w:ascii="Times New Roman" w:eastAsia="Times New Roman" w:hAnsi="Times New Roman" w:cs="Times New Roman"/>
              </w:rPr>
            </w:pPr>
          </w:p>
        </w:tc>
      </w:tr>
      <w:tr w:rsidR="007E7567" w:rsidRPr="007E7567" w14:paraId="59CD4041" w14:textId="77777777" w:rsidTr="007E7567">
        <w:trPr>
          <w:trHeight w:val="280"/>
          <w:jc w:val="center"/>
        </w:trPr>
        <w:tc>
          <w:tcPr>
            <w:tcW w:w="240" w:type="dxa"/>
            <w:tcBorders>
              <w:top w:val="nil"/>
              <w:left w:val="single" w:sz="4" w:space="0" w:color="auto"/>
              <w:bottom w:val="nil"/>
              <w:right w:val="nil"/>
            </w:tcBorders>
            <w:shd w:val="clear" w:color="auto" w:fill="auto"/>
            <w:noWrap/>
            <w:vAlign w:val="bottom"/>
            <w:hideMark/>
          </w:tcPr>
          <w:p w14:paraId="3C8088BE" w14:textId="77777777" w:rsidR="007E7567" w:rsidRPr="007E7567" w:rsidRDefault="007E7567" w:rsidP="007E7567">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370" w:type="dxa"/>
            <w:tcBorders>
              <w:top w:val="nil"/>
              <w:left w:val="single" w:sz="4" w:space="0" w:color="auto"/>
              <w:bottom w:val="single" w:sz="4" w:space="0" w:color="auto"/>
              <w:right w:val="single" w:sz="4" w:space="0" w:color="auto"/>
            </w:tcBorders>
            <w:shd w:val="clear" w:color="auto" w:fill="auto"/>
            <w:noWrap/>
            <w:vAlign w:val="bottom"/>
            <w:hideMark/>
          </w:tcPr>
          <w:p w14:paraId="2A0AA7FB" w14:textId="77777777" w:rsidR="007E7567" w:rsidRPr="007E7567" w:rsidRDefault="007E7567" w:rsidP="007E7567">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M</w:t>
            </w:r>
          </w:p>
        </w:tc>
        <w:tc>
          <w:tcPr>
            <w:tcW w:w="2107" w:type="dxa"/>
            <w:tcBorders>
              <w:top w:val="nil"/>
              <w:left w:val="nil"/>
              <w:bottom w:val="single" w:sz="4" w:space="0" w:color="auto"/>
              <w:right w:val="single" w:sz="4" w:space="0" w:color="auto"/>
            </w:tcBorders>
            <w:shd w:val="clear" w:color="auto" w:fill="auto"/>
            <w:noWrap/>
            <w:vAlign w:val="bottom"/>
            <w:hideMark/>
          </w:tcPr>
          <w:p w14:paraId="75DB228B" w14:textId="77777777" w:rsidR="007E7567" w:rsidRPr="007E7567" w:rsidRDefault="007E7567" w:rsidP="007E7567">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PacBio HiFi</w:t>
            </w:r>
          </w:p>
        </w:tc>
        <w:tc>
          <w:tcPr>
            <w:tcW w:w="2571" w:type="dxa"/>
            <w:tcBorders>
              <w:top w:val="nil"/>
              <w:left w:val="nil"/>
              <w:bottom w:val="single" w:sz="4" w:space="0" w:color="auto"/>
              <w:right w:val="single" w:sz="4" w:space="0" w:color="auto"/>
            </w:tcBorders>
            <w:shd w:val="clear" w:color="auto" w:fill="auto"/>
            <w:noWrap/>
            <w:vAlign w:val="bottom"/>
            <w:hideMark/>
          </w:tcPr>
          <w:p w14:paraId="72C930F2" w14:textId="77777777" w:rsidR="007E7567" w:rsidRPr="007E7567" w:rsidRDefault="007E7567" w:rsidP="007E7567">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m64069_200220_045555</w:t>
            </w:r>
          </w:p>
        </w:tc>
        <w:tc>
          <w:tcPr>
            <w:tcW w:w="1709" w:type="dxa"/>
            <w:tcBorders>
              <w:top w:val="nil"/>
              <w:left w:val="nil"/>
              <w:bottom w:val="single" w:sz="4" w:space="0" w:color="auto"/>
              <w:right w:val="single" w:sz="4" w:space="0" w:color="auto"/>
            </w:tcBorders>
            <w:shd w:val="clear" w:color="auto" w:fill="auto"/>
            <w:noWrap/>
            <w:vAlign w:val="bottom"/>
            <w:hideMark/>
          </w:tcPr>
          <w:p w14:paraId="2B6796E5" w14:textId="77777777" w:rsidR="007E7567" w:rsidRPr="007E7567" w:rsidRDefault="007E7567" w:rsidP="007E7567">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23,993,220,246</w:t>
            </w:r>
          </w:p>
        </w:tc>
        <w:tc>
          <w:tcPr>
            <w:tcW w:w="1740" w:type="dxa"/>
            <w:tcBorders>
              <w:top w:val="nil"/>
              <w:left w:val="nil"/>
              <w:bottom w:val="single" w:sz="4" w:space="0" w:color="auto"/>
              <w:right w:val="single" w:sz="4" w:space="0" w:color="auto"/>
            </w:tcBorders>
            <w:shd w:val="clear" w:color="auto" w:fill="auto"/>
            <w:noWrap/>
            <w:vAlign w:val="bottom"/>
            <w:hideMark/>
          </w:tcPr>
          <w:p w14:paraId="4014A715" w14:textId="77777777" w:rsidR="007E7567" w:rsidRPr="007E7567" w:rsidRDefault="007E7567" w:rsidP="007E7567">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2,054,534</w:t>
            </w:r>
          </w:p>
        </w:tc>
        <w:tc>
          <w:tcPr>
            <w:tcW w:w="1878" w:type="dxa"/>
            <w:tcBorders>
              <w:top w:val="nil"/>
              <w:left w:val="nil"/>
              <w:bottom w:val="single" w:sz="4" w:space="0" w:color="auto"/>
              <w:right w:val="single" w:sz="4" w:space="0" w:color="auto"/>
            </w:tcBorders>
            <w:shd w:val="clear" w:color="auto" w:fill="auto"/>
            <w:noWrap/>
            <w:vAlign w:val="bottom"/>
            <w:hideMark/>
          </w:tcPr>
          <w:p w14:paraId="735AACF0" w14:textId="77777777" w:rsidR="007E7567" w:rsidRPr="007E7567" w:rsidRDefault="007E7567" w:rsidP="007E7567">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11,678</w:t>
            </w:r>
          </w:p>
        </w:tc>
        <w:tc>
          <w:tcPr>
            <w:tcW w:w="493" w:type="dxa"/>
            <w:tcBorders>
              <w:top w:val="nil"/>
              <w:left w:val="nil"/>
              <w:bottom w:val="single" w:sz="4" w:space="0" w:color="auto"/>
              <w:right w:val="single" w:sz="4" w:space="0" w:color="auto"/>
            </w:tcBorders>
            <w:shd w:val="clear" w:color="auto" w:fill="auto"/>
            <w:noWrap/>
            <w:vAlign w:val="bottom"/>
            <w:hideMark/>
          </w:tcPr>
          <w:p w14:paraId="78A96AFF" w14:textId="77777777" w:rsidR="007E7567" w:rsidRPr="007E7567" w:rsidRDefault="007E7567" w:rsidP="007E7567">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2259" w:type="dxa"/>
            <w:tcBorders>
              <w:top w:val="nil"/>
              <w:left w:val="nil"/>
              <w:bottom w:val="single" w:sz="4" w:space="0" w:color="auto"/>
              <w:right w:val="single" w:sz="4" w:space="0" w:color="auto"/>
            </w:tcBorders>
            <w:shd w:val="clear" w:color="auto" w:fill="auto"/>
            <w:noWrap/>
            <w:vAlign w:val="bottom"/>
            <w:hideMark/>
          </w:tcPr>
          <w:p w14:paraId="167AA390" w14:textId="77777777" w:rsidR="007E7567" w:rsidRPr="007E7567" w:rsidRDefault="007E7567" w:rsidP="007E7567">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35</w:t>
            </w:r>
          </w:p>
        </w:tc>
        <w:tc>
          <w:tcPr>
            <w:tcW w:w="240" w:type="dxa"/>
            <w:tcBorders>
              <w:top w:val="nil"/>
              <w:left w:val="nil"/>
              <w:bottom w:val="nil"/>
              <w:right w:val="single" w:sz="4" w:space="0" w:color="auto"/>
            </w:tcBorders>
            <w:shd w:val="clear" w:color="auto" w:fill="auto"/>
            <w:noWrap/>
            <w:vAlign w:val="bottom"/>
            <w:hideMark/>
          </w:tcPr>
          <w:p w14:paraId="79E18694" w14:textId="77777777" w:rsidR="007E7567" w:rsidRPr="007E7567" w:rsidRDefault="007E7567" w:rsidP="007E7567">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93" w:type="dxa"/>
            <w:vAlign w:val="center"/>
            <w:hideMark/>
          </w:tcPr>
          <w:p w14:paraId="5BF4CF9A" w14:textId="77777777" w:rsidR="007E7567" w:rsidRPr="007E7567" w:rsidRDefault="007E7567" w:rsidP="007E7567">
            <w:pPr>
              <w:spacing w:after="0" w:line="240" w:lineRule="auto"/>
              <w:jc w:val="left"/>
              <w:rPr>
                <w:rFonts w:ascii="Times New Roman" w:eastAsia="Times New Roman" w:hAnsi="Times New Roman" w:cs="Times New Roman"/>
              </w:rPr>
            </w:pPr>
          </w:p>
        </w:tc>
      </w:tr>
      <w:tr w:rsidR="007E7567" w:rsidRPr="007E7567" w14:paraId="6007767D" w14:textId="77777777" w:rsidTr="007E7567">
        <w:trPr>
          <w:trHeight w:val="280"/>
          <w:jc w:val="center"/>
        </w:trPr>
        <w:tc>
          <w:tcPr>
            <w:tcW w:w="240" w:type="dxa"/>
            <w:tcBorders>
              <w:top w:val="nil"/>
              <w:left w:val="single" w:sz="4" w:space="0" w:color="auto"/>
              <w:bottom w:val="nil"/>
              <w:right w:val="nil"/>
            </w:tcBorders>
            <w:shd w:val="clear" w:color="auto" w:fill="auto"/>
            <w:noWrap/>
            <w:vAlign w:val="bottom"/>
            <w:hideMark/>
          </w:tcPr>
          <w:p w14:paraId="3226DA60" w14:textId="77777777" w:rsidR="007E7567" w:rsidRPr="007E7567" w:rsidRDefault="007E7567" w:rsidP="007E7567">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370" w:type="dxa"/>
            <w:tcBorders>
              <w:top w:val="nil"/>
              <w:left w:val="single" w:sz="4" w:space="0" w:color="auto"/>
              <w:bottom w:val="single" w:sz="4" w:space="0" w:color="auto"/>
              <w:right w:val="single" w:sz="4" w:space="0" w:color="auto"/>
            </w:tcBorders>
            <w:shd w:val="clear" w:color="auto" w:fill="auto"/>
            <w:noWrap/>
            <w:vAlign w:val="bottom"/>
            <w:hideMark/>
          </w:tcPr>
          <w:p w14:paraId="179469C6" w14:textId="77777777" w:rsidR="007E7567" w:rsidRPr="007E7567" w:rsidRDefault="007E7567" w:rsidP="007E7567">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M</w:t>
            </w:r>
          </w:p>
        </w:tc>
        <w:tc>
          <w:tcPr>
            <w:tcW w:w="2107" w:type="dxa"/>
            <w:tcBorders>
              <w:top w:val="nil"/>
              <w:left w:val="nil"/>
              <w:bottom w:val="single" w:sz="4" w:space="0" w:color="auto"/>
              <w:right w:val="single" w:sz="4" w:space="0" w:color="auto"/>
            </w:tcBorders>
            <w:shd w:val="clear" w:color="auto" w:fill="auto"/>
            <w:noWrap/>
            <w:vAlign w:val="bottom"/>
            <w:hideMark/>
          </w:tcPr>
          <w:p w14:paraId="33AA7CB0" w14:textId="77777777" w:rsidR="007E7567" w:rsidRPr="007E7567" w:rsidRDefault="007E7567" w:rsidP="007E7567">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PacBio HiFi</w:t>
            </w:r>
          </w:p>
        </w:tc>
        <w:tc>
          <w:tcPr>
            <w:tcW w:w="2571" w:type="dxa"/>
            <w:tcBorders>
              <w:top w:val="nil"/>
              <w:left w:val="nil"/>
              <w:bottom w:val="single" w:sz="4" w:space="0" w:color="auto"/>
              <w:right w:val="single" w:sz="4" w:space="0" w:color="auto"/>
            </w:tcBorders>
            <w:shd w:val="clear" w:color="auto" w:fill="auto"/>
            <w:noWrap/>
            <w:vAlign w:val="bottom"/>
            <w:hideMark/>
          </w:tcPr>
          <w:p w14:paraId="2E7E48C6" w14:textId="77777777" w:rsidR="007E7567" w:rsidRPr="007E7567" w:rsidRDefault="007E7567" w:rsidP="007E7567">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m64069_200211_020731</w:t>
            </w:r>
          </w:p>
        </w:tc>
        <w:tc>
          <w:tcPr>
            <w:tcW w:w="1709" w:type="dxa"/>
            <w:tcBorders>
              <w:top w:val="nil"/>
              <w:left w:val="nil"/>
              <w:bottom w:val="single" w:sz="4" w:space="0" w:color="auto"/>
              <w:right w:val="single" w:sz="4" w:space="0" w:color="auto"/>
            </w:tcBorders>
            <w:shd w:val="clear" w:color="auto" w:fill="auto"/>
            <w:noWrap/>
            <w:vAlign w:val="bottom"/>
            <w:hideMark/>
          </w:tcPr>
          <w:p w14:paraId="3DBAAFCB" w14:textId="77777777" w:rsidR="007E7567" w:rsidRPr="007E7567" w:rsidRDefault="007E7567" w:rsidP="007E7567">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11,151,984,598</w:t>
            </w:r>
          </w:p>
        </w:tc>
        <w:tc>
          <w:tcPr>
            <w:tcW w:w="1740" w:type="dxa"/>
            <w:tcBorders>
              <w:top w:val="nil"/>
              <w:left w:val="nil"/>
              <w:bottom w:val="single" w:sz="4" w:space="0" w:color="auto"/>
              <w:right w:val="single" w:sz="4" w:space="0" w:color="auto"/>
            </w:tcBorders>
            <w:shd w:val="clear" w:color="auto" w:fill="auto"/>
            <w:noWrap/>
            <w:vAlign w:val="bottom"/>
            <w:hideMark/>
          </w:tcPr>
          <w:p w14:paraId="3DF6CCBF" w14:textId="77777777" w:rsidR="007E7567" w:rsidRPr="007E7567" w:rsidRDefault="007E7567" w:rsidP="007E7567">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1,040,599</w:t>
            </w:r>
          </w:p>
        </w:tc>
        <w:tc>
          <w:tcPr>
            <w:tcW w:w="1878" w:type="dxa"/>
            <w:tcBorders>
              <w:top w:val="nil"/>
              <w:left w:val="nil"/>
              <w:bottom w:val="single" w:sz="4" w:space="0" w:color="auto"/>
              <w:right w:val="single" w:sz="4" w:space="0" w:color="auto"/>
            </w:tcBorders>
            <w:shd w:val="clear" w:color="auto" w:fill="auto"/>
            <w:noWrap/>
            <w:vAlign w:val="bottom"/>
            <w:hideMark/>
          </w:tcPr>
          <w:p w14:paraId="40199899" w14:textId="77777777" w:rsidR="007E7567" w:rsidRPr="007E7567" w:rsidRDefault="007E7567" w:rsidP="007E7567">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10,716</w:t>
            </w:r>
          </w:p>
        </w:tc>
        <w:tc>
          <w:tcPr>
            <w:tcW w:w="493" w:type="dxa"/>
            <w:tcBorders>
              <w:top w:val="nil"/>
              <w:left w:val="nil"/>
              <w:bottom w:val="single" w:sz="4" w:space="0" w:color="auto"/>
              <w:right w:val="single" w:sz="4" w:space="0" w:color="auto"/>
            </w:tcBorders>
            <w:shd w:val="clear" w:color="auto" w:fill="auto"/>
            <w:noWrap/>
            <w:vAlign w:val="bottom"/>
            <w:hideMark/>
          </w:tcPr>
          <w:p w14:paraId="30FFFDEC" w14:textId="77777777" w:rsidR="007E7567" w:rsidRPr="007E7567" w:rsidRDefault="007E7567" w:rsidP="007E7567">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44%</w:t>
            </w:r>
          </w:p>
        </w:tc>
        <w:tc>
          <w:tcPr>
            <w:tcW w:w="2259" w:type="dxa"/>
            <w:tcBorders>
              <w:top w:val="nil"/>
              <w:left w:val="nil"/>
              <w:bottom w:val="single" w:sz="4" w:space="0" w:color="auto"/>
              <w:right w:val="single" w:sz="4" w:space="0" w:color="auto"/>
            </w:tcBorders>
            <w:shd w:val="clear" w:color="auto" w:fill="auto"/>
            <w:noWrap/>
            <w:vAlign w:val="bottom"/>
            <w:hideMark/>
          </w:tcPr>
          <w:p w14:paraId="67BD267E" w14:textId="77777777" w:rsidR="007E7567" w:rsidRPr="007E7567" w:rsidRDefault="007E7567" w:rsidP="007E7567">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33</w:t>
            </w:r>
          </w:p>
        </w:tc>
        <w:tc>
          <w:tcPr>
            <w:tcW w:w="240" w:type="dxa"/>
            <w:tcBorders>
              <w:top w:val="nil"/>
              <w:left w:val="nil"/>
              <w:bottom w:val="nil"/>
              <w:right w:val="single" w:sz="4" w:space="0" w:color="auto"/>
            </w:tcBorders>
            <w:shd w:val="clear" w:color="auto" w:fill="auto"/>
            <w:noWrap/>
            <w:vAlign w:val="bottom"/>
            <w:hideMark/>
          </w:tcPr>
          <w:p w14:paraId="5E7A8EDB" w14:textId="77777777" w:rsidR="007E7567" w:rsidRPr="007E7567" w:rsidRDefault="007E7567" w:rsidP="007E7567">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93" w:type="dxa"/>
            <w:vAlign w:val="center"/>
            <w:hideMark/>
          </w:tcPr>
          <w:p w14:paraId="1EC754A8" w14:textId="77777777" w:rsidR="007E7567" w:rsidRPr="007E7567" w:rsidRDefault="007E7567" w:rsidP="007E7567">
            <w:pPr>
              <w:spacing w:after="0" w:line="240" w:lineRule="auto"/>
              <w:jc w:val="left"/>
              <w:rPr>
                <w:rFonts w:ascii="Times New Roman" w:eastAsia="Times New Roman" w:hAnsi="Times New Roman" w:cs="Times New Roman"/>
              </w:rPr>
            </w:pPr>
          </w:p>
        </w:tc>
      </w:tr>
      <w:tr w:rsidR="007E7567" w:rsidRPr="007E7567" w14:paraId="18543CAC" w14:textId="77777777" w:rsidTr="007E7567">
        <w:trPr>
          <w:trHeight w:val="280"/>
          <w:jc w:val="center"/>
        </w:trPr>
        <w:tc>
          <w:tcPr>
            <w:tcW w:w="240" w:type="dxa"/>
            <w:tcBorders>
              <w:top w:val="nil"/>
              <w:left w:val="single" w:sz="4" w:space="0" w:color="auto"/>
              <w:bottom w:val="nil"/>
              <w:right w:val="nil"/>
            </w:tcBorders>
            <w:shd w:val="clear" w:color="auto" w:fill="auto"/>
            <w:noWrap/>
            <w:vAlign w:val="bottom"/>
            <w:hideMark/>
          </w:tcPr>
          <w:p w14:paraId="195981DD" w14:textId="77777777" w:rsidR="007E7567" w:rsidRPr="007E7567" w:rsidRDefault="007E7567" w:rsidP="007E7567">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370" w:type="dxa"/>
            <w:tcBorders>
              <w:top w:val="nil"/>
              <w:left w:val="single" w:sz="4" w:space="0" w:color="auto"/>
              <w:bottom w:val="single" w:sz="4" w:space="0" w:color="auto"/>
              <w:right w:val="single" w:sz="4" w:space="0" w:color="auto"/>
            </w:tcBorders>
            <w:shd w:val="clear" w:color="auto" w:fill="auto"/>
            <w:noWrap/>
            <w:vAlign w:val="bottom"/>
            <w:hideMark/>
          </w:tcPr>
          <w:p w14:paraId="19D7B6B5" w14:textId="77777777" w:rsidR="007E7567" w:rsidRPr="007E7567" w:rsidRDefault="007E7567" w:rsidP="007E7567">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F</w:t>
            </w:r>
          </w:p>
        </w:tc>
        <w:tc>
          <w:tcPr>
            <w:tcW w:w="2107" w:type="dxa"/>
            <w:tcBorders>
              <w:top w:val="nil"/>
              <w:left w:val="nil"/>
              <w:bottom w:val="single" w:sz="4" w:space="0" w:color="auto"/>
              <w:right w:val="single" w:sz="4" w:space="0" w:color="auto"/>
            </w:tcBorders>
            <w:shd w:val="clear" w:color="auto" w:fill="auto"/>
            <w:noWrap/>
            <w:vAlign w:val="bottom"/>
            <w:hideMark/>
          </w:tcPr>
          <w:p w14:paraId="0388F2CF" w14:textId="77777777" w:rsidR="007E7567" w:rsidRPr="007E7567" w:rsidRDefault="007E7567" w:rsidP="007E7567">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10X Illumina</w:t>
            </w:r>
          </w:p>
        </w:tc>
        <w:tc>
          <w:tcPr>
            <w:tcW w:w="2571" w:type="dxa"/>
            <w:tcBorders>
              <w:top w:val="nil"/>
              <w:left w:val="nil"/>
              <w:bottom w:val="single" w:sz="4" w:space="0" w:color="auto"/>
              <w:right w:val="single" w:sz="4" w:space="0" w:color="auto"/>
            </w:tcBorders>
            <w:shd w:val="clear" w:color="auto" w:fill="auto"/>
            <w:noWrap/>
            <w:vAlign w:val="bottom"/>
            <w:hideMark/>
          </w:tcPr>
          <w:p w14:paraId="37D79364" w14:textId="77777777" w:rsidR="007E7567" w:rsidRPr="007E7567" w:rsidRDefault="007E7567" w:rsidP="007E7567">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10X_R1_F</w:t>
            </w:r>
          </w:p>
        </w:tc>
        <w:tc>
          <w:tcPr>
            <w:tcW w:w="1709" w:type="dxa"/>
            <w:tcBorders>
              <w:top w:val="nil"/>
              <w:left w:val="nil"/>
              <w:bottom w:val="single" w:sz="4" w:space="0" w:color="auto"/>
              <w:right w:val="single" w:sz="4" w:space="0" w:color="auto"/>
            </w:tcBorders>
            <w:shd w:val="clear" w:color="auto" w:fill="auto"/>
            <w:noWrap/>
            <w:vAlign w:val="bottom"/>
            <w:hideMark/>
          </w:tcPr>
          <w:p w14:paraId="643E32E6" w14:textId="77777777" w:rsidR="007E7567" w:rsidRPr="007E7567" w:rsidRDefault="007E7567" w:rsidP="007E7567">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94,825,601,818</w:t>
            </w:r>
          </w:p>
        </w:tc>
        <w:tc>
          <w:tcPr>
            <w:tcW w:w="1740" w:type="dxa"/>
            <w:tcBorders>
              <w:top w:val="nil"/>
              <w:left w:val="nil"/>
              <w:bottom w:val="single" w:sz="4" w:space="0" w:color="auto"/>
              <w:right w:val="single" w:sz="4" w:space="0" w:color="auto"/>
            </w:tcBorders>
            <w:shd w:val="clear" w:color="auto" w:fill="auto"/>
            <w:noWrap/>
            <w:vAlign w:val="bottom"/>
            <w:hideMark/>
          </w:tcPr>
          <w:p w14:paraId="41339E03" w14:textId="77777777" w:rsidR="007E7567" w:rsidRPr="007E7567" w:rsidRDefault="007E7567" w:rsidP="007E7567">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627,984,118</w:t>
            </w:r>
          </w:p>
        </w:tc>
        <w:tc>
          <w:tcPr>
            <w:tcW w:w="1878" w:type="dxa"/>
            <w:tcBorders>
              <w:top w:val="nil"/>
              <w:left w:val="nil"/>
              <w:bottom w:val="single" w:sz="4" w:space="0" w:color="auto"/>
              <w:right w:val="single" w:sz="4" w:space="0" w:color="auto"/>
            </w:tcBorders>
            <w:shd w:val="clear" w:color="auto" w:fill="auto"/>
            <w:noWrap/>
            <w:vAlign w:val="bottom"/>
            <w:hideMark/>
          </w:tcPr>
          <w:p w14:paraId="7441A79D" w14:textId="77777777" w:rsidR="007E7567" w:rsidRPr="007E7567" w:rsidRDefault="007E7567" w:rsidP="007E7567">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151</w:t>
            </w:r>
          </w:p>
        </w:tc>
        <w:tc>
          <w:tcPr>
            <w:tcW w:w="493" w:type="dxa"/>
            <w:tcBorders>
              <w:top w:val="nil"/>
              <w:left w:val="nil"/>
              <w:bottom w:val="single" w:sz="4" w:space="0" w:color="auto"/>
              <w:right w:val="single" w:sz="4" w:space="0" w:color="auto"/>
            </w:tcBorders>
            <w:shd w:val="clear" w:color="auto" w:fill="auto"/>
            <w:noWrap/>
            <w:vAlign w:val="bottom"/>
            <w:hideMark/>
          </w:tcPr>
          <w:p w14:paraId="15C819AA" w14:textId="77777777" w:rsidR="007E7567" w:rsidRPr="007E7567" w:rsidRDefault="007E7567" w:rsidP="007E7567">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51%</w:t>
            </w:r>
          </w:p>
        </w:tc>
        <w:tc>
          <w:tcPr>
            <w:tcW w:w="2259" w:type="dxa"/>
            <w:tcBorders>
              <w:top w:val="nil"/>
              <w:left w:val="nil"/>
              <w:bottom w:val="single" w:sz="4" w:space="0" w:color="auto"/>
              <w:right w:val="single" w:sz="4" w:space="0" w:color="auto"/>
            </w:tcBorders>
            <w:shd w:val="clear" w:color="auto" w:fill="auto"/>
            <w:noWrap/>
            <w:vAlign w:val="bottom"/>
            <w:hideMark/>
          </w:tcPr>
          <w:p w14:paraId="388D4A54" w14:textId="77777777" w:rsidR="007E7567" w:rsidRPr="007E7567" w:rsidRDefault="007E7567" w:rsidP="007E7567">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33</w:t>
            </w:r>
          </w:p>
        </w:tc>
        <w:tc>
          <w:tcPr>
            <w:tcW w:w="240" w:type="dxa"/>
            <w:tcBorders>
              <w:top w:val="nil"/>
              <w:left w:val="nil"/>
              <w:bottom w:val="nil"/>
              <w:right w:val="single" w:sz="4" w:space="0" w:color="auto"/>
            </w:tcBorders>
            <w:shd w:val="clear" w:color="auto" w:fill="auto"/>
            <w:noWrap/>
            <w:vAlign w:val="bottom"/>
            <w:hideMark/>
          </w:tcPr>
          <w:p w14:paraId="1F693B81" w14:textId="77777777" w:rsidR="007E7567" w:rsidRPr="007E7567" w:rsidRDefault="007E7567" w:rsidP="007E7567">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93" w:type="dxa"/>
            <w:vAlign w:val="center"/>
            <w:hideMark/>
          </w:tcPr>
          <w:p w14:paraId="231C862D" w14:textId="77777777" w:rsidR="007E7567" w:rsidRPr="007E7567" w:rsidRDefault="007E7567" w:rsidP="007E7567">
            <w:pPr>
              <w:spacing w:after="0" w:line="240" w:lineRule="auto"/>
              <w:jc w:val="left"/>
              <w:rPr>
                <w:rFonts w:ascii="Times New Roman" w:eastAsia="Times New Roman" w:hAnsi="Times New Roman" w:cs="Times New Roman"/>
              </w:rPr>
            </w:pPr>
          </w:p>
        </w:tc>
      </w:tr>
      <w:tr w:rsidR="007E7567" w:rsidRPr="007E7567" w14:paraId="668ACA02" w14:textId="77777777" w:rsidTr="007E7567">
        <w:trPr>
          <w:trHeight w:val="280"/>
          <w:jc w:val="center"/>
        </w:trPr>
        <w:tc>
          <w:tcPr>
            <w:tcW w:w="240" w:type="dxa"/>
            <w:tcBorders>
              <w:top w:val="nil"/>
              <w:left w:val="single" w:sz="4" w:space="0" w:color="auto"/>
              <w:bottom w:val="nil"/>
              <w:right w:val="nil"/>
            </w:tcBorders>
            <w:shd w:val="clear" w:color="auto" w:fill="auto"/>
            <w:noWrap/>
            <w:vAlign w:val="bottom"/>
            <w:hideMark/>
          </w:tcPr>
          <w:p w14:paraId="72A86188" w14:textId="77777777" w:rsidR="007E7567" w:rsidRPr="007E7567" w:rsidRDefault="007E7567" w:rsidP="007E7567">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370" w:type="dxa"/>
            <w:tcBorders>
              <w:top w:val="nil"/>
              <w:left w:val="single" w:sz="4" w:space="0" w:color="auto"/>
              <w:bottom w:val="single" w:sz="4" w:space="0" w:color="auto"/>
              <w:right w:val="single" w:sz="4" w:space="0" w:color="auto"/>
            </w:tcBorders>
            <w:shd w:val="clear" w:color="auto" w:fill="auto"/>
            <w:noWrap/>
            <w:vAlign w:val="bottom"/>
            <w:hideMark/>
          </w:tcPr>
          <w:p w14:paraId="40B29073" w14:textId="77777777" w:rsidR="007E7567" w:rsidRPr="007E7567" w:rsidRDefault="007E7567" w:rsidP="007E7567">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F</w:t>
            </w:r>
          </w:p>
        </w:tc>
        <w:tc>
          <w:tcPr>
            <w:tcW w:w="2107" w:type="dxa"/>
            <w:tcBorders>
              <w:top w:val="nil"/>
              <w:left w:val="nil"/>
              <w:bottom w:val="single" w:sz="4" w:space="0" w:color="auto"/>
              <w:right w:val="single" w:sz="4" w:space="0" w:color="auto"/>
            </w:tcBorders>
            <w:shd w:val="clear" w:color="auto" w:fill="auto"/>
            <w:noWrap/>
            <w:vAlign w:val="bottom"/>
            <w:hideMark/>
          </w:tcPr>
          <w:p w14:paraId="1D5C50F0" w14:textId="77777777" w:rsidR="007E7567" w:rsidRPr="007E7567" w:rsidRDefault="007E7567" w:rsidP="007E7567">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10X Illumina</w:t>
            </w:r>
          </w:p>
        </w:tc>
        <w:tc>
          <w:tcPr>
            <w:tcW w:w="2571" w:type="dxa"/>
            <w:tcBorders>
              <w:top w:val="nil"/>
              <w:left w:val="nil"/>
              <w:bottom w:val="single" w:sz="4" w:space="0" w:color="auto"/>
              <w:right w:val="single" w:sz="4" w:space="0" w:color="auto"/>
            </w:tcBorders>
            <w:shd w:val="clear" w:color="auto" w:fill="auto"/>
            <w:noWrap/>
            <w:vAlign w:val="bottom"/>
            <w:hideMark/>
          </w:tcPr>
          <w:p w14:paraId="7999D3C3" w14:textId="77777777" w:rsidR="007E7567" w:rsidRPr="007E7567" w:rsidRDefault="007E7567" w:rsidP="007E7567">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10X_R2_F</w:t>
            </w:r>
          </w:p>
        </w:tc>
        <w:tc>
          <w:tcPr>
            <w:tcW w:w="1709" w:type="dxa"/>
            <w:tcBorders>
              <w:top w:val="nil"/>
              <w:left w:val="nil"/>
              <w:bottom w:val="single" w:sz="4" w:space="0" w:color="auto"/>
              <w:right w:val="single" w:sz="4" w:space="0" w:color="auto"/>
            </w:tcBorders>
            <w:shd w:val="clear" w:color="auto" w:fill="auto"/>
            <w:noWrap/>
            <w:vAlign w:val="bottom"/>
            <w:hideMark/>
          </w:tcPr>
          <w:p w14:paraId="1D5DD21C" w14:textId="77777777" w:rsidR="007E7567" w:rsidRPr="007E7567" w:rsidRDefault="007E7567" w:rsidP="007E7567">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94,825,601,818</w:t>
            </w:r>
          </w:p>
        </w:tc>
        <w:tc>
          <w:tcPr>
            <w:tcW w:w="1740" w:type="dxa"/>
            <w:tcBorders>
              <w:top w:val="nil"/>
              <w:left w:val="nil"/>
              <w:bottom w:val="single" w:sz="4" w:space="0" w:color="auto"/>
              <w:right w:val="single" w:sz="4" w:space="0" w:color="auto"/>
            </w:tcBorders>
            <w:shd w:val="clear" w:color="auto" w:fill="auto"/>
            <w:noWrap/>
            <w:vAlign w:val="bottom"/>
            <w:hideMark/>
          </w:tcPr>
          <w:p w14:paraId="33522FCC" w14:textId="77777777" w:rsidR="007E7567" w:rsidRPr="007E7567" w:rsidRDefault="007E7567" w:rsidP="007E7567">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627,984,118</w:t>
            </w:r>
          </w:p>
        </w:tc>
        <w:tc>
          <w:tcPr>
            <w:tcW w:w="1878" w:type="dxa"/>
            <w:tcBorders>
              <w:top w:val="nil"/>
              <w:left w:val="nil"/>
              <w:bottom w:val="single" w:sz="4" w:space="0" w:color="auto"/>
              <w:right w:val="single" w:sz="4" w:space="0" w:color="auto"/>
            </w:tcBorders>
            <w:shd w:val="clear" w:color="auto" w:fill="auto"/>
            <w:noWrap/>
            <w:vAlign w:val="bottom"/>
            <w:hideMark/>
          </w:tcPr>
          <w:p w14:paraId="730084B7" w14:textId="77777777" w:rsidR="007E7567" w:rsidRPr="007E7567" w:rsidRDefault="007E7567" w:rsidP="007E7567">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151</w:t>
            </w:r>
          </w:p>
        </w:tc>
        <w:tc>
          <w:tcPr>
            <w:tcW w:w="493" w:type="dxa"/>
            <w:tcBorders>
              <w:top w:val="nil"/>
              <w:left w:val="nil"/>
              <w:bottom w:val="single" w:sz="4" w:space="0" w:color="auto"/>
              <w:right w:val="single" w:sz="4" w:space="0" w:color="auto"/>
            </w:tcBorders>
            <w:shd w:val="clear" w:color="auto" w:fill="auto"/>
            <w:noWrap/>
            <w:vAlign w:val="bottom"/>
            <w:hideMark/>
          </w:tcPr>
          <w:p w14:paraId="75F057FD" w14:textId="77777777" w:rsidR="007E7567" w:rsidRPr="007E7567" w:rsidRDefault="007E7567" w:rsidP="007E7567">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51%</w:t>
            </w:r>
          </w:p>
        </w:tc>
        <w:tc>
          <w:tcPr>
            <w:tcW w:w="2259" w:type="dxa"/>
            <w:tcBorders>
              <w:top w:val="nil"/>
              <w:left w:val="nil"/>
              <w:bottom w:val="single" w:sz="4" w:space="0" w:color="auto"/>
              <w:right w:val="single" w:sz="4" w:space="0" w:color="auto"/>
            </w:tcBorders>
            <w:shd w:val="clear" w:color="auto" w:fill="auto"/>
            <w:noWrap/>
            <w:vAlign w:val="bottom"/>
            <w:hideMark/>
          </w:tcPr>
          <w:p w14:paraId="206C7A53" w14:textId="77777777" w:rsidR="007E7567" w:rsidRPr="007E7567" w:rsidRDefault="007E7567" w:rsidP="007E7567">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32</w:t>
            </w:r>
          </w:p>
        </w:tc>
        <w:tc>
          <w:tcPr>
            <w:tcW w:w="240" w:type="dxa"/>
            <w:tcBorders>
              <w:top w:val="nil"/>
              <w:left w:val="nil"/>
              <w:bottom w:val="nil"/>
              <w:right w:val="single" w:sz="4" w:space="0" w:color="auto"/>
            </w:tcBorders>
            <w:shd w:val="clear" w:color="auto" w:fill="auto"/>
            <w:noWrap/>
            <w:vAlign w:val="bottom"/>
            <w:hideMark/>
          </w:tcPr>
          <w:p w14:paraId="7C9D8DE7" w14:textId="77777777" w:rsidR="007E7567" w:rsidRPr="007E7567" w:rsidRDefault="007E7567" w:rsidP="007E7567">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93" w:type="dxa"/>
            <w:vAlign w:val="center"/>
            <w:hideMark/>
          </w:tcPr>
          <w:p w14:paraId="4359C942" w14:textId="77777777" w:rsidR="007E7567" w:rsidRPr="007E7567" w:rsidRDefault="007E7567" w:rsidP="007E7567">
            <w:pPr>
              <w:spacing w:after="0" w:line="240" w:lineRule="auto"/>
              <w:jc w:val="left"/>
              <w:rPr>
                <w:rFonts w:ascii="Times New Roman" w:eastAsia="Times New Roman" w:hAnsi="Times New Roman" w:cs="Times New Roman"/>
              </w:rPr>
            </w:pPr>
          </w:p>
        </w:tc>
      </w:tr>
      <w:tr w:rsidR="007E7567" w:rsidRPr="007E7567" w14:paraId="1C516755" w14:textId="77777777" w:rsidTr="007E7567">
        <w:trPr>
          <w:trHeight w:val="280"/>
          <w:jc w:val="center"/>
        </w:trPr>
        <w:tc>
          <w:tcPr>
            <w:tcW w:w="240" w:type="dxa"/>
            <w:tcBorders>
              <w:top w:val="nil"/>
              <w:left w:val="single" w:sz="4" w:space="0" w:color="auto"/>
              <w:bottom w:val="nil"/>
              <w:right w:val="nil"/>
            </w:tcBorders>
            <w:shd w:val="clear" w:color="auto" w:fill="auto"/>
            <w:noWrap/>
            <w:vAlign w:val="bottom"/>
            <w:hideMark/>
          </w:tcPr>
          <w:p w14:paraId="7574912E" w14:textId="77777777" w:rsidR="007E7567" w:rsidRPr="007E7567" w:rsidRDefault="007E7567" w:rsidP="007E7567">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370" w:type="dxa"/>
            <w:tcBorders>
              <w:top w:val="nil"/>
              <w:left w:val="single" w:sz="4" w:space="0" w:color="auto"/>
              <w:bottom w:val="single" w:sz="4" w:space="0" w:color="auto"/>
              <w:right w:val="single" w:sz="4" w:space="0" w:color="auto"/>
            </w:tcBorders>
            <w:shd w:val="clear" w:color="auto" w:fill="auto"/>
            <w:noWrap/>
            <w:vAlign w:val="bottom"/>
            <w:hideMark/>
          </w:tcPr>
          <w:p w14:paraId="13F2857A" w14:textId="77777777" w:rsidR="007E7567" w:rsidRPr="007E7567" w:rsidRDefault="007E7567" w:rsidP="007E7567">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M</w:t>
            </w:r>
          </w:p>
        </w:tc>
        <w:tc>
          <w:tcPr>
            <w:tcW w:w="2107" w:type="dxa"/>
            <w:tcBorders>
              <w:top w:val="nil"/>
              <w:left w:val="nil"/>
              <w:bottom w:val="single" w:sz="4" w:space="0" w:color="auto"/>
              <w:right w:val="single" w:sz="4" w:space="0" w:color="auto"/>
            </w:tcBorders>
            <w:shd w:val="clear" w:color="auto" w:fill="auto"/>
            <w:noWrap/>
            <w:vAlign w:val="bottom"/>
            <w:hideMark/>
          </w:tcPr>
          <w:p w14:paraId="59F76539" w14:textId="77777777" w:rsidR="007E7567" w:rsidRPr="007E7567" w:rsidRDefault="007E7567" w:rsidP="007E7567">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10X Illumina</w:t>
            </w:r>
          </w:p>
        </w:tc>
        <w:tc>
          <w:tcPr>
            <w:tcW w:w="2571" w:type="dxa"/>
            <w:tcBorders>
              <w:top w:val="nil"/>
              <w:left w:val="nil"/>
              <w:bottom w:val="single" w:sz="4" w:space="0" w:color="auto"/>
              <w:right w:val="single" w:sz="4" w:space="0" w:color="auto"/>
            </w:tcBorders>
            <w:shd w:val="clear" w:color="auto" w:fill="auto"/>
            <w:noWrap/>
            <w:vAlign w:val="bottom"/>
            <w:hideMark/>
          </w:tcPr>
          <w:p w14:paraId="02F315A0" w14:textId="77777777" w:rsidR="007E7567" w:rsidRPr="007E7567" w:rsidRDefault="007E7567" w:rsidP="007E7567">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10X_R1_M</w:t>
            </w:r>
          </w:p>
        </w:tc>
        <w:tc>
          <w:tcPr>
            <w:tcW w:w="1709" w:type="dxa"/>
            <w:tcBorders>
              <w:top w:val="nil"/>
              <w:left w:val="nil"/>
              <w:bottom w:val="single" w:sz="4" w:space="0" w:color="auto"/>
              <w:right w:val="single" w:sz="4" w:space="0" w:color="auto"/>
            </w:tcBorders>
            <w:shd w:val="clear" w:color="auto" w:fill="auto"/>
            <w:noWrap/>
            <w:vAlign w:val="bottom"/>
            <w:hideMark/>
          </w:tcPr>
          <w:p w14:paraId="42914D67" w14:textId="77777777" w:rsidR="007E7567" w:rsidRPr="007E7567" w:rsidRDefault="007E7567" w:rsidP="007E7567">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65,806,680,934</w:t>
            </w:r>
          </w:p>
        </w:tc>
        <w:tc>
          <w:tcPr>
            <w:tcW w:w="1740" w:type="dxa"/>
            <w:tcBorders>
              <w:top w:val="nil"/>
              <w:left w:val="nil"/>
              <w:bottom w:val="single" w:sz="4" w:space="0" w:color="auto"/>
              <w:right w:val="single" w:sz="4" w:space="0" w:color="auto"/>
            </w:tcBorders>
            <w:shd w:val="clear" w:color="auto" w:fill="auto"/>
            <w:noWrap/>
            <w:vAlign w:val="bottom"/>
            <w:hideMark/>
          </w:tcPr>
          <w:p w14:paraId="5B533DB0" w14:textId="77777777" w:rsidR="007E7567" w:rsidRPr="007E7567" w:rsidRDefault="007E7567" w:rsidP="007E7567">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435,805,834</w:t>
            </w:r>
          </w:p>
        </w:tc>
        <w:tc>
          <w:tcPr>
            <w:tcW w:w="1878" w:type="dxa"/>
            <w:tcBorders>
              <w:top w:val="nil"/>
              <w:left w:val="nil"/>
              <w:bottom w:val="single" w:sz="4" w:space="0" w:color="auto"/>
              <w:right w:val="single" w:sz="4" w:space="0" w:color="auto"/>
            </w:tcBorders>
            <w:shd w:val="clear" w:color="auto" w:fill="auto"/>
            <w:noWrap/>
            <w:vAlign w:val="bottom"/>
            <w:hideMark/>
          </w:tcPr>
          <w:p w14:paraId="23726E8B" w14:textId="77777777" w:rsidR="007E7567" w:rsidRPr="007E7567" w:rsidRDefault="007E7567" w:rsidP="007E7567">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151</w:t>
            </w:r>
          </w:p>
        </w:tc>
        <w:tc>
          <w:tcPr>
            <w:tcW w:w="493" w:type="dxa"/>
            <w:tcBorders>
              <w:top w:val="nil"/>
              <w:left w:val="nil"/>
              <w:bottom w:val="single" w:sz="4" w:space="0" w:color="auto"/>
              <w:right w:val="single" w:sz="4" w:space="0" w:color="auto"/>
            </w:tcBorders>
            <w:shd w:val="clear" w:color="auto" w:fill="auto"/>
            <w:noWrap/>
            <w:vAlign w:val="bottom"/>
            <w:hideMark/>
          </w:tcPr>
          <w:p w14:paraId="780789A8" w14:textId="77777777" w:rsidR="007E7567" w:rsidRPr="007E7567" w:rsidRDefault="007E7567" w:rsidP="007E7567">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49%</w:t>
            </w:r>
          </w:p>
        </w:tc>
        <w:tc>
          <w:tcPr>
            <w:tcW w:w="2259" w:type="dxa"/>
            <w:tcBorders>
              <w:top w:val="nil"/>
              <w:left w:val="nil"/>
              <w:bottom w:val="single" w:sz="4" w:space="0" w:color="auto"/>
              <w:right w:val="single" w:sz="4" w:space="0" w:color="auto"/>
            </w:tcBorders>
            <w:shd w:val="clear" w:color="auto" w:fill="auto"/>
            <w:noWrap/>
            <w:vAlign w:val="bottom"/>
            <w:hideMark/>
          </w:tcPr>
          <w:p w14:paraId="5438F6F4" w14:textId="77777777" w:rsidR="007E7567" w:rsidRPr="007E7567" w:rsidRDefault="007E7567" w:rsidP="007E7567">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34</w:t>
            </w:r>
          </w:p>
        </w:tc>
        <w:tc>
          <w:tcPr>
            <w:tcW w:w="240" w:type="dxa"/>
            <w:tcBorders>
              <w:top w:val="nil"/>
              <w:left w:val="nil"/>
              <w:bottom w:val="nil"/>
              <w:right w:val="single" w:sz="4" w:space="0" w:color="auto"/>
            </w:tcBorders>
            <w:shd w:val="clear" w:color="auto" w:fill="auto"/>
            <w:noWrap/>
            <w:vAlign w:val="bottom"/>
            <w:hideMark/>
          </w:tcPr>
          <w:p w14:paraId="2866D179" w14:textId="77777777" w:rsidR="007E7567" w:rsidRPr="007E7567" w:rsidRDefault="007E7567" w:rsidP="007E7567">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93" w:type="dxa"/>
            <w:vAlign w:val="center"/>
            <w:hideMark/>
          </w:tcPr>
          <w:p w14:paraId="0B7ED8D7" w14:textId="77777777" w:rsidR="007E7567" w:rsidRPr="007E7567" w:rsidRDefault="007E7567" w:rsidP="007E7567">
            <w:pPr>
              <w:spacing w:after="0" w:line="240" w:lineRule="auto"/>
              <w:jc w:val="left"/>
              <w:rPr>
                <w:rFonts w:ascii="Times New Roman" w:eastAsia="Times New Roman" w:hAnsi="Times New Roman" w:cs="Times New Roman"/>
              </w:rPr>
            </w:pPr>
          </w:p>
        </w:tc>
      </w:tr>
      <w:tr w:rsidR="007E7567" w:rsidRPr="007E7567" w14:paraId="62355FC8" w14:textId="77777777" w:rsidTr="007E7567">
        <w:trPr>
          <w:trHeight w:val="280"/>
          <w:jc w:val="center"/>
        </w:trPr>
        <w:tc>
          <w:tcPr>
            <w:tcW w:w="240" w:type="dxa"/>
            <w:tcBorders>
              <w:top w:val="nil"/>
              <w:left w:val="single" w:sz="4" w:space="0" w:color="auto"/>
              <w:bottom w:val="nil"/>
              <w:right w:val="nil"/>
            </w:tcBorders>
            <w:shd w:val="clear" w:color="auto" w:fill="auto"/>
            <w:noWrap/>
            <w:vAlign w:val="bottom"/>
            <w:hideMark/>
          </w:tcPr>
          <w:p w14:paraId="79F5D655" w14:textId="77777777" w:rsidR="007E7567" w:rsidRPr="007E7567" w:rsidRDefault="007E7567" w:rsidP="007E7567">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370" w:type="dxa"/>
            <w:tcBorders>
              <w:top w:val="nil"/>
              <w:left w:val="single" w:sz="4" w:space="0" w:color="auto"/>
              <w:bottom w:val="single" w:sz="4" w:space="0" w:color="auto"/>
              <w:right w:val="single" w:sz="4" w:space="0" w:color="auto"/>
            </w:tcBorders>
            <w:shd w:val="clear" w:color="auto" w:fill="auto"/>
            <w:noWrap/>
            <w:vAlign w:val="bottom"/>
            <w:hideMark/>
          </w:tcPr>
          <w:p w14:paraId="672C6C65" w14:textId="77777777" w:rsidR="007E7567" w:rsidRPr="007E7567" w:rsidRDefault="007E7567" w:rsidP="007E7567">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M</w:t>
            </w:r>
          </w:p>
        </w:tc>
        <w:tc>
          <w:tcPr>
            <w:tcW w:w="2107" w:type="dxa"/>
            <w:tcBorders>
              <w:top w:val="nil"/>
              <w:left w:val="nil"/>
              <w:bottom w:val="single" w:sz="4" w:space="0" w:color="auto"/>
              <w:right w:val="single" w:sz="4" w:space="0" w:color="auto"/>
            </w:tcBorders>
            <w:shd w:val="clear" w:color="auto" w:fill="auto"/>
            <w:noWrap/>
            <w:vAlign w:val="bottom"/>
            <w:hideMark/>
          </w:tcPr>
          <w:p w14:paraId="2E473FBA" w14:textId="77777777" w:rsidR="007E7567" w:rsidRPr="007E7567" w:rsidRDefault="007E7567" w:rsidP="007E7567">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10X Illumina</w:t>
            </w:r>
          </w:p>
        </w:tc>
        <w:tc>
          <w:tcPr>
            <w:tcW w:w="2571" w:type="dxa"/>
            <w:tcBorders>
              <w:top w:val="nil"/>
              <w:left w:val="nil"/>
              <w:bottom w:val="single" w:sz="4" w:space="0" w:color="auto"/>
              <w:right w:val="single" w:sz="4" w:space="0" w:color="auto"/>
            </w:tcBorders>
            <w:shd w:val="clear" w:color="auto" w:fill="auto"/>
            <w:noWrap/>
            <w:vAlign w:val="bottom"/>
            <w:hideMark/>
          </w:tcPr>
          <w:p w14:paraId="7E647EA9" w14:textId="77777777" w:rsidR="007E7567" w:rsidRPr="007E7567" w:rsidRDefault="007E7567" w:rsidP="007E7567">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10X_R2_M</w:t>
            </w:r>
          </w:p>
        </w:tc>
        <w:tc>
          <w:tcPr>
            <w:tcW w:w="1709" w:type="dxa"/>
            <w:tcBorders>
              <w:top w:val="nil"/>
              <w:left w:val="nil"/>
              <w:bottom w:val="single" w:sz="4" w:space="0" w:color="auto"/>
              <w:right w:val="single" w:sz="4" w:space="0" w:color="auto"/>
            </w:tcBorders>
            <w:shd w:val="clear" w:color="auto" w:fill="auto"/>
            <w:noWrap/>
            <w:vAlign w:val="bottom"/>
            <w:hideMark/>
          </w:tcPr>
          <w:p w14:paraId="705C0D28" w14:textId="77777777" w:rsidR="007E7567" w:rsidRPr="007E7567" w:rsidRDefault="007E7567" w:rsidP="007E7567">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65,806,680,934</w:t>
            </w:r>
          </w:p>
        </w:tc>
        <w:tc>
          <w:tcPr>
            <w:tcW w:w="1740" w:type="dxa"/>
            <w:tcBorders>
              <w:top w:val="nil"/>
              <w:left w:val="nil"/>
              <w:bottom w:val="single" w:sz="4" w:space="0" w:color="auto"/>
              <w:right w:val="single" w:sz="4" w:space="0" w:color="auto"/>
            </w:tcBorders>
            <w:shd w:val="clear" w:color="auto" w:fill="auto"/>
            <w:noWrap/>
            <w:vAlign w:val="bottom"/>
            <w:hideMark/>
          </w:tcPr>
          <w:p w14:paraId="1671A9CD" w14:textId="77777777" w:rsidR="007E7567" w:rsidRPr="007E7567" w:rsidRDefault="007E7567" w:rsidP="007E7567">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435,805,834</w:t>
            </w:r>
          </w:p>
        </w:tc>
        <w:tc>
          <w:tcPr>
            <w:tcW w:w="1878" w:type="dxa"/>
            <w:tcBorders>
              <w:top w:val="nil"/>
              <w:left w:val="nil"/>
              <w:bottom w:val="single" w:sz="4" w:space="0" w:color="auto"/>
              <w:right w:val="single" w:sz="4" w:space="0" w:color="auto"/>
            </w:tcBorders>
            <w:shd w:val="clear" w:color="auto" w:fill="auto"/>
            <w:noWrap/>
            <w:vAlign w:val="bottom"/>
            <w:hideMark/>
          </w:tcPr>
          <w:p w14:paraId="218BD11A" w14:textId="77777777" w:rsidR="007E7567" w:rsidRPr="007E7567" w:rsidRDefault="007E7567" w:rsidP="007E7567">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151</w:t>
            </w:r>
          </w:p>
        </w:tc>
        <w:tc>
          <w:tcPr>
            <w:tcW w:w="493" w:type="dxa"/>
            <w:tcBorders>
              <w:top w:val="nil"/>
              <w:left w:val="nil"/>
              <w:bottom w:val="single" w:sz="4" w:space="0" w:color="auto"/>
              <w:right w:val="single" w:sz="4" w:space="0" w:color="auto"/>
            </w:tcBorders>
            <w:shd w:val="clear" w:color="auto" w:fill="auto"/>
            <w:noWrap/>
            <w:vAlign w:val="bottom"/>
            <w:hideMark/>
          </w:tcPr>
          <w:p w14:paraId="0BE18BB2" w14:textId="77777777" w:rsidR="007E7567" w:rsidRPr="007E7567" w:rsidRDefault="007E7567" w:rsidP="007E7567">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49%</w:t>
            </w:r>
          </w:p>
        </w:tc>
        <w:tc>
          <w:tcPr>
            <w:tcW w:w="2259" w:type="dxa"/>
            <w:tcBorders>
              <w:top w:val="nil"/>
              <w:left w:val="nil"/>
              <w:bottom w:val="single" w:sz="4" w:space="0" w:color="auto"/>
              <w:right w:val="single" w:sz="4" w:space="0" w:color="auto"/>
            </w:tcBorders>
            <w:shd w:val="clear" w:color="auto" w:fill="auto"/>
            <w:noWrap/>
            <w:vAlign w:val="bottom"/>
            <w:hideMark/>
          </w:tcPr>
          <w:p w14:paraId="66B8D672" w14:textId="77777777" w:rsidR="007E7567" w:rsidRPr="007E7567" w:rsidRDefault="007E7567" w:rsidP="007E7567">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32</w:t>
            </w:r>
          </w:p>
        </w:tc>
        <w:tc>
          <w:tcPr>
            <w:tcW w:w="240" w:type="dxa"/>
            <w:tcBorders>
              <w:top w:val="nil"/>
              <w:left w:val="nil"/>
              <w:bottom w:val="nil"/>
              <w:right w:val="single" w:sz="4" w:space="0" w:color="auto"/>
            </w:tcBorders>
            <w:shd w:val="clear" w:color="auto" w:fill="auto"/>
            <w:noWrap/>
            <w:vAlign w:val="bottom"/>
            <w:hideMark/>
          </w:tcPr>
          <w:p w14:paraId="5C07C8C0" w14:textId="77777777" w:rsidR="007E7567" w:rsidRPr="007E7567" w:rsidRDefault="007E7567" w:rsidP="007E7567">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93" w:type="dxa"/>
            <w:vAlign w:val="center"/>
            <w:hideMark/>
          </w:tcPr>
          <w:p w14:paraId="31AD58D3" w14:textId="77777777" w:rsidR="007E7567" w:rsidRPr="007E7567" w:rsidRDefault="007E7567" w:rsidP="007E7567">
            <w:pPr>
              <w:spacing w:after="0" w:line="240" w:lineRule="auto"/>
              <w:jc w:val="left"/>
              <w:rPr>
                <w:rFonts w:ascii="Times New Roman" w:eastAsia="Times New Roman" w:hAnsi="Times New Roman" w:cs="Times New Roman"/>
              </w:rPr>
            </w:pPr>
          </w:p>
        </w:tc>
      </w:tr>
      <w:tr w:rsidR="007E7567" w:rsidRPr="007E7567" w14:paraId="4C05D348" w14:textId="77777777" w:rsidTr="007E7567">
        <w:trPr>
          <w:trHeight w:val="280"/>
          <w:jc w:val="center"/>
        </w:trPr>
        <w:tc>
          <w:tcPr>
            <w:tcW w:w="240" w:type="dxa"/>
            <w:tcBorders>
              <w:top w:val="nil"/>
              <w:left w:val="single" w:sz="4" w:space="0" w:color="auto"/>
              <w:bottom w:val="nil"/>
              <w:right w:val="nil"/>
            </w:tcBorders>
            <w:shd w:val="clear" w:color="auto" w:fill="auto"/>
            <w:noWrap/>
            <w:vAlign w:val="bottom"/>
            <w:hideMark/>
          </w:tcPr>
          <w:p w14:paraId="34A86049" w14:textId="77777777" w:rsidR="007E7567" w:rsidRPr="007E7567" w:rsidRDefault="007E7567" w:rsidP="007E7567">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370" w:type="dxa"/>
            <w:tcBorders>
              <w:top w:val="nil"/>
              <w:left w:val="single" w:sz="4" w:space="0" w:color="auto"/>
              <w:bottom w:val="single" w:sz="4" w:space="0" w:color="auto"/>
              <w:right w:val="single" w:sz="4" w:space="0" w:color="auto"/>
            </w:tcBorders>
            <w:shd w:val="clear" w:color="auto" w:fill="auto"/>
            <w:noWrap/>
            <w:vAlign w:val="bottom"/>
            <w:hideMark/>
          </w:tcPr>
          <w:p w14:paraId="3A82A830" w14:textId="77777777" w:rsidR="007E7567" w:rsidRPr="007E7567" w:rsidRDefault="007E7567" w:rsidP="007E7567">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F</w:t>
            </w:r>
          </w:p>
        </w:tc>
        <w:tc>
          <w:tcPr>
            <w:tcW w:w="2107" w:type="dxa"/>
            <w:tcBorders>
              <w:top w:val="nil"/>
              <w:left w:val="nil"/>
              <w:bottom w:val="single" w:sz="4" w:space="0" w:color="auto"/>
              <w:right w:val="single" w:sz="4" w:space="0" w:color="auto"/>
            </w:tcBorders>
            <w:shd w:val="clear" w:color="auto" w:fill="auto"/>
            <w:noWrap/>
            <w:vAlign w:val="bottom"/>
            <w:hideMark/>
          </w:tcPr>
          <w:p w14:paraId="417B00D8" w14:textId="77777777" w:rsidR="007E7567" w:rsidRPr="007E7567" w:rsidRDefault="007E7567" w:rsidP="007E7567">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Phase Genomics Hi-C</w:t>
            </w:r>
          </w:p>
        </w:tc>
        <w:tc>
          <w:tcPr>
            <w:tcW w:w="2571" w:type="dxa"/>
            <w:tcBorders>
              <w:top w:val="nil"/>
              <w:left w:val="nil"/>
              <w:bottom w:val="single" w:sz="4" w:space="0" w:color="auto"/>
              <w:right w:val="single" w:sz="4" w:space="0" w:color="auto"/>
            </w:tcBorders>
            <w:shd w:val="clear" w:color="auto" w:fill="auto"/>
            <w:noWrap/>
            <w:vAlign w:val="bottom"/>
            <w:hideMark/>
          </w:tcPr>
          <w:p w14:paraId="26DC3C48" w14:textId="77777777" w:rsidR="007E7567" w:rsidRPr="007E7567" w:rsidRDefault="007E7567" w:rsidP="007E7567">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hic_R1_F</w:t>
            </w:r>
          </w:p>
        </w:tc>
        <w:tc>
          <w:tcPr>
            <w:tcW w:w="1709" w:type="dxa"/>
            <w:tcBorders>
              <w:top w:val="nil"/>
              <w:left w:val="nil"/>
              <w:bottom w:val="single" w:sz="4" w:space="0" w:color="auto"/>
              <w:right w:val="single" w:sz="4" w:space="0" w:color="auto"/>
            </w:tcBorders>
            <w:shd w:val="clear" w:color="auto" w:fill="auto"/>
            <w:noWrap/>
            <w:vAlign w:val="bottom"/>
            <w:hideMark/>
          </w:tcPr>
          <w:p w14:paraId="6A015984" w14:textId="77777777" w:rsidR="007E7567" w:rsidRPr="007E7567" w:rsidRDefault="007E7567" w:rsidP="007E7567">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13,116,671,550</w:t>
            </w:r>
          </w:p>
        </w:tc>
        <w:tc>
          <w:tcPr>
            <w:tcW w:w="1740" w:type="dxa"/>
            <w:tcBorders>
              <w:top w:val="nil"/>
              <w:left w:val="nil"/>
              <w:bottom w:val="single" w:sz="4" w:space="0" w:color="auto"/>
              <w:right w:val="single" w:sz="4" w:space="0" w:color="auto"/>
            </w:tcBorders>
            <w:shd w:val="clear" w:color="auto" w:fill="auto"/>
            <w:noWrap/>
            <w:vAlign w:val="bottom"/>
            <w:hideMark/>
          </w:tcPr>
          <w:p w14:paraId="50D4021B" w14:textId="77777777" w:rsidR="007E7567" w:rsidRPr="007E7567" w:rsidRDefault="007E7567" w:rsidP="007E7567">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87,444,477</w:t>
            </w:r>
          </w:p>
        </w:tc>
        <w:tc>
          <w:tcPr>
            <w:tcW w:w="1878" w:type="dxa"/>
            <w:tcBorders>
              <w:top w:val="nil"/>
              <w:left w:val="nil"/>
              <w:bottom w:val="single" w:sz="4" w:space="0" w:color="auto"/>
              <w:right w:val="single" w:sz="4" w:space="0" w:color="auto"/>
            </w:tcBorders>
            <w:shd w:val="clear" w:color="auto" w:fill="auto"/>
            <w:noWrap/>
            <w:vAlign w:val="bottom"/>
            <w:hideMark/>
          </w:tcPr>
          <w:p w14:paraId="7061A7E3" w14:textId="77777777" w:rsidR="007E7567" w:rsidRPr="007E7567" w:rsidRDefault="007E7567" w:rsidP="007E7567">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150</w:t>
            </w:r>
          </w:p>
        </w:tc>
        <w:tc>
          <w:tcPr>
            <w:tcW w:w="493" w:type="dxa"/>
            <w:tcBorders>
              <w:top w:val="nil"/>
              <w:left w:val="nil"/>
              <w:bottom w:val="single" w:sz="4" w:space="0" w:color="auto"/>
              <w:right w:val="single" w:sz="4" w:space="0" w:color="auto"/>
            </w:tcBorders>
            <w:shd w:val="clear" w:color="auto" w:fill="auto"/>
            <w:noWrap/>
            <w:vAlign w:val="bottom"/>
            <w:hideMark/>
          </w:tcPr>
          <w:p w14:paraId="6D72A6C0" w14:textId="77777777" w:rsidR="007E7567" w:rsidRPr="007E7567" w:rsidRDefault="007E7567" w:rsidP="007E7567">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46%</w:t>
            </w:r>
          </w:p>
        </w:tc>
        <w:tc>
          <w:tcPr>
            <w:tcW w:w="2259" w:type="dxa"/>
            <w:tcBorders>
              <w:top w:val="nil"/>
              <w:left w:val="nil"/>
              <w:bottom w:val="single" w:sz="4" w:space="0" w:color="auto"/>
              <w:right w:val="single" w:sz="4" w:space="0" w:color="auto"/>
            </w:tcBorders>
            <w:shd w:val="clear" w:color="auto" w:fill="auto"/>
            <w:noWrap/>
            <w:vAlign w:val="bottom"/>
            <w:hideMark/>
          </w:tcPr>
          <w:p w14:paraId="6273F42E" w14:textId="77777777" w:rsidR="007E7567" w:rsidRPr="007E7567" w:rsidRDefault="007E7567" w:rsidP="007E7567">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38</w:t>
            </w:r>
          </w:p>
        </w:tc>
        <w:tc>
          <w:tcPr>
            <w:tcW w:w="240" w:type="dxa"/>
            <w:tcBorders>
              <w:top w:val="nil"/>
              <w:left w:val="nil"/>
              <w:bottom w:val="nil"/>
              <w:right w:val="single" w:sz="4" w:space="0" w:color="auto"/>
            </w:tcBorders>
            <w:shd w:val="clear" w:color="auto" w:fill="auto"/>
            <w:noWrap/>
            <w:vAlign w:val="bottom"/>
            <w:hideMark/>
          </w:tcPr>
          <w:p w14:paraId="156B8039" w14:textId="77777777" w:rsidR="007E7567" w:rsidRPr="007E7567" w:rsidRDefault="007E7567" w:rsidP="007E7567">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93" w:type="dxa"/>
            <w:vAlign w:val="center"/>
            <w:hideMark/>
          </w:tcPr>
          <w:p w14:paraId="5822D9AE" w14:textId="77777777" w:rsidR="007E7567" w:rsidRPr="007E7567" w:rsidRDefault="007E7567" w:rsidP="007E7567">
            <w:pPr>
              <w:spacing w:after="0" w:line="240" w:lineRule="auto"/>
              <w:jc w:val="left"/>
              <w:rPr>
                <w:rFonts w:ascii="Times New Roman" w:eastAsia="Times New Roman" w:hAnsi="Times New Roman" w:cs="Times New Roman"/>
              </w:rPr>
            </w:pPr>
          </w:p>
        </w:tc>
      </w:tr>
      <w:tr w:rsidR="007E7567" w:rsidRPr="007E7567" w14:paraId="6C58B3E5" w14:textId="77777777" w:rsidTr="007E7567">
        <w:trPr>
          <w:trHeight w:val="280"/>
          <w:jc w:val="center"/>
        </w:trPr>
        <w:tc>
          <w:tcPr>
            <w:tcW w:w="240" w:type="dxa"/>
            <w:tcBorders>
              <w:top w:val="nil"/>
              <w:left w:val="single" w:sz="4" w:space="0" w:color="auto"/>
              <w:bottom w:val="nil"/>
              <w:right w:val="nil"/>
            </w:tcBorders>
            <w:shd w:val="clear" w:color="auto" w:fill="auto"/>
            <w:noWrap/>
            <w:vAlign w:val="bottom"/>
            <w:hideMark/>
          </w:tcPr>
          <w:p w14:paraId="168760A7" w14:textId="77777777" w:rsidR="007E7567" w:rsidRPr="007E7567" w:rsidRDefault="007E7567" w:rsidP="007E7567">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370" w:type="dxa"/>
            <w:tcBorders>
              <w:top w:val="nil"/>
              <w:left w:val="single" w:sz="4" w:space="0" w:color="auto"/>
              <w:bottom w:val="single" w:sz="4" w:space="0" w:color="auto"/>
              <w:right w:val="single" w:sz="4" w:space="0" w:color="auto"/>
            </w:tcBorders>
            <w:shd w:val="clear" w:color="auto" w:fill="auto"/>
            <w:noWrap/>
            <w:vAlign w:val="bottom"/>
            <w:hideMark/>
          </w:tcPr>
          <w:p w14:paraId="6293A4EE" w14:textId="77777777" w:rsidR="007E7567" w:rsidRPr="007E7567" w:rsidRDefault="007E7567" w:rsidP="007E7567">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F</w:t>
            </w:r>
          </w:p>
        </w:tc>
        <w:tc>
          <w:tcPr>
            <w:tcW w:w="2107" w:type="dxa"/>
            <w:tcBorders>
              <w:top w:val="nil"/>
              <w:left w:val="nil"/>
              <w:bottom w:val="single" w:sz="4" w:space="0" w:color="auto"/>
              <w:right w:val="single" w:sz="4" w:space="0" w:color="auto"/>
            </w:tcBorders>
            <w:shd w:val="clear" w:color="auto" w:fill="auto"/>
            <w:noWrap/>
            <w:vAlign w:val="bottom"/>
            <w:hideMark/>
          </w:tcPr>
          <w:p w14:paraId="552B3C7D" w14:textId="77777777" w:rsidR="007E7567" w:rsidRPr="007E7567" w:rsidRDefault="007E7567" w:rsidP="007E7567">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Phase Genomics Hi-C</w:t>
            </w:r>
          </w:p>
        </w:tc>
        <w:tc>
          <w:tcPr>
            <w:tcW w:w="2571" w:type="dxa"/>
            <w:tcBorders>
              <w:top w:val="nil"/>
              <w:left w:val="nil"/>
              <w:bottom w:val="single" w:sz="4" w:space="0" w:color="auto"/>
              <w:right w:val="single" w:sz="4" w:space="0" w:color="auto"/>
            </w:tcBorders>
            <w:shd w:val="clear" w:color="auto" w:fill="auto"/>
            <w:noWrap/>
            <w:vAlign w:val="bottom"/>
            <w:hideMark/>
          </w:tcPr>
          <w:p w14:paraId="76BC752D" w14:textId="77777777" w:rsidR="007E7567" w:rsidRPr="007E7567" w:rsidRDefault="007E7567" w:rsidP="007E7567">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hic_R2_F</w:t>
            </w:r>
          </w:p>
        </w:tc>
        <w:tc>
          <w:tcPr>
            <w:tcW w:w="1709" w:type="dxa"/>
            <w:tcBorders>
              <w:top w:val="nil"/>
              <w:left w:val="nil"/>
              <w:bottom w:val="single" w:sz="4" w:space="0" w:color="auto"/>
              <w:right w:val="single" w:sz="4" w:space="0" w:color="auto"/>
            </w:tcBorders>
            <w:shd w:val="clear" w:color="auto" w:fill="auto"/>
            <w:noWrap/>
            <w:vAlign w:val="bottom"/>
            <w:hideMark/>
          </w:tcPr>
          <w:p w14:paraId="36E84386" w14:textId="77777777" w:rsidR="007E7567" w:rsidRPr="007E7567" w:rsidRDefault="007E7567" w:rsidP="007E7567">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13,116,671,550</w:t>
            </w:r>
          </w:p>
        </w:tc>
        <w:tc>
          <w:tcPr>
            <w:tcW w:w="1740" w:type="dxa"/>
            <w:tcBorders>
              <w:top w:val="nil"/>
              <w:left w:val="nil"/>
              <w:bottom w:val="single" w:sz="4" w:space="0" w:color="auto"/>
              <w:right w:val="single" w:sz="4" w:space="0" w:color="auto"/>
            </w:tcBorders>
            <w:shd w:val="clear" w:color="auto" w:fill="auto"/>
            <w:noWrap/>
            <w:vAlign w:val="bottom"/>
            <w:hideMark/>
          </w:tcPr>
          <w:p w14:paraId="07732F0B" w14:textId="77777777" w:rsidR="007E7567" w:rsidRPr="007E7567" w:rsidRDefault="007E7567" w:rsidP="007E7567">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87,444,477</w:t>
            </w:r>
          </w:p>
        </w:tc>
        <w:tc>
          <w:tcPr>
            <w:tcW w:w="1878" w:type="dxa"/>
            <w:tcBorders>
              <w:top w:val="nil"/>
              <w:left w:val="nil"/>
              <w:bottom w:val="single" w:sz="4" w:space="0" w:color="auto"/>
              <w:right w:val="single" w:sz="4" w:space="0" w:color="auto"/>
            </w:tcBorders>
            <w:shd w:val="clear" w:color="auto" w:fill="auto"/>
            <w:noWrap/>
            <w:vAlign w:val="bottom"/>
            <w:hideMark/>
          </w:tcPr>
          <w:p w14:paraId="68E077C9" w14:textId="77777777" w:rsidR="007E7567" w:rsidRPr="007E7567" w:rsidRDefault="007E7567" w:rsidP="007E7567">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150</w:t>
            </w:r>
          </w:p>
        </w:tc>
        <w:tc>
          <w:tcPr>
            <w:tcW w:w="493" w:type="dxa"/>
            <w:tcBorders>
              <w:top w:val="nil"/>
              <w:left w:val="nil"/>
              <w:bottom w:val="single" w:sz="4" w:space="0" w:color="auto"/>
              <w:right w:val="single" w:sz="4" w:space="0" w:color="auto"/>
            </w:tcBorders>
            <w:shd w:val="clear" w:color="auto" w:fill="auto"/>
            <w:noWrap/>
            <w:vAlign w:val="bottom"/>
            <w:hideMark/>
          </w:tcPr>
          <w:p w14:paraId="06603C1B" w14:textId="77777777" w:rsidR="007E7567" w:rsidRPr="007E7567" w:rsidRDefault="007E7567" w:rsidP="007E7567">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46%</w:t>
            </w:r>
          </w:p>
        </w:tc>
        <w:tc>
          <w:tcPr>
            <w:tcW w:w="2259" w:type="dxa"/>
            <w:tcBorders>
              <w:top w:val="nil"/>
              <w:left w:val="nil"/>
              <w:bottom w:val="single" w:sz="4" w:space="0" w:color="auto"/>
              <w:right w:val="single" w:sz="4" w:space="0" w:color="auto"/>
            </w:tcBorders>
            <w:shd w:val="clear" w:color="auto" w:fill="auto"/>
            <w:noWrap/>
            <w:vAlign w:val="bottom"/>
            <w:hideMark/>
          </w:tcPr>
          <w:p w14:paraId="34EE825E" w14:textId="77777777" w:rsidR="007E7567" w:rsidRPr="007E7567" w:rsidRDefault="007E7567" w:rsidP="007E7567">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36</w:t>
            </w:r>
          </w:p>
        </w:tc>
        <w:tc>
          <w:tcPr>
            <w:tcW w:w="240" w:type="dxa"/>
            <w:tcBorders>
              <w:top w:val="nil"/>
              <w:left w:val="nil"/>
              <w:bottom w:val="nil"/>
              <w:right w:val="single" w:sz="4" w:space="0" w:color="auto"/>
            </w:tcBorders>
            <w:shd w:val="clear" w:color="auto" w:fill="auto"/>
            <w:noWrap/>
            <w:vAlign w:val="bottom"/>
            <w:hideMark/>
          </w:tcPr>
          <w:p w14:paraId="3D0C3095" w14:textId="77777777" w:rsidR="007E7567" w:rsidRPr="007E7567" w:rsidRDefault="007E7567" w:rsidP="007E7567">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93" w:type="dxa"/>
            <w:vAlign w:val="center"/>
            <w:hideMark/>
          </w:tcPr>
          <w:p w14:paraId="17B09534" w14:textId="77777777" w:rsidR="007E7567" w:rsidRPr="007E7567" w:rsidRDefault="007E7567" w:rsidP="007E7567">
            <w:pPr>
              <w:spacing w:after="0" w:line="240" w:lineRule="auto"/>
              <w:jc w:val="left"/>
              <w:rPr>
                <w:rFonts w:ascii="Times New Roman" w:eastAsia="Times New Roman" w:hAnsi="Times New Roman" w:cs="Times New Roman"/>
              </w:rPr>
            </w:pPr>
          </w:p>
        </w:tc>
      </w:tr>
      <w:tr w:rsidR="007E7567" w:rsidRPr="007E7567" w14:paraId="7E849AEC" w14:textId="77777777" w:rsidTr="007E7567">
        <w:trPr>
          <w:trHeight w:val="280"/>
          <w:jc w:val="center"/>
        </w:trPr>
        <w:tc>
          <w:tcPr>
            <w:tcW w:w="240" w:type="dxa"/>
            <w:tcBorders>
              <w:top w:val="nil"/>
              <w:left w:val="single" w:sz="4" w:space="0" w:color="auto"/>
              <w:bottom w:val="nil"/>
              <w:right w:val="nil"/>
            </w:tcBorders>
            <w:shd w:val="clear" w:color="auto" w:fill="auto"/>
            <w:noWrap/>
            <w:vAlign w:val="bottom"/>
            <w:hideMark/>
          </w:tcPr>
          <w:p w14:paraId="21FA4763" w14:textId="77777777" w:rsidR="007E7567" w:rsidRPr="007E7567" w:rsidRDefault="007E7567" w:rsidP="007E7567">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370" w:type="dxa"/>
            <w:tcBorders>
              <w:top w:val="nil"/>
              <w:left w:val="single" w:sz="4" w:space="0" w:color="auto"/>
              <w:bottom w:val="single" w:sz="4" w:space="0" w:color="auto"/>
              <w:right w:val="single" w:sz="4" w:space="0" w:color="auto"/>
            </w:tcBorders>
            <w:shd w:val="clear" w:color="auto" w:fill="auto"/>
            <w:noWrap/>
            <w:vAlign w:val="bottom"/>
            <w:hideMark/>
          </w:tcPr>
          <w:p w14:paraId="199169B9" w14:textId="77777777" w:rsidR="007E7567" w:rsidRPr="007E7567" w:rsidRDefault="007E7567" w:rsidP="007E7567">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M</w:t>
            </w:r>
          </w:p>
        </w:tc>
        <w:tc>
          <w:tcPr>
            <w:tcW w:w="2107" w:type="dxa"/>
            <w:tcBorders>
              <w:top w:val="nil"/>
              <w:left w:val="nil"/>
              <w:bottom w:val="single" w:sz="4" w:space="0" w:color="auto"/>
              <w:right w:val="single" w:sz="4" w:space="0" w:color="auto"/>
            </w:tcBorders>
            <w:shd w:val="clear" w:color="auto" w:fill="auto"/>
            <w:noWrap/>
            <w:vAlign w:val="bottom"/>
            <w:hideMark/>
          </w:tcPr>
          <w:p w14:paraId="7A919FFE" w14:textId="77777777" w:rsidR="007E7567" w:rsidRPr="007E7567" w:rsidRDefault="007E7567" w:rsidP="007E7567">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VGP Hi-C</w:t>
            </w:r>
          </w:p>
        </w:tc>
        <w:tc>
          <w:tcPr>
            <w:tcW w:w="2571" w:type="dxa"/>
            <w:tcBorders>
              <w:top w:val="nil"/>
              <w:left w:val="nil"/>
              <w:bottom w:val="single" w:sz="4" w:space="0" w:color="auto"/>
              <w:right w:val="single" w:sz="4" w:space="0" w:color="auto"/>
            </w:tcBorders>
            <w:shd w:val="clear" w:color="auto" w:fill="auto"/>
            <w:noWrap/>
            <w:vAlign w:val="bottom"/>
            <w:hideMark/>
          </w:tcPr>
          <w:p w14:paraId="3FB3BF8C" w14:textId="77777777" w:rsidR="007E7567" w:rsidRPr="007E7567" w:rsidRDefault="007E7567" w:rsidP="007E7567">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hic_R1_M</w:t>
            </w:r>
          </w:p>
        </w:tc>
        <w:tc>
          <w:tcPr>
            <w:tcW w:w="1709" w:type="dxa"/>
            <w:tcBorders>
              <w:top w:val="nil"/>
              <w:left w:val="nil"/>
              <w:bottom w:val="single" w:sz="4" w:space="0" w:color="auto"/>
              <w:right w:val="single" w:sz="4" w:space="0" w:color="auto"/>
            </w:tcBorders>
            <w:shd w:val="clear" w:color="auto" w:fill="auto"/>
            <w:noWrap/>
            <w:vAlign w:val="bottom"/>
            <w:hideMark/>
          </w:tcPr>
          <w:p w14:paraId="6DC82377" w14:textId="77777777" w:rsidR="007E7567" w:rsidRPr="007E7567" w:rsidRDefault="007E7567" w:rsidP="007E7567">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77,212,809,900</w:t>
            </w:r>
          </w:p>
        </w:tc>
        <w:tc>
          <w:tcPr>
            <w:tcW w:w="1740" w:type="dxa"/>
            <w:tcBorders>
              <w:top w:val="nil"/>
              <w:left w:val="nil"/>
              <w:bottom w:val="single" w:sz="4" w:space="0" w:color="auto"/>
              <w:right w:val="single" w:sz="4" w:space="0" w:color="auto"/>
            </w:tcBorders>
            <w:shd w:val="clear" w:color="auto" w:fill="auto"/>
            <w:noWrap/>
            <w:vAlign w:val="bottom"/>
            <w:hideMark/>
          </w:tcPr>
          <w:p w14:paraId="3205829E" w14:textId="77777777" w:rsidR="007E7567" w:rsidRPr="007E7567" w:rsidRDefault="007E7567" w:rsidP="007E7567">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514,752,066</w:t>
            </w:r>
          </w:p>
        </w:tc>
        <w:tc>
          <w:tcPr>
            <w:tcW w:w="1878" w:type="dxa"/>
            <w:tcBorders>
              <w:top w:val="nil"/>
              <w:left w:val="nil"/>
              <w:bottom w:val="single" w:sz="4" w:space="0" w:color="auto"/>
              <w:right w:val="single" w:sz="4" w:space="0" w:color="auto"/>
            </w:tcBorders>
            <w:shd w:val="clear" w:color="auto" w:fill="auto"/>
            <w:noWrap/>
            <w:vAlign w:val="bottom"/>
            <w:hideMark/>
          </w:tcPr>
          <w:p w14:paraId="1870C0F1" w14:textId="77777777" w:rsidR="007E7567" w:rsidRPr="007E7567" w:rsidRDefault="007E7567" w:rsidP="007E7567">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150</w:t>
            </w:r>
          </w:p>
        </w:tc>
        <w:tc>
          <w:tcPr>
            <w:tcW w:w="493" w:type="dxa"/>
            <w:tcBorders>
              <w:top w:val="nil"/>
              <w:left w:val="nil"/>
              <w:bottom w:val="single" w:sz="4" w:space="0" w:color="auto"/>
              <w:right w:val="single" w:sz="4" w:space="0" w:color="auto"/>
            </w:tcBorders>
            <w:shd w:val="clear" w:color="auto" w:fill="auto"/>
            <w:noWrap/>
            <w:vAlign w:val="bottom"/>
            <w:hideMark/>
          </w:tcPr>
          <w:p w14:paraId="38A6935A" w14:textId="77777777" w:rsidR="007E7567" w:rsidRPr="007E7567" w:rsidRDefault="007E7567" w:rsidP="007E7567">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46%</w:t>
            </w:r>
          </w:p>
        </w:tc>
        <w:tc>
          <w:tcPr>
            <w:tcW w:w="2259" w:type="dxa"/>
            <w:tcBorders>
              <w:top w:val="nil"/>
              <w:left w:val="nil"/>
              <w:bottom w:val="single" w:sz="4" w:space="0" w:color="auto"/>
              <w:right w:val="single" w:sz="4" w:space="0" w:color="auto"/>
            </w:tcBorders>
            <w:shd w:val="clear" w:color="auto" w:fill="auto"/>
            <w:noWrap/>
            <w:vAlign w:val="bottom"/>
            <w:hideMark/>
          </w:tcPr>
          <w:p w14:paraId="696FA734" w14:textId="77777777" w:rsidR="007E7567" w:rsidRPr="007E7567" w:rsidRDefault="007E7567" w:rsidP="007E7567">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34</w:t>
            </w:r>
          </w:p>
        </w:tc>
        <w:tc>
          <w:tcPr>
            <w:tcW w:w="240" w:type="dxa"/>
            <w:tcBorders>
              <w:top w:val="nil"/>
              <w:left w:val="nil"/>
              <w:bottom w:val="nil"/>
              <w:right w:val="single" w:sz="4" w:space="0" w:color="auto"/>
            </w:tcBorders>
            <w:shd w:val="clear" w:color="auto" w:fill="auto"/>
            <w:noWrap/>
            <w:vAlign w:val="bottom"/>
            <w:hideMark/>
          </w:tcPr>
          <w:p w14:paraId="7B6E68FA" w14:textId="77777777" w:rsidR="007E7567" w:rsidRPr="007E7567" w:rsidRDefault="007E7567" w:rsidP="007E7567">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93" w:type="dxa"/>
            <w:vAlign w:val="center"/>
            <w:hideMark/>
          </w:tcPr>
          <w:p w14:paraId="55BE3F06" w14:textId="77777777" w:rsidR="007E7567" w:rsidRPr="007E7567" w:rsidRDefault="007E7567" w:rsidP="007E7567">
            <w:pPr>
              <w:spacing w:after="0" w:line="240" w:lineRule="auto"/>
              <w:jc w:val="left"/>
              <w:rPr>
                <w:rFonts w:ascii="Times New Roman" w:eastAsia="Times New Roman" w:hAnsi="Times New Roman" w:cs="Times New Roman"/>
              </w:rPr>
            </w:pPr>
          </w:p>
        </w:tc>
      </w:tr>
      <w:tr w:rsidR="007E7567" w:rsidRPr="007E7567" w14:paraId="4B87888F" w14:textId="77777777" w:rsidTr="007E7567">
        <w:trPr>
          <w:trHeight w:val="280"/>
          <w:jc w:val="center"/>
        </w:trPr>
        <w:tc>
          <w:tcPr>
            <w:tcW w:w="240" w:type="dxa"/>
            <w:tcBorders>
              <w:top w:val="nil"/>
              <w:left w:val="single" w:sz="4" w:space="0" w:color="auto"/>
              <w:bottom w:val="nil"/>
              <w:right w:val="nil"/>
            </w:tcBorders>
            <w:shd w:val="clear" w:color="auto" w:fill="auto"/>
            <w:noWrap/>
            <w:vAlign w:val="bottom"/>
            <w:hideMark/>
          </w:tcPr>
          <w:p w14:paraId="40385675" w14:textId="77777777" w:rsidR="007E7567" w:rsidRPr="007E7567" w:rsidRDefault="007E7567" w:rsidP="007E7567">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370" w:type="dxa"/>
            <w:tcBorders>
              <w:top w:val="nil"/>
              <w:left w:val="single" w:sz="4" w:space="0" w:color="auto"/>
              <w:bottom w:val="single" w:sz="4" w:space="0" w:color="auto"/>
              <w:right w:val="single" w:sz="4" w:space="0" w:color="auto"/>
            </w:tcBorders>
            <w:shd w:val="clear" w:color="auto" w:fill="auto"/>
            <w:noWrap/>
            <w:vAlign w:val="bottom"/>
            <w:hideMark/>
          </w:tcPr>
          <w:p w14:paraId="4C5990C2" w14:textId="77777777" w:rsidR="007E7567" w:rsidRPr="007E7567" w:rsidRDefault="007E7567" w:rsidP="007E7567">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M</w:t>
            </w:r>
          </w:p>
        </w:tc>
        <w:tc>
          <w:tcPr>
            <w:tcW w:w="2107" w:type="dxa"/>
            <w:tcBorders>
              <w:top w:val="nil"/>
              <w:left w:val="nil"/>
              <w:bottom w:val="single" w:sz="4" w:space="0" w:color="auto"/>
              <w:right w:val="single" w:sz="4" w:space="0" w:color="auto"/>
            </w:tcBorders>
            <w:shd w:val="clear" w:color="auto" w:fill="auto"/>
            <w:noWrap/>
            <w:vAlign w:val="bottom"/>
            <w:hideMark/>
          </w:tcPr>
          <w:p w14:paraId="23133C8B" w14:textId="77777777" w:rsidR="007E7567" w:rsidRPr="007E7567" w:rsidRDefault="007E7567" w:rsidP="007E7567">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VGP Hi-C</w:t>
            </w:r>
          </w:p>
        </w:tc>
        <w:tc>
          <w:tcPr>
            <w:tcW w:w="2571" w:type="dxa"/>
            <w:tcBorders>
              <w:top w:val="nil"/>
              <w:left w:val="nil"/>
              <w:bottom w:val="single" w:sz="4" w:space="0" w:color="auto"/>
              <w:right w:val="single" w:sz="4" w:space="0" w:color="auto"/>
            </w:tcBorders>
            <w:shd w:val="clear" w:color="auto" w:fill="auto"/>
            <w:noWrap/>
            <w:vAlign w:val="bottom"/>
            <w:hideMark/>
          </w:tcPr>
          <w:p w14:paraId="340660B6" w14:textId="77777777" w:rsidR="007E7567" w:rsidRPr="007E7567" w:rsidRDefault="007E7567" w:rsidP="007E7567">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hic_R2_M</w:t>
            </w:r>
          </w:p>
        </w:tc>
        <w:tc>
          <w:tcPr>
            <w:tcW w:w="1709" w:type="dxa"/>
            <w:tcBorders>
              <w:top w:val="nil"/>
              <w:left w:val="nil"/>
              <w:bottom w:val="single" w:sz="4" w:space="0" w:color="auto"/>
              <w:right w:val="single" w:sz="4" w:space="0" w:color="auto"/>
            </w:tcBorders>
            <w:shd w:val="clear" w:color="auto" w:fill="auto"/>
            <w:noWrap/>
            <w:vAlign w:val="bottom"/>
            <w:hideMark/>
          </w:tcPr>
          <w:p w14:paraId="73B8F324" w14:textId="77777777" w:rsidR="007E7567" w:rsidRPr="007E7567" w:rsidRDefault="007E7567" w:rsidP="007E7567">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77,212,809,900</w:t>
            </w:r>
          </w:p>
        </w:tc>
        <w:tc>
          <w:tcPr>
            <w:tcW w:w="1740" w:type="dxa"/>
            <w:tcBorders>
              <w:top w:val="nil"/>
              <w:left w:val="nil"/>
              <w:bottom w:val="single" w:sz="4" w:space="0" w:color="auto"/>
              <w:right w:val="single" w:sz="4" w:space="0" w:color="auto"/>
            </w:tcBorders>
            <w:shd w:val="clear" w:color="auto" w:fill="auto"/>
            <w:noWrap/>
            <w:vAlign w:val="bottom"/>
            <w:hideMark/>
          </w:tcPr>
          <w:p w14:paraId="1954A1CB" w14:textId="77777777" w:rsidR="007E7567" w:rsidRPr="007E7567" w:rsidRDefault="007E7567" w:rsidP="007E7567">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514,752,066</w:t>
            </w:r>
          </w:p>
        </w:tc>
        <w:tc>
          <w:tcPr>
            <w:tcW w:w="1878" w:type="dxa"/>
            <w:tcBorders>
              <w:top w:val="nil"/>
              <w:left w:val="nil"/>
              <w:bottom w:val="single" w:sz="4" w:space="0" w:color="auto"/>
              <w:right w:val="single" w:sz="4" w:space="0" w:color="auto"/>
            </w:tcBorders>
            <w:shd w:val="clear" w:color="auto" w:fill="auto"/>
            <w:noWrap/>
            <w:vAlign w:val="bottom"/>
            <w:hideMark/>
          </w:tcPr>
          <w:p w14:paraId="5ECFAA02" w14:textId="77777777" w:rsidR="007E7567" w:rsidRPr="007E7567" w:rsidRDefault="007E7567" w:rsidP="007E7567">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150</w:t>
            </w:r>
          </w:p>
        </w:tc>
        <w:tc>
          <w:tcPr>
            <w:tcW w:w="493" w:type="dxa"/>
            <w:tcBorders>
              <w:top w:val="nil"/>
              <w:left w:val="nil"/>
              <w:bottom w:val="single" w:sz="4" w:space="0" w:color="auto"/>
              <w:right w:val="single" w:sz="4" w:space="0" w:color="auto"/>
            </w:tcBorders>
            <w:shd w:val="clear" w:color="auto" w:fill="auto"/>
            <w:noWrap/>
            <w:vAlign w:val="bottom"/>
            <w:hideMark/>
          </w:tcPr>
          <w:p w14:paraId="5FB9F095" w14:textId="77777777" w:rsidR="007E7567" w:rsidRPr="007E7567" w:rsidRDefault="007E7567" w:rsidP="007E7567">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46%</w:t>
            </w:r>
          </w:p>
        </w:tc>
        <w:tc>
          <w:tcPr>
            <w:tcW w:w="2259" w:type="dxa"/>
            <w:tcBorders>
              <w:top w:val="nil"/>
              <w:left w:val="nil"/>
              <w:bottom w:val="single" w:sz="4" w:space="0" w:color="auto"/>
              <w:right w:val="single" w:sz="4" w:space="0" w:color="auto"/>
            </w:tcBorders>
            <w:shd w:val="clear" w:color="auto" w:fill="auto"/>
            <w:noWrap/>
            <w:vAlign w:val="bottom"/>
            <w:hideMark/>
          </w:tcPr>
          <w:p w14:paraId="7B4F6682" w14:textId="77777777" w:rsidR="007E7567" w:rsidRPr="007E7567" w:rsidRDefault="007E7567" w:rsidP="007E7567">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34</w:t>
            </w:r>
          </w:p>
        </w:tc>
        <w:tc>
          <w:tcPr>
            <w:tcW w:w="240" w:type="dxa"/>
            <w:tcBorders>
              <w:top w:val="nil"/>
              <w:left w:val="nil"/>
              <w:bottom w:val="nil"/>
              <w:right w:val="single" w:sz="4" w:space="0" w:color="auto"/>
            </w:tcBorders>
            <w:shd w:val="clear" w:color="auto" w:fill="auto"/>
            <w:noWrap/>
            <w:vAlign w:val="bottom"/>
            <w:hideMark/>
          </w:tcPr>
          <w:p w14:paraId="301C7606" w14:textId="77777777" w:rsidR="007E7567" w:rsidRPr="007E7567" w:rsidRDefault="007E7567" w:rsidP="007E7567">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93" w:type="dxa"/>
            <w:vAlign w:val="center"/>
            <w:hideMark/>
          </w:tcPr>
          <w:p w14:paraId="4EE89421" w14:textId="77777777" w:rsidR="007E7567" w:rsidRPr="007E7567" w:rsidRDefault="007E7567" w:rsidP="007E7567">
            <w:pPr>
              <w:spacing w:after="0" w:line="240" w:lineRule="auto"/>
              <w:jc w:val="left"/>
              <w:rPr>
                <w:rFonts w:ascii="Times New Roman" w:eastAsia="Times New Roman" w:hAnsi="Times New Roman" w:cs="Times New Roman"/>
              </w:rPr>
            </w:pPr>
          </w:p>
        </w:tc>
      </w:tr>
      <w:tr w:rsidR="007E7567" w:rsidRPr="007E7567" w14:paraId="7ED4727E" w14:textId="77777777" w:rsidTr="007E7567">
        <w:trPr>
          <w:trHeight w:val="280"/>
          <w:jc w:val="center"/>
        </w:trPr>
        <w:tc>
          <w:tcPr>
            <w:tcW w:w="240" w:type="dxa"/>
            <w:tcBorders>
              <w:top w:val="nil"/>
              <w:left w:val="single" w:sz="4" w:space="0" w:color="auto"/>
              <w:bottom w:val="nil"/>
              <w:right w:val="nil"/>
            </w:tcBorders>
            <w:shd w:val="clear" w:color="auto" w:fill="auto"/>
            <w:noWrap/>
            <w:vAlign w:val="bottom"/>
            <w:hideMark/>
          </w:tcPr>
          <w:p w14:paraId="298EB63C" w14:textId="77777777" w:rsidR="007E7567" w:rsidRPr="007E7567" w:rsidRDefault="007E7567" w:rsidP="007E7567">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13127" w:type="dxa"/>
            <w:gridSpan w:val="8"/>
            <w:tcBorders>
              <w:top w:val="single" w:sz="4" w:space="0" w:color="auto"/>
              <w:left w:val="nil"/>
              <w:bottom w:val="nil"/>
              <w:right w:val="nil"/>
            </w:tcBorders>
            <w:shd w:val="clear" w:color="auto" w:fill="auto"/>
            <w:noWrap/>
            <w:vAlign w:val="bottom"/>
            <w:hideMark/>
          </w:tcPr>
          <w:p w14:paraId="62F1DEEE" w14:textId="77777777" w:rsidR="007E7567" w:rsidRPr="007E7567" w:rsidRDefault="007E7567" w:rsidP="007E7567">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xml:space="preserve">* Illumina based sequencing (10X and hi-c) calculated from the output of </w:t>
            </w:r>
            <w:proofErr w:type="spellStart"/>
            <w:r w:rsidRPr="007E7567">
              <w:rPr>
                <w:rFonts w:ascii="Calibri Light" w:eastAsia="Times New Roman" w:hAnsi="Calibri Light" w:cs="Calibri Light"/>
                <w:color w:val="000000"/>
              </w:rPr>
              <w:t>fastqc</w:t>
            </w:r>
            <w:proofErr w:type="spellEnd"/>
            <w:r w:rsidRPr="007E7567">
              <w:rPr>
                <w:rFonts w:ascii="Calibri Light" w:eastAsia="Times New Roman" w:hAnsi="Calibri Light" w:cs="Calibri Light"/>
                <w:color w:val="000000"/>
              </w:rPr>
              <w:t xml:space="preserve"> (Supplemental Table 1).</w:t>
            </w:r>
          </w:p>
        </w:tc>
        <w:tc>
          <w:tcPr>
            <w:tcW w:w="240" w:type="dxa"/>
            <w:tcBorders>
              <w:top w:val="nil"/>
              <w:left w:val="nil"/>
              <w:bottom w:val="nil"/>
              <w:right w:val="single" w:sz="4" w:space="0" w:color="auto"/>
            </w:tcBorders>
            <w:shd w:val="clear" w:color="auto" w:fill="auto"/>
            <w:noWrap/>
            <w:vAlign w:val="bottom"/>
            <w:hideMark/>
          </w:tcPr>
          <w:p w14:paraId="74024712" w14:textId="77777777" w:rsidR="007E7567" w:rsidRPr="007E7567" w:rsidRDefault="007E7567" w:rsidP="007E7567">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93" w:type="dxa"/>
            <w:vAlign w:val="center"/>
            <w:hideMark/>
          </w:tcPr>
          <w:p w14:paraId="166D6BFC" w14:textId="77777777" w:rsidR="007E7567" w:rsidRPr="007E7567" w:rsidRDefault="007E7567" w:rsidP="007E7567">
            <w:pPr>
              <w:spacing w:after="0" w:line="240" w:lineRule="auto"/>
              <w:jc w:val="left"/>
              <w:rPr>
                <w:rFonts w:ascii="Times New Roman" w:eastAsia="Times New Roman" w:hAnsi="Times New Roman" w:cs="Times New Roman"/>
              </w:rPr>
            </w:pPr>
          </w:p>
        </w:tc>
      </w:tr>
      <w:tr w:rsidR="007E7567" w:rsidRPr="007E7567" w14:paraId="34ED5EB9" w14:textId="77777777" w:rsidTr="007E7567">
        <w:trPr>
          <w:trHeight w:val="240"/>
          <w:jc w:val="center"/>
        </w:trPr>
        <w:tc>
          <w:tcPr>
            <w:tcW w:w="240" w:type="dxa"/>
            <w:tcBorders>
              <w:top w:val="nil"/>
              <w:left w:val="single" w:sz="4" w:space="0" w:color="auto"/>
              <w:bottom w:val="single" w:sz="4" w:space="0" w:color="auto"/>
              <w:right w:val="nil"/>
            </w:tcBorders>
            <w:shd w:val="clear" w:color="auto" w:fill="auto"/>
            <w:noWrap/>
            <w:vAlign w:val="bottom"/>
            <w:hideMark/>
          </w:tcPr>
          <w:p w14:paraId="373944B5" w14:textId="77777777" w:rsidR="007E7567" w:rsidRPr="007E7567" w:rsidRDefault="007E7567" w:rsidP="007E7567">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370" w:type="dxa"/>
            <w:tcBorders>
              <w:top w:val="nil"/>
              <w:left w:val="nil"/>
              <w:bottom w:val="single" w:sz="4" w:space="0" w:color="auto"/>
              <w:right w:val="nil"/>
            </w:tcBorders>
            <w:shd w:val="clear" w:color="auto" w:fill="auto"/>
            <w:noWrap/>
            <w:vAlign w:val="bottom"/>
            <w:hideMark/>
          </w:tcPr>
          <w:p w14:paraId="2B0DB430" w14:textId="77777777" w:rsidR="007E7567" w:rsidRPr="007E7567" w:rsidRDefault="007E7567" w:rsidP="007E7567">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2107" w:type="dxa"/>
            <w:tcBorders>
              <w:top w:val="nil"/>
              <w:left w:val="nil"/>
              <w:bottom w:val="single" w:sz="4" w:space="0" w:color="auto"/>
              <w:right w:val="nil"/>
            </w:tcBorders>
            <w:shd w:val="clear" w:color="auto" w:fill="auto"/>
            <w:noWrap/>
            <w:vAlign w:val="bottom"/>
            <w:hideMark/>
          </w:tcPr>
          <w:p w14:paraId="47C66682" w14:textId="77777777" w:rsidR="007E7567" w:rsidRPr="007E7567" w:rsidRDefault="007E7567" w:rsidP="007E7567">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2571" w:type="dxa"/>
            <w:tcBorders>
              <w:top w:val="nil"/>
              <w:left w:val="nil"/>
              <w:bottom w:val="single" w:sz="4" w:space="0" w:color="auto"/>
              <w:right w:val="nil"/>
            </w:tcBorders>
            <w:shd w:val="clear" w:color="auto" w:fill="auto"/>
            <w:noWrap/>
            <w:vAlign w:val="bottom"/>
            <w:hideMark/>
          </w:tcPr>
          <w:p w14:paraId="21577799" w14:textId="77777777" w:rsidR="007E7567" w:rsidRPr="007E7567" w:rsidRDefault="007E7567" w:rsidP="007E7567">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1709" w:type="dxa"/>
            <w:tcBorders>
              <w:top w:val="nil"/>
              <w:left w:val="nil"/>
              <w:bottom w:val="single" w:sz="4" w:space="0" w:color="auto"/>
              <w:right w:val="nil"/>
            </w:tcBorders>
            <w:shd w:val="clear" w:color="auto" w:fill="auto"/>
            <w:noWrap/>
            <w:vAlign w:val="bottom"/>
            <w:hideMark/>
          </w:tcPr>
          <w:p w14:paraId="3393F16A" w14:textId="77777777" w:rsidR="007E7567" w:rsidRPr="007E7567" w:rsidRDefault="007E7567" w:rsidP="007E7567">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1740" w:type="dxa"/>
            <w:tcBorders>
              <w:top w:val="nil"/>
              <w:left w:val="nil"/>
              <w:bottom w:val="single" w:sz="4" w:space="0" w:color="auto"/>
              <w:right w:val="nil"/>
            </w:tcBorders>
            <w:shd w:val="clear" w:color="auto" w:fill="auto"/>
            <w:noWrap/>
            <w:vAlign w:val="bottom"/>
            <w:hideMark/>
          </w:tcPr>
          <w:p w14:paraId="4DA13843" w14:textId="77777777" w:rsidR="007E7567" w:rsidRPr="007E7567" w:rsidRDefault="007E7567" w:rsidP="007E7567">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1878" w:type="dxa"/>
            <w:tcBorders>
              <w:top w:val="nil"/>
              <w:left w:val="nil"/>
              <w:bottom w:val="single" w:sz="4" w:space="0" w:color="auto"/>
              <w:right w:val="nil"/>
            </w:tcBorders>
            <w:shd w:val="clear" w:color="auto" w:fill="auto"/>
            <w:noWrap/>
            <w:vAlign w:val="bottom"/>
            <w:hideMark/>
          </w:tcPr>
          <w:p w14:paraId="3CF84A7E" w14:textId="77777777" w:rsidR="007E7567" w:rsidRPr="007E7567" w:rsidRDefault="007E7567" w:rsidP="007E7567">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493" w:type="dxa"/>
            <w:tcBorders>
              <w:top w:val="nil"/>
              <w:left w:val="nil"/>
              <w:bottom w:val="single" w:sz="4" w:space="0" w:color="auto"/>
              <w:right w:val="nil"/>
            </w:tcBorders>
            <w:shd w:val="clear" w:color="auto" w:fill="auto"/>
            <w:noWrap/>
            <w:vAlign w:val="bottom"/>
            <w:hideMark/>
          </w:tcPr>
          <w:p w14:paraId="1C4E89AF" w14:textId="77777777" w:rsidR="007E7567" w:rsidRPr="007E7567" w:rsidRDefault="007E7567" w:rsidP="007E7567">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2259" w:type="dxa"/>
            <w:tcBorders>
              <w:top w:val="nil"/>
              <w:left w:val="nil"/>
              <w:bottom w:val="single" w:sz="4" w:space="0" w:color="auto"/>
              <w:right w:val="nil"/>
            </w:tcBorders>
            <w:shd w:val="clear" w:color="auto" w:fill="auto"/>
            <w:noWrap/>
            <w:vAlign w:val="bottom"/>
            <w:hideMark/>
          </w:tcPr>
          <w:p w14:paraId="0C04C41C" w14:textId="77777777" w:rsidR="007E7567" w:rsidRPr="007E7567" w:rsidRDefault="007E7567" w:rsidP="007E7567">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240" w:type="dxa"/>
            <w:tcBorders>
              <w:top w:val="nil"/>
              <w:left w:val="nil"/>
              <w:bottom w:val="single" w:sz="4" w:space="0" w:color="auto"/>
              <w:right w:val="single" w:sz="4" w:space="0" w:color="auto"/>
            </w:tcBorders>
            <w:shd w:val="clear" w:color="auto" w:fill="auto"/>
            <w:noWrap/>
            <w:vAlign w:val="bottom"/>
            <w:hideMark/>
          </w:tcPr>
          <w:p w14:paraId="2DE42F3A" w14:textId="77777777" w:rsidR="007E7567" w:rsidRPr="007E7567" w:rsidRDefault="007E7567" w:rsidP="007E7567">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93" w:type="dxa"/>
            <w:vAlign w:val="center"/>
            <w:hideMark/>
          </w:tcPr>
          <w:p w14:paraId="25F4A1BC" w14:textId="77777777" w:rsidR="007E7567" w:rsidRPr="007E7567" w:rsidRDefault="007E7567" w:rsidP="007E7567">
            <w:pPr>
              <w:spacing w:after="0" w:line="240" w:lineRule="auto"/>
              <w:jc w:val="left"/>
              <w:rPr>
                <w:rFonts w:ascii="Times New Roman" w:eastAsia="Times New Roman" w:hAnsi="Times New Roman" w:cs="Times New Roman"/>
              </w:rPr>
            </w:pPr>
          </w:p>
        </w:tc>
      </w:tr>
    </w:tbl>
    <w:p w14:paraId="511822C2" w14:textId="041AD48B" w:rsidR="000E70AC" w:rsidRDefault="000E70AC" w:rsidP="007E7567">
      <w:pPr>
        <w:spacing w:line="480" w:lineRule="auto"/>
        <w:jc w:val="center"/>
        <w:sectPr w:rsidR="000E70AC" w:rsidSect="00317A9B">
          <w:pgSz w:w="20160" w:h="12240" w:orient="landscape"/>
          <w:pgMar w:top="1440" w:right="1440" w:bottom="1440" w:left="1440" w:header="720" w:footer="720" w:gutter="0"/>
          <w:cols w:space="720"/>
          <w:docGrid w:linePitch="360"/>
        </w:sectPr>
      </w:pPr>
    </w:p>
    <w:tbl>
      <w:tblPr>
        <w:tblpPr w:leftFromText="180" w:rightFromText="180" w:vertAnchor="text" w:tblpXSpec="center" w:tblpY="41"/>
        <w:tblW w:w="15852" w:type="dxa"/>
        <w:tblLook w:val="04A0" w:firstRow="1" w:lastRow="0" w:firstColumn="1" w:lastColumn="0" w:noHBand="0" w:noVBand="1"/>
      </w:tblPr>
      <w:tblGrid>
        <w:gridCol w:w="280"/>
        <w:gridCol w:w="1240"/>
        <w:gridCol w:w="1280"/>
        <w:gridCol w:w="1478"/>
        <w:gridCol w:w="1227"/>
        <w:gridCol w:w="1227"/>
        <w:gridCol w:w="1227"/>
        <w:gridCol w:w="1227"/>
        <w:gridCol w:w="1478"/>
        <w:gridCol w:w="1227"/>
        <w:gridCol w:w="1227"/>
        <w:gridCol w:w="1227"/>
        <w:gridCol w:w="1227"/>
        <w:gridCol w:w="280"/>
      </w:tblGrid>
      <w:tr w:rsidR="000E70AC" w:rsidRPr="002338D3" w14:paraId="624B6805" w14:textId="77777777" w:rsidTr="00317A9B">
        <w:trPr>
          <w:trHeight w:val="320"/>
        </w:trPr>
        <w:tc>
          <w:tcPr>
            <w:tcW w:w="280" w:type="dxa"/>
            <w:tcBorders>
              <w:top w:val="single" w:sz="4" w:space="0" w:color="auto"/>
              <w:left w:val="single" w:sz="4" w:space="0" w:color="auto"/>
              <w:bottom w:val="nil"/>
              <w:right w:val="nil"/>
            </w:tcBorders>
            <w:shd w:val="clear" w:color="auto" w:fill="auto"/>
            <w:noWrap/>
            <w:vAlign w:val="bottom"/>
            <w:hideMark/>
          </w:tcPr>
          <w:p w14:paraId="145895DE"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lastRenderedPageBreak/>
              <w:t> </w:t>
            </w:r>
          </w:p>
        </w:tc>
        <w:tc>
          <w:tcPr>
            <w:tcW w:w="1240" w:type="dxa"/>
            <w:tcBorders>
              <w:top w:val="single" w:sz="4" w:space="0" w:color="auto"/>
              <w:left w:val="nil"/>
              <w:bottom w:val="nil"/>
              <w:right w:val="nil"/>
            </w:tcBorders>
            <w:shd w:val="clear" w:color="auto" w:fill="auto"/>
            <w:noWrap/>
            <w:vAlign w:val="bottom"/>
            <w:hideMark/>
          </w:tcPr>
          <w:p w14:paraId="257A100F"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80" w:type="dxa"/>
            <w:tcBorders>
              <w:top w:val="single" w:sz="4" w:space="0" w:color="auto"/>
              <w:left w:val="nil"/>
              <w:bottom w:val="nil"/>
              <w:right w:val="nil"/>
            </w:tcBorders>
            <w:shd w:val="clear" w:color="auto" w:fill="auto"/>
            <w:noWrap/>
            <w:vAlign w:val="bottom"/>
            <w:hideMark/>
          </w:tcPr>
          <w:p w14:paraId="56C6E1F2"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478" w:type="dxa"/>
            <w:tcBorders>
              <w:top w:val="single" w:sz="4" w:space="0" w:color="auto"/>
              <w:left w:val="nil"/>
              <w:bottom w:val="nil"/>
              <w:right w:val="nil"/>
            </w:tcBorders>
            <w:shd w:val="clear" w:color="auto" w:fill="auto"/>
            <w:noWrap/>
            <w:vAlign w:val="bottom"/>
            <w:hideMark/>
          </w:tcPr>
          <w:p w14:paraId="26D6DA3B"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single" w:sz="4" w:space="0" w:color="auto"/>
              <w:left w:val="nil"/>
              <w:bottom w:val="nil"/>
              <w:right w:val="nil"/>
            </w:tcBorders>
            <w:shd w:val="clear" w:color="auto" w:fill="auto"/>
            <w:noWrap/>
            <w:vAlign w:val="bottom"/>
            <w:hideMark/>
          </w:tcPr>
          <w:p w14:paraId="1B7ED0B1"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single" w:sz="4" w:space="0" w:color="auto"/>
              <w:left w:val="nil"/>
              <w:bottom w:val="nil"/>
              <w:right w:val="nil"/>
            </w:tcBorders>
            <w:shd w:val="clear" w:color="auto" w:fill="auto"/>
            <w:noWrap/>
            <w:vAlign w:val="bottom"/>
            <w:hideMark/>
          </w:tcPr>
          <w:p w14:paraId="6B18E62C"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single" w:sz="4" w:space="0" w:color="auto"/>
              <w:left w:val="nil"/>
              <w:bottom w:val="nil"/>
              <w:right w:val="nil"/>
            </w:tcBorders>
            <w:shd w:val="clear" w:color="auto" w:fill="auto"/>
            <w:noWrap/>
            <w:vAlign w:val="bottom"/>
            <w:hideMark/>
          </w:tcPr>
          <w:p w14:paraId="354317F4"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single" w:sz="4" w:space="0" w:color="auto"/>
              <w:left w:val="nil"/>
              <w:bottom w:val="nil"/>
              <w:right w:val="nil"/>
            </w:tcBorders>
            <w:shd w:val="clear" w:color="auto" w:fill="auto"/>
            <w:noWrap/>
            <w:vAlign w:val="bottom"/>
            <w:hideMark/>
          </w:tcPr>
          <w:p w14:paraId="69FAA9C1"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478" w:type="dxa"/>
            <w:tcBorders>
              <w:top w:val="single" w:sz="4" w:space="0" w:color="auto"/>
              <w:left w:val="nil"/>
              <w:bottom w:val="nil"/>
              <w:right w:val="nil"/>
            </w:tcBorders>
            <w:shd w:val="clear" w:color="auto" w:fill="auto"/>
            <w:noWrap/>
            <w:vAlign w:val="bottom"/>
            <w:hideMark/>
          </w:tcPr>
          <w:p w14:paraId="504F4135"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single" w:sz="4" w:space="0" w:color="auto"/>
              <w:left w:val="nil"/>
              <w:bottom w:val="nil"/>
              <w:right w:val="nil"/>
            </w:tcBorders>
            <w:shd w:val="clear" w:color="auto" w:fill="auto"/>
            <w:noWrap/>
            <w:vAlign w:val="bottom"/>
            <w:hideMark/>
          </w:tcPr>
          <w:p w14:paraId="0B855DE8"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single" w:sz="4" w:space="0" w:color="auto"/>
              <w:left w:val="nil"/>
              <w:bottom w:val="nil"/>
              <w:right w:val="nil"/>
            </w:tcBorders>
            <w:shd w:val="clear" w:color="auto" w:fill="auto"/>
            <w:noWrap/>
            <w:vAlign w:val="bottom"/>
            <w:hideMark/>
          </w:tcPr>
          <w:p w14:paraId="167043FB"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single" w:sz="4" w:space="0" w:color="auto"/>
              <w:left w:val="nil"/>
              <w:bottom w:val="nil"/>
              <w:right w:val="nil"/>
            </w:tcBorders>
            <w:shd w:val="clear" w:color="auto" w:fill="auto"/>
            <w:noWrap/>
            <w:vAlign w:val="bottom"/>
            <w:hideMark/>
          </w:tcPr>
          <w:p w14:paraId="6BECBE96"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single" w:sz="4" w:space="0" w:color="auto"/>
              <w:left w:val="nil"/>
              <w:bottom w:val="nil"/>
              <w:right w:val="nil"/>
            </w:tcBorders>
            <w:shd w:val="clear" w:color="auto" w:fill="auto"/>
            <w:noWrap/>
            <w:vAlign w:val="bottom"/>
            <w:hideMark/>
          </w:tcPr>
          <w:p w14:paraId="7458687D"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280" w:type="dxa"/>
            <w:tcBorders>
              <w:top w:val="single" w:sz="4" w:space="0" w:color="auto"/>
              <w:left w:val="nil"/>
              <w:bottom w:val="nil"/>
              <w:right w:val="single" w:sz="4" w:space="0" w:color="auto"/>
            </w:tcBorders>
            <w:shd w:val="clear" w:color="auto" w:fill="auto"/>
            <w:noWrap/>
            <w:vAlign w:val="bottom"/>
            <w:hideMark/>
          </w:tcPr>
          <w:p w14:paraId="7EAD881B"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r w:rsidR="000E70AC" w:rsidRPr="002338D3" w14:paraId="64410650" w14:textId="77777777" w:rsidTr="00317A9B">
        <w:trPr>
          <w:trHeight w:val="1260"/>
        </w:trPr>
        <w:tc>
          <w:tcPr>
            <w:tcW w:w="280" w:type="dxa"/>
            <w:tcBorders>
              <w:top w:val="nil"/>
              <w:left w:val="single" w:sz="4" w:space="0" w:color="auto"/>
              <w:bottom w:val="nil"/>
              <w:right w:val="nil"/>
            </w:tcBorders>
            <w:shd w:val="clear" w:color="auto" w:fill="auto"/>
            <w:noWrap/>
            <w:vAlign w:val="bottom"/>
            <w:hideMark/>
          </w:tcPr>
          <w:p w14:paraId="01E27D88"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5292" w:type="dxa"/>
            <w:gridSpan w:val="12"/>
            <w:tcBorders>
              <w:top w:val="nil"/>
              <w:left w:val="nil"/>
              <w:bottom w:val="single" w:sz="8" w:space="0" w:color="auto"/>
              <w:right w:val="nil"/>
            </w:tcBorders>
            <w:shd w:val="clear" w:color="auto" w:fill="auto"/>
            <w:vAlign w:val="center"/>
            <w:hideMark/>
          </w:tcPr>
          <w:p w14:paraId="68F68B97" w14:textId="38F152D2" w:rsidR="000E70AC" w:rsidRPr="002338D3" w:rsidRDefault="000E70AC" w:rsidP="00904693">
            <w:pPr>
              <w:spacing w:after="0" w:line="240" w:lineRule="auto"/>
              <w:jc w:val="left"/>
              <w:rPr>
                <w:rFonts w:ascii="Calibri Light" w:eastAsia="Times New Roman" w:hAnsi="Calibri Light" w:cs="Calibri Light"/>
                <w:b/>
                <w:bCs/>
                <w:color w:val="000000"/>
              </w:rPr>
            </w:pPr>
            <w:commentRangeStart w:id="84"/>
            <w:r w:rsidRPr="002338D3">
              <w:rPr>
                <w:rFonts w:ascii="Calibri Light" w:eastAsia="Times New Roman" w:hAnsi="Calibri Light" w:cs="Calibri Light"/>
                <w:b/>
                <w:bCs/>
                <w:color w:val="000000"/>
              </w:rPr>
              <w:t xml:space="preserve">Table </w:t>
            </w:r>
            <w:r>
              <w:rPr>
                <w:rFonts w:ascii="Calibri Light" w:eastAsia="Times New Roman" w:hAnsi="Calibri Light" w:cs="Calibri Light"/>
                <w:b/>
                <w:bCs/>
                <w:color w:val="000000"/>
              </w:rPr>
              <w:t>2.</w:t>
            </w:r>
            <w:r w:rsidRPr="002338D3">
              <w:rPr>
                <w:rFonts w:ascii="Calibri Light" w:eastAsia="Times New Roman" w:hAnsi="Calibri Light" w:cs="Calibri Light"/>
                <w:b/>
                <w:bCs/>
                <w:color w:val="000000"/>
              </w:rPr>
              <w:t>4</w:t>
            </w:r>
            <w:commentRangeEnd w:id="84"/>
            <w:r w:rsidR="00C6769A">
              <w:rPr>
                <w:rStyle w:val="CommentReference"/>
              </w:rPr>
              <w:commentReference w:id="84"/>
            </w:r>
            <w:r w:rsidRPr="002338D3">
              <w:rPr>
                <w:rFonts w:ascii="Calibri Light" w:eastAsia="Times New Roman" w:hAnsi="Calibri Light" w:cs="Calibri Light"/>
                <w:b/>
                <w:bCs/>
                <w:color w:val="000000"/>
              </w:rPr>
              <w:t xml:space="preserve">. </w:t>
            </w:r>
            <w:r w:rsidRPr="002338D3">
              <w:rPr>
                <w:rFonts w:ascii="Calibri Light" w:eastAsia="Times New Roman" w:hAnsi="Calibri Light" w:cs="Calibri Light"/>
                <w:color w:val="000000"/>
              </w:rPr>
              <w:t>Table of assembly steps with corresponding metrics. A</w:t>
            </w:r>
            <w:r w:rsidRPr="007E7567">
              <w:rPr>
                <w:rFonts w:ascii="Calibri Light" w:eastAsia="Times New Roman" w:hAnsi="Calibri Light" w:cs="Calibri Light"/>
                <w:color w:val="000000"/>
                <w:vertAlign w:val="subscript"/>
              </w:rPr>
              <w:t>0</w:t>
            </w:r>
            <w:r w:rsidRPr="002338D3">
              <w:rPr>
                <w:rFonts w:ascii="Calibri Light" w:eastAsia="Times New Roman" w:hAnsi="Calibri Light" w:cs="Calibri Light"/>
                <w:color w:val="000000"/>
              </w:rPr>
              <w:t xml:space="preserve"> = Metrics for unassembled, filtered PacBio HiFi reads; A</w:t>
            </w:r>
            <w:r w:rsidRPr="007E7567">
              <w:rPr>
                <w:rFonts w:ascii="Calibri Light" w:eastAsia="Times New Roman" w:hAnsi="Calibri Light" w:cs="Calibri Light"/>
                <w:color w:val="000000"/>
                <w:vertAlign w:val="subscript"/>
              </w:rPr>
              <w:t>1</w:t>
            </w:r>
            <w:r w:rsidRPr="002338D3">
              <w:rPr>
                <w:rFonts w:ascii="Calibri Light" w:eastAsia="Times New Roman" w:hAnsi="Calibri Light" w:cs="Calibri Light"/>
                <w:color w:val="000000"/>
              </w:rPr>
              <w:t xml:space="preserve"> = draft resulting from initial long-read assembly step; A</w:t>
            </w:r>
            <w:r w:rsidRPr="007E7567">
              <w:rPr>
                <w:rFonts w:ascii="Calibri Light" w:eastAsia="Times New Roman" w:hAnsi="Calibri Light" w:cs="Calibri Light"/>
                <w:color w:val="000000"/>
                <w:vertAlign w:val="subscript"/>
              </w:rPr>
              <w:t>2</w:t>
            </w:r>
            <w:r w:rsidRPr="002338D3">
              <w:rPr>
                <w:rFonts w:ascii="Calibri Light" w:eastAsia="Times New Roman" w:hAnsi="Calibri Light" w:cs="Calibri Light"/>
                <w:color w:val="000000"/>
              </w:rPr>
              <w:t xml:space="preserve"> = draft resulting from scaffolding A</w:t>
            </w:r>
            <w:r w:rsidRPr="007E7567">
              <w:rPr>
                <w:rFonts w:ascii="Calibri Light" w:eastAsia="Times New Roman" w:hAnsi="Calibri Light" w:cs="Calibri Light"/>
                <w:color w:val="000000"/>
                <w:vertAlign w:val="subscript"/>
              </w:rPr>
              <w:t>1</w:t>
            </w:r>
            <w:r w:rsidRPr="002338D3">
              <w:rPr>
                <w:rFonts w:ascii="Calibri Light" w:eastAsia="Times New Roman" w:hAnsi="Calibri Light" w:cs="Calibri Light"/>
                <w:color w:val="000000"/>
              </w:rPr>
              <w:t xml:space="preserve"> assembly using linked-reads; A</w:t>
            </w:r>
            <w:r w:rsidRPr="007E7567">
              <w:rPr>
                <w:rFonts w:ascii="Calibri Light" w:eastAsia="Times New Roman" w:hAnsi="Calibri Light" w:cs="Calibri Light"/>
                <w:color w:val="000000"/>
                <w:vertAlign w:val="subscript"/>
              </w:rPr>
              <w:t>3</w:t>
            </w:r>
            <w:r w:rsidRPr="002338D3">
              <w:rPr>
                <w:rFonts w:ascii="Calibri Light" w:eastAsia="Times New Roman" w:hAnsi="Calibri Light" w:cs="Calibri Light"/>
                <w:color w:val="000000"/>
              </w:rPr>
              <w:t xml:space="preserve"> = draft resulting from scaffolding A2 assembly using </w:t>
            </w:r>
            <w:r w:rsidR="00C6769A">
              <w:rPr>
                <w:rFonts w:ascii="Calibri Light" w:eastAsia="Times New Roman" w:hAnsi="Calibri Light" w:cs="Calibri Light"/>
                <w:color w:val="000000"/>
              </w:rPr>
              <w:t>H</w:t>
            </w:r>
            <w:r w:rsidRPr="002338D3">
              <w:rPr>
                <w:rFonts w:ascii="Calibri Light" w:eastAsia="Times New Roman" w:hAnsi="Calibri Light" w:cs="Calibri Light"/>
                <w:color w:val="000000"/>
              </w:rPr>
              <w:t>i-</w:t>
            </w:r>
            <w:r w:rsidR="00C6769A">
              <w:rPr>
                <w:rFonts w:ascii="Calibri Light" w:eastAsia="Times New Roman" w:hAnsi="Calibri Light" w:cs="Calibri Light"/>
                <w:color w:val="000000"/>
              </w:rPr>
              <w:t>C</w:t>
            </w:r>
            <w:r w:rsidRPr="002338D3">
              <w:rPr>
                <w:rFonts w:ascii="Calibri Light" w:eastAsia="Times New Roman" w:hAnsi="Calibri Light" w:cs="Calibri Light"/>
                <w:color w:val="000000"/>
              </w:rPr>
              <w:t xml:space="preserve"> data; A</w:t>
            </w:r>
            <w:r w:rsidRPr="007E7567">
              <w:rPr>
                <w:rFonts w:ascii="Calibri Light" w:eastAsia="Times New Roman" w:hAnsi="Calibri Light" w:cs="Calibri Light"/>
                <w:color w:val="000000"/>
                <w:vertAlign w:val="subscript"/>
              </w:rPr>
              <w:t>4</w:t>
            </w:r>
            <w:r w:rsidRPr="002338D3">
              <w:rPr>
                <w:rFonts w:ascii="Calibri Light" w:eastAsia="Times New Roman" w:hAnsi="Calibri Light" w:cs="Calibri Light"/>
                <w:color w:val="000000"/>
              </w:rPr>
              <w:t xml:space="preserve"> = final assembly metrics resulting from anchoring chromosomes with a linkage map. Continuity metrics created from </w:t>
            </w:r>
            <w:proofErr w:type="spellStart"/>
            <w:r w:rsidRPr="002338D3">
              <w:rPr>
                <w:rFonts w:ascii="Calibri Light" w:eastAsia="Times New Roman" w:hAnsi="Calibri Light" w:cs="Calibri Light"/>
                <w:color w:val="000000"/>
              </w:rPr>
              <w:t>genometools</w:t>
            </w:r>
            <w:proofErr w:type="spellEnd"/>
            <w:r w:rsidRPr="002338D3">
              <w:rPr>
                <w:rFonts w:ascii="Calibri Light" w:eastAsia="Times New Roman" w:hAnsi="Calibri Light" w:cs="Calibri Light"/>
                <w:color w:val="000000"/>
              </w:rPr>
              <w:t xml:space="preserve">, BUSCO scores from comparison to August 05, </w:t>
            </w:r>
            <w:proofErr w:type="gramStart"/>
            <w:r w:rsidRPr="002338D3">
              <w:rPr>
                <w:rFonts w:ascii="Calibri Light" w:eastAsia="Times New Roman" w:hAnsi="Calibri Light" w:cs="Calibri Light"/>
                <w:color w:val="000000"/>
              </w:rPr>
              <w:t>2020</w:t>
            </w:r>
            <w:proofErr w:type="gramEnd"/>
            <w:r w:rsidRPr="002338D3">
              <w:rPr>
                <w:rFonts w:ascii="Calibri Light" w:eastAsia="Times New Roman" w:hAnsi="Calibri Light" w:cs="Calibri Light"/>
                <w:color w:val="000000"/>
              </w:rPr>
              <w:t xml:space="preserve"> Actinopterygii </w:t>
            </w:r>
            <w:r w:rsidR="007E7567">
              <w:rPr>
                <w:rFonts w:ascii="Calibri Light" w:eastAsia="Times New Roman" w:hAnsi="Calibri Light" w:cs="Calibri Light"/>
                <w:color w:val="000000"/>
              </w:rPr>
              <w:t xml:space="preserve">lineage </w:t>
            </w:r>
            <w:r w:rsidRPr="002338D3">
              <w:rPr>
                <w:rFonts w:ascii="Calibri Light" w:eastAsia="Times New Roman" w:hAnsi="Calibri Light" w:cs="Calibri Light"/>
                <w:color w:val="000000"/>
              </w:rPr>
              <w:t>gene (n=3640) dataset.</w:t>
            </w:r>
          </w:p>
        </w:tc>
        <w:tc>
          <w:tcPr>
            <w:tcW w:w="280" w:type="dxa"/>
            <w:tcBorders>
              <w:top w:val="nil"/>
              <w:left w:val="nil"/>
              <w:bottom w:val="nil"/>
              <w:right w:val="single" w:sz="4" w:space="0" w:color="auto"/>
            </w:tcBorders>
            <w:shd w:val="clear" w:color="auto" w:fill="auto"/>
            <w:noWrap/>
            <w:vAlign w:val="bottom"/>
            <w:hideMark/>
          </w:tcPr>
          <w:p w14:paraId="5556211C"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r w:rsidR="000E70AC" w:rsidRPr="002338D3" w14:paraId="112353FB" w14:textId="77777777" w:rsidTr="00317A9B">
        <w:trPr>
          <w:trHeight w:val="320"/>
        </w:trPr>
        <w:tc>
          <w:tcPr>
            <w:tcW w:w="280" w:type="dxa"/>
            <w:tcBorders>
              <w:top w:val="nil"/>
              <w:left w:val="single" w:sz="4" w:space="0" w:color="auto"/>
              <w:bottom w:val="nil"/>
              <w:right w:val="nil"/>
            </w:tcBorders>
            <w:shd w:val="clear" w:color="auto" w:fill="auto"/>
            <w:noWrap/>
            <w:vAlign w:val="bottom"/>
            <w:hideMark/>
          </w:tcPr>
          <w:p w14:paraId="2D9C0E6B"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2520" w:type="dxa"/>
            <w:gridSpan w:val="2"/>
            <w:vMerge w:val="restart"/>
            <w:tcBorders>
              <w:top w:val="single" w:sz="8" w:space="0" w:color="auto"/>
              <w:left w:val="single" w:sz="8" w:space="0" w:color="auto"/>
              <w:bottom w:val="single" w:sz="8" w:space="0" w:color="000000"/>
              <w:right w:val="single" w:sz="8" w:space="0" w:color="000000"/>
            </w:tcBorders>
            <w:shd w:val="clear" w:color="000000" w:fill="D9D9D9"/>
            <w:vAlign w:val="center"/>
            <w:hideMark/>
          </w:tcPr>
          <w:p w14:paraId="56E1F32A"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rPr>
              <w:t>Metrics</w:t>
            </w:r>
          </w:p>
        </w:tc>
        <w:tc>
          <w:tcPr>
            <w:tcW w:w="6386" w:type="dxa"/>
            <w:gridSpan w:val="5"/>
            <w:tcBorders>
              <w:top w:val="single" w:sz="8" w:space="0" w:color="auto"/>
              <w:left w:val="nil"/>
              <w:bottom w:val="single" w:sz="4" w:space="0" w:color="auto"/>
              <w:right w:val="single" w:sz="8" w:space="0" w:color="000000"/>
            </w:tcBorders>
            <w:shd w:val="clear" w:color="000000" w:fill="D9D9D9"/>
            <w:vAlign w:val="center"/>
            <w:hideMark/>
          </w:tcPr>
          <w:p w14:paraId="353A795C"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rPr>
              <w:t>Male</w:t>
            </w:r>
          </w:p>
        </w:tc>
        <w:tc>
          <w:tcPr>
            <w:tcW w:w="6386" w:type="dxa"/>
            <w:gridSpan w:val="5"/>
            <w:tcBorders>
              <w:top w:val="single" w:sz="8" w:space="0" w:color="auto"/>
              <w:left w:val="nil"/>
              <w:bottom w:val="single" w:sz="4" w:space="0" w:color="auto"/>
              <w:right w:val="single" w:sz="8" w:space="0" w:color="000000"/>
            </w:tcBorders>
            <w:shd w:val="clear" w:color="000000" w:fill="D9D9D9"/>
            <w:vAlign w:val="center"/>
            <w:hideMark/>
          </w:tcPr>
          <w:p w14:paraId="1F4E95DE"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rPr>
              <w:t>Female</w:t>
            </w:r>
          </w:p>
        </w:tc>
        <w:tc>
          <w:tcPr>
            <w:tcW w:w="280" w:type="dxa"/>
            <w:tcBorders>
              <w:top w:val="nil"/>
              <w:left w:val="nil"/>
              <w:bottom w:val="nil"/>
              <w:right w:val="single" w:sz="4" w:space="0" w:color="auto"/>
            </w:tcBorders>
            <w:shd w:val="clear" w:color="auto" w:fill="auto"/>
            <w:noWrap/>
            <w:vAlign w:val="bottom"/>
            <w:hideMark/>
          </w:tcPr>
          <w:p w14:paraId="24D81827"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r w:rsidR="000E70AC" w:rsidRPr="002338D3" w14:paraId="42F6680E" w14:textId="77777777" w:rsidTr="00317A9B">
        <w:trPr>
          <w:trHeight w:val="340"/>
        </w:trPr>
        <w:tc>
          <w:tcPr>
            <w:tcW w:w="280" w:type="dxa"/>
            <w:tcBorders>
              <w:top w:val="nil"/>
              <w:left w:val="single" w:sz="4" w:space="0" w:color="auto"/>
              <w:bottom w:val="nil"/>
              <w:right w:val="nil"/>
            </w:tcBorders>
            <w:shd w:val="clear" w:color="auto" w:fill="auto"/>
            <w:noWrap/>
            <w:vAlign w:val="bottom"/>
            <w:hideMark/>
          </w:tcPr>
          <w:p w14:paraId="1359866C"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2520" w:type="dxa"/>
            <w:gridSpan w:val="2"/>
            <w:vMerge/>
            <w:tcBorders>
              <w:top w:val="nil"/>
              <w:left w:val="single" w:sz="4" w:space="0" w:color="auto"/>
              <w:bottom w:val="nil"/>
              <w:right w:val="nil"/>
            </w:tcBorders>
            <w:vAlign w:val="center"/>
            <w:hideMark/>
          </w:tcPr>
          <w:p w14:paraId="6C86A696" w14:textId="77777777" w:rsidR="000E70AC" w:rsidRPr="002338D3" w:rsidRDefault="000E70AC" w:rsidP="00904693">
            <w:pPr>
              <w:spacing w:after="0" w:line="240" w:lineRule="auto"/>
              <w:jc w:val="left"/>
              <w:rPr>
                <w:rFonts w:ascii="Calibri Light" w:eastAsia="Times New Roman" w:hAnsi="Calibri Light" w:cs="Calibri Light"/>
                <w:color w:val="000000"/>
              </w:rPr>
            </w:pPr>
          </w:p>
        </w:tc>
        <w:tc>
          <w:tcPr>
            <w:tcW w:w="1478" w:type="dxa"/>
            <w:tcBorders>
              <w:top w:val="nil"/>
              <w:left w:val="nil"/>
              <w:bottom w:val="single" w:sz="8" w:space="0" w:color="auto"/>
              <w:right w:val="single" w:sz="4" w:space="0" w:color="auto"/>
            </w:tcBorders>
            <w:shd w:val="clear" w:color="000000" w:fill="D9D9D9"/>
            <w:noWrap/>
            <w:vAlign w:val="center"/>
            <w:hideMark/>
          </w:tcPr>
          <w:p w14:paraId="04B1C208"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A</w:t>
            </w:r>
            <w:r w:rsidRPr="002338D3">
              <w:rPr>
                <w:rFonts w:ascii="Calibri Light" w:eastAsia="Times New Roman" w:hAnsi="Calibri Light" w:cs="Calibri Light"/>
                <w:color w:val="000000"/>
                <w:vertAlign w:val="subscript"/>
              </w:rPr>
              <w:t>0</w:t>
            </w:r>
          </w:p>
        </w:tc>
        <w:tc>
          <w:tcPr>
            <w:tcW w:w="1227" w:type="dxa"/>
            <w:tcBorders>
              <w:top w:val="nil"/>
              <w:left w:val="nil"/>
              <w:bottom w:val="single" w:sz="8" w:space="0" w:color="auto"/>
              <w:right w:val="single" w:sz="4" w:space="0" w:color="auto"/>
            </w:tcBorders>
            <w:shd w:val="clear" w:color="000000" w:fill="D9D9D9"/>
            <w:noWrap/>
            <w:vAlign w:val="center"/>
            <w:hideMark/>
          </w:tcPr>
          <w:p w14:paraId="326D51FF"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A</w:t>
            </w:r>
            <w:r w:rsidRPr="002338D3">
              <w:rPr>
                <w:rFonts w:ascii="Calibri Light" w:eastAsia="Times New Roman" w:hAnsi="Calibri Light" w:cs="Calibri Light"/>
                <w:color w:val="000000"/>
                <w:vertAlign w:val="subscript"/>
              </w:rPr>
              <w:t>1</w:t>
            </w:r>
          </w:p>
        </w:tc>
        <w:tc>
          <w:tcPr>
            <w:tcW w:w="1227" w:type="dxa"/>
            <w:tcBorders>
              <w:top w:val="nil"/>
              <w:left w:val="nil"/>
              <w:bottom w:val="single" w:sz="8" w:space="0" w:color="auto"/>
              <w:right w:val="single" w:sz="4" w:space="0" w:color="auto"/>
            </w:tcBorders>
            <w:shd w:val="clear" w:color="000000" w:fill="D9D9D9"/>
            <w:noWrap/>
            <w:vAlign w:val="center"/>
            <w:hideMark/>
          </w:tcPr>
          <w:p w14:paraId="26EF7A1B"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A</w:t>
            </w:r>
            <w:r w:rsidRPr="002338D3">
              <w:rPr>
                <w:rFonts w:ascii="Calibri Light" w:eastAsia="Times New Roman" w:hAnsi="Calibri Light" w:cs="Calibri Light"/>
                <w:color w:val="000000"/>
                <w:vertAlign w:val="subscript"/>
              </w:rPr>
              <w:t>2</w:t>
            </w:r>
          </w:p>
        </w:tc>
        <w:tc>
          <w:tcPr>
            <w:tcW w:w="1227" w:type="dxa"/>
            <w:tcBorders>
              <w:top w:val="nil"/>
              <w:left w:val="nil"/>
              <w:bottom w:val="single" w:sz="8" w:space="0" w:color="auto"/>
              <w:right w:val="single" w:sz="4" w:space="0" w:color="auto"/>
            </w:tcBorders>
            <w:shd w:val="clear" w:color="000000" w:fill="D9D9D9"/>
            <w:noWrap/>
            <w:vAlign w:val="center"/>
            <w:hideMark/>
          </w:tcPr>
          <w:p w14:paraId="4C2C28D0"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A</w:t>
            </w:r>
            <w:r w:rsidRPr="002338D3">
              <w:rPr>
                <w:rFonts w:ascii="Calibri Light" w:eastAsia="Times New Roman" w:hAnsi="Calibri Light" w:cs="Calibri Light"/>
                <w:color w:val="000000"/>
                <w:vertAlign w:val="subscript"/>
              </w:rPr>
              <w:t>3</w:t>
            </w:r>
          </w:p>
        </w:tc>
        <w:tc>
          <w:tcPr>
            <w:tcW w:w="1227" w:type="dxa"/>
            <w:tcBorders>
              <w:top w:val="nil"/>
              <w:left w:val="nil"/>
              <w:bottom w:val="single" w:sz="8" w:space="0" w:color="auto"/>
              <w:right w:val="single" w:sz="8" w:space="0" w:color="auto"/>
            </w:tcBorders>
            <w:shd w:val="clear" w:color="000000" w:fill="D9D9D9"/>
            <w:noWrap/>
            <w:vAlign w:val="center"/>
            <w:hideMark/>
          </w:tcPr>
          <w:p w14:paraId="55268695"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A</w:t>
            </w:r>
            <w:r w:rsidRPr="002338D3">
              <w:rPr>
                <w:rFonts w:ascii="Calibri Light" w:eastAsia="Times New Roman" w:hAnsi="Calibri Light" w:cs="Calibri Light"/>
                <w:color w:val="000000"/>
                <w:vertAlign w:val="subscript"/>
              </w:rPr>
              <w:t>4</w:t>
            </w:r>
          </w:p>
        </w:tc>
        <w:tc>
          <w:tcPr>
            <w:tcW w:w="1478" w:type="dxa"/>
            <w:tcBorders>
              <w:top w:val="nil"/>
              <w:left w:val="nil"/>
              <w:bottom w:val="single" w:sz="8" w:space="0" w:color="auto"/>
              <w:right w:val="single" w:sz="4" w:space="0" w:color="auto"/>
            </w:tcBorders>
            <w:shd w:val="clear" w:color="000000" w:fill="D9D9D9"/>
            <w:noWrap/>
            <w:vAlign w:val="center"/>
            <w:hideMark/>
          </w:tcPr>
          <w:p w14:paraId="4205E5DC"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A</w:t>
            </w:r>
            <w:r w:rsidRPr="002338D3">
              <w:rPr>
                <w:rFonts w:ascii="Calibri Light" w:eastAsia="Times New Roman" w:hAnsi="Calibri Light" w:cs="Calibri Light"/>
                <w:color w:val="000000"/>
                <w:vertAlign w:val="subscript"/>
              </w:rPr>
              <w:t>0</w:t>
            </w:r>
          </w:p>
        </w:tc>
        <w:tc>
          <w:tcPr>
            <w:tcW w:w="1227" w:type="dxa"/>
            <w:tcBorders>
              <w:top w:val="nil"/>
              <w:left w:val="nil"/>
              <w:bottom w:val="single" w:sz="8" w:space="0" w:color="auto"/>
              <w:right w:val="single" w:sz="4" w:space="0" w:color="auto"/>
            </w:tcBorders>
            <w:shd w:val="clear" w:color="000000" w:fill="D9D9D9"/>
            <w:noWrap/>
            <w:vAlign w:val="center"/>
            <w:hideMark/>
          </w:tcPr>
          <w:p w14:paraId="774FF9B1"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A</w:t>
            </w:r>
            <w:r w:rsidRPr="002338D3">
              <w:rPr>
                <w:rFonts w:ascii="Calibri Light" w:eastAsia="Times New Roman" w:hAnsi="Calibri Light" w:cs="Calibri Light"/>
                <w:color w:val="000000"/>
                <w:vertAlign w:val="subscript"/>
              </w:rPr>
              <w:t>1</w:t>
            </w:r>
          </w:p>
        </w:tc>
        <w:tc>
          <w:tcPr>
            <w:tcW w:w="1227" w:type="dxa"/>
            <w:tcBorders>
              <w:top w:val="nil"/>
              <w:left w:val="nil"/>
              <w:bottom w:val="single" w:sz="8" w:space="0" w:color="auto"/>
              <w:right w:val="single" w:sz="4" w:space="0" w:color="auto"/>
            </w:tcBorders>
            <w:shd w:val="clear" w:color="000000" w:fill="D9D9D9"/>
            <w:noWrap/>
            <w:vAlign w:val="center"/>
            <w:hideMark/>
          </w:tcPr>
          <w:p w14:paraId="522AF429"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A</w:t>
            </w:r>
            <w:r w:rsidRPr="002338D3">
              <w:rPr>
                <w:rFonts w:ascii="Calibri Light" w:eastAsia="Times New Roman" w:hAnsi="Calibri Light" w:cs="Calibri Light"/>
                <w:color w:val="000000"/>
                <w:vertAlign w:val="subscript"/>
              </w:rPr>
              <w:t>2</w:t>
            </w:r>
          </w:p>
        </w:tc>
        <w:tc>
          <w:tcPr>
            <w:tcW w:w="1227" w:type="dxa"/>
            <w:tcBorders>
              <w:top w:val="nil"/>
              <w:left w:val="nil"/>
              <w:bottom w:val="single" w:sz="8" w:space="0" w:color="auto"/>
              <w:right w:val="single" w:sz="4" w:space="0" w:color="auto"/>
            </w:tcBorders>
            <w:shd w:val="clear" w:color="000000" w:fill="D9D9D9"/>
            <w:noWrap/>
            <w:vAlign w:val="center"/>
            <w:hideMark/>
          </w:tcPr>
          <w:p w14:paraId="54E5A248"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A</w:t>
            </w:r>
            <w:r w:rsidRPr="002338D3">
              <w:rPr>
                <w:rFonts w:ascii="Calibri Light" w:eastAsia="Times New Roman" w:hAnsi="Calibri Light" w:cs="Calibri Light"/>
                <w:color w:val="000000"/>
                <w:vertAlign w:val="subscript"/>
              </w:rPr>
              <w:t>3</w:t>
            </w:r>
          </w:p>
        </w:tc>
        <w:tc>
          <w:tcPr>
            <w:tcW w:w="1227" w:type="dxa"/>
            <w:tcBorders>
              <w:top w:val="nil"/>
              <w:left w:val="nil"/>
              <w:bottom w:val="single" w:sz="8" w:space="0" w:color="auto"/>
              <w:right w:val="single" w:sz="8" w:space="0" w:color="auto"/>
            </w:tcBorders>
            <w:shd w:val="clear" w:color="000000" w:fill="D9D9D9"/>
            <w:noWrap/>
            <w:vAlign w:val="center"/>
            <w:hideMark/>
          </w:tcPr>
          <w:p w14:paraId="088F98C0"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A</w:t>
            </w:r>
            <w:r w:rsidRPr="002338D3">
              <w:rPr>
                <w:rFonts w:ascii="Calibri Light" w:eastAsia="Times New Roman" w:hAnsi="Calibri Light" w:cs="Calibri Light"/>
                <w:color w:val="000000"/>
                <w:vertAlign w:val="subscript"/>
              </w:rPr>
              <w:t>4</w:t>
            </w:r>
          </w:p>
        </w:tc>
        <w:tc>
          <w:tcPr>
            <w:tcW w:w="280" w:type="dxa"/>
            <w:tcBorders>
              <w:top w:val="nil"/>
              <w:left w:val="nil"/>
              <w:bottom w:val="nil"/>
              <w:right w:val="single" w:sz="4" w:space="0" w:color="auto"/>
            </w:tcBorders>
            <w:shd w:val="clear" w:color="auto" w:fill="auto"/>
            <w:noWrap/>
            <w:vAlign w:val="bottom"/>
            <w:hideMark/>
          </w:tcPr>
          <w:p w14:paraId="07E3A325"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r w:rsidR="000E70AC" w:rsidRPr="002338D3" w14:paraId="0E328080" w14:textId="77777777" w:rsidTr="00317A9B">
        <w:trPr>
          <w:trHeight w:val="320"/>
        </w:trPr>
        <w:tc>
          <w:tcPr>
            <w:tcW w:w="280" w:type="dxa"/>
            <w:tcBorders>
              <w:top w:val="nil"/>
              <w:left w:val="single" w:sz="4" w:space="0" w:color="auto"/>
              <w:bottom w:val="nil"/>
              <w:right w:val="nil"/>
            </w:tcBorders>
            <w:shd w:val="clear" w:color="auto" w:fill="auto"/>
            <w:noWrap/>
            <w:vAlign w:val="center"/>
            <w:hideMark/>
          </w:tcPr>
          <w:p w14:paraId="0202C1F9"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40" w:type="dxa"/>
            <w:vMerge w:val="restart"/>
            <w:tcBorders>
              <w:top w:val="nil"/>
              <w:left w:val="single" w:sz="8" w:space="0" w:color="auto"/>
              <w:bottom w:val="single" w:sz="4" w:space="0" w:color="auto"/>
              <w:right w:val="single" w:sz="4" w:space="0" w:color="auto"/>
            </w:tcBorders>
            <w:shd w:val="clear" w:color="auto" w:fill="auto"/>
            <w:vAlign w:val="center"/>
            <w:hideMark/>
          </w:tcPr>
          <w:p w14:paraId="3ED81B9D"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Continuity</w:t>
            </w:r>
            <w:r w:rsidRPr="002338D3">
              <w:rPr>
                <w:rFonts w:ascii="Calibri Light" w:eastAsia="Times New Roman" w:hAnsi="Calibri Light" w:cs="Calibri Light"/>
                <w:color w:val="000000"/>
              </w:rPr>
              <w:br/>
              <w:t>Metrics</w:t>
            </w:r>
          </w:p>
        </w:tc>
        <w:tc>
          <w:tcPr>
            <w:tcW w:w="1280" w:type="dxa"/>
            <w:tcBorders>
              <w:top w:val="nil"/>
              <w:left w:val="nil"/>
              <w:bottom w:val="single" w:sz="4" w:space="0" w:color="auto"/>
              <w:right w:val="single" w:sz="8" w:space="0" w:color="auto"/>
            </w:tcBorders>
            <w:shd w:val="clear" w:color="auto" w:fill="auto"/>
            <w:vAlign w:val="center"/>
            <w:hideMark/>
          </w:tcPr>
          <w:p w14:paraId="03A82BAF"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N50 (bp)</w:t>
            </w:r>
          </w:p>
        </w:tc>
        <w:tc>
          <w:tcPr>
            <w:tcW w:w="1478" w:type="dxa"/>
            <w:tcBorders>
              <w:top w:val="nil"/>
              <w:left w:val="nil"/>
              <w:bottom w:val="single" w:sz="4" w:space="0" w:color="auto"/>
              <w:right w:val="single" w:sz="4" w:space="0" w:color="auto"/>
            </w:tcBorders>
            <w:shd w:val="clear" w:color="auto" w:fill="auto"/>
            <w:vAlign w:val="center"/>
            <w:hideMark/>
          </w:tcPr>
          <w:p w14:paraId="65A0944A"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11,604</w:t>
            </w:r>
          </w:p>
        </w:tc>
        <w:tc>
          <w:tcPr>
            <w:tcW w:w="1227" w:type="dxa"/>
            <w:tcBorders>
              <w:top w:val="nil"/>
              <w:left w:val="nil"/>
              <w:bottom w:val="single" w:sz="4" w:space="0" w:color="auto"/>
              <w:right w:val="single" w:sz="4" w:space="0" w:color="auto"/>
            </w:tcBorders>
            <w:shd w:val="clear" w:color="auto" w:fill="auto"/>
            <w:vAlign w:val="center"/>
            <w:hideMark/>
          </w:tcPr>
          <w:p w14:paraId="5C65D22B"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353,581</w:t>
            </w:r>
          </w:p>
        </w:tc>
        <w:tc>
          <w:tcPr>
            <w:tcW w:w="1227" w:type="dxa"/>
            <w:tcBorders>
              <w:top w:val="nil"/>
              <w:left w:val="nil"/>
              <w:bottom w:val="single" w:sz="4" w:space="0" w:color="auto"/>
              <w:right w:val="single" w:sz="4" w:space="0" w:color="auto"/>
            </w:tcBorders>
            <w:shd w:val="clear" w:color="auto" w:fill="auto"/>
            <w:vAlign w:val="center"/>
            <w:hideMark/>
          </w:tcPr>
          <w:p w14:paraId="493C9C0E"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1,188,596</w:t>
            </w:r>
          </w:p>
        </w:tc>
        <w:tc>
          <w:tcPr>
            <w:tcW w:w="1227" w:type="dxa"/>
            <w:tcBorders>
              <w:top w:val="nil"/>
              <w:left w:val="nil"/>
              <w:bottom w:val="single" w:sz="4" w:space="0" w:color="auto"/>
              <w:right w:val="single" w:sz="4" w:space="0" w:color="auto"/>
            </w:tcBorders>
            <w:shd w:val="clear" w:color="auto" w:fill="auto"/>
            <w:vAlign w:val="center"/>
            <w:hideMark/>
          </w:tcPr>
          <w:p w14:paraId="353B9629"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2,749,144</w:t>
            </w:r>
          </w:p>
        </w:tc>
        <w:tc>
          <w:tcPr>
            <w:tcW w:w="1227" w:type="dxa"/>
            <w:tcBorders>
              <w:top w:val="nil"/>
              <w:left w:val="nil"/>
              <w:bottom w:val="single" w:sz="4" w:space="0" w:color="auto"/>
              <w:right w:val="single" w:sz="8" w:space="0" w:color="auto"/>
            </w:tcBorders>
            <w:shd w:val="clear" w:color="auto" w:fill="auto"/>
            <w:vAlign w:val="center"/>
            <w:hideMark/>
          </w:tcPr>
          <w:p w14:paraId="49FC6AE6"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12,200,365</w:t>
            </w:r>
          </w:p>
        </w:tc>
        <w:tc>
          <w:tcPr>
            <w:tcW w:w="1478" w:type="dxa"/>
            <w:tcBorders>
              <w:top w:val="nil"/>
              <w:left w:val="nil"/>
              <w:bottom w:val="single" w:sz="4" w:space="0" w:color="auto"/>
              <w:right w:val="single" w:sz="4" w:space="0" w:color="auto"/>
            </w:tcBorders>
            <w:shd w:val="clear" w:color="auto" w:fill="auto"/>
            <w:vAlign w:val="center"/>
            <w:hideMark/>
          </w:tcPr>
          <w:p w14:paraId="739DE8BF"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15,048</w:t>
            </w:r>
          </w:p>
        </w:tc>
        <w:tc>
          <w:tcPr>
            <w:tcW w:w="1227" w:type="dxa"/>
            <w:tcBorders>
              <w:top w:val="nil"/>
              <w:left w:val="nil"/>
              <w:bottom w:val="single" w:sz="4" w:space="0" w:color="auto"/>
              <w:right w:val="single" w:sz="4" w:space="0" w:color="auto"/>
            </w:tcBorders>
            <w:shd w:val="clear" w:color="auto" w:fill="auto"/>
            <w:vAlign w:val="center"/>
            <w:hideMark/>
          </w:tcPr>
          <w:p w14:paraId="0BF6D682"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418,614</w:t>
            </w:r>
          </w:p>
        </w:tc>
        <w:tc>
          <w:tcPr>
            <w:tcW w:w="1227" w:type="dxa"/>
            <w:tcBorders>
              <w:top w:val="nil"/>
              <w:left w:val="nil"/>
              <w:bottom w:val="single" w:sz="4" w:space="0" w:color="auto"/>
              <w:right w:val="single" w:sz="4" w:space="0" w:color="auto"/>
            </w:tcBorders>
            <w:shd w:val="clear" w:color="auto" w:fill="auto"/>
            <w:vAlign w:val="center"/>
            <w:hideMark/>
          </w:tcPr>
          <w:p w14:paraId="178FFB17"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1,392,224</w:t>
            </w:r>
          </w:p>
        </w:tc>
        <w:tc>
          <w:tcPr>
            <w:tcW w:w="1227" w:type="dxa"/>
            <w:tcBorders>
              <w:top w:val="nil"/>
              <w:left w:val="nil"/>
              <w:bottom w:val="single" w:sz="4" w:space="0" w:color="auto"/>
              <w:right w:val="single" w:sz="4" w:space="0" w:color="auto"/>
            </w:tcBorders>
            <w:shd w:val="clear" w:color="auto" w:fill="auto"/>
            <w:vAlign w:val="center"/>
            <w:hideMark/>
          </w:tcPr>
          <w:p w14:paraId="09A06E3C"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4,383,157</w:t>
            </w:r>
          </w:p>
        </w:tc>
        <w:tc>
          <w:tcPr>
            <w:tcW w:w="1227" w:type="dxa"/>
            <w:tcBorders>
              <w:top w:val="nil"/>
              <w:left w:val="nil"/>
              <w:bottom w:val="single" w:sz="4" w:space="0" w:color="auto"/>
              <w:right w:val="single" w:sz="8" w:space="0" w:color="auto"/>
            </w:tcBorders>
            <w:shd w:val="clear" w:color="auto" w:fill="auto"/>
            <w:vAlign w:val="center"/>
            <w:hideMark/>
          </w:tcPr>
          <w:p w14:paraId="6AB1B535"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14,850,352</w:t>
            </w:r>
          </w:p>
        </w:tc>
        <w:tc>
          <w:tcPr>
            <w:tcW w:w="280" w:type="dxa"/>
            <w:tcBorders>
              <w:top w:val="nil"/>
              <w:left w:val="nil"/>
              <w:bottom w:val="nil"/>
              <w:right w:val="single" w:sz="4" w:space="0" w:color="auto"/>
            </w:tcBorders>
            <w:shd w:val="clear" w:color="auto" w:fill="auto"/>
            <w:noWrap/>
            <w:vAlign w:val="center"/>
            <w:hideMark/>
          </w:tcPr>
          <w:p w14:paraId="3E81A20C"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r w:rsidR="000E70AC" w:rsidRPr="002338D3" w14:paraId="7CAC0A7A" w14:textId="77777777" w:rsidTr="00317A9B">
        <w:trPr>
          <w:trHeight w:val="320"/>
        </w:trPr>
        <w:tc>
          <w:tcPr>
            <w:tcW w:w="280" w:type="dxa"/>
            <w:tcBorders>
              <w:top w:val="nil"/>
              <w:left w:val="single" w:sz="4" w:space="0" w:color="auto"/>
              <w:bottom w:val="nil"/>
              <w:right w:val="nil"/>
            </w:tcBorders>
            <w:shd w:val="clear" w:color="auto" w:fill="auto"/>
            <w:noWrap/>
            <w:vAlign w:val="center"/>
            <w:hideMark/>
          </w:tcPr>
          <w:p w14:paraId="427875AF"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40" w:type="dxa"/>
            <w:vMerge/>
            <w:tcBorders>
              <w:top w:val="nil"/>
              <w:left w:val="single" w:sz="8" w:space="0" w:color="auto"/>
              <w:bottom w:val="single" w:sz="4" w:space="0" w:color="auto"/>
              <w:right w:val="single" w:sz="4" w:space="0" w:color="auto"/>
            </w:tcBorders>
            <w:vAlign w:val="center"/>
            <w:hideMark/>
          </w:tcPr>
          <w:p w14:paraId="2247837B" w14:textId="77777777" w:rsidR="000E70AC" w:rsidRPr="002338D3" w:rsidRDefault="000E70AC" w:rsidP="00904693">
            <w:pPr>
              <w:spacing w:after="0" w:line="240" w:lineRule="auto"/>
              <w:jc w:val="left"/>
              <w:rPr>
                <w:rFonts w:ascii="Calibri Light" w:eastAsia="Times New Roman" w:hAnsi="Calibri Light" w:cs="Calibri Light"/>
                <w:color w:val="000000"/>
              </w:rPr>
            </w:pPr>
          </w:p>
        </w:tc>
        <w:tc>
          <w:tcPr>
            <w:tcW w:w="1280" w:type="dxa"/>
            <w:tcBorders>
              <w:top w:val="nil"/>
              <w:left w:val="nil"/>
              <w:bottom w:val="single" w:sz="4" w:space="0" w:color="auto"/>
              <w:right w:val="single" w:sz="8" w:space="0" w:color="auto"/>
            </w:tcBorders>
            <w:shd w:val="clear" w:color="auto" w:fill="auto"/>
            <w:vAlign w:val="center"/>
            <w:hideMark/>
          </w:tcPr>
          <w:p w14:paraId="2C8BD569"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L50</w:t>
            </w:r>
          </w:p>
        </w:tc>
        <w:tc>
          <w:tcPr>
            <w:tcW w:w="1478" w:type="dxa"/>
            <w:tcBorders>
              <w:top w:val="nil"/>
              <w:left w:val="nil"/>
              <w:bottom w:val="single" w:sz="4" w:space="0" w:color="auto"/>
              <w:right w:val="single" w:sz="4" w:space="0" w:color="auto"/>
            </w:tcBorders>
            <w:shd w:val="clear" w:color="auto" w:fill="auto"/>
            <w:vAlign w:val="center"/>
            <w:hideMark/>
          </w:tcPr>
          <w:p w14:paraId="0B86DAD0"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1,276,120</w:t>
            </w:r>
          </w:p>
        </w:tc>
        <w:tc>
          <w:tcPr>
            <w:tcW w:w="1227" w:type="dxa"/>
            <w:tcBorders>
              <w:top w:val="nil"/>
              <w:left w:val="nil"/>
              <w:bottom w:val="single" w:sz="4" w:space="0" w:color="auto"/>
              <w:right w:val="single" w:sz="4" w:space="0" w:color="auto"/>
            </w:tcBorders>
            <w:shd w:val="clear" w:color="auto" w:fill="auto"/>
            <w:vAlign w:val="center"/>
            <w:hideMark/>
          </w:tcPr>
          <w:p w14:paraId="4F8523D8"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324</w:t>
            </w:r>
          </w:p>
        </w:tc>
        <w:tc>
          <w:tcPr>
            <w:tcW w:w="1227" w:type="dxa"/>
            <w:tcBorders>
              <w:top w:val="nil"/>
              <w:left w:val="nil"/>
              <w:bottom w:val="single" w:sz="4" w:space="0" w:color="auto"/>
              <w:right w:val="single" w:sz="4" w:space="0" w:color="auto"/>
            </w:tcBorders>
            <w:shd w:val="clear" w:color="auto" w:fill="auto"/>
            <w:vAlign w:val="center"/>
            <w:hideMark/>
          </w:tcPr>
          <w:p w14:paraId="41BCFDD8"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106</w:t>
            </w:r>
          </w:p>
        </w:tc>
        <w:tc>
          <w:tcPr>
            <w:tcW w:w="1227" w:type="dxa"/>
            <w:tcBorders>
              <w:top w:val="nil"/>
              <w:left w:val="nil"/>
              <w:bottom w:val="single" w:sz="4" w:space="0" w:color="auto"/>
              <w:right w:val="single" w:sz="4" w:space="0" w:color="auto"/>
            </w:tcBorders>
            <w:shd w:val="clear" w:color="auto" w:fill="auto"/>
            <w:vAlign w:val="center"/>
            <w:hideMark/>
          </w:tcPr>
          <w:p w14:paraId="0A632249"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38</w:t>
            </w:r>
          </w:p>
        </w:tc>
        <w:tc>
          <w:tcPr>
            <w:tcW w:w="1227" w:type="dxa"/>
            <w:tcBorders>
              <w:top w:val="nil"/>
              <w:left w:val="nil"/>
              <w:bottom w:val="single" w:sz="4" w:space="0" w:color="auto"/>
              <w:right w:val="single" w:sz="8" w:space="0" w:color="auto"/>
            </w:tcBorders>
            <w:shd w:val="clear" w:color="auto" w:fill="auto"/>
            <w:vAlign w:val="center"/>
            <w:hideMark/>
          </w:tcPr>
          <w:p w14:paraId="182703B1"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15</w:t>
            </w:r>
          </w:p>
        </w:tc>
        <w:tc>
          <w:tcPr>
            <w:tcW w:w="1478" w:type="dxa"/>
            <w:tcBorders>
              <w:top w:val="nil"/>
              <w:left w:val="nil"/>
              <w:bottom w:val="single" w:sz="4" w:space="0" w:color="auto"/>
              <w:right w:val="single" w:sz="4" w:space="0" w:color="auto"/>
            </w:tcBorders>
            <w:shd w:val="clear" w:color="auto" w:fill="auto"/>
            <w:vAlign w:val="center"/>
            <w:hideMark/>
          </w:tcPr>
          <w:p w14:paraId="2BC5677B"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771,808</w:t>
            </w:r>
          </w:p>
        </w:tc>
        <w:tc>
          <w:tcPr>
            <w:tcW w:w="1227" w:type="dxa"/>
            <w:tcBorders>
              <w:top w:val="nil"/>
              <w:left w:val="nil"/>
              <w:bottom w:val="single" w:sz="4" w:space="0" w:color="auto"/>
              <w:right w:val="single" w:sz="4" w:space="0" w:color="auto"/>
            </w:tcBorders>
            <w:shd w:val="clear" w:color="auto" w:fill="auto"/>
            <w:vAlign w:val="center"/>
            <w:hideMark/>
          </w:tcPr>
          <w:p w14:paraId="4F1FACC7"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264</w:t>
            </w:r>
          </w:p>
        </w:tc>
        <w:tc>
          <w:tcPr>
            <w:tcW w:w="1227" w:type="dxa"/>
            <w:tcBorders>
              <w:top w:val="nil"/>
              <w:left w:val="nil"/>
              <w:bottom w:val="single" w:sz="4" w:space="0" w:color="auto"/>
              <w:right w:val="single" w:sz="4" w:space="0" w:color="auto"/>
            </w:tcBorders>
            <w:shd w:val="clear" w:color="auto" w:fill="auto"/>
            <w:vAlign w:val="center"/>
            <w:hideMark/>
          </w:tcPr>
          <w:p w14:paraId="0D3438FF"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80</w:t>
            </w:r>
          </w:p>
        </w:tc>
        <w:tc>
          <w:tcPr>
            <w:tcW w:w="1227" w:type="dxa"/>
            <w:tcBorders>
              <w:top w:val="nil"/>
              <w:left w:val="nil"/>
              <w:bottom w:val="single" w:sz="4" w:space="0" w:color="auto"/>
              <w:right w:val="single" w:sz="4" w:space="0" w:color="auto"/>
            </w:tcBorders>
            <w:shd w:val="clear" w:color="auto" w:fill="auto"/>
            <w:vAlign w:val="center"/>
            <w:hideMark/>
          </w:tcPr>
          <w:p w14:paraId="277B34ED"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26</w:t>
            </w:r>
          </w:p>
        </w:tc>
        <w:tc>
          <w:tcPr>
            <w:tcW w:w="1227" w:type="dxa"/>
            <w:tcBorders>
              <w:top w:val="nil"/>
              <w:left w:val="nil"/>
              <w:bottom w:val="single" w:sz="4" w:space="0" w:color="auto"/>
              <w:right w:val="single" w:sz="8" w:space="0" w:color="auto"/>
            </w:tcBorders>
            <w:shd w:val="clear" w:color="auto" w:fill="auto"/>
            <w:vAlign w:val="center"/>
            <w:hideMark/>
          </w:tcPr>
          <w:p w14:paraId="3CAA3AF8"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13</w:t>
            </w:r>
          </w:p>
        </w:tc>
        <w:tc>
          <w:tcPr>
            <w:tcW w:w="280" w:type="dxa"/>
            <w:tcBorders>
              <w:top w:val="nil"/>
              <w:left w:val="nil"/>
              <w:bottom w:val="nil"/>
              <w:right w:val="single" w:sz="4" w:space="0" w:color="auto"/>
            </w:tcBorders>
            <w:shd w:val="clear" w:color="auto" w:fill="auto"/>
            <w:noWrap/>
            <w:vAlign w:val="center"/>
            <w:hideMark/>
          </w:tcPr>
          <w:p w14:paraId="69A511E2"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r w:rsidR="000E70AC" w:rsidRPr="002338D3" w14:paraId="3212A961" w14:textId="77777777" w:rsidTr="00317A9B">
        <w:trPr>
          <w:trHeight w:val="320"/>
        </w:trPr>
        <w:tc>
          <w:tcPr>
            <w:tcW w:w="280" w:type="dxa"/>
            <w:tcBorders>
              <w:top w:val="nil"/>
              <w:left w:val="single" w:sz="4" w:space="0" w:color="auto"/>
              <w:bottom w:val="nil"/>
              <w:right w:val="nil"/>
            </w:tcBorders>
            <w:shd w:val="clear" w:color="auto" w:fill="auto"/>
            <w:noWrap/>
            <w:vAlign w:val="center"/>
            <w:hideMark/>
          </w:tcPr>
          <w:p w14:paraId="6F1AE26E"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40" w:type="dxa"/>
            <w:vMerge/>
            <w:tcBorders>
              <w:top w:val="nil"/>
              <w:left w:val="single" w:sz="8" w:space="0" w:color="auto"/>
              <w:bottom w:val="single" w:sz="4" w:space="0" w:color="auto"/>
              <w:right w:val="single" w:sz="4" w:space="0" w:color="auto"/>
            </w:tcBorders>
            <w:vAlign w:val="center"/>
            <w:hideMark/>
          </w:tcPr>
          <w:p w14:paraId="756D7664" w14:textId="77777777" w:rsidR="000E70AC" w:rsidRPr="002338D3" w:rsidRDefault="000E70AC" w:rsidP="00904693">
            <w:pPr>
              <w:spacing w:after="0" w:line="240" w:lineRule="auto"/>
              <w:jc w:val="left"/>
              <w:rPr>
                <w:rFonts w:ascii="Calibri Light" w:eastAsia="Times New Roman" w:hAnsi="Calibri Light" w:cs="Calibri Light"/>
                <w:color w:val="000000"/>
              </w:rPr>
            </w:pPr>
          </w:p>
        </w:tc>
        <w:tc>
          <w:tcPr>
            <w:tcW w:w="1280" w:type="dxa"/>
            <w:tcBorders>
              <w:top w:val="nil"/>
              <w:left w:val="nil"/>
              <w:bottom w:val="single" w:sz="4" w:space="0" w:color="auto"/>
              <w:right w:val="single" w:sz="8" w:space="0" w:color="auto"/>
            </w:tcBorders>
            <w:shd w:val="clear" w:color="auto" w:fill="auto"/>
            <w:vAlign w:val="center"/>
            <w:hideMark/>
          </w:tcPr>
          <w:p w14:paraId="0363D1D8"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 contigs (bp)</w:t>
            </w:r>
          </w:p>
        </w:tc>
        <w:tc>
          <w:tcPr>
            <w:tcW w:w="1478" w:type="dxa"/>
            <w:tcBorders>
              <w:top w:val="nil"/>
              <w:left w:val="nil"/>
              <w:bottom w:val="single" w:sz="4" w:space="0" w:color="auto"/>
              <w:right w:val="single" w:sz="4" w:space="0" w:color="auto"/>
            </w:tcBorders>
            <w:shd w:val="clear" w:color="auto" w:fill="auto"/>
            <w:noWrap/>
            <w:vAlign w:val="center"/>
            <w:hideMark/>
          </w:tcPr>
          <w:p w14:paraId="2775F428"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3,095,133</w:t>
            </w:r>
          </w:p>
        </w:tc>
        <w:tc>
          <w:tcPr>
            <w:tcW w:w="1227" w:type="dxa"/>
            <w:tcBorders>
              <w:top w:val="nil"/>
              <w:left w:val="nil"/>
              <w:bottom w:val="single" w:sz="4" w:space="0" w:color="auto"/>
              <w:right w:val="single" w:sz="4" w:space="0" w:color="auto"/>
            </w:tcBorders>
            <w:shd w:val="clear" w:color="auto" w:fill="auto"/>
            <w:vAlign w:val="center"/>
            <w:hideMark/>
          </w:tcPr>
          <w:p w14:paraId="73246E35"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2,086</w:t>
            </w:r>
          </w:p>
        </w:tc>
        <w:tc>
          <w:tcPr>
            <w:tcW w:w="1227" w:type="dxa"/>
            <w:tcBorders>
              <w:top w:val="nil"/>
              <w:left w:val="nil"/>
              <w:bottom w:val="single" w:sz="4" w:space="0" w:color="auto"/>
              <w:right w:val="single" w:sz="4" w:space="0" w:color="auto"/>
            </w:tcBorders>
            <w:shd w:val="clear" w:color="auto" w:fill="auto"/>
            <w:vAlign w:val="center"/>
            <w:hideMark/>
          </w:tcPr>
          <w:p w14:paraId="57A4D2A0"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1,106</w:t>
            </w:r>
          </w:p>
        </w:tc>
        <w:tc>
          <w:tcPr>
            <w:tcW w:w="1227" w:type="dxa"/>
            <w:tcBorders>
              <w:top w:val="nil"/>
              <w:left w:val="nil"/>
              <w:bottom w:val="single" w:sz="4" w:space="0" w:color="auto"/>
              <w:right w:val="single" w:sz="4" w:space="0" w:color="auto"/>
            </w:tcBorders>
            <w:shd w:val="clear" w:color="auto" w:fill="auto"/>
            <w:vAlign w:val="center"/>
            <w:hideMark/>
          </w:tcPr>
          <w:p w14:paraId="69312933"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705</w:t>
            </w:r>
          </w:p>
        </w:tc>
        <w:tc>
          <w:tcPr>
            <w:tcW w:w="1227" w:type="dxa"/>
            <w:tcBorders>
              <w:top w:val="nil"/>
              <w:left w:val="nil"/>
              <w:bottom w:val="single" w:sz="4" w:space="0" w:color="auto"/>
              <w:right w:val="single" w:sz="8" w:space="0" w:color="auto"/>
            </w:tcBorders>
            <w:shd w:val="clear" w:color="auto" w:fill="auto"/>
            <w:vAlign w:val="center"/>
            <w:hideMark/>
          </w:tcPr>
          <w:p w14:paraId="1E068B01"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549</w:t>
            </w:r>
          </w:p>
        </w:tc>
        <w:tc>
          <w:tcPr>
            <w:tcW w:w="1478" w:type="dxa"/>
            <w:tcBorders>
              <w:top w:val="nil"/>
              <w:left w:val="nil"/>
              <w:bottom w:val="single" w:sz="4" w:space="0" w:color="auto"/>
              <w:right w:val="single" w:sz="4" w:space="0" w:color="auto"/>
            </w:tcBorders>
            <w:shd w:val="clear" w:color="auto" w:fill="auto"/>
            <w:noWrap/>
            <w:vAlign w:val="center"/>
            <w:hideMark/>
          </w:tcPr>
          <w:p w14:paraId="7C0F7A67"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2,741,504</w:t>
            </w:r>
          </w:p>
        </w:tc>
        <w:tc>
          <w:tcPr>
            <w:tcW w:w="1227" w:type="dxa"/>
            <w:tcBorders>
              <w:top w:val="nil"/>
              <w:left w:val="nil"/>
              <w:bottom w:val="single" w:sz="4" w:space="0" w:color="auto"/>
              <w:right w:val="single" w:sz="4" w:space="0" w:color="auto"/>
            </w:tcBorders>
            <w:shd w:val="clear" w:color="auto" w:fill="auto"/>
            <w:vAlign w:val="center"/>
            <w:hideMark/>
          </w:tcPr>
          <w:p w14:paraId="78D7C7D6"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1,805</w:t>
            </w:r>
          </w:p>
        </w:tc>
        <w:tc>
          <w:tcPr>
            <w:tcW w:w="1227" w:type="dxa"/>
            <w:tcBorders>
              <w:top w:val="nil"/>
              <w:left w:val="nil"/>
              <w:bottom w:val="single" w:sz="4" w:space="0" w:color="auto"/>
              <w:right w:val="single" w:sz="4" w:space="0" w:color="auto"/>
            </w:tcBorders>
            <w:shd w:val="clear" w:color="auto" w:fill="auto"/>
            <w:vAlign w:val="center"/>
            <w:hideMark/>
          </w:tcPr>
          <w:p w14:paraId="091A57DA"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1,012</w:t>
            </w:r>
          </w:p>
        </w:tc>
        <w:tc>
          <w:tcPr>
            <w:tcW w:w="1227" w:type="dxa"/>
            <w:tcBorders>
              <w:top w:val="nil"/>
              <w:left w:val="nil"/>
              <w:bottom w:val="single" w:sz="4" w:space="0" w:color="auto"/>
              <w:right w:val="single" w:sz="4" w:space="0" w:color="auto"/>
            </w:tcBorders>
            <w:shd w:val="clear" w:color="auto" w:fill="auto"/>
            <w:vAlign w:val="center"/>
            <w:hideMark/>
          </w:tcPr>
          <w:p w14:paraId="52A90A74"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515</w:t>
            </w:r>
          </w:p>
        </w:tc>
        <w:tc>
          <w:tcPr>
            <w:tcW w:w="1227" w:type="dxa"/>
            <w:tcBorders>
              <w:top w:val="nil"/>
              <w:left w:val="nil"/>
              <w:bottom w:val="single" w:sz="4" w:space="0" w:color="auto"/>
              <w:right w:val="single" w:sz="8" w:space="0" w:color="auto"/>
            </w:tcBorders>
            <w:shd w:val="clear" w:color="auto" w:fill="auto"/>
            <w:vAlign w:val="center"/>
            <w:hideMark/>
          </w:tcPr>
          <w:p w14:paraId="3A02F030"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376</w:t>
            </w:r>
          </w:p>
        </w:tc>
        <w:tc>
          <w:tcPr>
            <w:tcW w:w="280" w:type="dxa"/>
            <w:tcBorders>
              <w:top w:val="nil"/>
              <w:left w:val="nil"/>
              <w:bottom w:val="nil"/>
              <w:right w:val="single" w:sz="4" w:space="0" w:color="auto"/>
            </w:tcBorders>
            <w:shd w:val="clear" w:color="auto" w:fill="auto"/>
            <w:noWrap/>
            <w:vAlign w:val="center"/>
            <w:hideMark/>
          </w:tcPr>
          <w:p w14:paraId="1DC5386F"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r w:rsidR="000E70AC" w:rsidRPr="002338D3" w14:paraId="0B64BD80" w14:textId="77777777" w:rsidTr="00317A9B">
        <w:trPr>
          <w:trHeight w:val="320"/>
        </w:trPr>
        <w:tc>
          <w:tcPr>
            <w:tcW w:w="280" w:type="dxa"/>
            <w:tcBorders>
              <w:top w:val="nil"/>
              <w:left w:val="single" w:sz="4" w:space="0" w:color="auto"/>
              <w:bottom w:val="nil"/>
              <w:right w:val="nil"/>
            </w:tcBorders>
            <w:shd w:val="clear" w:color="auto" w:fill="auto"/>
            <w:noWrap/>
            <w:vAlign w:val="center"/>
            <w:hideMark/>
          </w:tcPr>
          <w:p w14:paraId="10F8CAC7"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40" w:type="dxa"/>
            <w:vMerge/>
            <w:tcBorders>
              <w:top w:val="nil"/>
              <w:left w:val="single" w:sz="8" w:space="0" w:color="auto"/>
              <w:bottom w:val="single" w:sz="4" w:space="0" w:color="auto"/>
              <w:right w:val="single" w:sz="4" w:space="0" w:color="auto"/>
            </w:tcBorders>
            <w:vAlign w:val="center"/>
            <w:hideMark/>
          </w:tcPr>
          <w:p w14:paraId="3387F448" w14:textId="77777777" w:rsidR="000E70AC" w:rsidRPr="002338D3" w:rsidRDefault="000E70AC" w:rsidP="00904693">
            <w:pPr>
              <w:spacing w:after="0" w:line="240" w:lineRule="auto"/>
              <w:jc w:val="left"/>
              <w:rPr>
                <w:rFonts w:ascii="Calibri Light" w:eastAsia="Times New Roman" w:hAnsi="Calibri Light" w:cs="Calibri Light"/>
                <w:color w:val="000000"/>
              </w:rPr>
            </w:pPr>
          </w:p>
        </w:tc>
        <w:tc>
          <w:tcPr>
            <w:tcW w:w="1280" w:type="dxa"/>
            <w:tcBorders>
              <w:top w:val="nil"/>
              <w:left w:val="nil"/>
              <w:bottom w:val="single" w:sz="4" w:space="0" w:color="auto"/>
              <w:right w:val="single" w:sz="8" w:space="0" w:color="auto"/>
            </w:tcBorders>
            <w:shd w:val="clear" w:color="auto" w:fill="auto"/>
            <w:vAlign w:val="center"/>
            <w:hideMark/>
          </w:tcPr>
          <w:p w14:paraId="01B34CA5"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total length</w:t>
            </w:r>
          </w:p>
        </w:tc>
        <w:tc>
          <w:tcPr>
            <w:tcW w:w="1478" w:type="dxa"/>
            <w:tcBorders>
              <w:top w:val="nil"/>
              <w:left w:val="nil"/>
              <w:bottom w:val="nil"/>
              <w:right w:val="nil"/>
            </w:tcBorders>
            <w:shd w:val="clear" w:color="auto" w:fill="auto"/>
            <w:noWrap/>
            <w:vAlign w:val="center"/>
            <w:hideMark/>
          </w:tcPr>
          <w:p w14:paraId="56900B4A"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35,145,204,844</w:t>
            </w:r>
          </w:p>
        </w:tc>
        <w:tc>
          <w:tcPr>
            <w:tcW w:w="1227" w:type="dxa"/>
            <w:tcBorders>
              <w:top w:val="nil"/>
              <w:left w:val="single" w:sz="4" w:space="0" w:color="auto"/>
              <w:bottom w:val="single" w:sz="4" w:space="0" w:color="auto"/>
              <w:right w:val="single" w:sz="4" w:space="0" w:color="auto"/>
            </w:tcBorders>
            <w:shd w:val="clear" w:color="auto" w:fill="auto"/>
            <w:vAlign w:val="center"/>
            <w:hideMark/>
          </w:tcPr>
          <w:p w14:paraId="6F0DFC4F"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471,831,811</w:t>
            </w:r>
          </w:p>
        </w:tc>
        <w:tc>
          <w:tcPr>
            <w:tcW w:w="1227" w:type="dxa"/>
            <w:tcBorders>
              <w:top w:val="nil"/>
              <w:left w:val="nil"/>
              <w:bottom w:val="single" w:sz="4" w:space="0" w:color="auto"/>
              <w:right w:val="single" w:sz="4" w:space="0" w:color="auto"/>
            </w:tcBorders>
            <w:shd w:val="clear" w:color="auto" w:fill="auto"/>
            <w:vAlign w:val="center"/>
            <w:hideMark/>
          </w:tcPr>
          <w:p w14:paraId="06955F29"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471,929,811</w:t>
            </w:r>
          </w:p>
        </w:tc>
        <w:tc>
          <w:tcPr>
            <w:tcW w:w="1227" w:type="dxa"/>
            <w:tcBorders>
              <w:top w:val="nil"/>
              <w:left w:val="nil"/>
              <w:bottom w:val="single" w:sz="4" w:space="0" w:color="auto"/>
              <w:right w:val="single" w:sz="4" w:space="0" w:color="auto"/>
            </w:tcBorders>
            <w:shd w:val="clear" w:color="auto" w:fill="auto"/>
            <w:vAlign w:val="center"/>
            <w:hideMark/>
          </w:tcPr>
          <w:p w14:paraId="2B705022"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472,145,811</w:t>
            </w:r>
          </w:p>
        </w:tc>
        <w:tc>
          <w:tcPr>
            <w:tcW w:w="1227" w:type="dxa"/>
            <w:tcBorders>
              <w:top w:val="nil"/>
              <w:left w:val="nil"/>
              <w:bottom w:val="single" w:sz="4" w:space="0" w:color="auto"/>
              <w:right w:val="single" w:sz="8" w:space="0" w:color="auto"/>
            </w:tcBorders>
            <w:shd w:val="clear" w:color="auto" w:fill="auto"/>
            <w:vAlign w:val="center"/>
            <w:hideMark/>
          </w:tcPr>
          <w:p w14:paraId="0EBEF096"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472,157,411</w:t>
            </w:r>
          </w:p>
        </w:tc>
        <w:tc>
          <w:tcPr>
            <w:tcW w:w="1478" w:type="dxa"/>
            <w:tcBorders>
              <w:top w:val="nil"/>
              <w:left w:val="nil"/>
              <w:bottom w:val="nil"/>
              <w:right w:val="nil"/>
            </w:tcBorders>
            <w:shd w:val="clear" w:color="auto" w:fill="auto"/>
            <w:noWrap/>
            <w:vAlign w:val="center"/>
            <w:hideMark/>
          </w:tcPr>
          <w:p w14:paraId="4E2061DD"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27,984,871,336</w:t>
            </w:r>
          </w:p>
        </w:tc>
        <w:tc>
          <w:tcPr>
            <w:tcW w:w="1227" w:type="dxa"/>
            <w:tcBorders>
              <w:top w:val="nil"/>
              <w:left w:val="single" w:sz="4" w:space="0" w:color="auto"/>
              <w:bottom w:val="single" w:sz="4" w:space="0" w:color="auto"/>
              <w:right w:val="single" w:sz="4" w:space="0" w:color="auto"/>
            </w:tcBorders>
            <w:shd w:val="clear" w:color="auto" w:fill="auto"/>
            <w:vAlign w:val="center"/>
            <w:hideMark/>
          </w:tcPr>
          <w:p w14:paraId="4B573E0A"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436,920,153</w:t>
            </w:r>
          </w:p>
        </w:tc>
        <w:tc>
          <w:tcPr>
            <w:tcW w:w="1227" w:type="dxa"/>
            <w:tcBorders>
              <w:top w:val="nil"/>
              <w:left w:val="nil"/>
              <w:bottom w:val="single" w:sz="4" w:space="0" w:color="auto"/>
              <w:right w:val="single" w:sz="4" w:space="0" w:color="auto"/>
            </w:tcBorders>
            <w:shd w:val="clear" w:color="auto" w:fill="auto"/>
            <w:vAlign w:val="center"/>
            <w:hideMark/>
          </w:tcPr>
          <w:p w14:paraId="6CF3EEE8"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436,999,453</w:t>
            </w:r>
          </w:p>
        </w:tc>
        <w:tc>
          <w:tcPr>
            <w:tcW w:w="1227" w:type="dxa"/>
            <w:tcBorders>
              <w:top w:val="nil"/>
              <w:left w:val="nil"/>
              <w:bottom w:val="single" w:sz="4" w:space="0" w:color="auto"/>
              <w:right w:val="single" w:sz="4" w:space="0" w:color="auto"/>
            </w:tcBorders>
            <w:shd w:val="clear" w:color="auto" w:fill="auto"/>
            <w:vAlign w:val="center"/>
            <w:hideMark/>
          </w:tcPr>
          <w:p w14:paraId="65211BFC"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437,264,453</w:t>
            </w:r>
          </w:p>
        </w:tc>
        <w:tc>
          <w:tcPr>
            <w:tcW w:w="1227" w:type="dxa"/>
            <w:tcBorders>
              <w:top w:val="nil"/>
              <w:left w:val="nil"/>
              <w:bottom w:val="single" w:sz="4" w:space="0" w:color="auto"/>
              <w:right w:val="single" w:sz="8" w:space="0" w:color="auto"/>
            </w:tcBorders>
            <w:shd w:val="clear" w:color="auto" w:fill="auto"/>
            <w:vAlign w:val="center"/>
            <w:hideMark/>
          </w:tcPr>
          <w:p w14:paraId="423B8D5B"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437,273,953</w:t>
            </w:r>
          </w:p>
        </w:tc>
        <w:tc>
          <w:tcPr>
            <w:tcW w:w="280" w:type="dxa"/>
            <w:tcBorders>
              <w:top w:val="nil"/>
              <w:left w:val="nil"/>
              <w:bottom w:val="nil"/>
              <w:right w:val="single" w:sz="4" w:space="0" w:color="auto"/>
            </w:tcBorders>
            <w:shd w:val="clear" w:color="auto" w:fill="auto"/>
            <w:noWrap/>
            <w:vAlign w:val="center"/>
            <w:hideMark/>
          </w:tcPr>
          <w:p w14:paraId="01AAAABD"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r w:rsidR="000E70AC" w:rsidRPr="002338D3" w14:paraId="13644567" w14:textId="77777777" w:rsidTr="00317A9B">
        <w:trPr>
          <w:trHeight w:val="320"/>
        </w:trPr>
        <w:tc>
          <w:tcPr>
            <w:tcW w:w="280" w:type="dxa"/>
            <w:tcBorders>
              <w:top w:val="nil"/>
              <w:left w:val="single" w:sz="4" w:space="0" w:color="auto"/>
              <w:bottom w:val="nil"/>
              <w:right w:val="nil"/>
            </w:tcBorders>
            <w:shd w:val="clear" w:color="auto" w:fill="auto"/>
            <w:noWrap/>
            <w:vAlign w:val="center"/>
            <w:hideMark/>
          </w:tcPr>
          <w:p w14:paraId="32C68AC1"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40" w:type="dxa"/>
            <w:vMerge w:val="restart"/>
            <w:tcBorders>
              <w:top w:val="nil"/>
              <w:left w:val="single" w:sz="8" w:space="0" w:color="auto"/>
              <w:bottom w:val="single" w:sz="8" w:space="0" w:color="000000"/>
              <w:right w:val="single" w:sz="4" w:space="0" w:color="auto"/>
            </w:tcBorders>
            <w:shd w:val="clear" w:color="auto" w:fill="auto"/>
            <w:vAlign w:val="center"/>
            <w:hideMark/>
          </w:tcPr>
          <w:p w14:paraId="05C5E1E1"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BUSCO</w:t>
            </w:r>
            <w:r w:rsidRPr="002338D3">
              <w:rPr>
                <w:rFonts w:ascii="Calibri Light" w:eastAsia="Times New Roman" w:hAnsi="Calibri Light" w:cs="Calibri Light"/>
                <w:color w:val="000000"/>
              </w:rPr>
              <w:br/>
              <w:t>Scores</w:t>
            </w:r>
          </w:p>
        </w:tc>
        <w:tc>
          <w:tcPr>
            <w:tcW w:w="1280" w:type="dxa"/>
            <w:tcBorders>
              <w:top w:val="nil"/>
              <w:left w:val="nil"/>
              <w:bottom w:val="single" w:sz="4" w:space="0" w:color="auto"/>
              <w:right w:val="single" w:sz="8" w:space="0" w:color="auto"/>
            </w:tcBorders>
            <w:shd w:val="clear" w:color="auto" w:fill="auto"/>
            <w:vAlign w:val="center"/>
            <w:hideMark/>
          </w:tcPr>
          <w:p w14:paraId="13771BD1"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complete</w:t>
            </w:r>
          </w:p>
        </w:tc>
        <w:tc>
          <w:tcPr>
            <w:tcW w:w="1478" w:type="dxa"/>
            <w:tcBorders>
              <w:top w:val="single" w:sz="4" w:space="0" w:color="auto"/>
              <w:left w:val="nil"/>
              <w:bottom w:val="single" w:sz="4" w:space="0" w:color="auto"/>
              <w:right w:val="single" w:sz="4" w:space="0" w:color="auto"/>
            </w:tcBorders>
            <w:shd w:val="clear" w:color="auto" w:fill="auto"/>
            <w:vAlign w:val="center"/>
            <w:hideMark/>
          </w:tcPr>
          <w:p w14:paraId="5B72DD0E"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90.4%</w:t>
            </w:r>
          </w:p>
        </w:tc>
        <w:tc>
          <w:tcPr>
            <w:tcW w:w="1227" w:type="dxa"/>
            <w:tcBorders>
              <w:top w:val="nil"/>
              <w:left w:val="nil"/>
              <w:bottom w:val="single" w:sz="4" w:space="0" w:color="auto"/>
              <w:right w:val="single" w:sz="4" w:space="0" w:color="auto"/>
            </w:tcBorders>
            <w:shd w:val="clear" w:color="auto" w:fill="auto"/>
            <w:vAlign w:val="center"/>
            <w:hideMark/>
          </w:tcPr>
          <w:p w14:paraId="60974627"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88.0%</w:t>
            </w:r>
          </w:p>
        </w:tc>
        <w:tc>
          <w:tcPr>
            <w:tcW w:w="1227" w:type="dxa"/>
            <w:tcBorders>
              <w:top w:val="nil"/>
              <w:left w:val="nil"/>
              <w:bottom w:val="single" w:sz="4" w:space="0" w:color="auto"/>
              <w:right w:val="single" w:sz="4" w:space="0" w:color="auto"/>
            </w:tcBorders>
            <w:shd w:val="clear" w:color="auto" w:fill="auto"/>
            <w:vAlign w:val="center"/>
            <w:hideMark/>
          </w:tcPr>
          <w:p w14:paraId="266B2315"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88.5%</w:t>
            </w:r>
          </w:p>
        </w:tc>
        <w:tc>
          <w:tcPr>
            <w:tcW w:w="1227" w:type="dxa"/>
            <w:tcBorders>
              <w:top w:val="nil"/>
              <w:left w:val="nil"/>
              <w:bottom w:val="single" w:sz="4" w:space="0" w:color="auto"/>
              <w:right w:val="single" w:sz="4" w:space="0" w:color="auto"/>
            </w:tcBorders>
            <w:shd w:val="clear" w:color="auto" w:fill="auto"/>
            <w:vAlign w:val="center"/>
            <w:hideMark/>
          </w:tcPr>
          <w:p w14:paraId="772D9918"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88.2%</w:t>
            </w:r>
          </w:p>
        </w:tc>
        <w:tc>
          <w:tcPr>
            <w:tcW w:w="1227" w:type="dxa"/>
            <w:tcBorders>
              <w:top w:val="nil"/>
              <w:left w:val="nil"/>
              <w:bottom w:val="single" w:sz="4" w:space="0" w:color="auto"/>
              <w:right w:val="single" w:sz="8" w:space="0" w:color="auto"/>
            </w:tcBorders>
            <w:shd w:val="clear" w:color="auto" w:fill="auto"/>
            <w:vAlign w:val="center"/>
            <w:hideMark/>
          </w:tcPr>
          <w:p w14:paraId="2B571DF7"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88.4%</w:t>
            </w:r>
          </w:p>
        </w:tc>
        <w:tc>
          <w:tcPr>
            <w:tcW w:w="1478" w:type="dxa"/>
            <w:tcBorders>
              <w:top w:val="single" w:sz="4" w:space="0" w:color="auto"/>
              <w:left w:val="nil"/>
              <w:bottom w:val="single" w:sz="4" w:space="0" w:color="auto"/>
              <w:right w:val="single" w:sz="4" w:space="0" w:color="auto"/>
            </w:tcBorders>
            <w:shd w:val="clear" w:color="auto" w:fill="auto"/>
            <w:vAlign w:val="center"/>
            <w:hideMark/>
          </w:tcPr>
          <w:p w14:paraId="4825441A"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92.6%</w:t>
            </w:r>
          </w:p>
        </w:tc>
        <w:tc>
          <w:tcPr>
            <w:tcW w:w="1227" w:type="dxa"/>
            <w:tcBorders>
              <w:top w:val="nil"/>
              <w:left w:val="nil"/>
              <w:bottom w:val="single" w:sz="4" w:space="0" w:color="auto"/>
              <w:right w:val="single" w:sz="4" w:space="0" w:color="auto"/>
            </w:tcBorders>
            <w:shd w:val="clear" w:color="auto" w:fill="auto"/>
            <w:vAlign w:val="center"/>
            <w:hideMark/>
          </w:tcPr>
          <w:p w14:paraId="58B27C33"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89.0%</w:t>
            </w:r>
          </w:p>
        </w:tc>
        <w:tc>
          <w:tcPr>
            <w:tcW w:w="1227" w:type="dxa"/>
            <w:tcBorders>
              <w:top w:val="nil"/>
              <w:left w:val="nil"/>
              <w:bottom w:val="single" w:sz="4" w:space="0" w:color="auto"/>
              <w:right w:val="single" w:sz="4" w:space="0" w:color="auto"/>
            </w:tcBorders>
            <w:shd w:val="clear" w:color="auto" w:fill="auto"/>
            <w:vAlign w:val="center"/>
            <w:hideMark/>
          </w:tcPr>
          <w:p w14:paraId="525399CD"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85.9%</w:t>
            </w:r>
          </w:p>
        </w:tc>
        <w:tc>
          <w:tcPr>
            <w:tcW w:w="1227" w:type="dxa"/>
            <w:tcBorders>
              <w:top w:val="nil"/>
              <w:left w:val="nil"/>
              <w:bottom w:val="single" w:sz="4" w:space="0" w:color="auto"/>
              <w:right w:val="single" w:sz="4" w:space="0" w:color="auto"/>
            </w:tcBorders>
            <w:shd w:val="clear" w:color="auto" w:fill="auto"/>
            <w:vAlign w:val="center"/>
            <w:hideMark/>
          </w:tcPr>
          <w:p w14:paraId="6C402F2D"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89.5%</w:t>
            </w:r>
          </w:p>
        </w:tc>
        <w:tc>
          <w:tcPr>
            <w:tcW w:w="1227" w:type="dxa"/>
            <w:tcBorders>
              <w:top w:val="nil"/>
              <w:left w:val="nil"/>
              <w:bottom w:val="single" w:sz="4" w:space="0" w:color="auto"/>
              <w:right w:val="single" w:sz="8" w:space="0" w:color="auto"/>
            </w:tcBorders>
            <w:shd w:val="clear" w:color="auto" w:fill="auto"/>
            <w:vAlign w:val="center"/>
            <w:hideMark/>
          </w:tcPr>
          <w:p w14:paraId="755ECC27"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89.3%</w:t>
            </w:r>
          </w:p>
        </w:tc>
        <w:tc>
          <w:tcPr>
            <w:tcW w:w="280" w:type="dxa"/>
            <w:tcBorders>
              <w:top w:val="nil"/>
              <w:left w:val="nil"/>
              <w:bottom w:val="nil"/>
              <w:right w:val="single" w:sz="4" w:space="0" w:color="auto"/>
            </w:tcBorders>
            <w:shd w:val="clear" w:color="auto" w:fill="auto"/>
            <w:noWrap/>
            <w:vAlign w:val="center"/>
            <w:hideMark/>
          </w:tcPr>
          <w:p w14:paraId="50CAE948"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r w:rsidR="000E70AC" w:rsidRPr="002338D3" w14:paraId="06042622" w14:textId="77777777" w:rsidTr="00317A9B">
        <w:trPr>
          <w:trHeight w:val="320"/>
        </w:trPr>
        <w:tc>
          <w:tcPr>
            <w:tcW w:w="280" w:type="dxa"/>
            <w:tcBorders>
              <w:top w:val="nil"/>
              <w:left w:val="single" w:sz="4" w:space="0" w:color="auto"/>
              <w:bottom w:val="nil"/>
              <w:right w:val="nil"/>
            </w:tcBorders>
            <w:shd w:val="clear" w:color="auto" w:fill="auto"/>
            <w:noWrap/>
            <w:vAlign w:val="center"/>
            <w:hideMark/>
          </w:tcPr>
          <w:p w14:paraId="08C73685"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40" w:type="dxa"/>
            <w:vMerge/>
            <w:tcBorders>
              <w:top w:val="nil"/>
              <w:left w:val="single" w:sz="8" w:space="0" w:color="auto"/>
              <w:bottom w:val="single" w:sz="8" w:space="0" w:color="000000"/>
              <w:right w:val="single" w:sz="4" w:space="0" w:color="auto"/>
            </w:tcBorders>
            <w:vAlign w:val="center"/>
            <w:hideMark/>
          </w:tcPr>
          <w:p w14:paraId="5D834556" w14:textId="77777777" w:rsidR="000E70AC" w:rsidRPr="002338D3" w:rsidRDefault="000E70AC" w:rsidP="00904693">
            <w:pPr>
              <w:spacing w:after="0" w:line="240" w:lineRule="auto"/>
              <w:jc w:val="left"/>
              <w:rPr>
                <w:rFonts w:ascii="Calibri Light" w:eastAsia="Times New Roman" w:hAnsi="Calibri Light" w:cs="Calibri Light"/>
                <w:color w:val="000000"/>
              </w:rPr>
            </w:pPr>
          </w:p>
        </w:tc>
        <w:tc>
          <w:tcPr>
            <w:tcW w:w="1280" w:type="dxa"/>
            <w:tcBorders>
              <w:top w:val="nil"/>
              <w:left w:val="nil"/>
              <w:bottom w:val="single" w:sz="4" w:space="0" w:color="auto"/>
              <w:right w:val="single" w:sz="8" w:space="0" w:color="auto"/>
            </w:tcBorders>
            <w:shd w:val="clear" w:color="auto" w:fill="auto"/>
            <w:vAlign w:val="center"/>
            <w:hideMark/>
          </w:tcPr>
          <w:p w14:paraId="1007D6DA"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single</w:t>
            </w:r>
          </w:p>
        </w:tc>
        <w:tc>
          <w:tcPr>
            <w:tcW w:w="1478" w:type="dxa"/>
            <w:tcBorders>
              <w:top w:val="nil"/>
              <w:left w:val="nil"/>
              <w:bottom w:val="single" w:sz="4" w:space="0" w:color="auto"/>
              <w:right w:val="single" w:sz="4" w:space="0" w:color="auto"/>
            </w:tcBorders>
            <w:shd w:val="clear" w:color="auto" w:fill="auto"/>
            <w:vAlign w:val="center"/>
            <w:hideMark/>
          </w:tcPr>
          <w:p w14:paraId="17CA1E2C"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3.4%</w:t>
            </w:r>
          </w:p>
        </w:tc>
        <w:tc>
          <w:tcPr>
            <w:tcW w:w="1227" w:type="dxa"/>
            <w:tcBorders>
              <w:top w:val="nil"/>
              <w:left w:val="nil"/>
              <w:bottom w:val="single" w:sz="4" w:space="0" w:color="auto"/>
              <w:right w:val="single" w:sz="4" w:space="0" w:color="auto"/>
            </w:tcBorders>
            <w:shd w:val="clear" w:color="auto" w:fill="auto"/>
            <w:vAlign w:val="center"/>
            <w:hideMark/>
          </w:tcPr>
          <w:p w14:paraId="3FF44192"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79.5%</w:t>
            </w:r>
          </w:p>
        </w:tc>
        <w:tc>
          <w:tcPr>
            <w:tcW w:w="1227" w:type="dxa"/>
            <w:tcBorders>
              <w:top w:val="nil"/>
              <w:left w:val="nil"/>
              <w:bottom w:val="single" w:sz="4" w:space="0" w:color="auto"/>
              <w:right w:val="single" w:sz="4" w:space="0" w:color="auto"/>
            </w:tcBorders>
            <w:shd w:val="clear" w:color="auto" w:fill="auto"/>
            <w:vAlign w:val="center"/>
            <w:hideMark/>
          </w:tcPr>
          <w:p w14:paraId="188451BD"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80.5%</w:t>
            </w:r>
          </w:p>
        </w:tc>
        <w:tc>
          <w:tcPr>
            <w:tcW w:w="1227" w:type="dxa"/>
            <w:tcBorders>
              <w:top w:val="nil"/>
              <w:left w:val="nil"/>
              <w:bottom w:val="single" w:sz="4" w:space="0" w:color="auto"/>
              <w:right w:val="single" w:sz="4" w:space="0" w:color="auto"/>
            </w:tcBorders>
            <w:shd w:val="clear" w:color="auto" w:fill="auto"/>
            <w:vAlign w:val="center"/>
            <w:hideMark/>
          </w:tcPr>
          <w:p w14:paraId="27406F04"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80.5%</w:t>
            </w:r>
          </w:p>
        </w:tc>
        <w:tc>
          <w:tcPr>
            <w:tcW w:w="1227" w:type="dxa"/>
            <w:tcBorders>
              <w:top w:val="nil"/>
              <w:left w:val="nil"/>
              <w:bottom w:val="single" w:sz="4" w:space="0" w:color="auto"/>
              <w:right w:val="single" w:sz="8" w:space="0" w:color="auto"/>
            </w:tcBorders>
            <w:shd w:val="clear" w:color="auto" w:fill="auto"/>
            <w:vAlign w:val="center"/>
            <w:hideMark/>
          </w:tcPr>
          <w:p w14:paraId="6DEFBE7F"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81.2%</w:t>
            </w:r>
          </w:p>
        </w:tc>
        <w:tc>
          <w:tcPr>
            <w:tcW w:w="1478" w:type="dxa"/>
            <w:tcBorders>
              <w:top w:val="nil"/>
              <w:left w:val="nil"/>
              <w:bottom w:val="single" w:sz="4" w:space="0" w:color="auto"/>
              <w:right w:val="single" w:sz="4" w:space="0" w:color="auto"/>
            </w:tcBorders>
            <w:shd w:val="clear" w:color="auto" w:fill="auto"/>
            <w:vAlign w:val="center"/>
            <w:hideMark/>
          </w:tcPr>
          <w:p w14:paraId="216C0A5F"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3.3%</w:t>
            </w:r>
          </w:p>
        </w:tc>
        <w:tc>
          <w:tcPr>
            <w:tcW w:w="1227" w:type="dxa"/>
            <w:tcBorders>
              <w:top w:val="nil"/>
              <w:left w:val="nil"/>
              <w:bottom w:val="single" w:sz="4" w:space="0" w:color="auto"/>
              <w:right w:val="single" w:sz="4" w:space="0" w:color="auto"/>
            </w:tcBorders>
            <w:shd w:val="clear" w:color="auto" w:fill="auto"/>
            <w:vAlign w:val="center"/>
            <w:hideMark/>
          </w:tcPr>
          <w:p w14:paraId="48D69848"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87.4%</w:t>
            </w:r>
          </w:p>
        </w:tc>
        <w:tc>
          <w:tcPr>
            <w:tcW w:w="1227" w:type="dxa"/>
            <w:tcBorders>
              <w:top w:val="nil"/>
              <w:left w:val="nil"/>
              <w:bottom w:val="single" w:sz="4" w:space="0" w:color="auto"/>
              <w:right w:val="single" w:sz="4" w:space="0" w:color="auto"/>
            </w:tcBorders>
            <w:shd w:val="clear" w:color="auto" w:fill="auto"/>
            <w:vAlign w:val="center"/>
            <w:hideMark/>
          </w:tcPr>
          <w:p w14:paraId="6B9CDDB7"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84.4%</w:t>
            </w:r>
          </w:p>
        </w:tc>
        <w:tc>
          <w:tcPr>
            <w:tcW w:w="1227" w:type="dxa"/>
            <w:tcBorders>
              <w:top w:val="nil"/>
              <w:left w:val="nil"/>
              <w:bottom w:val="single" w:sz="4" w:space="0" w:color="auto"/>
              <w:right w:val="single" w:sz="4" w:space="0" w:color="auto"/>
            </w:tcBorders>
            <w:shd w:val="clear" w:color="auto" w:fill="auto"/>
            <w:vAlign w:val="center"/>
            <w:hideMark/>
          </w:tcPr>
          <w:p w14:paraId="7BF2B455"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88.0%</w:t>
            </w:r>
          </w:p>
        </w:tc>
        <w:tc>
          <w:tcPr>
            <w:tcW w:w="1227" w:type="dxa"/>
            <w:tcBorders>
              <w:top w:val="nil"/>
              <w:left w:val="nil"/>
              <w:bottom w:val="single" w:sz="4" w:space="0" w:color="auto"/>
              <w:right w:val="single" w:sz="8" w:space="0" w:color="auto"/>
            </w:tcBorders>
            <w:shd w:val="clear" w:color="auto" w:fill="auto"/>
            <w:vAlign w:val="center"/>
            <w:hideMark/>
          </w:tcPr>
          <w:p w14:paraId="28FD0EA7"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87.7%</w:t>
            </w:r>
          </w:p>
        </w:tc>
        <w:tc>
          <w:tcPr>
            <w:tcW w:w="280" w:type="dxa"/>
            <w:tcBorders>
              <w:top w:val="nil"/>
              <w:left w:val="nil"/>
              <w:bottom w:val="nil"/>
              <w:right w:val="single" w:sz="4" w:space="0" w:color="auto"/>
            </w:tcBorders>
            <w:shd w:val="clear" w:color="auto" w:fill="auto"/>
            <w:noWrap/>
            <w:vAlign w:val="center"/>
            <w:hideMark/>
          </w:tcPr>
          <w:p w14:paraId="0F27D431"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r w:rsidR="000E70AC" w:rsidRPr="002338D3" w14:paraId="33E5F2FD" w14:textId="77777777" w:rsidTr="00317A9B">
        <w:trPr>
          <w:trHeight w:val="320"/>
        </w:trPr>
        <w:tc>
          <w:tcPr>
            <w:tcW w:w="280" w:type="dxa"/>
            <w:tcBorders>
              <w:top w:val="nil"/>
              <w:left w:val="single" w:sz="4" w:space="0" w:color="auto"/>
              <w:bottom w:val="nil"/>
              <w:right w:val="nil"/>
            </w:tcBorders>
            <w:shd w:val="clear" w:color="auto" w:fill="auto"/>
            <w:noWrap/>
            <w:vAlign w:val="center"/>
            <w:hideMark/>
          </w:tcPr>
          <w:p w14:paraId="6837A105"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40" w:type="dxa"/>
            <w:vMerge/>
            <w:tcBorders>
              <w:top w:val="nil"/>
              <w:left w:val="single" w:sz="8" w:space="0" w:color="auto"/>
              <w:bottom w:val="single" w:sz="8" w:space="0" w:color="000000"/>
              <w:right w:val="single" w:sz="4" w:space="0" w:color="auto"/>
            </w:tcBorders>
            <w:vAlign w:val="center"/>
            <w:hideMark/>
          </w:tcPr>
          <w:p w14:paraId="39291F46" w14:textId="77777777" w:rsidR="000E70AC" w:rsidRPr="002338D3" w:rsidRDefault="000E70AC" w:rsidP="00904693">
            <w:pPr>
              <w:spacing w:after="0" w:line="240" w:lineRule="auto"/>
              <w:jc w:val="left"/>
              <w:rPr>
                <w:rFonts w:ascii="Calibri Light" w:eastAsia="Times New Roman" w:hAnsi="Calibri Light" w:cs="Calibri Light"/>
                <w:color w:val="000000"/>
              </w:rPr>
            </w:pPr>
          </w:p>
        </w:tc>
        <w:tc>
          <w:tcPr>
            <w:tcW w:w="1280" w:type="dxa"/>
            <w:tcBorders>
              <w:top w:val="nil"/>
              <w:left w:val="nil"/>
              <w:bottom w:val="single" w:sz="4" w:space="0" w:color="auto"/>
              <w:right w:val="single" w:sz="8" w:space="0" w:color="auto"/>
            </w:tcBorders>
            <w:shd w:val="clear" w:color="auto" w:fill="auto"/>
            <w:vAlign w:val="center"/>
            <w:hideMark/>
          </w:tcPr>
          <w:p w14:paraId="79A18DD4"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double</w:t>
            </w:r>
          </w:p>
        </w:tc>
        <w:tc>
          <w:tcPr>
            <w:tcW w:w="1478" w:type="dxa"/>
            <w:tcBorders>
              <w:top w:val="nil"/>
              <w:left w:val="nil"/>
              <w:bottom w:val="single" w:sz="4" w:space="0" w:color="auto"/>
              <w:right w:val="single" w:sz="4" w:space="0" w:color="auto"/>
            </w:tcBorders>
            <w:shd w:val="clear" w:color="auto" w:fill="auto"/>
            <w:vAlign w:val="center"/>
            <w:hideMark/>
          </w:tcPr>
          <w:p w14:paraId="45CAF035"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87.0%</w:t>
            </w:r>
          </w:p>
        </w:tc>
        <w:tc>
          <w:tcPr>
            <w:tcW w:w="1227" w:type="dxa"/>
            <w:tcBorders>
              <w:top w:val="nil"/>
              <w:left w:val="nil"/>
              <w:bottom w:val="single" w:sz="4" w:space="0" w:color="auto"/>
              <w:right w:val="single" w:sz="4" w:space="0" w:color="auto"/>
            </w:tcBorders>
            <w:shd w:val="clear" w:color="auto" w:fill="auto"/>
            <w:vAlign w:val="center"/>
            <w:hideMark/>
          </w:tcPr>
          <w:p w14:paraId="156DF434"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8.5%</w:t>
            </w:r>
          </w:p>
        </w:tc>
        <w:tc>
          <w:tcPr>
            <w:tcW w:w="1227" w:type="dxa"/>
            <w:tcBorders>
              <w:top w:val="nil"/>
              <w:left w:val="nil"/>
              <w:bottom w:val="single" w:sz="4" w:space="0" w:color="auto"/>
              <w:right w:val="single" w:sz="4" w:space="0" w:color="auto"/>
            </w:tcBorders>
            <w:shd w:val="clear" w:color="auto" w:fill="auto"/>
            <w:vAlign w:val="center"/>
            <w:hideMark/>
          </w:tcPr>
          <w:p w14:paraId="363E254A"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8.0%</w:t>
            </w:r>
          </w:p>
        </w:tc>
        <w:tc>
          <w:tcPr>
            <w:tcW w:w="1227" w:type="dxa"/>
            <w:tcBorders>
              <w:top w:val="nil"/>
              <w:left w:val="nil"/>
              <w:bottom w:val="single" w:sz="4" w:space="0" w:color="auto"/>
              <w:right w:val="single" w:sz="4" w:space="0" w:color="auto"/>
            </w:tcBorders>
            <w:shd w:val="clear" w:color="auto" w:fill="auto"/>
            <w:vAlign w:val="center"/>
            <w:hideMark/>
          </w:tcPr>
          <w:p w14:paraId="09295CC8"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7.7%</w:t>
            </w:r>
          </w:p>
        </w:tc>
        <w:tc>
          <w:tcPr>
            <w:tcW w:w="1227" w:type="dxa"/>
            <w:tcBorders>
              <w:top w:val="nil"/>
              <w:left w:val="nil"/>
              <w:bottom w:val="single" w:sz="4" w:space="0" w:color="auto"/>
              <w:right w:val="single" w:sz="8" w:space="0" w:color="auto"/>
            </w:tcBorders>
            <w:shd w:val="clear" w:color="auto" w:fill="auto"/>
            <w:vAlign w:val="center"/>
            <w:hideMark/>
          </w:tcPr>
          <w:p w14:paraId="12D9106B"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7.2%</w:t>
            </w:r>
          </w:p>
        </w:tc>
        <w:tc>
          <w:tcPr>
            <w:tcW w:w="1478" w:type="dxa"/>
            <w:tcBorders>
              <w:top w:val="nil"/>
              <w:left w:val="nil"/>
              <w:bottom w:val="single" w:sz="4" w:space="0" w:color="auto"/>
              <w:right w:val="single" w:sz="4" w:space="0" w:color="auto"/>
            </w:tcBorders>
            <w:shd w:val="clear" w:color="auto" w:fill="auto"/>
            <w:vAlign w:val="center"/>
            <w:hideMark/>
          </w:tcPr>
          <w:p w14:paraId="2C578F58"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89.3%</w:t>
            </w:r>
          </w:p>
        </w:tc>
        <w:tc>
          <w:tcPr>
            <w:tcW w:w="1227" w:type="dxa"/>
            <w:tcBorders>
              <w:top w:val="nil"/>
              <w:left w:val="nil"/>
              <w:bottom w:val="single" w:sz="4" w:space="0" w:color="auto"/>
              <w:right w:val="single" w:sz="4" w:space="0" w:color="auto"/>
            </w:tcBorders>
            <w:shd w:val="clear" w:color="auto" w:fill="auto"/>
            <w:vAlign w:val="center"/>
            <w:hideMark/>
          </w:tcPr>
          <w:p w14:paraId="3622FED5"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1.6%</w:t>
            </w:r>
          </w:p>
        </w:tc>
        <w:tc>
          <w:tcPr>
            <w:tcW w:w="1227" w:type="dxa"/>
            <w:tcBorders>
              <w:top w:val="nil"/>
              <w:left w:val="nil"/>
              <w:bottom w:val="single" w:sz="4" w:space="0" w:color="auto"/>
              <w:right w:val="single" w:sz="4" w:space="0" w:color="auto"/>
            </w:tcBorders>
            <w:shd w:val="clear" w:color="auto" w:fill="auto"/>
            <w:vAlign w:val="center"/>
            <w:hideMark/>
          </w:tcPr>
          <w:p w14:paraId="7796FF60"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1.5%</w:t>
            </w:r>
          </w:p>
        </w:tc>
        <w:tc>
          <w:tcPr>
            <w:tcW w:w="1227" w:type="dxa"/>
            <w:tcBorders>
              <w:top w:val="nil"/>
              <w:left w:val="nil"/>
              <w:bottom w:val="single" w:sz="4" w:space="0" w:color="auto"/>
              <w:right w:val="single" w:sz="4" w:space="0" w:color="auto"/>
            </w:tcBorders>
            <w:shd w:val="clear" w:color="auto" w:fill="auto"/>
            <w:vAlign w:val="center"/>
            <w:hideMark/>
          </w:tcPr>
          <w:p w14:paraId="76D00972"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1.5%</w:t>
            </w:r>
          </w:p>
        </w:tc>
        <w:tc>
          <w:tcPr>
            <w:tcW w:w="1227" w:type="dxa"/>
            <w:tcBorders>
              <w:top w:val="nil"/>
              <w:left w:val="nil"/>
              <w:bottom w:val="single" w:sz="4" w:space="0" w:color="auto"/>
              <w:right w:val="single" w:sz="8" w:space="0" w:color="auto"/>
            </w:tcBorders>
            <w:shd w:val="clear" w:color="auto" w:fill="auto"/>
            <w:vAlign w:val="center"/>
            <w:hideMark/>
          </w:tcPr>
          <w:p w14:paraId="2607591F"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1.6%</w:t>
            </w:r>
          </w:p>
        </w:tc>
        <w:tc>
          <w:tcPr>
            <w:tcW w:w="280" w:type="dxa"/>
            <w:tcBorders>
              <w:top w:val="nil"/>
              <w:left w:val="nil"/>
              <w:bottom w:val="nil"/>
              <w:right w:val="single" w:sz="4" w:space="0" w:color="auto"/>
            </w:tcBorders>
            <w:shd w:val="clear" w:color="auto" w:fill="auto"/>
            <w:noWrap/>
            <w:vAlign w:val="center"/>
            <w:hideMark/>
          </w:tcPr>
          <w:p w14:paraId="02F2B3BC"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r w:rsidR="000E70AC" w:rsidRPr="002338D3" w14:paraId="0C8E3E5A" w14:textId="77777777" w:rsidTr="00317A9B">
        <w:trPr>
          <w:trHeight w:val="340"/>
        </w:trPr>
        <w:tc>
          <w:tcPr>
            <w:tcW w:w="280" w:type="dxa"/>
            <w:tcBorders>
              <w:top w:val="nil"/>
              <w:left w:val="single" w:sz="4" w:space="0" w:color="auto"/>
              <w:bottom w:val="nil"/>
              <w:right w:val="nil"/>
            </w:tcBorders>
            <w:shd w:val="clear" w:color="auto" w:fill="auto"/>
            <w:noWrap/>
            <w:vAlign w:val="center"/>
            <w:hideMark/>
          </w:tcPr>
          <w:p w14:paraId="17A79687"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40" w:type="dxa"/>
            <w:vMerge/>
            <w:tcBorders>
              <w:top w:val="nil"/>
              <w:left w:val="single" w:sz="8" w:space="0" w:color="auto"/>
              <w:bottom w:val="single" w:sz="8" w:space="0" w:color="000000"/>
              <w:right w:val="single" w:sz="4" w:space="0" w:color="auto"/>
            </w:tcBorders>
            <w:vAlign w:val="center"/>
            <w:hideMark/>
          </w:tcPr>
          <w:p w14:paraId="13466F85" w14:textId="77777777" w:rsidR="000E70AC" w:rsidRPr="002338D3" w:rsidRDefault="000E70AC" w:rsidP="00904693">
            <w:pPr>
              <w:spacing w:after="0" w:line="240" w:lineRule="auto"/>
              <w:jc w:val="left"/>
              <w:rPr>
                <w:rFonts w:ascii="Calibri Light" w:eastAsia="Times New Roman" w:hAnsi="Calibri Light" w:cs="Calibri Light"/>
                <w:color w:val="000000"/>
              </w:rPr>
            </w:pPr>
          </w:p>
        </w:tc>
        <w:tc>
          <w:tcPr>
            <w:tcW w:w="1280" w:type="dxa"/>
            <w:tcBorders>
              <w:top w:val="nil"/>
              <w:left w:val="nil"/>
              <w:bottom w:val="single" w:sz="8" w:space="0" w:color="auto"/>
              <w:right w:val="single" w:sz="8" w:space="0" w:color="auto"/>
            </w:tcBorders>
            <w:shd w:val="clear" w:color="auto" w:fill="auto"/>
            <w:vAlign w:val="center"/>
            <w:hideMark/>
          </w:tcPr>
          <w:p w14:paraId="1030F6D2"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fragmented</w:t>
            </w:r>
          </w:p>
        </w:tc>
        <w:tc>
          <w:tcPr>
            <w:tcW w:w="1478" w:type="dxa"/>
            <w:tcBorders>
              <w:top w:val="nil"/>
              <w:left w:val="nil"/>
              <w:bottom w:val="single" w:sz="8" w:space="0" w:color="auto"/>
              <w:right w:val="single" w:sz="4" w:space="0" w:color="auto"/>
            </w:tcBorders>
            <w:shd w:val="clear" w:color="auto" w:fill="auto"/>
            <w:vAlign w:val="center"/>
            <w:hideMark/>
          </w:tcPr>
          <w:p w14:paraId="41797DED"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4.0%</w:t>
            </w:r>
          </w:p>
        </w:tc>
        <w:tc>
          <w:tcPr>
            <w:tcW w:w="1227" w:type="dxa"/>
            <w:tcBorders>
              <w:top w:val="nil"/>
              <w:left w:val="nil"/>
              <w:bottom w:val="single" w:sz="8" w:space="0" w:color="auto"/>
              <w:right w:val="single" w:sz="4" w:space="0" w:color="auto"/>
            </w:tcBorders>
            <w:shd w:val="clear" w:color="auto" w:fill="auto"/>
            <w:vAlign w:val="center"/>
            <w:hideMark/>
          </w:tcPr>
          <w:p w14:paraId="6CE0CA4E"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1.5%</w:t>
            </w:r>
          </w:p>
        </w:tc>
        <w:tc>
          <w:tcPr>
            <w:tcW w:w="1227" w:type="dxa"/>
            <w:tcBorders>
              <w:top w:val="nil"/>
              <w:left w:val="nil"/>
              <w:bottom w:val="single" w:sz="8" w:space="0" w:color="auto"/>
              <w:right w:val="single" w:sz="4" w:space="0" w:color="auto"/>
            </w:tcBorders>
            <w:shd w:val="clear" w:color="auto" w:fill="auto"/>
            <w:vAlign w:val="center"/>
            <w:hideMark/>
          </w:tcPr>
          <w:p w14:paraId="06BE110B"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1.1%</w:t>
            </w:r>
          </w:p>
        </w:tc>
        <w:tc>
          <w:tcPr>
            <w:tcW w:w="1227" w:type="dxa"/>
            <w:tcBorders>
              <w:top w:val="nil"/>
              <w:left w:val="nil"/>
              <w:bottom w:val="single" w:sz="8" w:space="0" w:color="auto"/>
              <w:right w:val="single" w:sz="4" w:space="0" w:color="auto"/>
            </w:tcBorders>
            <w:shd w:val="clear" w:color="auto" w:fill="auto"/>
            <w:vAlign w:val="center"/>
            <w:hideMark/>
          </w:tcPr>
          <w:p w14:paraId="44A08C77"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1.1%</w:t>
            </w:r>
          </w:p>
        </w:tc>
        <w:tc>
          <w:tcPr>
            <w:tcW w:w="1227" w:type="dxa"/>
            <w:tcBorders>
              <w:top w:val="nil"/>
              <w:left w:val="nil"/>
              <w:bottom w:val="single" w:sz="8" w:space="0" w:color="auto"/>
              <w:right w:val="single" w:sz="8" w:space="0" w:color="auto"/>
            </w:tcBorders>
            <w:shd w:val="clear" w:color="auto" w:fill="auto"/>
            <w:vAlign w:val="center"/>
            <w:hideMark/>
          </w:tcPr>
          <w:p w14:paraId="5E399748"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1.0%</w:t>
            </w:r>
          </w:p>
        </w:tc>
        <w:tc>
          <w:tcPr>
            <w:tcW w:w="1478" w:type="dxa"/>
            <w:tcBorders>
              <w:top w:val="nil"/>
              <w:left w:val="nil"/>
              <w:bottom w:val="single" w:sz="8" w:space="0" w:color="auto"/>
              <w:right w:val="single" w:sz="4" w:space="0" w:color="auto"/>
            </w:tcBorders>
            <w:shd w:val="clear" w:color="auto" w:fill="auto"/>
            <w:vAlign w:val="center"/>
            <w:hideMark/>
          </w:tcPr>
          <w:p w14:paraId="626D8E21"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3.0%</w:t>
            </w:r>
          </w:p>
        </w:tc>
        <w:tc>
          <w:tcPr>
            <w:tcW w:w="1227" w:type="dxa"/>
            <w:tcBorders>
              <w:top w:val="nil"/>
              <w:left w:val="nil"/>
              <w:bottom w:val="single" w:sz="8" w:space="0" w:color="auto"/>
              <w:right w:val="single" w:sz="4" w:space="0" w:color="auto"/>
            </w:tcBorders>
            <w:shd w:val="clear" w:color="auto" w:fill="auto"/>
            <w:vAlign w:val="center"/>
            <w:hideMark/>
          </w:tcPr>
          <w:p w14:paraId="1FF27430"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1.1%</w:t>
            </w:r>
          </w:p>
        </w:tc>
        <w:tc>
          <w:tcPr>
            <w:tcW w:w="1227" w:type="dxa"/>
            <w:tcBorders>
              <w:top w:val="nil"/>
              <w:left w:val="nil"/>
              <w:bottom w:val="single" w:sz="8" w:space="0" w:color="auto"/>
              <w:right w:val="single" w:sz="4" w:space="0" w:color="auto"/>
            </w:tcBorders>
            <w:shd w:val="clear" w:color="auto" w:fill="auto"/>
            <w:vAlign w:val="center"/>
            <w:hideMark/>
          </w:tcPr>
          <w:p w14:paraId="33601401"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3.1%</w:t>
            </w:r>
          </w:p>
        </w:tc>
        <w:tc>
          <w:tcPr>
            <w:tcW w:w="1227" w:type="dxa"/>
            <w:tcBorders>
              <w:top w:val="nil"/>
              <w:left w:val="nil"/>
              <w:bottom w:val="single" w:sz="8" w:space="0" w:color="auto"/>
              <w:right w:val="single" w:sz="4" w:space="0" w:color="auto"/>
            </w:tcBorders>
            <w:shd w:val="clear" w:color="auto" w:fill="auto"/>
            <w:vAlign w:val="center"/>
            <w:hideMark/>
          </w:tcPr>
          <w:p w14:paraId="07EC378B"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0.8%</w:t>
            </w:r>
          </w:p>
        </w:tc>
        <w:tc>
          <w:tcPr>
            <w:tcW w:w="1227" w:type="dxa"/>
            <w:tcBorders>
              <w:top w:val="nil"/>
              <w:left w:val="nil"/>
              <w:bottom w:val="single" w:sz="8" w:space="0" w:color="auto"/>
              <w:right w:val="single" w:sz="8" w:space="0" w:color="auto"/>
            </w:tcBorders>
            <w:shd w:val="clear" w:color="auto" w:fill="auto"/>
            <w:vAlign w:val="center"/>
            <w:hideMark/>
          </w:tcPr>
          <w:p w14:paraId="0C1B866C"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0.8%</w:t>
            </w:r>
          </w:p>
        </w:tc>
        <w:tc>
          <w:tcPr>
            <w:tcW w:w="280" w:type="dxa"/>
            <w:tcBorders>
              <w:top w:val="nil"/>
              <w:left w:val="nil"/>
              <w:bottom w:val="nil"/>
              <w:right w:val="single" w:sz="4" w:space="0" w:color="auto"/>
            </w:tcBorders>
            <w:shd w:val="clear" w:color="auto" w:fill="auto"/>
            <w:noWrap/>
            <w:vAlign w:val="center"/>
            <w:hideMark/>
          </w:tcPr>
          <w:p w14:paraId="1700962F"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r w:rsidR="000E70AC" w:rsidRPr="002338D3" w14:paraId="394DCFD6" w14:textId="77777777" w:rsidTr="00317A9B">
        <w:trPr>
          <w:trHeight w:val="320"/>
        </w:trPr>
        <w:tc>
          <w:tcPr>
            <w:tcW w:w="280" w:type="dxa"/>
            <w:tcBorders>
              <w:top w:val="nil"/>
              <w:left w:val="single" w:sz="4" w:space="0" w:color="auto"/>
              <w:bottom w:val="single" w:sz="4" w:space="0" w:color="auto"/>
              <w:right w:val="nil"/>
            </w:tcBorders>
            <w:shd w:val="clear" w:color="auto" w:fill="auto"/>
            <w:noWrap/>
            <w:vAlign w:val="bottom"/>
            <w:hideMark/>
          </w:tcPr>
          <w:p w14:paraId="47FABBCA"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40" w:type="dxa"/>
            <w:tcBorders>
              <w:top w:val="nil"/>
              <w:left w:val="nil"/>
              <w:bottom w:val="single" w:sz="4" w:space="0" w:color="auto"/>
              <w:right w:val="nil"/>
            </w:tcBorders>
            <w:shd w:val="clear" w:color="auto" w:fill="auto"/>
            <w:noWrap/>
            <w:vAlign w:val="bottom"/>
            <w:hideMark/>
          </w:tcPr>
          <w:p w14:paraId="79031DF4"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80" w:type="dxa"/>
            <w:tcBorders>
              <w:top w:val="nil"/>
              <w:left w:val="nil"/>
              <w:bottom w:val="single" w:sz="4" w:space="0" w:color="auto"/>
              <w:right w:val="nil"/>
            </w:tcBorders>
            <w:shd w:val="clear" w:color="auto" w:fill="auto"/>
            <w:noWrap/>
            <w:vAlign w:val="bottom"/>
            <w:hideMark/>
          </w:tcPr>
          <w:p w14:paraId="07A11739"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478" w:type="dxa"/>
            <w:tcBorders>
              <w:top w:val="nil"/>
              <w:left w:val="nil"/>
              <w:bottom w:val="single" w:sz="4" w:space="0" w:color="auto"/>
              <w:right w:val="nil"/>
            </w:tcBorders>
            <w:shd w:val="clear" w:color="auto" w:fill="auto"/>
            <w:noWrap/>
            <w:vAlign w:val="bottom"/>
            <w:hideMark/>
          </w:tcPr>
          <w:p w14:paraId="4A04A9AB"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nil"/>
              <w:left w:val="nil"/>
              <w:bottom w:val="single" w:sz="4" w:space="0" w:color="auto"/>
              <w:right w:val="nil"/>
            </w:tcBorders>
            <w:shd w:val="clear" w:color="auto" w:fill="auto"/>
            <w:noWrap/>
            <w:vAlign w:val="bottom"/>
            <w:hideMark/>
          </w:tcPr>
          <w:p w14:paraId="2FEDD54C"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nil"/>
              <w:left w:val="nil"/>
              <w:bottom w:val="single" w:sz="4" w:space="0" w:color="auto"/>
              <w:right w:val="nil"/>
            </w:tcBorders>
            <w:shd w:val="clear" w:color="auto" w:fill="auto"/>
            <w:noWrap/>
            <w:vAlign w:val="bottom"/>
            <w:hideMark/>
          </w:tcPr>
          <w:p w14:paraId="521C85B9"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nil"/>
              <w:left w:val="nil"/>
              <w:bottom w:val="single" w:sz="4" w:space="0" w:color="auto"/>
              <w:right w:val="nil"/>
            </w:tcBorders>
            <w:shd w:val="clear" w:color="auto" w:fill="auto"/>
            <w:noWrap/>
            <w:vAlign w:val="bottom"/>
            <w:hideMark/>
          </w:tcPr>
          <w:p w14:paraId="2B42DE21"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nil"/>
              <w:left w:val="nil"/>
              <w:bottom w:val="single" w:sz="4" w:space="0" w:color="auto"/>
              <w:right w:val="nil"/>
            </w:tcBorders>
            <w:shd w:val="clear" w:color="auto" w:fill="auto"/>
            <w:noWrap/>
            <w:vAlign w:val="bottom"/>
            <w:hideMark/>
          </w:tcPr>
          <w:p w14:paraId="3F505C40"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478" w:type="dxa"/>
            <w:tcBorders>
              <w:top w:val="nil"/>
              <w:left w:val="nil"/>
              <w:bottom w:val="single" w:sz="4" w:space="0" w:color="auto"/>
              <w:right w:val="nil"/>
            </w:tcBorders>
            <w:shd w:val="clear" w:color="auto" w:fill="auto"/>
            <w:noWrap/>
            <w:vAlign w:val="bottom"/>
            <w:hideMark/>
          </w:tcPr>
          <w:p w14:paraId="08EFC8F0"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nil"/>
              <w:left w:val="nil"/>
              <w:bottom w:val="single" w:sz="4" w:space="0" w:color="auto"/>
              <w:right w:val="nil"/>
            </w:tcBorders>
            <w:shd w:val="clear" w:color="auto" w:fill="auto"/>
            <w:noWrap/>
            <w:vAlign w:val="bottom"/>
            <w:hideMark/>
          </w:tcPr>
          <w:p w14:paraId="71FC4FD0"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nil"/>
              <w:left w:val="nil"/>
              <w:bottom w:val="single" w:sz="4" w:space="0" w:color="auto"/>
              <w:right w:val="nil"/>
            </w:tcBorders>
            <w:shd w:val="clear" w:color="auto" w:fill="auto"/>
            <w:noWrap/>
            <w:vAlign w:val="bottom"/>
            <w:hideMark/>
          </w:tcPr>
          <w:p w14:paraId="778EDA57"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nil"/>
              <w:left w:val="nil"/>
              <w:bottom w:val="single" w:sz="4" w:space="0" w:color="auto"/>
              <w:right w:val="nil"/>
            </w:tcBorders>
            <w:shd w:val="clear" w:color="auto" w:fill="auto"/>
            <w:noWrap/>
            <w:vAlign w:val="bottom"/>
            <w:hideMark/>
          </w:tcPr>
          <w:p w14:paraId="3E5B3E81"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nil"/>
              <w:left w:val="nil"/>
              <w:bottom w:val="single" w:sz="4" w:space="0" w:color="auto"/>
              <w:right w:val="nil"/>
            </w:tcBorders>
            <w:shd w:val="clear" w:color="auto" w:fill="auto"/>
            <w:noWrap/>
            <w:vAlign w:val="bottom"/>
            <w:hideMark/>
          </w:tcPr>
          <w:p w14:paraId="4D79C14A"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280" w:type="dxa"/>
            <w:tcBorders>
              <w:top w:val="nil"/>
              <w:left w:val="nil"/>
              <w:bottom w:val="single" w:sz="4" w:space="0" w:color="auto"/>
              <w:right w:val="single" w:sz="4" w:space="0" w:color="auto"/>
            </w:tcBorders>
            <w:shd w:val="clear" w:color="auto" w:fill="auto"/>
            <w:noWrap/>
            <w:vAlign w:val="bottom"/>
            <w:hideMark/>
          </w:tcPr>
          <w:p w14:paraId="52F91956"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bl>
    <w:p w14:paraId="632EBC1F" w14:textId="6945B76E" w:rsidR="000E70AC" w:rsidRDefault="000E70AC" w:rsidP="003F5039">
      <w:pPr>
        <w:spacing w:line="480" w:lineRule="auto"/>
      </w:pPr>
    </w:p>
    <w:p w14:paraId="1764BBF9" w14:textId="43318B65" w:rsidR="000E70AC" w:rsidRDefault="000E70AC" w:rsidP="003F5039">
      <w:pPr>
        <w:spacing w:line="480" w:lineRule="auto"/>
      </w:pPr>
    </w:p>
    <w:p w14:paraId="5EBD7011" w14:textId="248115DE" w:rsidR="000E70AC" w:rsidRDefault="000E70AC" w:rsidP="003F5039">
      <w:pPr>
        <w:spacing w:line="480" w:lineRule="auto"/>
      </w:pPr>
    </w:p>
    <w:p w14:paraId="0730A963" w14:textId="70DEF63B" w:rsidR="000E70AC" w:rsidRDefault="000E70AC" w:rsidP="003F5039">
      <w:pPr>
        <w:spacing w:line="480" w:lineRule="auto"/>
      </w:pPr>
    </w:p>
    <w:p w14:paraId="34992946" w14:textId="72D1355F" w:rsidR="000E70AC" w:rsidRDefault="000E70AC" w:rsidP="003F5039">
      <w:pPr>
        <w:spacing w:line="480" w:lineRule="auto"/>
      </w:pPr>
    </w:p>
    <w:p w14:paraId="5EF980A2" w14:textId="24C8C243" w:rsidR="000E70AC" w:rsidRDefault="000E70AC" w:rsidP="003F5039">
      <w:pPr>
        <w:spacing w:line="480" w:lineRule="auto"/>
      </w:pPr>
    </w:p>
    <w:p w14:paraId="44D13E09" w14:textId="2A45B3DD" w:rsidR="000E70AC" w:rsidRDefault="000E70AC" w:rsidP="003F5039">
      <w:pPr>
        <w:spacing w:line="480" w:lineRule="auto"/>
      </w:pPr>
    </w:p>
    <w:p w14:paraId="4F1201E5" w14:textId="00DF9B84" w:rsidR="000E70AC" w:rsidRDefault="000E70AC" w:rsidP="003F5039">
      <w:pPr>
        <w:spacing w:line="480" w:lineRule="auto"/>
      </w:pPr>
    </w:p>
    <w:p w14:paraId="1D5DCAF5" w14:textId="77777777" w:rsidR="000E70AC" w:rsidRDefault="000E70AC" w:rsidP="003F5039">
      <w:pPr>
        <w:spacing w:line="480" w:lineRule="auto"/>
      </w:pPr>
    </w:p>
    <w:p w14:paraId="137F0557" w14:textId="0AFC9820" w:rsidR="000E70AC" w:rsidRDefault="000E70AC" w:rsidP="003F5039">
      <w:pPr>
        <w:spacing w:line="480" w:lineRule="auto"/>
        <w:sectPr w:rsidR="000E70AC" w:rsidSect="000E70AC">
          <w:pgSz w:w="20160" w:h="12240" w:orient="landscape"/>
          <w:pgMar w:top="1440" w:right="1440" w:bottom="1440" w:left="1440" w:header="720" w:footer="720" w:gutter="0"/>
          <w:cols w:space="720"/>
          <w:docGrid w:linePitch="360"/>
        </w:sectPr>
      </w:pPr>
    </w:p>
    <w:tbl>
      <w:tblPr>
        <w:tblW w:w="6980" w:type="dxa"/>
        <w:jc w:val="center"/>
        <w:tblLook w:val="04A0" w:firstRow="1" w:lastRow="0" w:firstColumn="1" w:lastColumn="0" w:noHBand="0" w:noVBand="1"/>
      </w:tblPr>
      <w:tblGrid>
        <w:gridCol w:w="262"/>
        <w:gridCol w:w="1300"/>
        <w:gridCol w:w="1300"/>
        <w:gridCol w:w="1300"/>
        <w:gridCol w:w="1300"/>
        <w:gridCol w:w="1300"/>
        <w:gridCol w:w="262"/>
      </w:tblGrid>
      <w:tr w:rsidR="000E70AC" w:rsidRPr="00740C3E" w14:paraId="4F449549" w14:textId="77777777" w:rsidTr="00317A9B">
        <w:trPr>
          <w:trHeight w:val="240"/>
          <w:jc w:val="center"/>
        </w:trPr>
        <w:tc>
          <w:tcPr>
            <w:tcW w:w="240" w:type="dxa"/>
            <w:tcBorders>
              <w:top w:val="single" w:sz="4" w:space="0" w:color="auto"/>
              <w:left w:val="single" w:sz="4" w:space="0" w:color="auto"/>
              <w:bottom w:val="nil"/>
              <w:right w:val="nil"/>
            </w:tcBorders>
            <w:shd w:val="clear" w:color="auto" w:fill="auto"/>
            <w:noWrap/>
            <w:vAlign w:val="bottom"/>
            <w:hideMark/>
          </w:tcPr>
          <w:p w14:paraId="1E8AF958" w14:textId="77777777" w:rsidR="000E70AC" w:rsidRPr="00740C3E" w:rsidRDefault="000E70AC" w:rsidP="00904693">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lastRenderedPageBreak/>
              <w:t> </w:t>
            </w:r>
          </w:p>
        </w:tc>
        <w:tc>
          <w:tcPr>
            <w:tcW w:w="1300" w:type="dxa"/>
            <w:tcBorders>
              <w:top w:val="single" w:sz="4" w:space="0" w:color="auto"/>
              <w:left w:val="nil"/>
              <w:bottom w:val="nil"/>
              <w:right w:val="nil"/>
            </w:tcBorders>
            <w:shd w:val="clear" w:color="auto" w:fill="auto"/>
            <w:noWrap/>
            <w:vAlign w:val="bottom"/>
            <w:hideMark/>
          </w:tcPr>
          <w:p w14:paraId="548C5645" w14:textId="77777777" w:rsidR="000E70AC" w:rsidRPr="00740C3E" w:rsidRDefault="000E70AC" w:rsidP="00904693">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1300" w:type="dxa"/>
            <w:tcBorders>
              <w:top w:val="single" w:sz="4" w:space="0" w:color="auto"/>
              <w:left w:val="nil"/>
              <w:bottom w:val="nil"/>
              <w:right w:val="nil"/>
            </w:tcBorders>
            <w:shd w:val="clear" w:color="auto" w:fill="auto"/>
            <w:noWrap/>
            <w:vAlign w:val="bottom"/>
            <w:hideMark/>
          </w:tcPr>
          <w:p w14:paraId="26D682D7" w14:textId="77777777" w:rsidR="000E70AC" w:rsidRPr="00740C3E" w:rsidRDefault="000E70AC" w:rsidP="00904693">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1300" w:type="dxa"/>
            <w:tcBorders>
              <w:top w:val="single" w:sz="4" w:space="0" w:color="auto"/>
              <w:left w:val="nil"/>
              <w:bottom w:val="nil"/>
              <w:right w:val="nil"/>
            </w:tcBorders>
            <w:shd w:val="clear" w:color="auto" w:fill="auto"/>
            <w:noWrap/>
            <w:vAlign w:val="bottom"/>
            <w:hideMark/>
          </w:tcPr>
          <w:p w14:paraId="0E66298E" w14:textId="77777777" w:rsidR="000E70AC" w:rsidRPr="00740C3E" w:rsidRDefault="000E70AC" w:rsidP="00904693">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1300" w:type="dxa"/>
            <w:tcBorders>
              <w:top w:val="single" w:sz="4" w:space="0" w:color="auto"/>
              <w:left w:val="nil"/>
              <w:bottom w:val="nil"/>
              <w:right w:val="nil"/>
            </w:tcBorders>
            <w:shd w:val="clear" w:color="auto" w:fill="auto"/>
            <w:noWrap/>
            <w:vAlign w:val="bottom"/>
            <w:hideMark/>
          </w:tcPr>
          <w:p w14:paraId="0054EFF3" w14:textId="77777777" w:rsidR="000E70AC" w:rsidRPr="00740C3E" w:rsidRDefault="000E70AC" w:rsidP="00904693">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1300" w:type="dxa"/>
            <w:tcBorders>
              <w:top w:val="single" w:sz="4" w:space="0" w:color="auto"/>
              <w:left w:val="nil"/>
              <w:bottom w:val="nil"/>
              <w:right w:val="nil"/>
            </w:tcBorders>
            <w:shd w:val="clear" w:color="auto" w:fill="auto"/>
            <w:noWrap/>
            <w:vAlign w:val="bottom"/>
            <w:hideMark/>
          </w:tcPr>
          <w:p w14:paraId="5585FC11" w14:textId="77777777" w:rsidR="000E70AC" w:rsidRPr="00740C3E" w:rsidRDefault="000E70AC" w:rsidP="00904693">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240" w:type="dxa"/>
            <w:tcBorders>
              <w:top w:val="single" w:sz="4" w:space="0" w:color="auto"/>
              <w:left w:val="nil"/>
              <w:bottom w:val="nil"/>
              <w:right w:val="single" w:sz="4" w:space="0" w:color="auto"/>
            </w:tcBorders>
            <w:shd w:val="clear" w:color="auto" w:fill="auto"/>
            <w:noWrap/>
            <w:vAlign w:val="bottom"/>
            <w:hideMark/>
          </w:tcPr>
          <w:p w14:paraId="1023FA43" w14:textId="77777777" w:rsidR="000E70AC" w:rsidRPr="00740C3E" w:rsidRDefault="000E70AC" w:rsidP="00904693">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r>
      <w:tr w:rsidR="000E70AC" w:rsidRPr="00740C3E" w14:paraId="4BA83943" w14:textId="77777777" w:rsidTr="00317A9B">
        <w:trPr>
          <w:trHeight w:val="340"/>
          <w:jc w:val="center"/>
        </w:trPr>
        <w:tc>
          <w:tcPr>
            <w:tcW w:w="240" w:type="dxa"/>
            <w:tcBorders>
              <w:top w:val="nil"/>
              <w:left w:val="single" w:sz="4" w:space="0" w:color="auto"/>
              <w:bottom w:val="nil"/>
              <w:right w:val="nil"/>
            </w:tcBorders>
            <w:shd w:val="clear" w:color="auto" w:fill="auto"/>
            <w:noWrap/>
            <w:vAlign w:val="bottom"/>
            <w:hideMark/>
          </w:tcPr>
          <w:p w14:paraId="151FED29" w14:textId="77777777" w:rsidR="000E70AC" w:rsidRPr="00740C3E" w:rsidRDefault="000E70AC" w:rsidP="00904693">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6500" w:type="dxa"/>
            <w:gridSpan w:val="5"/>
            <w:tcBorders>
              <w:top w:val="nil"/>
              <w:left w:val="nil"/>
              <w:bottom w:val="single" w:sz="8" w:space="0" w:color="auto"/>
              <w:right w:val="nil"/>
            </w:tcBorders>
            <w:shd w:val="clear" w:color="auto" w:fill="auto"/>
            <w:vAlign w:val="center"/>
            <w:hideMark/>
          </w:tcPr>
          <w:p w14:paraId="04D9F6FE" w14:textId="77777777" w:rsidR="000E70AC" w:rsidRPr="00740C3E" w:rsidRDefault="000E70AC" w:rsidP="00904693">
            <w:pPr>
              <w:spacing w:after="0" w:line="240" w:lineRule="auto"/>
              <w:jc w:val="left"/>
              <w:rPr>
                <w:rFonts w:ascii="Calibri Light" w:eastAsia="Times New Roman" w:hAnsi="Calibri Light" w:cs="Calibri Light"/>
                <w:b/>
                <w:bCs/>
                <w:color w:val="000000"/>
              </w:rPr>
            </w:pPr>
            <w:r w:rsidRPr="00740C3E">
              <w:rPr>
                <w:rFonts w:ascii="Calibri Light" w:eastAsia="Times New Roman" w:hAnsi="Calibri Light" w:cs="Calibri Light"/>
                <w:b/>
                <w:bCs/>
                <w:color w:val="000000"/>
              </w:rPr>
              <w:t xml:space="preserve">Table </w:t>
            </w:r>
            <w:r>
              <w:rPr>
                <w:rFonts w:ascii="Calibri Light" w:eastAsia="Times New Roman" w:hAnsi="Calibri Light" w:cs="Calibri Light"/>
                <w:b/>
                <w:bCs/>
                <w:color w:val="000000"/>
              </w:rPr>
              <w:t>2.</w:t>
            </w:r>
            <w:r w:rsidRPr="00740C3E">
              <w:rPr>
                <w:rFonts w:ascii="Calibri Light" w:eastAsia="Times New Roman" w:hAnsi="Calibri Light" w:cs="Calibri Light"/>
                <w:b/>
                <w:bCs/>
                <w:color w:val="000000"/>
              </w:rPr>
              <w:t>5.</w:t>
            </w:r>
            <w:r w:rsidRPr="00740C3E">
              <w:rPr>
                <w:rFonts w:ascii="Calibri Light" w:eastAsia="Times New Roman" w:hAnsi="Calibri Light" w:cs="Calibri Light"/>
                <w:color w:val="000000"/>
              </w:rPr>
              <w:t xml:space="preserve"> Chromosome counts for delta smelt.</w:t>
            </w:r>
          </w:p>
        </w:tc>
        <w:tc>
          <w:tcPr>
            <w:tcW w:w="240" w:type="dxa"/>
            <w:tcBorders>
              <w:top w:val="nil"/>
              <w:left w:val="nil"/>
              <w:bottom w:val="nil"/>
              <w:right w:val="single" w:sz="4" w:space="0" w:color="auto"/>
            </w:tcBorders>
            <w:shd w:val="clear" w:color="auto" w:fill="auto"/>
            <w:noWrap/>
            <w:vAlign w:val="bottom"/>
            <w:hideMark/>
          </w:tcPr>
          <w:p w14:paraId="38E5317C" w14:textId="77777777" w:rsidR="000E70AC" w:rsidRPr="00740C3E" w:rsidRDefault="000E70AC" w:rsidP="00904693">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r>
      <w:tr w:rsidR="000E70AC" w:rsidRPr="00740C3E" w14:paraId="763862A1" w14:textId="77777777" w:rsidTr="00317A9B">
        <w:trPr>
          <w:trHeight w:val="320"/>
          <w:jc w:val="center"/>
        </w:trPr>
        <w:tc>
          <w:tcPr>
            <w:tcW w:w="240" w:type="dxa"/>
            <w:tcBorders>
              <w:top w:val="nil"/>
              <w:left w:val="single" w:sz="4" w:space="0" w:color="auto"/>
              <w:bottom w:val="nil"/>
              <w:right w:val="nil"/>
            </w:tcBorders>
            <w:shd w:val="clear" w:color="auto" w:fill="auto"/>
            <w:noWrap/>
            <w:vAlign w:val="bottom"/>
            <w:hideMark/>
          </w:tcPr>
          <w:p w14:paraId="0FA9A9AB" w14:textId="77777777" w:rsidR="000E70AC" w:rsidRPr="00740C3E" w:rsidRDefault="000E70AC" w:rsidP="00904693">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1300" w:type="dxa"/>
            <w:tcBorders>
              <w:top w:val="single" w:sz="4" w:space="0" w:color="auto"/>
              <w:left w:val="nil"/>
              <w:bottom w:val="double" w:sz="6" w:space="0" w:color="auto"/>
              <w:right w:val="nil"/>
            </w:tcBorders>
            <w:shd w:val="clear" w:color="auto" w:fill="auto"/>
            <w:noWrap/>
            <w:vAlign w:val="bottom"/>
            <w:hideMark/>
          </w:tcPr>
          <w:p w14:paraId="7ADEAEEE" w14:textId="77777777" w:rsidR="000E70AC" w:rsidRPr="00740C3E" w:rsidRDefault="000E70AC" w:rsidP="00904693">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2n Count</w:t>
            </w:r>
          </w:p>
        </w:tc>
        <w:tc>
          <w:tcPr>
            <w:tcW w:w="1300" w:type="dxa"/>
            <w:tcBorders>
              <w:top w:val="single" w:sz="4" w:space="0" w:color="auto"/>
              <w:left w:val="nil"/>
              <w:bottom w:val="double" w:sz="6" w:space="0" w:color="auto"/>
              <w:right w:val="nil"/>
            </w:tcBorders>
            <w:shd w:val="clear" w:color="auto" w:fill="auto"/>
            <w:noWrap/>
            <w:vAlign w:val="bottom"/>
            <w:hideMark/>
          </w:tcPr>
          <w:p w14:paraId="4BE9C7F0" w14:textId="77777777" w:rsidR="000E70AC" w:rsidRPr="00740C3E" w:rsidRDefault="000E70AC" w:rsidP="00904693">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54</w:t>
            </w:r>
          </w:p>
        </w:tc>
        <w:tc>
          <w:tcPr>
            <w:tcW w:w="1300" w:type="dxa"/>
            <w:tcBorders>
              <w:top w:val="single" w:sz="4" w:space="0" w:color="auto"/>
              <w:left w:val="nil"/>
              <w:bottom w:val="double" w:sz="6" w:space="0" w:color="auto"/>
              <w:right w:val="nil"/>
            </w:tcBorders>
            <w:shd w:val="clear" w:color="auto" w:fill="auto"/>
            <w:noWrap/>
            <w:vAlign w:val="bottom"/>
            <w:hideMark/>
          </w:tcPr>
          <w:p w14:paraId="62A8162E" w14:textId="77777777" w:rsidR="000E70AC" w:rsidRPr="00740C3E" w:rsidRDefault="000E70AC" w:rsidP="00904693">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55</w:t>
            </w:r>
          </w:p>
        </w:tc>
        <w:tc>
          <w:tcPr>
            <w:tcW w:w="1300" w:type="dxa"/>
            <w:tcBorders>
              <w:top w:val="single" w:sz="4" w:space="0" w:color="auto"/>
              <w:left w:val="nil"/>
              <w:bottom w:val="double" w:sz="6" w:space="0" w:color="auto"/>
              <w:right w:val="nil"/>
            </w:tcBorders>
            <w:shd w:val="clear" w:color="auto" w:fill="auto"/>
            <w:noWrap/>
            <w:vAlign w:val="bottom"/>
            <w:hideMark/>
          </w:tcPr>
          <w:p w14:paraId="6567D44D" w14:textId="77777777" w:rsidR="000E70AC" w:rsidRPr="00740C3E" w:rsidRDefault="000E70AC" w:rsidP="00904693">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56</w:t>
            </w:r>
          </w:p>
        </w:tc>
        <w:tc>
          <w:tcPr>
            <w:tcW w:w="1300" w:type="dxa"/>
            <w:tcBorders>
              <w:top w:val="single" w:sz="4" w:space="0" w:color="auto"/>
              <w:left w:val="nil"/>
              <w:bottom w:val="double" w:sz="6" w:space="0" w:color="auto"/>
              <w:right w:val="nil"/>
            </w:tcBorders>
            <w:shd w:val="clear" w:color="auto" w:fill="auto"/>
            <w:vAlign w:val="bottom"/>
            <w:hideMark/>
          </w:tcPr>
          <w:p w14:paraId="5B4875E6" w14:textId="77777777" w:rsidR="000E70AC" w:rsidRPr="00740C3E" w:rsidRDefault="000E70AC" w:rsidP="00904693">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Total # of Cells</w:t>
            </w:r>
          </w:p>
        </w:tc>
        <w:tc>
          <w:tcPr>
            <w:tcW w:w="240" w:type="dxa"/>
            <w:tcBorders>
              <w:top w:val="nil"/>
              <w:left w:val="nil"/>
              <w:bottom w:val="nil"/>
              <w:right w:val="single" w:sz="4" w:space="0" w:color="auto"/>
            </w:tcBorders>
            <w:shd w:val="clear" w:color="auto" w:fill="auto"/>
            <w:noWrap/>
            <w:vAlign w:val="bottom"/>
            <w:hideMark/>
          </w:tcPr>
          <w:p w14:paraId="05DFCFED" w14:textId="77777777" w:rsidR="000E70AC" w:rsidRPr="00740C3E" w:rsidRDefault="000E70AC" w:rsidP="00904693">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r>
      <w:tr w:rsidR="000E70AC" w:rsidRPr="00740C3E" w14:paraId="5BC538F8" w14:textId="77777777" w:rsidTr="00317A9B">
        <w:trPr>
          <w:trHeight w:val="300"/>
          <w:jc w:val="center"/>
        </w:trPr>
        <w:tc>
          <w:tcPr>
            <w:tcW w:w="240" w:type="dxa"/>
            <w:tcBorders>
              <w:top w:val="nil"/>
              <w:left w:val="single" w:sz="4" w:space="0" w:color="auto"/>
              <w:bottom w:val="nil"/>
              <w:right w:val="nil"/>
            </w:tcBorders>
            <w:shd w:val="clear" w:color="auto" w:fill="auto"/>
            <w:noWrap/>
            <w:vAlign w:val="bottom"/>
            <w:hideMark/>
          </w:tcPr>
          <w:p w14:paraId="6C2CA8C8" w14:textId="77777777" w:rsidR="000E70AC" w:rsidRPr="00740C3E" w:rsidRDefault="000E70AC" w:rsidP="00904693">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1300" w:type="dxa"/>
            <w:tcBorders>
              <w:top w:val="nil"/>
              <w:left w:val="nil"/>
              <w:bottom w:val="single" w:sz="4" w:space="0" w:color="auto"/>
              <w:right w:val="nil"/>
            </w:tcBorders>
            <w:shd w:val="clear" w:color="auto" w:fill="auto"/>
            <w:noWrap/>
            <w:vAlign w:val="bottom"/>
            <w:hideMark/>
          </w:tcPr>
          <w:p w14:paraId="0853E8E3" w14:textId="77777777" w:rsidR="000E70AC" w:rsidRPr="00740C3E" w:rsidRDefault="000E70AC" w:rsidP="00904693">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Cells</w:t>
            </w:r>
          </w:p>
        </w:tc>
        <w:tc>
          <w:tcPr>
            <w:tcW w:w="1300" w:type="dxa"/>
            <w:tcBorders>
              <w:top w:val="nil"/>
              <w:left w:val="nil"/>
              <w:bottom w:val="single" w:sz="4" w:space="0" w:color="auto"/>
              <w:right w:val="nil"/>
            </w:tcBorders>
            <w:shd w:val="clear" w:color="auto" w:fill="auto"/>
            <w:noWrap/>
            <w:vAlign w:val="bottom"/>
            <w:hideMark/>
          </w:tcPr>
          <w:p w14:paraId="1619F30E" w14:textId="77777777" w:rsidR="000E70AC" w:rsidRPr="00740C3E" w:rsidRDefault="000E70AC" w:rsidP="00904693">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1</w:t>
            </w:r>
          </w:p>
        </w:tc>
        <w:tc>
          <w:tcPr>
            <w:tcW w:w="1300" w:type="dxa"/>
            <w:tcBorders>
              <w:top w:val="nil"/>
              <w:left w:val="nil"/>
              <w:bottom w:val="single" w:sz="4" w:space="0" w:color="auto"/>
              <w:right w:val="nil"/>
            </w:tcBorders>
            <w:shd w:val="clear" w:color="auto" w:fill="auto"/>
            <w:noWrap/>
            <w:vAlign w:val="bottom"/>
            <w:hideMark/>
          </w:tcPr>
          <w:p w14:paraId="7C8E2877" w14:textId="77777777" w:rsidR="000E70AC" w:rsidRPr="00740C3E" w:rsidRDefault="000E70AC" w:rsidP="00904693">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2</w:t>
            </w:r>
          </w:p>
        </w:tc>
        <w:tc>
          <w:tcPr>
            <w:tcW w:w="1300" w:type="dxa"/>
            <w:tcBorders>
              <w:top w:val="nil"/>
              <w:left w:val="nil"/>
              <w:bottom w:val="single" w:sz="4" w:space="0" w:color="auto"/>
              <w:right w:val="nil"/>
            </w:tcBorders>
            <w:shd w:val="clear" w:color="auto" w:fill="auto"/>
            <w:noWrap/>
            <w:vAlign w:val="bottom"/>
            <w:hideMark/>
          </w:tcPr>
          <w:p w14:paraId="74B348E6" w14:textId="77777777" w:rsidR="000E70AC" w:rsidRPr="00740C3E" w:rsidRDefault="000E70AC" w:rsidP="00904693">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15</w:t>
            </w:r>
          </w:p>
        </w:tc>
        <w:tc>
          <w:tcPr>
            <w:tcW w:w="1300" w:type="dxa"/>
            <w:tcBorders>
              <w:top w:val="nil"/>
              <w:left w:val="nil"/>
              <w:bottom w:val="single" w:sz="4" w:space="0" w:color="auto"/>
              <w:right w:val="nil"/>
            </w:tcBorders>
            <w:shd w:val="clear" w:color="auto" w:fill="auto"/>
            <w:noWrap/>
            <w:vAlign w:val="bottom"/>
            <w:hideMark/>
          </w:tcPr>
          <w:p w14:paraId="1D00A082" w14:textId="77777777" w:rsidR="000E70AC" w:rsidRPr="00740C3E" w:rsidRDefault="000E70AC" w:rsidP="00904693">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18</w:t>
            </w:r>
          </w:p>
        </w:tc>
        <w:tc>
          <w:tcPr>
            <w:tcW w:w="240" w:type="dxa"/>
            <w:tcBorders>
              <w:top w:val="nil"/>
              <w:left w:val="nil"/>
              <w:bottom w:val="nil"/>
              <w:right w:val="single" w:sz="4" w:space="0" w:color="auto"/>
            </w:tcBorders>
            <w:shd w:val="clear" w:color="auto" w:fill="auto"/>
            <w:noWrap/>
            <w:vAlign w:val="bottom"/>
            <w:hideMark/>
          </w:tcPr>
          <w:p w14:paraId="3C1A65EE" w14:textId="77777777" w:rsidR="000E70AC" w:rsidRPr="00740C3E" w:rsidRDefault="000E70AC" w:rsidP="00904693">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r>
      <w:tr w:rsidR="000E70AC" w:rsidRPr="00740C3E" w14:paraId="0E973E06" w14:textId="77777777" w:rsidTr="00317A9B">
        <w:trPr>
          <w:trHeight w:val="240"/>
          <w:jc w:val="center"/>
        </w:trPr>
        <w:tc>
          <w:tcPr>
            <w:tcW w:w="240" w:type="dxa"/>
            <w:tcBorders>
              <w:top w:val="nil"/>
              <w:left w:val="single" w:sz="4" w:space="0" w:color="auto"/>
              <w:bottom w:val="single" w:sz="4" w:space="0" w:color="auto"/>
              <w:right w:val="nil"/>
            </w:tcBorders>
            <w:shd w:val="clear" w:color="auto" w:fill="auto"/>
            <w:noWrap/>
            <w:vAlign w:val="bottom"/>
            <w:hideMark/>
          </w:tcPr>
          <w:p w14:paraId="3827764F" w14:textId="77777777" w:rsidR="000E70AC" w:rsidRPr="00740C3E" w:rsidRDefault="000E70AC" w:rsidP="00904693">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1300" w:type="dxa"/>
            <w:tcBorders>
              <w:top w:val="nil"/>
              <w:left w:val="nil"/>
              <w:bottom w:val="single" w:sz="4" w:space="0" w:color="auto"/>
              <w:right w:val="nil"/>
            </w:tcBorders>
            <w:shd w:val="clear" w:color="auto" w:fill="auto"/>
            <w:noWrap/>
            <w:vAlign w:val="bottom"/>
            <w:hideMark/>
          </w:tcPr>
          <w:p w14:paraId="5CF283F9" w14:textId="77777777" w:rsidR="000E70AC" w:rsidRPr="00740C3E" w:rsidRDefault="000E70AC" w:rsidP="00904693">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1300" w:type="dxa"/>
            <w:tcBorders>
              <w:top w:val="nil"/>
              <w:left w:val="nil"/>
              <w:bottom w:val="single" w:sz="4" w:space="0" w:color="auto"/>
              <w:right w:val="nil"/>
            </w:tcBorders>
            <w:shd w:val="clear" w:color="auto" w:fill="auto"/>
            <w:noWrap/>
            <w:vAlign w:val="bottom"/>
            <w:hideMark/>
          </w:tcPr>
          <w:p w14:paraId="5EBDC80A" w14:textId="77777777" w:rsidR="000E70AC" w:rsidRPr="00740C3E" w:rsidRDefault="000E70AC" w:rsidP="00904693">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1300" w:type="dxa"/>
            <w:tcBorders>
              <w:top w:val="nil"/>
              <w:left w:val="nil"/>
              <w:bottom w:val="single" w:sz="4" w:space="0" w:color="auto"/>
              <w:right w:val="nil"/>
            </w:tcBorders>
            <w:shd w:val="clear" w:color="auto" w:fill="auto"/>
            <w:noWrap/>
            <w:vAlign w:val="bottom"/>
            <w:hideMark/>
          </w:tcPr>
          <w:p w14:paraId="31B006A5" w14:textId="77777777" w:rsidR="000E70AC" w:rsidRPr="00740C3E" w:rsidRDefault="000E70AC" w:rsidP="00904693">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1300" w:type="dxa"/>
            <w:tcBorders>
              <w:top w:val="nil"/>
              <w:left w:val="nil"/>
              <w:bottom w:val="single" w:sz="4" w:space="0" w:color="auto"/>
              <w:right w:val="nil"/>
            </w:tcBorders>
            <w:shd w:val="clear" w:color="auto" w:fill="auto"/>
            <w:noWrap/>
            <w:vAlign w:val="bottom"/>
            <w:hideMark/>
          </w:tcPr>
          <w:p w14:paraId="48FBA7B5" w14:textId="77777777" w:rsidR="000E70AC" w:rsidRPr="00740C3E" w:rsidRDefault="000E70AC" w:rsidP="00904693">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1300" w:type="dxa"/>
            <w:tcBorders>
              <w:top w:val="nil"/>
              <w:left w:val="nil"/>
              <w:bottom w:val="single" w:sz="4" w:space="0" w:color="auto"/>
              <w:right w:val="nil"/>
            </w:tcBorders>
            <w:shd w:val="clear" w:color="auto" w:fill="auto"/>
            <w:noWrap/>
            <w:vAlign w:val="bottom"/>
            <w:hideMark/>
          </w:tcPr>
          <w:p w14:paraId="795D9455" w14:textId="77777777" w:rsidR="000E70AC" w:rsidRPr="00740C3E" w:rsidRDefault="000E70AC" w:rsidP="00904693">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240" w:type="dxa"/>
            <w:tcBorders>
              <w:top w:val="nil"/>
              <w:left w:val="nil"/>
              <w:bottom w:val="single" w:sz="4" w:space="0" w:color="auto"/>
              <w:right w:val="single" w:sz="4" w:space="0" w:color="auto"/>
            </w:tcBorders>
            <w:shd w:val="clear" w:color="auto" w:fill="auto"/>
            <w:noWrap/>
            <w:vAlign w:val="bottom"/>
            <w:hideMark/>
          </w:tcPr>
          <w:p w14:paraId="161068F5" w14:textId="77777777" w:rsidR="000E70AC" w:rsidRPr="00740C3E" w:rsidRDefault="000E70AC" w:rsidP="00904693">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r>
    </w:tbl>
    <w:p w14:paraId="329ADCCA" w14:textId="19DA8F3B" w:rsidR="000E70AC" w:rsidRDefault="000E70AC" w:rsidP="003F5039">
      <w:pPr>
        <w:spacing w:line="480" w:lineRule="auto"/>
      </w:pPr>
    </w:p>
    <w:p w14:paraId="06ECE021" w14:textId="66F00B10" w:rsidR="00635F3E" w:rsidRDefault="00635F3E">
      <w:pPr>
        <w:spacing w:after="0" w:line="240" w:lineRule="auto"/>
        <w:jc w:val="left"/>
        <w:rPr>
          <w:rFonts w:asciiTheme="majorHAnsi" w:hAnsiTheme="majorHAnsi" w:cstheme="majorHAnsi"/>
          <w:b/>
          <w:iCs/>
        </w:rPr>
      </w:pPr>
      <w:r>
        <w:rPr>
          <w:rFonts w:asciiTheme="majorHAnsi" w:hAnsiTheme="majorHAnsi" w:cstheme="majorHAnsi"/>
          <w:b/>
          <w:iCs/>
        </w:rPr>
        <w:br w:type="page"/>
      </w:r>
    </w:p>
    <w:p w14:paraId="4BE82DA7" w14:textId="77777777" w:rsidR="00635F3E" w:rsidRPr="00382793" w:rsidRDefault="00635F3E" w:rsidP="00635F3E">
      <w:pPr>
        <w:rPr>
          <w:rFonts w:asciiTheme="majorHAnsi" w:hAnsiTheme="majorHAnsi" w:cstheme="majorHAnsi"/>
          <w:sz w:val="24"/>
          <w:szCs w:val="24"/>
        </w:rPr>
      </w:pPr>
      <w:r w:rsidRPr="00382793">
        <w:rPr>
          <w:rFonts w:asciiTheme="majorHAnsi" w:hAnsiTheme="majorHAnsi" w:cstheme="majorHAnsi"/>
          <w:noProof/>
          <w:sz w:val="24"/>
          <w:szCs w:val="24"/>
        </w:rPr>
        <w:lastRenderedPageBreak/>
        <w:drawing>
          <wp:inline distT="0" distB="0" distL="0" distR="0" wp14:anchorId="2B3FBD88" wp14:editId="4756C5D3">
            <wp:extent cx="5740400" cy="4089400"/>
            <wp:effectExtent l="0" t="0" r="0" b="0"/>
            <wp:docPr id="3" name="Picture 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histo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40400" cy="4089400"/>
                    </a:xfrm>
                    <a:prstGeom prst="rect">
                      <a:avLst/>
                    </a:prstGeom>
                  </pic:spPr>
                </pic:pic>
              </a:graphicData>
            </a:graphic>
          </wp:inline>
        </w:drawing>
      </w:r>
    </w:p>
    <w:p w14:paraId="252C3025" w14:textId="77777777" w:rsidR="00635F3E" w:rsidRPr="00382793" w:rsidRDefault="00635F3E" w:rsidP="00635F3E">
      <w:pPr>
        <w:spacing w:line="480" w:lineRule="auto"/>
        <w:rPr>
          <w:rFonts w:asciiTheme="majorHAnsi" w:hAnsiTheme="majorHAnsi" w:cstheme="majorHAnsi"/>
          <w:sz w:val="24"/>
          <w:szCs w:val="24"/>
        </w:rPr>
      </w:pPr>
      <w:r w:rsidRPr="00382793">
        <w:rPr>
          <w:rFonts w:asciiTheme="majorHAnsi" w:hAnsiTheme="majorHAnsi" w:cstheme="majorHAnsi"/>
          <w:b/>
          <w:bCs/>
          <w:sz w:val="24"/>
          <w:szCs w:val="24"/>
        </w:rPr>
        <w:t>Figure 1.1.</w:t>
      </w:r>
      <w:r w:rsidRPr="00382793">
        <w:rPr>
          <w:rFonts w:asciiTheme="majorHAnsi" w:hAnsiTheme="majorHAnsi" w:cstheme="majorHAnsi"/>
          <w:sz w:val="24"/>
          <w:szCs w:val="24"/>
        </w:rPr>
        <w:t xml:space="preserve"> </w:t>
      </w:r>
      <w:r w:rsidRPr="00382793">
        <w:rPr>
          <w:rFonts w:asciiTheme="majorHAnsi" w:hAnsiTheme="majorHAnsi" w:cstheme="majorHAnsi"/>
          <w:bCs/>
          <w:sz w:val="24"/>
          <w:szCs w:val="24"/>
        </w:rPr>
        <w:t>CDFW annual Fall Midwater Trawl delta smelt catch numbers (indices) from 1967 to 2021. CDFW did not sample in 1974 and 1979. Indices taken from CDFW publicly hosted dataset (https://www.dfg.ca.gov/delta/data/fmwt/indices.asp).</w:t>
      </w:r>
    </w:p>
    <w:p w14:paraId="0072B721" w14:textId="77777777" w:rsidR="00635F3E" w:rsidRDefault="00635F3E" w:rsidP="00644092">
      <w:pPr>
        <w:spacing w:line="480" w:lineRule="auto"/>
        <w:ind w:right="270"/>
        <w:jc w:val="center"/>
        <w:rPr>
          <w:rFonts w:asciiTheme="majorHAnsi" w:hAnsiTheme="majorHAnsi" w:cstheme="majorHAnsi"/>
          <w:b/>
          <w:iCs/>
        </w:rPr>
      </w:pPr>
    </w:p>
    <w:p w14:paraId="4C6648D9" w14:textId="485F05EA" w:rsidR="00644092" w:rsidRPr="002C7062" w:rsidRDefault="00644092" w:rsidP="00644092">
      <w:pPr>
        <w:spacing w:line="480" w:lineRule="auto"/>
        <w:ind w:right="270"/>
        <w:jc w:val="center"/>
        <w:rPr>
          <w:rFonts w:asciiTheme="majorHAnsi" w:hAnsiTheme="majorHAnsi" w:cstheme="majorHAnsi"/>
          <w:b/>
          <w:iCs/>
        </w:rPr>
      </w:pPr>
      <w:r w:rsidRPr="002C7062">
        <w:rPr>
          <w:rFonts w:asciiTheme="majorHAnsi" w:hAnsiTheme="majorHAnsi" w:cstheme="majorHAnsi"/>
          <w:b/>
          <w:iCs/>
          <w:noProof/>
        </w:rPr>
        <w:lastRenderedPageBreak/>
        <w:drawing>
          <wp:inline distT="0" distB="0" distL="0" distR="0" wp14:anchorId="6DB8E9E7" wp14:editId="69F24717">
            <wp:extent cx="4096789" cy="7141945"/>
            <wp:effectExtent l="0" t="0" r="5715" b="0"/>
            <wp:docPr id="6" name="image4.png" descr="A picture containing text, electronics,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png" descr="A picture containing text, electronics, computer&#10;&#10;Description automatically generated"/>
                    <pic:cNvPicPr>
                      <a:picLocks noChangeAspect="1" noChangeArrowheads="1"/>
                    </pic:cNvPicPr>
                  </pic:nvPicPr>
                  <pic:blipFill>
                    <a:blip r:embed="rId13"/>
                    <a:stretch>
                      <a:fillRect/>
                    </a:stretch>
                  </pic:blipFill>
                  <pic:spPr bwMode="auto">
                    <a:xfrm>
                      <a:off x="0" y="0"/>
                      <a:ext cx="4106926" cy="7159617"/>
                    </a:xfrm>
                    <a:prstGeom prst="rect">
                      <a:avLst/>
                    </a:prstGeom>
                  </pic:spPr>
                </pic:pic>
              </a:graphicData>
            </a:graphic>
          </wp:inline>
        </w:drawing>
      </w:r>
    </w:p>
    <w:p w14:paraId="70B590F0" w14:textId="1D030E0B" w:rsidR="000E70AC" w:rsidRPr="005549A1" w:rsidRDefault="00644092" w:rsidP="00644092">
      <w:pPr>
        <w:spacing w:line="480" w:lineRule="auto"/>
        <w:rPr>
          <w:rFonts w:asciiTheme="majorHAnsi" w:hAnsiTheme="majorHAnsi" w:cstheme="majorHAnsi"/>
          <w:bCs/>
          <w:sz w:val="24"/>
          <w:szCs w:val="24"/>
        </w:rPr>
      </w:pPr>
      <w:r w:rsidRPr="005549A1">
        <w:rPr>
          <w:rFonts w:asciiTheme="majorHAnsi" w:hAnsiTheme="majorHAnsi" w:cstheme="majorHAnsi"/>
          <w:b/>
          <w:bCs/>
          <w:sz w:val="24"/>
          <w:szCs w:val="24"/>
        </w:rPr>
        <w:t>Figure 2.1.</w:t>
      </w:r>
      <w:r w:rsidRPr="005549A1">
        <w:rPr>
          <w:rFonts w:asciiTheme="majorHAnsi" w:hAnsiTheme="majorHAnsi" w:cstheme="majorHAnsi"/>
          <w:sz w:val="24"/>
          <w:szCs w:val="24"/>
        </w:rPr>
        <w:t xml:space="preserve"> </w:t>
      </w:r>
      <w:r w:rsidRPr="005549A1">
        <w:rPr>
          <w:rFonts w:asciiTheme="majorHAnsi" w:hAnsiTheme="majorHAnsi" w:cstheme="majorHAnsi"/>
          <w:bCs/>
          <w:sz w:val="24"/>
          <w:szCs w:val="24"/>
        </w:rPr>
        <w:t xml:space="preserve">Pulse field gel images of extracted HMW gDNA from six rounds (A-F) of extractions. Green boxes surround lanes from extracted samples usable for long-read and linked-read </w:t>
      </w:r>
      <w:r w:rsidRPr="005549A1">
        <w:rPr>
          <w:rFonts w:asciiTheme="majorHAnsi" w:hAnsiTheme="majorHAnsi" w:cstheme="majorHAnsi"/>
          <w:bCs/>
          <w:sz w:val="24"/>
          <w:szCs w:val="24"/>
        </w:rPr>
        <w:lastRenderedPageBreak/>
        <w:t>sequencing (extraction distribution centered ~ 50</w:t>
      </w:r>
      <w:ins w:id="85" w:author="Andrea Schreier" w:date="2022-09-07T13:55:00Z">
        <w:r w:rsidR="00C6769A">
          <w:rPr>
            <w:rFonts w:asciiTheme="majorHAnsi" w:hAnsiTheme="majorHAnsi" w:cstheme="majorHAnsi"/>
            <w:bCs/>
            <w:sz w:val="24"/>
            <w:szCs w:val="24"/>
          </w:rPr>
          <w:t xml:space="preserve"> </w:t>
        </w:r>
      </w:ins>
      <w:r w:rsidRPr="005549A1">
        <w:rPr>
          <w:rFonts w:asciiTheme="majorHAnsi" w:hAnsiTheme="majorHAnsi" w:cstheme="majorHAnsi"/>
          <w:bCs/>
          <w:sz w:val="24"/>
          <w:szCs w:val="24"/>
        </w:rPr>
        <w:t xml:space="preserve">kb) by the UC Davis </w:t>
      </w:r>
      <w:r w:rsidR="00C6769A">
        <w:rPr>
          <w:rFonts w:asciiTheme="majorHAnsi" w:hAnsiTheme="majorHAnsi" w:cstheme="majorHAnsi"/>
          <w:bCs/>
          <w:sz w:val="24"/>
          <w:szCs w:val="24"/>
        </w:rPr>
        <w:t>DNA Technologies and Expression Analysis Core</w:t>
      </w:r>
      <w:r w:rsidRPr="005549A1">
        <w:rPr>
          <w:rFonts w:asciiTheme="majorHAnsi" w:hAnsiTheme="majorHAnsi" w:cstheme="majorHAnsi"/>
          <w:bCs/>
          <w:sz w:val="24"/>
          <w:szCs w:val="24"/>
        </w:rPr>
        <w:t>, yellow boxes surround lanes from samples with insufficient extraction lengths or concentration. A) Extraction #1: usable HMW gDNA from female b</w:t>
      </w:r>
      <w:r w:rsidRPr="005549A1">
        <w:rPr>
          <w:rFonts w:asciiTheme="majorHAnsi" w:hAnsiTheme="majorHAnsi" w:cstheme="majorHAnsi"/>
          <w:iCs/>
          <w:sz w:val="24"/>
          <w:szCs w:val="24"/>
        </w:rPr>
        <w:t>ack muscle tissue sample (T1F02_BM_FF</w:t>
      </w:r>
      <w:r w:rsidRPr="005549A1">
        <w:rPr>
          <w:rFonts w:asciiTheme="majorHAnsi" w:hAnsiTheme="majorHAnsi" w:cstheme="majorHAnsi"/>
          <w:bCs/>
          <w:sz w:val="24"/>
          <w:szCs w:val="24"/>
        </w:rPr>
        <w:t>), B) Extraction #2: no usable samples, C) Extraction #3: no usable samples, D) Extraction #4: No usable samples, E) Extraction #5: usable HMW gDNA from male b</w:t>
      </w:r>
      <w:r w:rsidRPr="005549A1">
        <w:rPr>
          <w:rFonts w:asciiTheme="majorHAnsi" w:hAnsiTheme="majorHAnsi" w:cstheme="majorHAnsi"/>
          <w:iCs/>
          <w:sz w:val="24"/>
          <w:szCs w:val="24"/>
        </w:rPr>
        <w:t>ack muscle tissue sample</w:t>
      </w:r>
      <w:r w:rsidRPr="005549A1">
        <w:rPr>
          <w:rFonts w:asciiTheme="majorHAnsi" w:hAnsiTheme="majorHAnsi" w:cstheme="majorHAnsi"/>
          <w:bCs/>
          <w:sz w:val="24"/>
          <w:szCs w:val="24"/>
        </w:rPr>
        <w:t xml:space="preserve"> (T3M02_BM_FF); F) Extraction #6: usable HMW gDNA from female gill</w:t>
      </w:r>
      <w:r w:rsidRPr="005549A1">
        <w:rPr>
          <w:rFonts w:asciiTheme="majorHAnsi" w:hAnsiTheme="majorHAnsi" w:cstheme="majorHAnsi"/>
          <w:iCs/>
          <w:sz w:val="24"/>
          <w:szCs w:val="24"/>
        </w:rPr>
        <w:t xml:space="preserve"> tissue sample</w:t>
      </w:r>
      <w:r w:rsidRPr="005549A1">
        <w:rPr>
          <w:rFonts w:asciiTheme="majorHAnsi" w:hAnsiTheme="majorHAnsi" w:cstheme="majorHAnsi"/>
          <w:bCs/>
          <w:sz w:val="24"/>
          <w:szCs w:val="24"/>
        </w:rPr>
        <w:t xml:space="preserve"> (T3F02_SC_FF).</w:t>
      </w:r>
    </w:p>
    <w:p w14:paraId="533002A2" w14:textId="3E3852C1" w:rsidR="00C1267C" w:rsidRPr="005549A1" w:rsidRDefault="00C1267C" w:rsidP="00644092">
      <w:pPr>
        <w:spacing w:line="480" w:lineRule="auto"/>
        <w:rPr>
          <w:rFonts w:asciiTheme="majorHAnsi" w:hAnsiTheme="majorHAnsi" w:cstheme="majorHAnsi"/>
          <w:sz w:val="24"/>
          <w:szCs w:val="24"/>
        </w:rPr>
      </w:pPr>
      <w:r w:rsidRPr="005549A1">
        <w:rPr>
          <w:rFonts w:asciiTheme="majorHAnsi" w:hAnsiTheme="majorHAnsi" w:cstheme="majorHAnsi"/>
          <w:sz w:val="24"/>
          <w:szCs w:val="24"/>
        </w:rPr>
        <w:br w:type="page"/>
      </w:r>
    </w:p>
    <w:p w14:paraId="11CB817F" w14:textId="77777777" w:rsidR="00644092" w:rsidRPr="005549A1" w:rsidRDefault="00644092" w:rsidP="00644092">
      <w:pPr>
        <w:spacing w:line="480" w:lineRule="auto"/>
        <w:rPr>
          <w:rFonts w:asciiTheme="majorHAnsi" w:hAnsiTheme="majorHAnsi" w:cstheme="majorHAnsi"/>
          <w:sz w:val="24"/>
          <w:szCs w:val="24"/>
        </w:rPr>
      </w:pPr>
    </w:p>
    <w:p w14:paraId="67C0ACE0" w14:textId="77777777" w:rsidR="00644092" w:rsidRPr="005549A1" w:rsidRDefault="00644092" w:rsidP="00AC6116">
      <w:pPr>
        <w:spacing w:line="480" w:lineRule="auto"/>
        <w:ind w:right="270"/>
        <w:jc w:val="center"/>
        <w:rPr>
          <w:rFonts w:asciiTheme="majorHAnsi" w:hAnsiTheme="majorHAnsi" w:cstheme="majorHAnsi"/>
          <w:sz w:val="24"/>
          <w:szCs w:val="24"/>
        </w:rPr>
      </w:pPr>
      <w:r w:rsidRPr="005549A1">
        <w:rPr>
          <w:rFonts w:asciiTheme="majorHAnsi" w:hAnsiTheme="majorHAnsi" w:cstheme="majorHAnsi"/>
          <w:noProof/>
          <w:sz w:val="24"/>
          <w:szCs w:val="24"/>
        </w:rPr>
        <w:drawing>
          <wp:inline distT="0" distB="0" distL="0" distR="0" wp14:anchorId="6ADA1AD6" wp14:editId="4C447329">
            <wp:extent cx="5943600" cy="5966460"/>
            <wp:effectExtent l="0" t="0" r="0" b="2540"/>
            <wp:docPr id="12" name="Picture 1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histo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5966460"/>
                    </a:xfrm>
                    <a:prstGeom prst="rect">
                      <a:avLst/>
                    </a:prstGeom>
                  </pic:spPr>
                </pic:pic>
              </a:graphicData>
            </a:graphic>
          </wp:inline>
        </w:drawing>
      </w:r>
    </w:p>
    <w:p w14:paraId="65B4F9A5" w14:textId="77777777" w:rsidR="00644092" w:rsidRPr="005549A1" w:rsidRDefault="00644092" w:rsidP="00644092">
      <w:pPr>
        <w:spacing w:line="480" w:lineRule="auto"/>
        <w:ind w:right="270"/>
        <w:rPr>
          <w:rFonts w:asciiTheme="majorHAnsi" w:hAnsiTheme="majorHAnsi" w:cstheme="majorHAnsi"/>
          <w:sz w:val="24"/>
          <w:szCs w:val="24"/>
        </w:rPr>
      </w:pPr>
      <w:r w:rsidRPr="005549A1">
        <w:rPr>
          <w:rFonts w:asciiTheme="majorHAnsi" w:eastAsia="Times New Roman" w:hAnsiTheme="majorHAnsi" w:cstheme="majorHAnsi"/>
          <w:b/>
          <w:sz w:val="24"/>
          <w:szCs w:val="24"/>
        </w:rPr>
        <w:t>Figure 2.2.</w:t>
      </w:r>
      <w:r w:rsidRPr="005549A1">
        <w:rPr>
          <w:rFonts w:asciiTheme="majorHAnsi" w:eastAsia="Times New Roman" w:hAnsiTheme="majorHAnsi" w:cstheme="majorHAnsi"/>
          <w:sz w:val="24"/>
          <w:szCs w:val="24"/>
        </w:rPr>
        <w:t xml:space="preserve"> Electropherograms of male and female samples used for linked-read library prep.</w:t>
      </w:r>
    </w:p>
    <w:p w14:paraId="7697DB82" w14:textId="77777777" w:rsidR="00644092" w:rsidRPr="005549A1" w:rsidRDefault="00644092" w:rsidP="00644092">
      <w:pPr>
        <w:spacing w:line="480" w:lineRule="auto"/>
        <w:jc w:val="center"/>
        <w:rPr>
          <w:rFonts w:asciiTheme="majorHAnsi" w:hAnsiTheme="majorHAnsi" w:cstheme="majorHAnsi"/>
          <w:sz w:val="24"/>
          <w:szCs w:val="24"/>
        </w:rPr>
      </w:pPr>
      <w:r w:rsidRPr="005549A1">
        <w:rPr>
          <w:rFonts w:asciiTheme="majorHAnsi" w:hAnsiTheme="majorHAnsi" w:cstheme="majorHAnsi"/>
          <w:noProof/>
          <w:sz w:val="24"/>
          <w:szCs w:val="24"/>
        </w:rPr>
        <w:lastRenderedPageBreak/>
        <w:drawing>
          <wp:inline distT="0" distB="0" distL="0" distR="0" wp14:anchorId="66A8B49F" wp14:editId="71261B44">
            <wp:extent cx="5943600" cy="4955540"/>
            <wp:effectExtent l="0" t="0" r="0" b="0"/>
            <wp:docPr id="5"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Chart, line chart&#10;&#10;Description automatically generated"/>
                    <pic:cNvPicPr>
                      <a:picLocks noChangeAspect="1" noChangeArrowheads="1"/>
                    </pic:cNvPicPr>
                  </pic:nvPicPr>
                  <pic:blipFill>
                    <a:blip r:embed="rId15"/>
                    <a:stretch>
                      <a:fillRect/>
                    </a:stretch>
                  </pic:blipFill>
                  <pic:spPr bwMode="auto">
                    <a:xfrm>
                      <a:off x="0" y="0"/>
                      <a:ext cx="5943600" cy="4955540"/>
                    </a:xfrm>
                    <a:prstGeom prst="rect">
                      <a:avLst/>
                    </a:prstGeom>
                  </pic:spPr>
                </pic:pic>
              </a:graphicData>
            </a:graphic>
          </wp:inline>
        </w:drawing>
      </w:r>
    </w:p>
    <w:p w14:paraId="142C72B1" w14:textId="5EB16344" w:rsidR="003F5039" w:rsidRPr="005549A1" w:rsidRDefault="00644092" w:rsidP="00644092">
      <w:pPr>
        <w:spacing w:line="480" w:lineRule="auto"/>
        <w:rPr>
          <w:rFonts w:asciiTheme="majorHAnsi" w:hAnsiTheme="majorHAnsi" w:cstheme="majorHAnsi"/>
          <w:sz w:val="24"/>
          <w:szCs w:val="24"/>
        </w:rPr>
      </w:pPr>
      <w:commentRangeStart w:id="86"/>
      <w:r w:rsidRPr="005549A1">
        <w:rPr>
          <w:rFonts w:asciiTheme="majorHAnsi" w:eastAsia="Times New Roman" w:hAnsiTheme="majorHAnsi" w:cstheme="majorHAnsi"/>
          <w:b/>
          <w:sz w:val="24"/>
          <w:szCs w:val="24"/>
        </w:rPr>
        <w:t>Figure 2.3</w:t>
      </w:r>
      <w:commentRangeEnd w:id="86"/>
      <w:r w:rsidR="00C6769A">
        <w:rPr>
          <w:rStyle w:val="CommentReference"/>
        </w:rPr>
        <w:commentReference w:id="86"/>
      </w:r>
      <w:r w:rsidRPr="005549A1">
        <w:rPr>
          <w:rFonts w:asciiTheme="majorHAnsi" w:eastAsia="Times New Roman" w:hAnsiTheme="majorHAnsi" w:cstheme="majorHAnsi"/>
          <w:b/>
          <w:sz w:val="24"/>
          <w:szCs w:val="24"/>
        </w:rPr>
        <w:t>.</w:t>
      </w:r>
      <w:r w:rsidRPr="005549A1">
        <w:rPr>
          <w:rFonts w:asciiTheme="majorHAnsi" w:eastAsia="Times New Roman" w:hAnsiTheme="majorHAnsi" w:cstheme="majorHAnsi"/>
          <w:sz w:val="24"/>
          <w:szCs w:val="24"/>
        </w:rPr>
        <w:t xml:space="preserve"> Linked-read k-mer spectra histograms created from </w:t>
      </w:r>
      <w:r w:rsidR="005549A1" w:rsidRPr="005549A1">
        <w:rPr>
          <w:rFonts w:ascii="Courier" w:hAnsi="Courier" w:cstheme="majorHAnsi"/>
          <w:sz w:val="24"/>
          <w:szCs w:val="24"/>
        </w:rPr>
        <w:t>kat hist</w:t>
      </w:r>
      <w:r w:rsidR="005549A1" w:rsidRPr="005549A1">
        <w:rPr>
          <w:rFonts w:asciiTheme="majorHAnsi" w:eastAsia="Times New Roman" w:hAnsiTheme="majorHAnsi" w:cstheme="majorHAnsi"/>
          <w:sz w:val="24"/>
          <w:szCs w:val="24"/>
        </w:rPr>
        <w:t xml:space="preserve"> </w:t>
      </w:r>
      <w:r w:rsidRPr="005549A1">
        <w:rPr>
          <w:rFonts w:asciiTheme="majorHAnsi" w:eastAsia="Times New Roman" w:hAnsiTheme="majorHAnsi" w:cstheme="majorHAnsi"/>
          <w:sz w:val="24"/>
          <w:szCs w:val="24"/>
        </w:rPr>
        <w:t xml:space="preserve">function. Each plot shows the number of distinct k-mers at different frequencies from </w:t>
      </w:r>
      <w:r w:rsidR="007E7567">
        <w:rPr>
          <w:rFonts w:asciiTheme="majorHAnsi" w:eastAsia="Times New Roman" w:hAnsiTheme="majorHAnsi" w:cstheme="majorHAnsi"/>
          <w:sz w:val="24"/>
          <w:szCs w:val="24"/>
        </w:rPr>
        <w:t>fe</w:t>
      </w:r>
      <w:r w:rsidRPr="005549A1">
        <w:rPr>
          <w:rFonts w:asciiTheme="majorHAnsi" w:eastAsia="Times New Roman" w:hAnsiTheme="majorHAnsi" w:cstheme="majorHAnsi"/>
          <w:sz w:val="24"/>
          <w:szCs w:val="24"/>
        </w:rPr>
        <w:t>male (A &amp; B) and male (C &amp; D) sequencing data. Histograms using k=21 (A &amp; C), and k=31 (B &amp; D). The high abundance of low frequency k-mers are expected as a product of sequencing and base calling errors.</w:t>
      </w:r>
    </w:p>
    <w:p w14:paraId="4E59D802" w14:textId="34E49903" w:rsidR="00644092" w:rsidRPr="005549A1" w:rsidRDefault="00644092" w:rsidP="003F5039">
      <w:pPr>
        <w:spacing w:line="480" w:lineRule="auto"/>
        <w:rPr>
          <w:rFonts w:asciiTheme="majorHAnsi" w:hAnsiTheme="majorHAnsi" w:cstheme="majorHAnsi"/>
          <w:sz w:val="24"/>
          <w:szCs w:val="24"/>
        </w:rPr>
      </w:pPr>
    </w:p>
    <w:p w14:paraId="592BF6BF" w14:textId="77777777" w:rsidR="00644092" w:rsidRPr="005549A1" w:rsidRDefault="00644092" w:rsidP="00AC6116">
      <w:pPr>
        <w:spacing w:line="480" w:lineRule="auto"/>
        <w:jc w:val="center"/>
        <w:rPr>
          <w:rFonts w:asciiTheme="majorHAnsi" w:hAnsiTheme="majorHAnsi" w:cstheme="majorHAnsi"/>
          <w:sz w:val="24"/>
          <w:szCs w:val="24"/>
        </w:rPr>
      </w:pPr>
      <w:r w:rsidRPr="005549A1">
        <w:rPr>
          <w:rFonts w:asciiTheme="majorHAnsi" w:hAnsiTheme="majorHAnsi" w:cstheme="majorHAnsi"/>
          <w:noProof/>
          <w:sz w:val="24"/>
          <w:szCs w:val="24"/>
        </w:rPr>
        <w:lastRenderedPageBreak/>
        <w:drawing>
          <wp:inline distT="0" distB="0" distL="0" distR="0" wp14:anchorId="269FD6D1" wp14:editId="5D00DC80">
            <wp:extent cx="5943600" cy="4955540"/>
            <wp:effectExtent l="0" t="0" r="0" b="0"/>
            <wp:docPr id="10" name="Picture 10" descr="A picture containing text, printer,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printer, screenshot&#10;&#10;Description automatically generated"/>
                    <pic:cNvPicPr>
                      <a:picLocks noChangeAspect="1" noChangeArrowheads="1"/>
                    </pic:cNvPicPr>
                  </pic:nvPicPr>
                  <pic:blipFill>
                    <a:blip r:embed="rId16"/>
                    <a:stretch>
                      <a:fillRect/>
                    </a:stretch>
                  </pic:blipFill>
                  <pic:spPr bwMode="auto">
                    <a:xfrm>
                      <a:off x="0" y="0"/>
                      <a:ext cx="5943600" cy="4955540"/>
                    </a:xfrm>
                    <a:prstGeom prst="rect">
                      <a:avLst/>
                    </a:prstGeom>
                  </pic:spPr>
                </pic:pic>
              </a:graphicData>
            </a:graphic>
          </wp:inline>
        </w:drawing>
      </w:r>
    </w:p>
    <w:p w14:paraId="06A5EDC8" w14:textId="70F53FA3" w:rsidR="00644092" w:rsidRPr="005549A1" w:rsidRDefault="00644092" w:rsidP="00644092">
      <w:pPr>
        <w:spacing w:line="480" w:lineRule="auto"/>
        <w:rPr>
          <w:rFonts w:asciiTheme="majorHAnsi" w:hAnsiTheme="majorHAnsi" w:cstheme="majorHAnsi"/>
          <w:sz w:val="24"/>
          <w:szCs w:val="24"/>
        </w:rPr>
      </w:pPr>
      <w:r w:rsidRPr="005549A1">
        <w:rPr>
          <w:rFonts w:asciiTheme="majorHAnsi" w:eastAsia="Times New Roman" w:hAnsiTheme="majorHAnsi" w:cstheme="majorHAnsi"/>
          <w:b/>
          <w:sz w:val="24"/>
          <w:szCs w:val="24"/>
        </w:rPr>
        <w:t>Figure 2.4.</w:t>
      </w:r>
      <w:r w:rsidRPr="005549A1">
        <w:rPr>
          <w:rFonts w:asciiTheme="majorHAnsi" w:eastAsia="Times New Roman" w:hAnsiTheme="majorHAnsi" w:cstheme="majorHAnsi"/>
          <w:sz w:val="24"/>
          <w:szCs w:val="24"/>
        </w:rPr>
        <w:t xml:space="preserve"> Heatmaps of k-mer frequency (x-axis) vs GC count (y-axis) colored by the number of distinct k-mers created by with the </w:t>
      </w:r>
      <w:r w:rsidR="005549A1" w:rsidRPr="005549A1">
        <w:rPr>
          <w:rFonts w:ascii="Courier" w:hAnsi="Courier" w:cstheme="majorHAnsi"/>
          <w:sz w:val="24"/>
          <w:szCs w:val="24"/>
        </w:rPr>
        <w:t xml:space="preserve">kat </w:t>
      </w:r>
      <w:proofErr w:type="spellStart"/>
      <w:r w:rsidR="005549A1">
        <w:rPr>
          <w:rFonts w:ascii="Courier" w:hAnsi="Courier" w:cstheme="majorHAnsi"/>
          <w:sz w:val="24"/>
          <w:szCs w:val="24"/>
        </w:rPr>
        <w:t>gcp</w:t>
      </w:r>
      <w:proofErr w:type="spellEnd"/>
      <w:r w:rsidR="005549A1" w:rsidRPr="005549A1">
        <w:rPr>
          <w:rFonts w:asciiTheme="majorHAnsi" w:eastAsia="Times New Roman" w:hAnsiTheme="majorHAnsi" w:cstheme="majorHAnsi"/>
          <w:sz w:val="24"/>
          <w:szCs w:val="24"/>
        </w:rPr>
        <w:t xml:space="preserve"> </w:t>
      </w:r>
      <w:r w:rsidRPr="005549A1">
        <w:rPr>
          <w:rFonts w:asciiTheme="majorHAnsi" w:eastAsia="Times New Roman" w:hAnsiTheme="majorHAnsi" w:cstheme="majorHAnsi"/>
          <w:sz w:val="24"/>
          <w:szCs w:val="24"/>
        </w:rPr>
        <w:t>function. Blue indicates fewer distinct k-mers with a given GC count and frequency, while yellow indicates more distinct k-mers. Plots using k=21 (A &amp; C), and k=31 (B &amp; D). No indication of contamination was detected in female (A &amp; B) and male (C &amp; D) sequencing data. Low frequency k-mers with a broad distribution of GC content is expected from sequencing and base calling errors</w:t>
      </w:r>
      <w:r w:rsidRPr="005549A1">
        <w:rPr>
          <w:rFonts w:asciiTheme="majorHAnsi" w:hAnsiTheme="majorHAnsi" w:cstheme="majorHAnsi"/>
          <w:sz w:val="24"/>
          <w:szCs w:val="24"/>
        </w:rPr>
        <w:t>.</w:t>
      </w:r>
    </w:p>
    <w:p w14:paraId="40CED0C5" w14:textId="671227F8" w:rsidR="00644092" w:rsidRPr="005549A1" w:rsidRDefault="00644092" w:rsidP="003F5039">
      <w:pPr>
        <w:spacing w:line="480" w:lineRule="auto"/>
        <w:rPr>
          <w:rFonts w:asciiTheme="majorHAnsi" w:hAnsiTheme="majorHAnsi" w:cstheme="majorHAnsi"/>
          <w:sz w:val="24"/>
          <w:szCs w:val="24"/>
        </w:rPr>
      </w:pPr>
    </w:p>
    <w:p w14:paraId="5699EFD5" w14:textId="77777777" w:rsidR="00644092" w:rsidRPr="005549A1" w:rsidRDefault="00644092" w:rsidP="00AC6116">
      <w:pPr>
        <w:spacing w:line="480" w:lineRule="auto"/>
        <w:jc w:val="center"/>
        <w:rPr>
          <w:rFonts w:asciiTheme="majorHAnsi" w:hAnsiTheme="majorHAnsi" w:cstheme="majorHAnsi"/>
          <w:sz w:val="24"/>
          <w:szCs w:val="24"/>
        </w:rPr>
      </w:pPr>
      <w:r w:rsidRPr="005549A1">
        <w:rPr>
          <w:rFonts w:asciiTheme="majorHAnsi" w:hAnsiTheme="majorHAnsi" w:cstheme="majorHAnsi"/>
          <w:noProof/>
          <w:sz w:val="24"/>
          <w:szCs w:val="24"/>
        </w:rPr>
        <w:lastRenderedPageBreak/>
        <w:drawing>
          <wp:inline distT="0" distB="0" distL="0" distR="0" wp14:anchorId="13B2DBDB" wp14:editId="4FA9268A">
            <wp:extent cx="5943600" cy="4955540"/>
            <wp:effectExtent l="0" t="0" r="0" b="0"/>
            <wp:docPr id="7" name="Picture 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with medium confidence"/>
                    <pic:cNvPicPr>
                      <a:picLocks noChangeAspect="1" noChangeArrowheads="1"/>
                    </pic:cNvPicPr>
                  </pic:nvPicPr>
                  <pic:blipFill>
                    <a:blip r:embed="rId17"/>
                    <a:stretch>
                      <a:fillRect/>
                    </a:stretch>
                  </pic:blipFill>
                  <pic:spPr bwMode="auto">
                    <a:xfrm>
                      <a:off x="0" y="0"/>
                      <a:ext cx="5943600" cy="4955540"/>
                    </a:xfrm>
                    <a:prstGeom prst="rect">
                      <a:avLst/>
                    </a:prstGeom>
                  </pic:spPr>
                </pic:pic>
              </a:graphicData>
            </a:graphic>
          </wp:inline>
        </w:drawing>
      </w:r>
    </w:p>
    <w:p w14:paraId="6A929033" w14:textId="4E1802B8" w:rsidR="00644092" w:rsidRPr="005549A1" w:rsidRDefault="00644092" w:rsidP="00644092">
      <w:pPr>
        <w:spacing w:line="480" w:lineRule="auto"/>
        <w:ind w:right="270"/>
        <w:rPr>
          <w:rFonts w:asciiTheme="majorHAnsi" w:eastAsia="Times New Roman" w:hAnsiTheme="majorHAnsi" w:cstheme="majorHAnsi"/>
          <w:sz w:val="24"/>
          <w:szCs w:val="24"/>
        </w:rPr>
        <w:sectPr w:rsidR="00644092" w:rsidRPr="005549A1" w:rsidSect="00317A9B">
          <w:pgSz w:w="12240" w:h="15840"/>
          <w:pgMar w:top="1440" w:right="1440" w:bottom="1440" w:left="1440" w:header="0" w:footer="0" w:gutter="0"/>
          <w:pgNumType w:start="1"/>
          <w:cols w:space="720"/>
          <w:formProt w:val="0"/>
          <w:docGrid w:linePitch="299" w:charSpace="-2254"/>
        </w:sectPr>
      </w:pPr>
      <w:r w:rsidRPr="005549A1">
        <w:rPr>
          <w:rFonts w:asciiTheme="majorHAnsi" w:eastAsia="Times New Roman" w:hAnsiTheme="majorHAnsi" w:cstheme="majorHAnsi"/>
          <w:b/>
          <w:sz w:val="24"/>
          <w:szCs w:val="24"/>
        </w:rPr>
        <w:t>Figure 2.5.</w:t>
      </w:r>
      <w:r w:rsidRPr="005549A1">
        <w:rPr>
          <w:rFonts w:asciiTheme="majorHAnsi" w:eastAsia="Times New Roman" w:hAnsiTheme="majorHAnsi" w:cstheme="majorHAnsi"/>
          <w:sz w:val="24"/>
          <w:szCs w:val="24"/>
        </w:rPr>
        <w:t xml:space="preserve"> K-mer comparison plot of the number of distinct k-mers at different frequencies in linked-read sequence data using the </w:t>
      </w:r>
      <w:r w:rsidR="005549A1" w:rsidRPr="005549A1">
        <w:rPr>
          <w:rFonts w:ascii="Courier" w:hAnsi="Courier" w:cstheme="majorHAnsi"/>
          <w:sz w:val="24"/>
          <w:szCs w:val="24"/>
        </w:rPr>
        <w:t xml:space="preserve">kat </w:t>
      </w:r>
      <w:r w:rsidR="005549A1">
        <w:rPr>
          <w:rFonts w:ascii="Courier" w:hAnsi="Courier" w:cstheme="majorHAnsi"/>
          <w:sz w:val="24"/>
          <w:szCs w:val="24"/>
        </w:rPr>
        <w:t>comp</w:t>
      </w:r>
      <w:r w:rsidR="005549A1" w:rsidRPr="005549A1">
        <w:rPr>
          <w:rFonts w:asciiTheme="majorHAnsi" w:eastAsia="Times New Roman" w:hAnsiTheme="majorHAnsi" w:cstheme="majorHAnsi"/>
          <w:sz w:val="24"/>
          <w:szCs w:val="24"/>
        </w:rPr>
        <w:t xml:space="preserve"> </w:t>
      </w:r>
      <w:r w:rsidRPr="005549A1">
        <w:rPr>
          <w:rFonts w:asciiTheme="majorHAnsi" w:eastAsia="Times New Roman" w:hAnsiTheme="majorHAnsi" w:cstheme="majorHAnsi"/>
          <w:sz w:val="24"/>
          <w:szCs w:val="24"/>
        </w:rPr>
        <w:t xml:space="preserve">function with female (A &amp; B) or male (C &amp; D) samples. Plots using k=21 (A &amp; C), and k=31 (B &amp; D). For all plots the R1 (x-axis) and R2 (y-axis) captures a slightly different information, but no major sources of sequencing bias appear to occur. </w:t>
      </w:r>
      <w:r w:rsidRPr="005549A1">
        <w:rPr>
          <w:rFonts w:asciiTheme="majorHAnsi" w:hAnsiTheme="majorHAnsi" w:cstheme="majorHAnsi"/>
          <w:sz w:val="24"/>
          <w:szCs w:val="24"/>
        </w:rPr>
        <w:t>Sequencing bias in either of the two files would result in an irregular pattern in the number of distinct k-mers</w:t>
      </w:r>
    </w:p>
    <w:p w14:paraId="78140EC5" w14:textId="77777777" w:rsidR="00644092" w:rsidRPr="005549A1" w:rsidRDefault="00644092" w:rsidP="00AC6116">
      <w:pPr>
        <w:spacing w:line="480" w:lineRule="auto"/>
        <w:ind w:right="270"/>
        <w:jc w:val="center"/>
        <w:rPr>
          <w:rFonts w:asciiTheme="majorHAnsi" w:hAnsiTheme="majorHAnsi" w:cstheme="majorHAnsi"/>
          <w:sz w:val="24"/>
          <w:szCs w:val="24"/>
        </w:rPr>
      </w:pPr>
      <w:r w:rsidRPr="005549A1">
        <w:rPr>
          <w:rFonts w:asciiTheme="majorHAnsi" w:hAnsiTheme="majorHAnsi" w:cstheme="majorHAnsi"/>
          <w:noProof/>
          <w:sz w:val="24"/>
          <w:szCs w:val="24"/>
        </w:rPr>
        <w:lastRenderedPageBreak/>
        <w:drawing>
          <wp:inline distT="0" distB="0" distL="0" distR="0" wp14:anchorId="52DCB5F7" wp14:editId="783D9367">
            <wp:extent cx="5943600" cy="6355715"/>
            <wp:effectExtent l="0" t="0" r="0" b="0"/>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6355715"/>
                    </a:xfrm>
                    <a:prstGeom prst="rect">
                      <a:avLst/>
                    </a:prstGeom>
                  </pic:spPr>
                </pic:pic>
              </a:graphicData>
            </a:graphic>
          </wp:inline>
        </w:drawing>
      </w:r>
    </w:p>
    <w:p w14:paraId="3487A549" w14:textId="5BC1A36C" w:rsidR="00644092" w:rsidRPr="005549A1" w:rsidRDefault="00644092" w:rsidP="00644092">
      <w:pPr>
        <w:spacing w:line="480" w:lineRule="auto"/>
        <w:ind w:right="270"/>
        <w:rPr>
          <w:rFonts w:asciiTheme="majorHAnsi" w:hAnsiTheme="majorHAnsi" w:cstheme="majorHAnsi"/>
          <w:sz w:val="24"/>
          <w:szCs w:val="24"/>
        </w:rPr>
      </w:pPr>
      <w:r w:rsidRPr="005549A1">
        <w:rPr>
          <w:rFonts w:asciiTheme="majorHAnsi" w:hAnsiTheme="majorHAnsi" w:cstheme="majorHAnsi"/>
          <w:b/>
          <w:bCs/>
          <w:sz w:val="24"/>
          <w:szCs w:val="24"/>
        </w:rPr>
        <w:t xml:space="preserve">Figure 2.6. </w:t>
      </w:r>
      <w:r w:rsidRPr="005549A1">
        <w:rPr>
          <w:rFonts w:asciiTheme="majorHAnsi" w:hAnsiTheme="majorHAnsi" w:cstheme="majorHAnsi"/>
          <w:sz w:val="24"/>
          <w:szCs w:val="24"/>
        </w:rPr>
        <w:t xml:space="preserve">Metrics from each assembly step. A) N50 and L50 metrics and B) The total number of contigs resulting from each assembly step. Metrics show an increase in contiguity after each step of the assembly pipeline. Large raw data (a0) metrics (L50=771,808 and total contig count= 2,741,504 for the female data, and L50=1,276,120 and total contig count=3,095,133 for the </w:t>
      </w:r>
      <w:r w:rsidRPr="005549A1">
        <w:rPr>
          <w:rFonts w:asciiTheme="majorHAnsi" w:hAnsiTheme="majorHAnsi" w:cstheme="majorHAnsi"/>
          <w:sz w:val="24"/>
          <w:szCs w:val="24"/>
        </w:rPr>
        <w:lastRenderedPageBreak/>
        <w:t>male data) have been omitted to better visualize the difference of metrics in the post assembly steps.</w:t>
      </w:r>
    </w:p>
    <w:p w14:paraId="2E51180A" w14:textId="24A42C69" w:rsidR="00644092" w:rsidRPr="005549A1" w:rsidRDefault="00644092" w:rsidP="003F5039">
      <w:pPr>
        <w:spacing w:line="480" w:lineRule="auto"/>
        <w:rPr>
          <w:rFonts w:asciiTheme="majorHAnsi" w:hAnsiTheme="majorHAnsi" w:cstheme="majorHAnsi"/>
          <w:sz w:val="24"/>
          <w:szCs w:val="24"/>
        </w:rPr>
      </w:pPr>
    </w:p>
    <w:p w14:paraId="7E6BD55B" w14:textId="77777777" w:rsidR="00644092" w:rsidRPr="005549A1" w:rsidRDefault="00644092" w:rsidP="00AC6116">
      <w:pPr>
        <w:spacing w:line="480" w:lineRule="auto"/>
        <w:ind w:right="270"/>
        <w:jc w:val="center"/>
        <w:rPr>
          <w:rFonts w:asciiTheme="majorHAnsi" w:hAnsiTheme="majorHAnsi" w:cstheme="majorHAnsi"/>
          <w:sz w:val="24"/>
          <w:szCs w:val="24"/>
        </w:rPr>
      </w:pPr>
      <w:r w:rsidRPr="005549A1">
        <w:rPr>
          <w:rFonts w:asciiTheme="majorHAnsi" w:hAnsiTheme="majorHAnsi" w:cstheme="majorHAnsi"/>
          <w:noProof/>
          <w:sz w:val="24"/>
          <w:szCs w:val="24"/>
        </w:rPr>
        <w:drawing>
          <wp:inline distT="0" distB="0" distL="0" distR="0" wp14:anchorId="313A9797" wp14:editId="2FD63EB1">
            <wp:extent cx="5943600" cy="2710035"/>
            <wp:effectExtent l="0" t="0" r="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710035"/>
                    </a:xfrm>
                    <a:prstGeom prst="rect">
                      <a:avLst/>
                    </a:prstGeom>
                  </pic:spPr>
                </pic:pic>
              </a:graphicData>
            </a:graphic>
          </wp:inline>
        </w:drawing>
      </w:r>
    </w:p>
    <w:p w14:paraId="09E4FFEB" w14:textId="77777777" w:rsidR="00644092" w:rsidRPr="005549A1" w:rsidRDefault="00644092" w:rsidP="00644092">
      <w:pPr>
        <w:spacing w:line="480" w:lineRule="auto"/>
        <w:ind w:right="270"/>
        <w:rPr>
          <w:rFonts w:asciiTheme="majorHAnsi" w:hAnsiTheme="majorHAnsi" w:cstheme="majorHAnsi"/>
          <w:sz w:val="24"/>
          <w:szCs w:val="24"/>
        </w:rPr>
      </w:pPr>
      <w:r w:rsidRPr="005549A1">
        <w:rPr>
          <w:rFonts w:asciiTheme="majorHAnsi" w:eastAsia="Times New Roman" w:hAnsiTheme="majorHAnsi" w:cstheme="majorHAnsi"/>
          <w:b/>
          <w:sz w:val="24"/>
          <w:szCs w:val="24"/>
        </w:rPr>
        <w:t>Figure 2.7.</w:t>
      </w:r>
      <w:r w:rsidRPr="005549A1">
        <w:rPr>
          <w:rFonts w:asciiTheme="majorHAnsi" w:eastAsia="Times New Roman" w:hAnsiTheme="majorHAnsi" w:cstheme="majorHAnsi"/>
          <w:sz w:val="24"/>
          <w:szCs w:val="24"/>
        </w:rPr>
        <w:t xml:space="preserve"> Cumulative read length plots of each iteration (A</w:t>
      </w:r>
      <w:r w:rsidRPr="005549A1">
        <w:rPr>
          <w:rFonts w:asciiTheme="majorHAnsi" w:eastAsia="Times New Roman" w:hAnsiTheme="majorHAnsi" w:cstheme="majorHAnsi"/>
          <w:sz w:val="24"/>
          <w:szCs w:val="24"/>
          <w:vertAlign w:val="subscript"/>
        </w:rPr>
        <w:t>1</w:t>
      </w:r>
      <w:r w:rsidRPr="005549A1">
        <w:rPr>
          <w:rFonts w:asciiTheme="majorHAnsi" w:eastAsia="Times New Roman" w:hAnsiTheme="majorHAnsi" w:cstheme="majorHAnsi"/>
          <w:sz w:val="24"/>
          <w:szCs w:val="24"/>
        </w:rPr>
        <w:t xml:space="preserve"> – A</w:t>
      </w:r>
      <w:r w:rsidRPr="005549A1">
        <w:rPr>
          <w:rFonts w:asciiTheme="majorHAnsi" w:eastAsia="Times New Roman" w:hAnsiTheme="majorHAnsi" w:cstheme="majorHAnsi"/>
          <w:sz w:val="24"/>
          <w:szCs w:val="24"/>
          <w:vertAlign w:val="subscript"/>
        </w:rPr>
        <w:t>4</w:t>
      </w:r>
      <w:r w:rsidRPr="005549A1">
        <w:rPr>
          <w:rFonts w:asciiTheme="majorHAnsi" w:eastAsia="Times New Roman" w:hAnsiTheme="majorHAnsi" w:cstheme="majorHAnsi"/>
          <w:sz w:val="24"/>
          <w:szCs w:val="24"/>
        </w:rPr>
        <w:t>) of the female and male genome assemblies.</w:t>
      </w:r>
    </w:p>
    <w:p w14:paraId="61164DD2" w14:textId="77777777" w:rsidR="00C1267C" w:rsidRPr="005549A1" w:rsidRDefault="00C1267C" w:rsidP="00AC6116">
      <w:pPr>
        <w:spacing w:line="480" w:lineRule="auto"/>
        <w:jc w:val="center"/>
        <w:rPr>
          <w:rFonts w:asciiTheme="majorHAnsi" w:hAnsiTheme="majorHAnsi" w:cstheme="majorHAnsi"/>
          <w:sz w:val="24"/>
          <w:szCs w:val="24"/>
        </w:rPr>
      </w:pPr>
      <w:r w:rsidRPr="005549A1">
        <w:rPr>
          <w:rFonts w:asciiTheme="majorHAnsi" w:hAnsiTheme="majorHAnsi" w:cstheme="majorHAnsi"/>
          <w:noProof/>
          <w:sz w:val="24"/>
          <w:szCs w:val="24"/>
        </w:rPr>
        <w:lastRenderedPageBreak/>
        <w:drawing>
          <wp:inline distT="0" distB="0" distL="0" distR="0" wp14:anchorId="34930D10" wp14:editId="0868FA87">
            <wp:extent cx="3686962" cy="7373923"/>
            <wp:effectExtent l="0" t="0" r="0" b="5080"/>
            <wp:docPr id="8" name="Picture 10" descr="Black dots on a whit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0" descr="Black dots on a white background&#10;&#10;Description automatically generated with medium confidence"/>
                    <pic:cNvPicPr>
                      <a:picLocks noChangeAspect="1" noChangeArrowheads="1"/>
                    </pic:cNvPicPr>
                  </pic:nvPicPr>
                  <pic:blipFill>
                    <a:blip r:embed="rId20"/>
                    <a:stretch>
                      <a:fillRect/>
                    </a:stretch>
                  </pic:blipFill>
                  <pic:spPr bwMode="auto">
                    <a:xfrm>
                      <a:off x="0" y="0"/>
                      <a:ext cx="3721416" cy="7442832"/>
                    </a:xfrm>
                    <a:prstGeom prst="rect">
                      <a:avLst/>
                    </a:prstGeom>
                  </pic:spPr>
                </pic:pic>
              </a:graphicData>
            </a:graphic>
          </wp:inline>
        </w:drawing>
      </w:r>
    </w:p>
    <w:p w14:paraId="2FB457A4" w14:textId="77777777" w:rsidR="00C1267C" w:rsidRPr="005549A1" w:rsidRDefault="00C1267C" w:rsidP="00C1267C">
      <w:pPr>
        <w:spacing w:line="480" w:lineRule="auto"/>
        <w:rPr>
          <w:rFonts w:asciiTheme="majorHAnsi" w:eastAsia="Times New Roman" w:hAnsiTheme="majorHAnsi" w:cstheme="majorHAnsi"/>
          <w:sz w:val="24"/>
          <w:szCs w:val="24"/>
        </w:rPr>
      </w:pPr>
      <w:r w:rsidRPr="005549A1">
        <w:rPr>
          <w:rFonts w:asciiTheme="majorHAnsi" w:eastAsia="Times New Roman" w:hAnsiTheme="majorHAnsi" w:cstheme="majorHAnsi"/>
          <w:b/>
          <w:sz w:val="24"/>
          <w:szCs w:val="24"/>
        </w:rPr>
        <w:lastRenderedPageBreak/>
        <w:t>Figure 2.7.</w:t>
      </w:r>
      <w:r w:rsidRPr="005549A1">
        <w:rPr>
          <w:rFonts w:asciiTheme="majorHAnsi" w:eastAsia="Times New Roman" w:hAnsiTheme="majorHAnsi" w:cstheme="majorHAnsi"/>
          <w:sz w:val="24"/>
          <w:szCs w:val="24"/>
        </w:rPr>
        <w:t xml:space="preserve"> Karyotype of metaphase stage mitotic cell from a male delta smelt showing 2n = 56 chromosomes. A) unmodified image, no scale bar; B) Adobe Photoshop modified image, plus scale bar; C) Adobe Photoshop focused image, plus scale bar.</w:t>
      </w:r>
    </w:p>
    <w:p w14:paraId="5A151E48" w14:textId="450E030B" w:rsidR="003F5039" w:rsidRPr="005549A1" w:rsidRDefault="003F5039" w:rsidP="003F5039">
      <w:pPr>
        <w:spacing w:line="480" w:lineRule="auto"/>
        <w:rPr>
          <w:rFonts w:asciiTheme="majorHAnsi" w:hAnsiTheme="majorHAnsi" w:cstheme="majorHAnsi"/>
          <w:sz w:val="24"/>
          <w:szCs w:val="24"/>
        </w:rPr>
      </w:pPr>
    </w:p>
    <w:sectPr w:rsidR="003F5039" w:rsidRPr="005549A1" w:rsidSect="000E70AC">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1" w:author="Andrea Schreier" w:date="2022-09-06T16:10:00Z" w:initials="AS">
    <w:p w14:paraId="5CEF2D31" w14:textId="08E879DE" w:rsidR="002C69E3" w:rsidRDefault="002C69E3">
      <w:pPr>
        <w:pStyle w:val="CommentText"/>
      </w:pPr>
      <w:r>
        <w:rPr>
          <w:rStyle w:val="CommentReference"/>
        </w:rPr>
        <w:annotationRef/>
      </w:r>
      <w:r>
        <w:t xml:space="preserve">There are </w:t>
      </w:r>
      <w:proofErr w:type="gramStart"/>
      <w:r>
        <w:t>a number of</w:t>
      </w:r>
      <w:proofErr w:type="gramEnd"/>
      <w:r>
        <w:t xml:space="preserve"> papers that mention the impact of </w:t>
      </w:r>
      <w:r w:rsidR="008A1BAC">
        <w:t xml:space="preserve">mining on the SFE that would have started in the </w:t>
      </w:r>
      <w:r w:rsidR="00291495">
        <w:t xml:space="preserve">mid </w:t>
      </w:r>
      <w:r w:rsidR="008A1BAC">
        <w:t>1800s, during the gold rush</w:t>
      </w:r>
      <w:r w:rsidR="00291495">
        <w:t xml:space="preserve">. </w:t>
      </w:r>
      <w:r w:rsidR="008A1BAC">
        <w:t xml:space="preserve">Hydraulic mining </w:t>
      </w:r>
      <w:r w:rsidR="00291495">
        <w:t xml:space="preserve">for gold released a bunch of mercury that is now in the sediments there, and possibly channelization started in the 1800s too. A little google </w:t>
      </w:r>
      <w:proofErr w:type="spellStart"/>
      <w:r w:rsidR="00291495">
        <w:t>scholaring</w:t>
      </w:r>
      <w:proofErr w:type="spellEnd"/>
      <w:r w:rsidR="00291495">
        <w:t xml:space="preserve"> should help you find some papers about it.</w:t>
      </w:r>
    </w:p>
  </w:comment>
  <w:comment w:id="12" w:author="Andrea Schreier" w:date="2022-09-06T16:19:00Z" w:initials="AS">
    <w:p w14:paraId="405A4976" w14:textId="2B9F2C74" w:rsidR="00291495" w:rsidRDefault="00291495">
      <w:pPr>
        <w:pStyle w:val="CommentText"/>
      </w:pPr>
      <w:r>
        <w:rPr>
          <w:rStyle w:val="CommentReference"/>
        </w:rPr>
        <w:annotationRef/>
      </w:r>
      <w:r>
        <w:t xml:space="preserve">You could cite one of the POD papers here, I think the first time POD was coined was in a Fisheries paper by Ted in 2007: </w:t>
      </w:r>
      <w:r w:rsidRPr="00291495">
        <w:t>﻿DOI: 10.1577/1548-8446(2007)32[</w:t>
      </w:r>
      <w:proofErr w:type="gramStart"/>
      <w:r w:rsidRPr="00291495">
        <w:t>270:TCOPFI</w:t>
      </w:r>
      <w:proofErr w:type="gramEnd"/>
      <w:r w:rsidRPr="00291495">
        <w:t>]2.0.CO;2</w:t>
      </w:r>
    </w:p>
  </w:comment>
  <w:comment w:id="26" w:author="Andrea Schreier" w:date="2022-09-07T09:53:00Z" w:initials="AS">
    <w:p w14:paraId="3DD17FA0" w14:textId="77777777" w:rsidR="00415561" w:rsidRDefault="00415561">
      <w:pPr>
        <w:pStyle w:val="CommentText"/>
      </w:pPr>
      <w:r>
        <w:rPr>
          <w:rStyle w:val="CommentReference"/>
        </w:rPr>
        <w:annotationRef/>
      </w:r>
      <w:r>
        <w:t xml:space="preserve">One goal of an introduction is the identify the knowledge gap that one is trying to fill. The current text provides great info on the growth of sequencing technologies and how powerful they now are, but there is no explanation of why the delta smelt genome should be assembled in the first place. </w:t>
      </w:r>
      <w:r w:rsidR="003F11BA">
        <w:t>What will we be able to do with the genome? How will it help with conservation of delta smelt? These are elements that are needed in this section.</w:t>
      </w:r>
    </w:p>
    <w:p w14:paraId="63E4F63F" w14:textId="77777777" w:rsidR="007373D1" w:rsidRDefault="007373D1">
      <w:pPr>
        <w:pStyle w:val="CommentText"/>
      </w:pPr>
    </w:p>
    <w:p w14:paraId="4A8FC509" w14:textId="321EBDDE" w:rsidR="007373D1" w:rsidRDefault="007373D1">
      <w:pPr>
        <w:pStyle w:val="CommentText"/>
      </w:pPr>
      <w:r>
        <w:t>The first few sentences of the Intro are perhaps a little wide in scope for the chapter as well. Each chapter represents a publishable manuscript (keeping in mind that some tweaking of a chapter might be required to make it fully ready for submission) and</w:t>
      </w:r>
      <w:r w:rsidR="00051847">
        <w:t xml:space="preserve"> it would be good to</w:t>
      </w:r>
      <w:r>
        <w:t xml:space="preserve"> think about what journal you’d </w:t>
      </w:r>
      <w:r w:rsidR="00051847">
        <w:t xml:space="preserve">like to </w:t>
      </w:r>
      <w:r>
        <w:t xml:space="preserve">submit the genome paper to and what level of detail would be necessary for that readership. </w:t>
      </w:r>
      <w:r w:rsidR="00051847">
        <w:t>For example, expert readers won’t need to be remined about how studying animal biology helped develop the theory of evolution, etc. Could be useful to check out a few recent genome papers and see what type of content they have in the beginnings of their intro sections to get some ideas.</w:t>
      </w:r>
    </w:p>
  </w:comment>
  <w:comment w:id="27" w:author="Shannon Erica Kendal Joslin" w:date="2023-08-13T13:37:00Z" w:initials="SEKJ">
    <w:p w14:paraId="7EE98666" w14:textId="3FC2C53B" w:rsidR="00403E27" w:rsidRDefault="00403E27">
      <w:pPr>
        <w:pStyle w:val="CommentText"/>
      </w:pPr>
      <w:r>
        <w:rPr>
          <w:rStyle w:val="CommentReference"/>
        </w:rPr>
        <w:annotationRef/>
      </w:r>
      <w:r>
        <w:t>maybe start here?</w:t>
      </w:r>
    </w:p>
  </w:comment>
  <w:comment w:id="28" w:author="Andrea Schreier" w:date="2022-09-07T09:49:00Z" w:initials="AS">
    <w:p w14:paraId="324A2689" w14:textId="77777777" w:rsidR="005B7C80" w:rsidRDefault="005B7C80" w:rsidP="005B7C80">
      <w:pPr>
        <w:pStyle w:val="CommentText"/>
      </w:pPr>
      <w:r>
        <w:rPr>
          <w:rStyle w:val="CommentReference"/>
        </w:rPr>
        <w:annotationRef/>
      </w:r>
      <w:r>
        <w:t>This text might fit better right after hybrid assembly is introduced as a concept. You could define hybrid assembly as an assembly that uses long read, short read, and interaction mapping and which would nicely introduce this text which explains how the methods complement each other.</w:t>
      </w:r>
    </w:p>
  </w:comment>
  <w:comment w:id="31" w:author="Andrea Schreier" w:date="2022-09-07T13:39:00Z" w:initials="AS">
    <w:p w14:paraId="5C0F55AF" w14:textId="1CA5C609" w:rsidR="007373D1" w:rsidRDefault="007373D1">
      <w:pPr>
        <w:pStyle w:val="CommentText"/>
      </w:pPr>
      <w:r>
        <w:rPr>
          <w:rStyle w:val="CommentReference"/>
        </w:rPr>
        <w:annotationRef/>
      </w:r>
      <w:r>
        <w:t xml:space="preserve">Nice job capturing a high level of detail of the molecular methods! The main thing this section needs is more details on the samples and sampling and some of the text in the Results can be moved here to do that. </w:t>
      </w:r>
    </w:p>
  </w:comment>
  <w:comment w:id="36" w:author="Andrea Schreier" w:date="2022-09-07T12:12:00Z" w:initials="AS">
    <w:p w14:paraId="5431B6C3" w14:textId="4F844A42" w:rsidR="00480C67" w:rsidRDefault="00480C67">
      <w:pPr>
        <w:pStyle w:val="CommentText"/>
      </w:pPr>
      <w:r>
        <w:rPr>
          <w:rStyle w:val="CommentReference"/>
        </w:rPr>
        <w:annotationRef/>
      </w:r>
      <w:r>
        <w:t xml:space="preserve">Can a description of what linked read sequencing is be woven into this section? Otherwise it is not clear why this method is different from regular short read sequencing or why it would be chosen instead. </w:t>
      </w:r>
    </w:p>
  </w:comment>
  <w:comment w:id="43" w:author="Andrea Schreier" w:date="2022-09-07T12:33:00Z" w:initials="AS">
    <w:p w14:paraId="10212612" w14:textId="5BDD09C3" w:rsidR="006514C3" w:rsidRDefault="006514C3">
      <w:pPr>
        <w:pStyle w:val="CommentText"/>
      </w:pPr>
      <w:r>
        <w:rPr>
          <w:rStyle w:val="CommentReference"/>
        </w:rPr>
        <w:annotationRef/>
      </w:r>
      <w:r>
        <w:t>Following parameters described in the sequencing and quality control sections?</w:t>
      </w:r>
    </w:p>
  </w:comment>
  <w:comment w:id="48" w:author="Andrea Schreier" w:date="2022-09-07T12:35:00Z" w:initials="AS">
    <w:p w14:paraId="68C5AD7C" w14:textId="085A7C70" w:rsidR="006514C3" w:rsidRDefault="006514C3">
      <w:pPr>
        <w:pStyle w:val="CommentText"/>
      </w:pPr>
      <w:r>
        <w:rPr>
          <w:rStyle w:val="CommentReference"/>
        </w:rPr>
        <w:annotationRef/>
      </w:r>
      <w:r>
        <w:t>How many? What size tank where they in and where? Are these fish from the FCCL?</w:t>
      </w:r>
    </w:p>
  </w:comment>
  <w:comment w:id="49" w:author="Andrea Schreier" w:date="2022-09-07T12:36:00Z" w:initials="AS">
    <w:p w14:paraId="75FAB327" w14:textId="1AF13343" w:rsidR="006514C3" w:rsidRDefault="006514C3">
      <w:pPr>
        <w:pStyle w:val="CommentText"/>
      </w:pPr>
      <w:r>
        <w:rPr>
          <w:rStyle w:val="CommentReference"/>
        </w:rPr>
        <w:annotationRef/>
      </w:r>
      <w:r>
        <w:t xml:space="preserve">Which organs were sampled? </w:t>
      </w:r>
    </w:p>
  </w:comment>
  <w:comment w:id="50" w:author="Andrea Schreier" w:date="2022-09-07T12:36:00Z" w:initials="AS">
    <w:p w14:paraId="35C29546" w14:textId="68C7F89A" w:rsidR="000C6B61" w:rsidRDefault="000C6B61">
      <w:pPr>
        <w:pStyle w:val="CommentText"/>
      </w:pPr>
      <w:r>
        <w:rPr>
          <w:rStyle w:val="CommentReference"/>
        </w:rPr>
        <w:annotationRef/>
      </w:r>
      <w:r>
        <w:t xml:space="preserve">This answers my question above. </w:t>
      </w:r>
      <w:r>
        <w:sym w:font="Wingdings" w:char="F04A"/>
      </w:r>
      <w:r>
        <w:t xml:space="preserve"> But it should be mentioned that the fish were in X size tanks at CABA in the first sentence.</w:t>
      </w:r>
    </w:p>
  </w:comment>
  <w:comment w:id="51" w:author="Andrea Schreier" w:date="2022-09-07T12:38:00Z" w:initials="AS">
    <w:p w14:paraId="6FC8F1E7" w14:textId="3A8D63D2" w:rsidR="000C6B61" w:rsidRDefault="000C6B61">
      <w:pPr>
        <w:pStyle w:val="CommentText"/>
      </w:pPr>
      <w:r>
        <w:rPr>
          <w:rStyle w:val="CommentReference"/>
        </w:rPr>
        <w:annotationRef/>
      </w:r>
      <w:r>
        <w:t xml:space="preserve">Were only cells in a particular cell cycle stage examined? I thought the chromosomes needed to be in a particular state to be observed. </w:t>
      </w:r>
    </w:p>
  </w:comment>
  <w:comment w:id="56" w:author="Andrea Schreier" w:date="2022-09-07T12:40:00Z" w:initials="AS">
    <w:p w14:paraId="1FCA9DBC" w14:textId="318B8298" w:rsidR="000C6B61" w:rsidRDefault="000C6B61">
      <w:pPr>
        <w:pStyle w:val="CommentText"/>
      </w:pPr>
      <w:r>
        <w:rPr>
          <w:rStyle w:val="CommentReference"/>
        </w:rPr>
        <w:annotationRef/>
      </w:r>
      <w:r>
        <w:t>If this is in addition to the sequencing described above, this should be mentioned in the methods.</w:t>
      </w:r>
    </w:p>
  </w:comment>
  <w:comment w:id="57" w:author="Andrea Schreier" w:date="2022-09-07T12:45:00Z" w:initials="AS">
    <w:p w14:paraId="43B51EB8" w14:textId="367DF91E" w:rsidR="00EE4C3F" w:rsidRDefault="00EE4C3F">
      <w:pPr>
        <w:pStyle w:val="CommentText"/>
      </w:pPr>
      <w:r>
        <w:rPr>
          <w:rStyle w:val="CommentReference"/>
        </w:rPr>
        <w:annotationRef/>
      </w:r>
      <w:r>
        <w:t>I feel that this should be mentioned in the Methods as well. I think this whole “Sample collection &amp; DNA extraction” section could be worked into the methods. It is not clear which samples were used for which type of sequencing in the current version of the Methods and this text would clarify it.</w:t>
      </w:r>
    </w:p>
  </w:comment>
  <w:comment w:id="58" w:author="Andrea Schreier" w:date="2022-09-07T12:47:00Z" w:initials="AS">
    <w:p w14:paraId="0C3AA213" w14:textId="3DA90D5A" w:rsidR="00315B1D" w:rsidRDefault="00315B1D">
      <w:pPr>
        <w:pStyle w:val="CommentText"/>
      </w:pPr>
      <w:r>
        <w:rPr>
          <w:rStyle w:val="CommentReference"/>
        </w:rPr>
        <w:annotationRef/>
      </w:r>
      <w:r>
        <w:t>Were the male and female extractions pooled before these ratios were measured? Or were these measured for only some of the samples?</w:t>
      </w:r>
    </w:p>
  </w:comment>
  <w:comment w:id="63" w:author="Andrea Schreier" w:date="2022-09-07T12:49:00Z" w:initials="AS">
    <w:p w14:paraId="6D5913DF" w14:textId="441F5CA8" w:rsidR="00315B1D" w:rsidRDefault="00315B1D">
      <w:pPr>
        <w:pStyle w:val="CommentText"/>
      </w:pPr>
      <w:r>
        <w:rPr>
          <w:rStyle w:val="CommentReference"/>
        </w:rPr>
        <w:annotationRef/>
      </w:r>
      <w:r>
        <w:t>This needs to be in the Methods.</w:t>
      </w:r>
    </w:p>
  </w:comment>
  <w:comment w:id="70" w:author="Andrea Schreier" w:date="2022-09-07T12:56:00Z" w:initials="AS">
    <w:p w14:paraId="62BA2C93" w14:textId="495B79F5" w:rsidR="00A3519E" w:rsidRDefault="00A3519E">
      <w:pPr>
        <w:pStyle w:val="CommentText"/>
      </w:pPr>
      <w:r>
        <w:rPr>
          <w:rStyle w:val="CommentReference"/>
        </w:rPr>
        <w:annotationRef/>
      </w:r>
      <w:r>
        <w:t>It isn’t clear from the methods that a mixed sex pool was created.</w:t>
      </w:r>
    </w:p>
  </w:comment>
  <w:comment w:id="71" w:author="Andrea Schreier" w:date="2022-09-07T12:57:00Z" w:initials="AS">
    <w:p w14:paraId="671289C6" w14:textId="25A184F7" w:rsidR="00E7195E" w:rsidRDefault="00E7195E">
      <w:pPr>
        <w:pStyle w:val="CommentText"/>
      </w:pPr>
      <w:r>
        <w:rPr>
          <w:rStyle w:val="CommentReference"/>
        </w:rPr>
        <w:annotationRef/>
      </w:r>
      <w:r>
        <w:t>Should be indicated in Methods that metaphase cells were targeted. Does the colchicine arrest the cells in metaphase?</w:t>
      </w:r>
    </w:p>
  </w:comment>
  <w:comment w:id="74" w:author="Andrea Schreier" w:date="2022-09-07T13:47:00Z" w:initials="AS">
    <w:p w14:paraId="608DD1B0" w14:textId="1BD93C09" w:rsidR="00051847" w:rsidRDefault="00051847">
      <w:pPr>
        <w:pStyle w:val="CommentText"/>
      </w:pPr>
      <w:r>
        <w:rPr>
          <w:rStyle w:val="CommentReference"/>
        </w:rPr>
        <w:annotationRef/>
      </w:r>
      <w:r>
        <w:t xml:space="preserve">I think this is fine for the </w:t>
      </w:r>
      <w:proofErr w:type="gramStart"/>
      <w:r>
        <w:t>dissertation</w:t>
      </w:r>
      <w:proofErr w:type="gramEnd"/>
      <w:r>
        <w:t xml:space="preserve"> but this material would probably not be appropriate for the manuscript since the double copy gene issue was solved by assembly. I’d think this would be the case for all genome assemblies.</w:t>
      </w:r>
    </w:p>
  </w:comment>
  <w:comment w:id="75" w:author="Andrea Schreier" w:date="2022-09-07T13:48:00Z" w:initials="AS">
    <w:p w14:paraId="7F997059" w14:textId="03D8113F" w:rsidR="00DF2390" w:rsidRDefault="00DF2390">
      <w:pPr>
        <w:pStyle w:val="CommentText"/>
      </w:pPr>
      <w:r>
        <w:rPr>
          <w:rStyle w:val="CommentReference"/>
        </w:rPr>
        <w:annotationRef/>
      </w:r>
      <w:r>
        <w:t>This would be a good place to start the dissertation, after the recap text below (see comment)</w:t>
      </w:r>
    </w:p>
  </w:comment>
  <w:comment w:id="76" w:author="Andrea Schreier" w:date="2022-09-07T13:37:00Z" w:initials="AS">
    <w:p w14:paraId="0DA4829D" w14:textId="7725BFE7" w:rsidR="0079787C" w:rsidRDefault="0079787C">
      <w:pPr>
        <w:pStyle w:val="CommentText"/>
      </w:pPr>
      <w:r>
        <w:rPr>
          <w:rStyle w:val="CommentReference"/>
        </w:rPr>
        <w:annotationRef/>
      </w:r>
      <w:r>
        <w:t xml:space="preserve">Nice work! </w:t>
      </w:r>
      <w:r>
        <w:sym w:font="Wingdings" w:char="F04A"/>
      </w:r>
    </w:p>
  </w:comment>
  <w:comment w:id="77" w:author="Andrea Schreier" w:date="2022-09-07T13:45:00Z" w:initials="AS">
    <w:p w14:paraId="28032863" w14:textId="68C29735" w:rsidR="00051847" w:rsidRDefault="00051847">
      <w:pPr>
        <w:pStyle w:val="CommentText"/>
      </w:pPr>
      <w:r>
        <w:rPr>
          <w:rStyle w:val="CommentReference"/>
        </w:rPr>
        <w:annotationRef/>
      </w:r>
      <w:r>
        <w:t xml:space="preserve">I love this sentence and I think it would fit really nicely as the first sentence of the Introduction. Check out some of the literature you cited in this chapter and see how they often start Discussion sections by providing a brief recap of what the research accomplished. </w:t>
      </w:r>
    </w:p>
  </w:comment>
  <w:comment w:id="84" w:author="Andrea Schreier" w:date="2022-09-07T13:54:00Z" w:initials="AS">
    <w:p w14:paraId="0E769F58" w14:textId="3858CA45" w:rsidR="00C6769A" w:rsidRDefault="00C6769A">
      <w:pPr>
        <w:pStyle w:val="CommentText"/>
      </w:pPr>
      <w:r>
        <w:rPr>
          <w:rStyle w:val="CommentReference"/>
        </w:rPr>
        <w:annotationRef/>
      </w:r>
      <w:r>
        <w:t>I really like this table!</w:t>
      </w:r>
    </w:p>
  </w:comment>
  <w:comment w:id="86" w:author="Andrea Schreier" w:date="2022-09-07T13:56:00Z" w:initials="AS">
    <w:p w14:paraId="0E108BCF" w14:textId="0749892A" w:rsidR="00C6769A" w:rsidRDefault="00C6769A">
      <w:pPr>
        <w:pStyle w:val="CommentText"/>
      </w:pPr>
      <w:r>
        <w:rPr>
          <w:rStyle w:val="CommentReference"/>
        </w:rPr>
        <w:annotationRef/>
      </w:r>
      <w:r>
        <w:t>Could the axis labels be made larger?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CEF2D31" w15:done="0"/>
  <w15:commentEx w15:paraId="405A4976" w15:done="0"/>
  <w15:commentEx w15:paraId="4A8FC509" w15:done="0"/>
  <w15:commentEx w15:paraId="7EE98666" w15:done="0"/>
  <w15:commentEx w15:paraId="324A2689" w15:done="0"/>
  <w15:commentEx w15:paraId="5C0F55AF" w15:done="0"/>
  <w15:commentEx w15:paraId="5431B6C3" w15:done="0"/>
  <w15:commentEx w15:paraId="10212612" w15:done="0"/>
  <w15:commentEx w15:paraId="68C5AD7C" w15:done="0"/>
  <w15:commentEx w15:paraId="75FAB327" w15:done="0"/>
  <w15:commentEx w15:paraId="35C29546" w15:done="0"/>
  <w15:commentEx w15:paraId="6FC8F1E7" w15:done="0"/>
  <w15:commentEx w15:paraId="1FCA9DBC" w15:done="0"/>
  <w15:commentEx w15:paraId="43B51EB8" w15:done="0"/>
  <w15:commentEx w15:paraId="0C3AA213" w15:done="0"/>
  <w15:commentEx w15:paraId="6D5913DF" w15:done="0"/>
  <w15:commentEx w15:paraId="62BA2C93" w15:done="0"/>
  <w15:commentEx w15:paraId="671289C6" w15:done="0"/>
  <w15:commentEx w15:paraId="608DD1B0" w15:done="0"/>
  <w15:commentEx w15:paraId="7F997059" w15:done="0"/>
  <w15:commentEx w15:paraId="0DA4829D" w15:done="0"/>
  <w15:commentEx w15:paraId="28032863" w15:done="0"/>
  <w15:commentEx w15:paraId="0E769F58" w15:done="0"/>
  <w15:commentEx w15:paraId="0E108BC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C1EF83" w16cex:dateUtc="2022-09-06T23:10:00Z"/>
  <w16cex:commentExtensible w16cex:durableId="26C1F18F" w16cex:dateUtc="2022-09-06T23:19:00Z"/>
  <w16cex:commentExtensible w16cex:durableId="26C2E87F" w16cex:dateUtc="2022-09-07T16:53:00Z"/>
  <w16cex:commentExtensible w16cex:durableId="28835B36" w16cex:dateUtc="2023-08-13T20:37:00Z"/>
  <w16cex:commentExtensible w16cex:durableId="26C2E7BF" w16cex:dateUtc="2022-09-07T16:49:00Z"/>
  <w16cex:commentExtensible w16cex:durableId="26C31D8C" w16cex:dateUtc="2022-09-07T20:39:00Z"/>
  <w16cex:commentExtensible w16cex:durableId="26C30929" w16cex:dateUtc="2022-09-07T19:12:00Z"/>
  <w16cex:commentExtensible w16cex:durableId="26C30E13" w16cex:dateUtc="2022-09-07T19:33:00Z"/>
  <w16cex:commentExtensible w16cex:durableId="26C30E9D" w16cex:dateUtc="2022-09-07T19:35:00Z"/>
  <w16cex:commentExtensible w16cex:durableId="26C30ED1" w16cex:dateUtc="2022-09-07T19:36:00Z"/>
  <w16cex:commentExtensible w16cex:durableId="26C30EE1" w16cex:dateUtc="2022-09-07T19:36:00Z"/>
  <w16cex:commentExtensible w16cex:durableId="26C30F41" w16cex:dateUtc="2022-09-07T19:38:00Z"/>
  <w16cex:commentExtensible w16cex:durableId="26C30FC0" w16cex:dateUtc="2022-09-07T19:40:00Z"/>
  <w16cex:commentExtensible w16cex:durableId="26C310CC" w16cex:dateUtc="2022-09-07T19:45:00Z"/>
  <w16cex:commentExtensible w16cex:durableId="26C31150" w16cex:dateUtc="2022-09-07T19:47:00Z"/>
  <w16cex:commentExtensible w16cex:durableId="26C311F3" w16cex:dateUtc="2022-09-07T19:49:00Z"/>
  <w16cex:commentExtensible w16cex:durableId="26C3138D" w16cex:dateUtc="2022-09-07T19:56:00Z"/>
  <w16cex:commentExtensible w16cex:durableId="26C313B2" w16cex:dateUtc="2022-09-07T19:57:00Z"/>
  <w16cex:commentExtensible w16cex:durableId="26C31F7F" w16cex:dateUtc="2022-09-07T20:47:00Z"/>
  <w16cex:commentExtensible w16cex:durableId="26C31FAE" w16cex:dateUtc="2022-09-07T20:48:00Z"/>
  <w16cex:commentExtensible w16cex:durableId="26C31D23" w16cex:dateUtc="2022-09-07T20:37:00Z"/>
  <w16cex:commentExtensible w16cex:durableId="26C31F13" w16cex:dateUtc="2022-09-07T20:45:00Z"/>
  <w16cex:commentExtensible w16cex:durableId="26C32111" w16cex:dateUtc="2022-09-07T20:54:00Z"/>
  <w16cex:commentExtensible w16cex:durableId="26C32191" w16cex:dateUtc="2022-09-07T20:5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CEF2D31" w16cid:durableId="26C1EF83"/>
  <w16cid:commentId w16cid:paraId="405A4976" w16cid:durableId="26C1F18F"/>
  <w16cid:commentId w16cid:paraId="4A8FC509" w16cid:durableId="26C2E87F"/>
  <w16cid:commentId w16cid:paraId="7EE98666" w16cid:durableId="28835B36"/>
  <w16cid:commentId w16cid:paraId="324A2689" w16cid:durableId="26C2E7BF"/>
  <w16cid:commentId w16cid:paraId="5C0F55AF" w16cid:durableId="26C31D8C"/>
  <w16cid:commentId w16cid:paraId="5431B6C3" w16cid:durableId="26C30929"/>
  <w16cid:commentId w16cid:paraId="10212612" w16cid:durableId="26C30E13"/>
  <w16cid:commentId w16cid:paraId="68C5AD7C" w16cid:durableId="26C30E9D"/>
  <w16cid:commentId w16cid:paraId="75FAB327" w16cid:durableId="26C30ED1"/>
  <w16cid:commentId w16cid:paraId="35C29546" w16cid:durableId="26C30EE1"/>
  <w16cid:commentId w16cid:paraId="6FC8F1E7" w16cid:durableId="26C30F41"/>
  <w16cid:commentId w16cid:paraId="1FCA9DBC" w16cid:durableId="26C30FC0"/>
  <w16cid:commentId w16cid:paraId="43B51EB8" w16cid:durableId="26C310CC"/>
  <w16cid:commentId w16cid:paraId="0C3AA213" w16cid:durableId="26C31150"/>
  <w16cid:commentId w16cid:paraId="6D5913DF" w16cid:durableId="26C311F3"/>
  <w16cid:commentId w16cid:paraId="62BA2C93" w16cid:durableId="26C3138D"/>
  <w16cid:commentId w16cid:paraId="671289C6" w16cid:durableId="26C313B2"/>
  <w16cid:commentId w16cid:paraId="608DD1B0" w16cid:durableId="26C31F7F"/>
  <w16cid:commentId w16cid:paraId="7F997059" w16cid:durableId="26C31FAE"/>
  <w16cid:commentId w16cid:paraId="0DA4829D" w16cid:durableId="26C31D23"/>
  <w16cid:commentId w16cid:paraId="28032863" w16cid:durableId="26C31F13"/>
  <w16cid:commentId w16cid:paraId="0E769F58" w16cid:durableId="26C32111"/>
  <w16cid:commentId w16cid:paraId="0E108BCF" w16cid:durableId="26C3219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CB0549" w14:textId="77777777" w:rsidR="002A65D9" w:rsidRDefault="002A65D9" w:rsidP="000E70AC">
      <w:pPr>
        <w:spacing w:after="0" w:line="240" w:lineRule="auto"/>
      </w:pPr>
      <w:r>
        <w:separator/>
      </w:r>
    </w:p>
  </w:endnote>
  <w:endnote w:type="continuationSeparator" w:id="0">
    <w:p w14:paraId="61A517AC" w14:textId="77777777" w:rsidR="002A65D9" w:rsidRDefault="002A65D9" w:rsidP="000E70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w:panose1 w:val="00000000000000000000"/>
    <w:charset w:val="00"/>
    <w:family w:val="auto"/>
    <w:pitch w:val="variable"/>
    <w:sig w:usb0="00000003" w:usb1="00000000" w:usb2="00000000" w:usb3="00000000" w:csb0="00000003" w:csb1="00000000"/>
  </w:font>
  <w:font w:name="Wingdings">
    <w:panose1 w:val="05000000000000000000"/>
    <w:charset w:val="4D"/>
    <w:family w:val="decorative"/>
    <w:pitch w:val="variable"/>
    <w:sig w:usb0="00000003" w:usb1="00000000" w:usb2="00000000" w:usb3="00000000" w:csb0="8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68ED66" w14:textId="77777777" w:rsidR="002A65D9" w:rsidRDefault="002A65D9" w:rsidP="000E70AC">
      <w:pPr>
        <w:spacing w:after="0" w:line="240" w:lineRule="auto"/>
      </w:pPr>
      <w:r>
        <w:separator/>
      </w:r>
    </w:p>
  </w:footnote>
  <w:footnote w:type="continuationSeparator" w:id="0">
    <w:p w14:paraId="5D9B56B8" w14:textId="77777777" w:rsidR="002A65D9" w:rsidRDefault="002A65D9" w:rsidP="000E70AC">
      <w:pPr>
        <w:spacing w:after="0" w:line="240" w:lineRule="auto"/>
      </w:pPr>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ndrea Schreier">
    <w15:presenceInfo w15:providerId="None" w15:userId="Andrea Schreier"/>
  </w15:person>
  <w15:person w15:author="Shannon Erica Kendal Joslin">
    <w15:presenceInfo w15:providerId="AD" w15:userId="S::sejoslin@ucdavis.edu::fba5f07c-7645-477e-8024-5109d182411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5039"/>
    <w:rsid w:val="00024DBD"/>
    <w:rsid w:val="00043B95"/>
    <w:rsid w:val="00047A5C"/>
    <w:rsid w:val="00051847"/>
    <w:rsid w:val="000C33D6"/>
    <w:rsid w:val="000C6B61"/>
    <w:rsid w:val="000D219A"/>
    <w:rsid w:val="000D523C"/>
    <w:rsid w:val="000E70AC"/>
    <w:rsid w:val="00173782"/>
    <w:rsid w:val="00173AE9"/>
    <w:rsid w:val="0019361B"/>
    <w:rsid w:val="001A31AE"/>
    <w:rsid w:val="001A6E91"/>
    <w:rsid w:val="001B09B1"/>
    <w:rsid w:val="00202A99"/>
    <w:rsid w:val="00217A92"/>
    <w:rsid w:val="00222108"/>
    <w:rsid w:val="00235867"/>
    <w:rsid w:val="00240056"/>
    <w:rsid w:val="0028698C"/>
    <w:rsid w:val="00287783"/>
    <w:rsid w:val="00291495"/>
    <w:rsid w:val="002A65D9"/>
    <w:rsid w:val="002B1744"/>
    <w:rsid w:val="002C2F3F"/>
    <w:rsid w:val="002C69E3"/>
    <w:rsid w:val="00315B1D"/>
    <w:rsid w:val="00317A9B"/>
    <w:rsid w:val="00345F08"/>
    <w:rsid w:val="00355F91"/>
    <w:rsid w:val="003903DF"/>
    <w:rsid w:val="003A09CC"/>
    <w:rsid w:val="003B7B17"/>
    <w:rsid w:val="003E074C"/>
    <w:rsid w:val="003F11BA"/>
    <w:rsid w:val="003F5039"/>
    <w:rsid w:val="00403E27"/>
    <w:rsid w:val="00415561"/>
    <w:rsid w:val="00422626"/>
    <w:rsid w:val="00430654"/>
    <w:rsid w:val="004673B7"/>
    <w:rsid w:val="00480C67"/>
    <w:rsid w:val="004B5697"/>
    <w:rsid w:val="004B6F68"/>
    <w:rsid w:val="004E08BF"/>
    <w:rsid w:val="004E4858"/>
    <w:rsid w:val="005549A1"/>
    <w:rsid w:val="00570BB9"/>
    <w:rsid w:val="00577B48"/>
    <w:rsid w:val="005910F3"/>
    <w:rsid w:val="00594BE3"/>
    <w:rsid w:val="005A4907"/>
    <w:rsid w:val="005B1B8B"/>
    <w:rsid w:val="005B7C80"/>
    <w:rsid w:val="005C7F13"/>
    <w:rsid w:val="005E1B57"/>
    <w:rsid w:val="006030AE"/>
    <w:rsid w:val="006161D8"/>
    <w:rsid w:val="00634ADB"/>
    <w:rsid w:val="00635F3E"/>
    <w:rsid w:val="00636378"/>
    <w:rsid w:val="00644092"/>
    <w:rsid w:val="00645DF5"/>
    <w:rsid w:val="00650EFD"/>
    <w:rsid w:val="006514C3"/>
    <w:rsid w:val="00695F15"/>
    <w:rsid w:val="006C1DD5"/>
    <w:rsid w:val="006E58E9"/>
    <w:rsid w:val="007373D1"/>
    <w:rsid w:val="007463BC"/>
    <w:rsid w:val="00750600"/>
    <w:rsid w:val="00772735"/>
    <w:rsid w:val="00775A0C"/>
    <w:rsid w:val="0079787C"/>
    <w:rsid w:val="007A1054"/>
    <w:rsid w:val="007D1AB2"/>
    <w:rsid w:val="007E7567"/>
    <w:rsid w:val="008142CF"/>
    <w:rsid w:val="0087338E"/>
    <w:rsid w:val="008914E8"/>
    <w:rsid w:val="008A1BAC"/>
    <w:rsid w:val="008C1FB2"/>
    <w:rsid w:val="008F2EB8"/>
    <w:rsid w:val="00912247"/>
    <w:rsid w:val="009C0C92"/>
    <w:rsid w:val="009C7280"/>
    <w:rsid w:val="00A3519E"/>
    <w:rsid w:val="00AA14E0"/>
    <w:rsid w:val="00AC6116"/>
    <w:rsid w:val="00B117DB"/>
    <w:rsid w:val="00B21CD8"/>
    <w:rsid w:val="00B956C7"/>
    <w:rsid w:val="00BE0EE0"/>
    <w:rsid w:val="00C1267C"/>
    <w:rsid w:val="00C6769A"/>
    <w:rsid w:val="00C81542"/>
    <w:rsid w:val="00C8509D"/>
    <w:rsid w:val="00CA16C1"/>
    <w:rsid w:val="00CC49C4"/>
    <w:rsid w:val="00D13305"/>
    <w:rsid w:val="00D32D4D"/>
    <w:rsid w:val="00D52380"/>
    <w:rsid w:val="00D86949"/>
    <w:rsid w:val="00DA607C"/>
    <w:rsid w:val="00DE4254"/>
    <w:rsid w:val="00DF2390"/>
    <w:rsid w:val="00DF51FF"/>
    <w:rsid w:val="00E2467E"/>
    <w:rsid w:val="00E502F4"/>
    <w:rsid w:val="00E7195E"/>
    <w:rsid w:val="00EC3367"/>
    <w:rsid w:val="00EC36DE"/>
    <w:rsid w:val="00EE4C3F"/>
    <w:rsid w:val="00EF1B5A"/>
    <w:rsid w:val="00F43713"/>
    <w:rsid w:val="00FC690B"/>
    <w:rsid w:val="00FD21E9"/>
    <w:rsid w:val="00FF75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BA8C6A"/>
  <w15:chartTrackingRefBased/>
  <w15:docId w15:val="{AB578B57-974D-1D41-AE16-114125B0F5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qFormat="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0EFD"/>
    <w:pPr>
      <w:spacing w:after="200" w:line="276" w:lineRule="auto"/>
      <w:jc w:val="both"/>
    </w:pPr>
    <w:rPr>
      <w:rFonts w:eastAsiaTheme="minorEastAsia"/>
      <w:sz w:val="20"/>
      <w:szCs w:val="20"/>
    </w:rPr>
  </w:style>
  <w:style w:type="paragraph" w:styleId="Heading1">
    <w:name w:val="heading 1"/>
    <w:basedOn w:val="Normal"/>
    <w:next w:val="Normal"/>
    <w:link w:val="Heading1Char"/>
    <w:uiPriority w:val="9"/>
    <w:qFormat/>
    <w:rsid w:val="00F4371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F4371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semiHidden/>
    <w:unhideWhenUsed/>
    <w:qFormat/>
    <w:rsid w:val="005B1B8B"/>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2">
    <w:name w:val="toc 2"/>
    <w:aliases w:val="Detail"/>
    <w:basedOn w:val="Heading2"/>
    <w:next w:val="Normal"/>
    <w:autoRedefine/>
    <w:uiPriority w:val="39"/>
    <w:unhideWhenUsed/>
    <w:qFormat/>
    <w:rsid w:val="00F43713"/>
    <w:pPr>
      <w:keepNext w:val="0"/>
      <w:keepLines w:val="0"/>
      <w:spacing w:before="120" w:after="0"/>
      <w:ind w:left="200"/>
      <w:jc w:val="left"/>
      <w:outlineLvl w:val="9"/>
    </w:pPr>
    <w:rPr>
      <w:rFonts w:asciiTheme="minorHAnsi" w:eastAsiaTheme="minorEastAsia" w:hAnsiTheme="minorHAnsi" w:cstheme="minorHAnsi"/>
      <w:b/>
      <w:bCs/>
      <w:color w:val="auto"/>
      <w:sz w:val="22"/>
      <w:szCs w:val="22"/>
    </w:rPr>
  </w:style>
  <w:style w:type="character" w:customStyle="1" w:styleId="Heading2Char">
    <w:name w:val="Heading 2 Char"/>
    <w:basedOn w:val="DefaultParagraphFont"/>
    <w:link w:val="Heading2"/>
    <w:uiPriority w:val="9"/>
    <w:semiHidden/>
    <w:rsid w:val="00F43713"/>
    <w:rPr>
      <w:rFonts w:asciiTheme="majorHAnsi" w:eastAsiaTheme="majorEastAsia" w:hAnsiTheme="majorHAnsi" w:cstheme="majorBidi"/>
      <w:color w:val="2F5496" w:themeColor="accent1" w:themeShade="BF"/>
      <w:sz w:val="26"/>
      <w:szCs w:val="26"/>
    </w:rPr>
  </w:style>
  <w:style w:type="paragraph" w:styleId="TOC1">
    <w:name w:val="toc 1"/>
    <w:aliases w:val="Subheading,TOC - Dissertation"/>
    <w:basedOn w:val="Heading1"/>
    <w:next w:val="Normal"/>
    <w:autoRedefine/>
    <w:uiPriority w:val="39"/>
    <w:unhideWhenUsed/>
    <w:qFormat/>
    <w:rsid w:val="00F43713"/>
    <w:pPr>
      <w:keepNext w:val="0"/>
      <w:keepLines w:val="0"/>
      <w:spacing w:before="120" w:after="0"/>
      <w:jc w:val="left"/>
      <w:outlineLvl w:val="9"/>
    </w:pPr>
    <w:rPr>
      <w:rFonts w:asciiTheme="minorHAnsi" w:eastAsiaTheme="minorEastAsia" w:hAnsiTheme="minorHAnsi" w:cstheme="minorHAnsi"/>
      <w:b/>
      <w:bCs/>
      <w:i/>
      <w:iCs/>
      <w:color w:val="auto"/>
      <w:sz w:val="24"/>
      <w:szCs w:val="24"/>
    </w:rPr>
  </w:style>
  <w:style w:type="character" w:customStyle="1" w:styleId="Heading1Char">
    <w:name w:val="Heading 1 Char"/>
    <w:basedOn w:val="DefaultParagraphFont"/>
    <w:link w:val="Heading1"/>
    <w:uiPriority w:val="9"/>
    <w:rsid w:val="00F43713"/>
    <w:rPr>
      <w:rFonts w:asciiTheme="majorHAnsi" w:eastAsiaTheme="majorEastAsia" w:hAnsiTheme="majorHAnsi" w:cstheme="majorBidi"/>
      <w:color w:val="2F5496" w:themeColor="accent1" w:themeShade="BF"/>
      <w:sz w:val="32"/>
      <w:szCs w:val="32"/>
    </w:rPr>
  </w:style>
  <w:style w:type="paragraph" w:styleId="HTMLAddress">
    <w:name w:val="HTML Address"/>
    <w:basedOn w:val="Normal"/>
    <w:link w:val="HTMLAddressChar"/>
    <w:uiPriority w:val="99"/>
    <w:unhideWhenUsed/>
    <w:qFormat/>
    <w:rsid w:val="00235867"/>
    <w:rPr>
      <w:i/>
      <w:iCs/>
      <w:sz w:val="22"/>
    </w:rPr>
  </w:style>
  <w:style w:type="character" w:customStyle="1" w:styleId="HTMLAddressChar">
    <w:name w:val="HTML Address Char"/>
    <w:basedOn w:val="DefaultParagraphFont"/>
    <w:link w:val="HTMLAddress"/>
    <w:uiPriority w:val="99"/>
    <w:rsid w:val="00235867"/>
    <w:rPr>
      <w:i/>
      <w:iCs/>
      <w:sz w:val="22"/>
    </w:rPr>
  </w:style>
  <w:style w:type="paragraph" w:styleId="TOC4">
    <w:name w:val="toc 4"/>
    <w:aliases w:val="Tables_and_Figures"/>
    <w:basedOn w:val="Heading4"/>
    <w:next w:val="Normal"/>
    <w:autoRedefine/>
    <w:uiPriority w:val="39"/>
    <w:semiHidden/>
    <w:unhideWhenUsed/>
    <w:qFormat/>
    <w:rsid w:val="005B1B8B"/>
    <w:pPr>
      <w:keepNext w:val="0"/>
      <w:keepLines w:val="0"/>
      <w:spacing w:before="0" w:after="0"/>
      <w:ind w:left="600"/>
      <w:jc w:val="left"/>
      <w:outlineLvl w:val="9"/>
    </w:pPr>
    <w:rPr>
      <w:rFonts w:asciiTheme="minorHAnsi" w:eastAsiaTheme="minorEastAsia" w:hAnsiTheme="minorHAnsi" w:cstheme="minorHAnsi"/>
      <w:i w:val="0"/>
      <w:iCs w:val="0"/>
      <w:color w:val="auto"/>
    </w:rPr>
  </w:style>
  <w:style w:type="character" w:customStyle="1" w:styleId="Heading4Char">
    <w:name w:val="Heading 4 Char"/>
    <w:basedOn w:val="DefaultParagraphFont"/>
    <w:link w:val="Heading4"/>
    <w:uiPriority w:val="9"/>
    <w:semiHidden/>
    <w:rsid w:val="005B1B8B"/>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3F5039"/>
    <w:rPr>
      <w:color w:val="0000FF"/>
      <w:u w:val="single"/>
    </w:rPr>
  </w:style>
  <w:style w:type="paragraph" w:styleId="TOCHeading">
    <w:name w:val="TOC Heading"/>
    <w:basedOn w:val="Heading1"/>
    <w:next w:val="Normal"/>
    <w:uiPriority w:val="39"/>
    <w:unhideWhenUsed/>
    <w:qFormat/>
    <w:rsid w:val="003F5039"/>
    <w:pPr>
      <w:keepNext w:val="0"/>
      <w:keepLines w:val="0"/>
      <w:spacing w:before="300" w:after="40"/>
      <w:outlineLvl w:val="9"/>
    </w:pPr>
    <w:rPr>
      <w:rFonts w:ascii="Calibri Light" w:eastAsiaTheme="minorEastAsia" w:hAnsi="Calibri Light" w:cstheme="minorBidi"/>
      <w:smallCaps/>
      <w:color w:val="auto"/>
      <w:spacing w:val="5"/>
    </w:rPr>
  </w:style>
  <w:style w:type="paragraph" w:styleId="Header">
    <w:name w:val="header"/>
    <w:basedOn w:val="Normal"/>
    <w:link w:val="HeaderChar"/>
    <w:uiPriority w:val="99"/>
    <w:unhideWhenUsed/>
    <w:qFormat/>
    <w:rsid w:val="003F5039"/>
    <w:pPr>
      <w:tabs>
        <w:tab w:val="center" w:pos="4680"/>
        <w:tab w:val="right" w:pos="9360"/>
      </w:tabs>
      <w:spacing w:after="0" w:line="240" w:lineRule="auto"/>
    </w:pPr>
    <w:rPr>
      <w:rFonts w:ascii="Calibri Light" w:hAnsi="Calibri Light"/>
      <w:b/>
      <w:sz w:val="24"/>
    </w:rPr>
  </w:style>
  <w:style w:type="character" w:customStyle="1" w:styleId="HeaderChar">
    <w:name w:val="Header Char"/>
    <w:basedOn w:val="DefaultParagraphFont"/>
    <w:link w:val="Header"/>
    <w:uiPriority w:val="99"/>
    <w:rsid w:val="003F5039"/>
    <w:rPr>
      <w:rFonts w:ascii="Calibri Light" w:eastAsiaTheme="minorEastAsia" w:hAnsi="Calibri Light"/>
      <w:b/>
      <w:szCs w:val="20"/>
    </w:rPr>
  </w:style>
  <w:style w:type="paragraph" w:styleId="TOC3">
    <w:name w:val="toc 3"/>
    <w:basedOn w:val="Normal"/>
    <w:next w:val="Normal"/>
    <w:autoRedefine/>
    <w:uiPriority w:val="39"/>
    <w:unhideWhenUsed/>
    <w:rsid w:val="003F5039"/>
    <w:pPr>
      <w:spacing w:after="0"/>
      <w:ind w:left="400"/>
      <w:jc w:val="left"/>
    </w:pPr>
    <w:rPr>
      <w:rFonts w:cstheme="minorHAnsi"/>
    </w:rPr>
  </w:style>
  <w:style w:type="paragraph" w:styleId="Bibliography">
    <w:name w:val="Bibliography"/>
    <w:basedOn w:val="Normal"/>
    <w:next w:val="Normal"/>
    <w:uiPriority w:val="37"/>
    <w:unhideWhenUsed/>
    <w:rsid w:val="003F5039"/>
    <w:pPr>
      <w:tabs>
        <w:tab w:val="left" w:pos="380"/>
      </w:tabs>
      <w:spacing w:after="0" w:line="480" w:lineRule="auto"/>
      <w:ind w:left="720" w:hanging="720"/>
    </w:pPr>
  </w:style>
  <w:style w:type="paragraph" w:styleId="Footer">
    <w:name w:val="footer"/>
    <w:basedOn w:val="Normal"/>
    <w:link w:val="FooterChar"/>
    <w:uiPriority w:val="99"/>
    <w:unhideWhenUsed/>
    <w:rsid w:val="000E70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0E70AC"/>
    <w:rPr>
      <w:rFonts w:eastAsiaTheme="minorEastAsia"/>
      <w:sz w:val="20"/>
      <w:szCs w:val="20"/>
    </w:rPr>
  </w:style>
  <w:style w:type="paragraph" w:styleId="TOC5">
    <w:name w:val="toc 5"/>
    <w:basedOn w:val="Normal"/>
    <w:next w:val="Normal"/>
    <w:autoRedefine/>
    <w:uiPriority w:val="39"/>
    <w:semiHidden/>
    <w:unhideWhenUsed/>
    <w:rsid w:val="007A1054"/>
    <w:pPr>
      <w:spacing w:after="0"/>
      <w:ind w:left="800"/>
      <w:jc w:val="left"/>
    </w:pPr>
    <w:rPr>
      <w:rFonts w:cstheme="minorHAnsi"/>
    </w:rPr>
  </w:style>
  <w:style w:type="paragraph" w:styleId="TOC6">
    <w:name w:val="toc 6"/>
    <w:basedOn w:val="Normal"/>
    <w:next w:val="Normal"/>
    <w:autoRedefine/>
    <w:uiPriority w:val="39"/>
    <w:semiHidden/>
    <w:unhideWhenUsed/>
    <w:rsid w:val="007A1054"/>
    <w:pPr>
      <w:spacing w:after="0"/>
      <w:ind w:left="1000"/>
      <w:jc w:val="left"/>
    </w:pPr>
    <w:rPr>
      <w:rFonts w:cstheme="minorHAnsi"/>
    </w:rPr>
  </w:style>
  <w:style w:type="paragraph" w:styleId="TOC7">
    <w:name w:val="toc 7"/>
    <w:basedOn w:val="Normal"/>
    <w:next w:val="Normal"/>
    <w:autoRedefine/>
    <w:uiPriority w:val="39"/>
    <w:semiHidden/>
    <w:unhideWhenUsed/>
    <w:rsid w:val="007A1054"/>
    <w:pPr>
      <w:spacing w:after="0"/>
      <w:ind w:left="1200"/>
      <w:jc w:val="left"/>
    </w:pPr>
    <w:rPr>
      <w:rFonts w:cstheme="minorHAnsi"/>
    </w:rPr>
  </w:style>
  <w:style w:type="paragraph" w:styleId="TOC8">
    <w:name w:val="toc 8"/>
    <w:basedOn w:val="Normal"/>
    <w:next w:val="Normal"/>
    <w:autoRedefine/>
    <w:uiPriority w:val="39"/>
    <w:semiHidden/>
    <w:unhideWhenUsed/>
    <w:rsid w:val="007A1054"/>
    <w:pPr>
      <w:spacing w:after="0"/>
      <w:ind w:left="1400"/>
      <w:jc w:val="left"/>
    </w:pPr>
    <w:rPr>
      <w:rFonts w:cstheme="minorHAnsi"/>
    </w:rPr>
  </w:style>
  <w:style w:type="paragraph" w:styleId="TOC9">
    <w:name w:val="toc 9"/>
    <w:basedOn w:val="Normal"/>
    <w:next w:val="Normal"/>
    <w:autoRedefine/>
    <w:uiPriority w:val="39"/>
    <w:semiHidden/>
    <w:unhideWhenUsed/>
    <w:rsid w:val="007A1054"/>
    <w:pPr>
      <w:spacing w:after="0"/>
      <w:ind w:left="1600"/>
      <w:jc w:val="left"/>
    </w:pPr>
    <w:rPr>
      <w:rFonts w:cstheme="minorHAnsi"/>
    </w:rPr>
  </w:style>
  <w:style w:type="character" w:styleId="PlaceholderText">
    <w:name w:val="Placeholder Text"/>
    <w:basedOn w:val="DefaultParagraphFont"/>
    <w:uiPriority w:val="99"/>
    <w:semiHidden/>
    <w:rsid w:val="00317A9B"/>
    <w:rPr>
      <w:color w:val="808080"/>
    </w:rPr>
  </w:style>
  <w:style w:type="paragraph" w:styleId="TOAHeading">
    <w:name w:val="toa heading"/>
    <w:basedOn w:val="Normal"/>
    <w:next w:val="Normal"/>
    <w:uiPriority w:val="99"/>
    <w:unhideWhenUsed/>
    <w:rsid w:val="008914E8"/>
    <w:pPr>
      <w:spacing w:before="120"/>
    </w:pPr>
    <w:rPr>
      <w:rFonts w:asciiTheme="majorHAnsi" w:eastAsiaTheme="majorEastAsia" w:hAnsiTheme="majorHAnsi" w:cstheme="majorBidi"/>
      <w:b/>
      <w:bCs/>
      <w:sz w:val="24"/>
      <w:szCs w:val="24"/>
    </w:rPr>
  </w:style>
  <w:style w:type="paragraph" w:styleId="Revision">
    <w:name w:val="Revision"/>
    <w:hidden/>
    <w:uiPriority w:val="99"/>
    <w:semiHidden/>
    <w:rsid w:val="00EC3367"/>
    <w:rPr>
      <w:rFonts w:eastAsiaTheme="minorEastAsia"/>
      <w:sz w:val="20"/>
      <w:szCs w:val="20"/>
    </w:rPr>
  </w:style>
  <w:style w:type="character" w:styleId="CommentReference">
    <w:name w:val="annotation reference"/>
    <w:basedOn w:val="DefaultParagraphFont"/>
    <w:uiPriority w:val="99"/>
    <w:semiHidden/>
    <w:unhideWhenUsed/>
    <w:rsid w:val="00EC3367"/>
    <w:rPr>
      <w:sz w:val="16"/>
      <w:szCs w:val="16"/>
    </w:rPr>
  </w:style>
  <w:style w:type="paragraph" w:styleId="CommentText">
    <w:name w:val="annotation text"/>
    <w:basedOn w:val="Normal"/>
    <w:link w:val="CommentTextChar"/>
    <w:uiPriority w:val="99"/>
    <w:semiHidden/>
    <w:unhideWhenUsed/>
    <w:rsid w:val="00EC3367"/>
    <w:pPr>
      <w:spacing w:line="240" w:lineRule="auto"/>
    </w:pPr>
  </w:style>
  <w:style w:type="character" w:customStyle="1" w:styleId="CommentTextChar">
    <w:name w:val="Comment Text Char"/>
    <w:basedOn w:val="DefaultParagraphFont"/>
    <w:link w:val="CommentText"/>
    <w:uiPriority w:val="99"/>
    <w:semiHidden/>
    <w:rsid w:val="00EC3367"/>
    <w:rPr>
      <w:rFonts w:eastAsiaTheme="minorEastAsia"/>
      <w:sz w:val="20"/>
      <w:szCs w:val="20"/>
    </w:rPr>
  </w:style>
  <w:style w:type="paragraph" w:styleId="CommentSubject">
    <w:name w:val="annotation subject"/>
    <w:basedOn w:val="CommentText"/>
    <w:next w:val="CommentText"/>
    <w:link w:val="CommentSubjectChar"/>
    <w:uiPriority w:val="99"/>
    <w:semiHidden/>
    <w:unhideWhenUsed/>
    <w:rsid w:val="00EC3367"/>
    <w:rPr>
      <w:b/>
      <w:bCs/>
    </w:rPr>
  </w:style>
  <w:style w:type="character" w:customStyle="1" w:styleId="CommentSubjectChar">
    <w:name w:val="Comment Subject Char"/>
    <w:basedOn w:val="CommentTextChar"/>
    <w:link w:val="CommentSubject"/>
    <w:uiPriority w:val="99"/>
    <w:semiHidden/>
    <w:rsid w:val="00EC3367"/>
    <w:rPr>
      <w:rFonts w:eastAsiaTheme="minorEastAsia"/>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2034802">
      <w:bodyDiv w:val="1"/>
      <w:marLeft w:val="0"/>
      <w:marRight w:val="0"/>
      <w:marTop w:val="0"/>
      <w:marBottom w:val="0"/>
      <w:divBdr>
        <w:top w:val="none" w:sz="0" w:space="0" w:color="auto"/>
        <w:left w:val="none" w:sz="0" w:space="0" w:color="auto"/>
        <w:bottom w:val="none" w:sz="0" w:space="0" w:color="auto"/>
        <w:right w:val="none" w:sz="0" w:space="0" w:color="auto"/>
      </w:divBdr>
    </w:div>
    <w:div w:id="7818487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2.jpeg"/><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comments" Target="comment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github.com/PacificBiosciences/ccs" TargetMode="Externa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glossaryDocument" Target="glossary/document.xml"/><Relationship Id="rId10" Type="http://schemas.microsoft.com/office/2018/08/relationships/commentsExtensible" Target="commentsExtensible.xml"/><Relationship Id="rId19" Type="http://schemas.openxmlformats.org/officeDocument/2006/relationships/image" Target="media/image8.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3.png"/><Relationship Id="rId22" Type="http://schemas.microsoft.com/office/2011/relationships/people" Target="peop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1F78E92A1A75E4BA215D542EC769859"/>
        <w:category>
          <w:name w:val="General"/>
          <w:gallery w:val="placeholder"/>
        </w:category>
        <w:types>
          <w:type w:val="bbPlcHdr"/>
        </w:types>
        <w:behaviors>
          <w:behavior w:val="content"/>
        </w:behaviors>
        <w:guid w:val="{724718C8-C6F4-0D4F-B63E-AF7714F36729}"/>
      </w:docPartPr>
      <w:docPartBody>
        <w:p w:rsidR="009C7F14" w:rsidRDefault="00552D74" w:rsidP="00552D74">
          <w:pPr>
            <w:pStyle w:val="71F78E92A1A75E4BA215D542EC769859"/>
          </w:pPr>
          <w:r>
            <w:rPr>
              <w:rStyle w:val="PlaceholderText"/>
            </w:rPr>
            <w:t>Member’s Name</w:t>
          </w:r>
        </w:p>
      </w:docPartBody>
    </w:docPart>
    <w:docPart>
      <w:docPartPr>
        <w:name w:val="38402FDF1F95D84EAD4CF58CF0E22442"/>
        <w:category>
          <w:name w:val="General"/>
          <w:gallery w:val="placeholder"/>
        </w:category>
        <w:types>
          <w:type w:val="bbPlcHdr"/>
        </w:types>
        <w:behaviors>
          <w:behavior w:val="content"/>
        </w:behaviors>
        <w:guid w:val="{2877B933-75ED-E04A-B7FF-1BDBF5C4503B}"/>
      </w:docPartPr>
      <w:docPartBody>
        <w:p w:rsidR="009C7F14" w:rsidRDefault="00552D74" w:rsidP="00552D74">
          <w:pPr>
            <w:pStyle w:val="38402FDF1F95D84EAD4CF58CF0E22442"/>
          </w:pPr>
          <w:r>
            <w:rPr>
              <w:rStyle w:val="PlaceholderText"/>
            </w:rPr>
            <w:t>Member’s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w:panose1 w:val="00000000000000000000"/>
    <w:charset w:val="00"/>
    <w:family w:val="auto"/>
    <w:pitch w:val="variable"/>
    <w:sig w:usb0="00000003" w:usb1="00000000" w:usb2="00000000" w:usb3="00000000" w:csb0="00000003" w:csb1="00000000"/>
  </w:font>
  <w:font w:name="Wingdings">
    <w:panose1 w:val="05000000000000000000"/>
    <w:charset w:val="4D"/>
    <w:family w:val="decorative"/>
    <w:pitch w:val="variable"/>
    <w:sig w:usb0="00000003" w:usb1="00000000" w:usb2="00000000" w:usb3="00000000" w:csb0="8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2D74"/>
    <w:rsid w:val="00060F62"/>
    <w:rsid w:val="000F72AA"/>
    <w:rsid w:val="00525B77"/>
    <w:rsid w:val="00552D74"/>
    <w:rsid w:val="006073AC"/>
    <w:rsid w:val="007E2A0B"/>
    <w:rsid w:val="008A796A"/>
    <w:rsid w:val="008F3599"/>
    <w:rsid w:val="009C7F14"/>
    <w:rsid w:val="009E26FC"/>
    <w:rsid w:val="00A42FB7"/>
    <w:rsid w:val="00A81751"/>
    <w:rsid w:val="00AC042C"/>
    <w:rsid w:val="00D26A0A"/>
    <w:rsid w:val="00E776DC"/>
    <w:rsid w:val="00ED71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52D74"/>
    <w:rPr>
      <w:color w:val="808080"/>
    </w:rPr>
  </w:style>
  <w:style w:type="paragraph" w:customStyle="1" w:styleId="71F78E92A1A75E4BA215D542EC769859">
    <w:name w:val="71F78E92A1A75E4BA215D542EC769859"/>
    <w:rsid w:val="00552D74"/>
  </w:style>
  <w:style w:type="paragraph" w:customStyle="1" w:styleId="38402FDF1F95D84EAD4CF58CF0E22442">
    <w:name w:val="38402FDF1F95D84EAD4CF58CF0E22442"/>
    <w:rsid w:val="00552D7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898BDA-E6AA-C74A-9AED-3853B5DCE2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TotalTime>
  <Pages>51</Pages>
  <Words>25184</Words>
  <Characters>143552</Characters>
  <Application>Microsoft Office Word</Application>
  <DocSecurity>0</DocSecurity>
  <Lines>1196</Lines>
  <Paragraphs>336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Shannon Erica Kendal Joslin</dc:creator>
  <cp:keywords/>
  <dc:description/>
  <cp:lastModifiedBy>Shannon Erica Kendal Joslin</cp:lastModifiedBy>
  <cp:revision>15</cp:revision>
  <dcterms:created xsi:type="dcterms:W3CDTF">2023-08-13T20:59:00Z</dcterms:created>
  <dcterms:modified xsi:type="dcterms:W3CDTF">2023-08-26T16:29:00Z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zotero-version="6.0.13"&gt;&lt;session id="m5bjFnHH"/&gt;&lt;style id="http://www.zotero.org/styles/apa" locale="en-US" hasBibliography="1" bibliographyStyleHasBeenSet="1"/&gt;&lt;prefs&gt;&lt;pref name="fieldType" value="Field"/&gt;&lt;pref name="dontAskDelayCi</vt:lpwstr>
  </property>
  <property fmtid="{D5CDD505-2E9C-101B-9397-08002B2CF9AE}" pid="3" name="ZOTERO_PREF_2">
    <vt:lpwstr>tationUpdates" value="true"/&gt;&lt;/prefs&gt;&lt;/data&gt;</vt:lpwstr>
  </property>
</Properties>
</file>