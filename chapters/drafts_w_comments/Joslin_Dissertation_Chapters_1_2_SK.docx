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55CEA0C0"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356060B3"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commentRangeStart w:id="7"/>
      <w:ins w:id="8" w:author="Shannon Rose Christie Kieran" w:date="2022-09-07T14:51:00Z">
        <w:r w:rsidR="00E66687">
          <w:rPr>
            <w:rFonts w:asciiTheme="majorHAnsi" w:hAnsiTheme="majorHAnsi" w:cstheme="majorHAnsi"/>
            <w:sz w:val="24"/>
            <w:szCs w:val="24"/>
          </w:rPr>
          <w:t>T</w:t>
        </w:r>
      </w:ins>
      <w:del w:id="9" w:author="Shannon Rose Christie Kieran" w:date="2022-09-07T14:51:00Z">
        <w:r w:rsidRPr="00382793" w:rsidDel="00E66687">
          <w:rPr>
            <w:rFonts w:asciiTheme="majorHAnsi" w:hAnsiTheme="majorHAnsi" w:cstheme="majorHAnsi"/>
            <w:sz w:val="24"/>
            <w:szCs w:val="24"/>
          </w:rPr>
          <w:delText>t</w:delText>
        </w:r>
      </w:del>
      <w:r w:rsidRPr="00382793">
        <w:rPr>
          <w:rFonts w:asciiTheme="majorHAnsi" w:hAnsiTheme="majorHAnsi" w:cstheme="majorHAnsi"/>
          <w:sz w:val="24"/>
          <w:szCs w:val="24"/>
        </w:rPr>
        <w:t>hr</w:t>
      </w:r>
      <w:commentRangeEnd w:id="7"/>
      <w:r w:rsidR="00E66687">
        <w:rPr>
          <w:rStyle w:val="CommentReference"/>
        </w:rPr>
        <w:commentReference w:id="7"/>
      </w:r>
      <w:r w:rsidRPr="00382793">
        <w:rPr>
          <w:rFonts w:asciiTheme="majorHAnsi" w:hAnsiTheme="majorHAnsi" w:cstheme="majorHAnsi"/>
          <w:sz w:val="24"/>
          <w:szCs w:val="24"/>
        </w:rPr>
        <w:t xml:space="preserve">eatened and </w:t>
      </w:r>
      <w:commentRangeStart w:id="10"/>
      <w:r w:rsidRPr="00382793">
        <w:rPr>
          <w:rFonts w:asciiTheme="majorHAnsi" w:hAnsiTheme="majorHAnsi" w:cstheme="majorHAnsi"/>
          <w:sz w:val="24"/>
          <w:szCs w:val="24"/>
        </w:rPr>
        <w:t xml:space="preserve">state endangered </w:t>
      </w:r>
      <w:commentRangeEnd w:id="10"/>
      <w:r w:rsidR="00E66687">
        <w:rPr>
          <w:rStyle w:val="CommentReference"/>
        </w:rPr>
        <w:commentReference w:id="10"/>
      </w:r>
      <w:r w:rsidRPr="00382793">
        <w:rPr>
          <w:rFonts w:asciiTheme="majorHAnsi" w:hAnsiTheme="majorHAnsi" w:cstheme="majorHAnsi"/>
          <w:sz w:val="24"/>
          <w:szCs w:val="24"/>
        </w:rPr>
        <w:t xml:space="preserve">fish endemic to the </w:t>
      </w:r>
      <w:ins w:id="11" w:author="Shannon Rose Christie Kieran" w:date="2022-09-07T14:52:00Z">
        <w:r w:rsidR="00E66687">
          <w:rPr>
            <w:rFonts w:asciiTheme="majorHAnsi" w:hAnsiTheme="majorHAnsi" w:cstheme="majorHAnsi"/>
            <w:sz w:val="24"/>
            <w:szCs w:val="24"/>
          </w:rPr>
          <w:t>S</w:t>
        </w:r>
      </w:ins>
      <w:r w:rsidRPr="00382793">
        <w:rPr>
          <w:rFonts w:asciiTheme="majorHAnsi" w:hAnsiTheme="majorHAnsi" w:cstheme="majorHAnsi"/>
          <w:sz w:val="24"/>
          <w:szCs w:val="24"/>
        </w:rPr>
        <w:t>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w:t>
      </w:r>
      <w:commentRangeStart w:id="12"/>
      <w:r w:rsidRPr="00382793">
        <w:rPr>
          <w:rFonts w:asciiTheme="majorHAnsi" w:hAnsiTheme="majorHAnsi" w:cstheme="majorHAnsi"/>
          <w:sz w:val="24"/>
          <w:szCs w:val="24"/>
        </w:rPr>
        <w:t xml:space="preserve">thought of </w:t>
      </w:r>
      <w:commentRangeEnd w:id="12"/>
      <w:r w:rsidR="00E66687">
        <w:rPr>
          <w:rStyle w:val="CommentReference"/>
        </w:rPr>
        <w:commentReference w:id="12"/>
      </w:r>
      <w:r w:rsidRPr="00382793">
        <w:rPr>
          <w:rFonts w:asciiTheme="majorHAnsi" w:hAnsiTheme="majorHAnsi" w:cstheme="majorHAnsi"/>
          <w:sz w:val="24"/>
          <w:szCs w:val="24"/>
        </w:rPr>
        <w:t xml:space="preserve">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t>
      </w:r>
      <w:commentRangeStart w:id="13"/>
      <w:r w:rsidRPr="00382793">
        <w:rPr>
          <w:rFonts w:asciiTheme="majorHAnsi" w:hAnsiTheme="majorHAnsi" w:cstheme="majorHAnsi"/>
          <w:sz w:val="24"/>
          <w:szCs w:val="24"/>
        </w:rPr>
        <w:t>within</w:t>
      </w:r>
      <w:commentRangeEnd w:id="13"/>
      <w:r w:rsidR="00E66687">
        <w:rPr>
          <w:rStyle w:val="CommentReference"/>
        </w:rPr>
        <w:commentReference w:id="13"/>
      </w:r>
      <w:r w:rsidRPr="00382793">
        <w:rPr>
          <w:rFonts w:asciiTheme="majorHAnsi" w:hAnsiTheme="majorHAnsi" w:cstheme="majorHAnsi"/>
          <w:sz w:val="24"/>
          <w:szCs w:val="24"/>
        </w:rPr>
        <w:t xml:space="preserve"> delta smelt, and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kmer were </w:t>
      </w:r>
      <w:r w:rsidRPr="00382793">
        <w:rPr>
          <w:rFonts w:asciiTheme="majorHAnsi" w:hAnsiTheme="majorHAnsi" w:cstheme="majorHAnsi"/>
          <w:sz w:val="24"/>
          <w:szCs w:val="24"/>
        </w:rPr>
        <w:lastRenderedPageBreak/>
        <w:t>identified. Chapter three uses restriction site-associated DNA sequencing (</w:t>
      </w:r>
      <w:proofErr w:type="spellStart"/>
      <w:r w:rsidRPr="00382793">
        <w:rPr>
          <w:rFonts w:asciiTheme="majorHAnsi" w:hAnsiTheme="majorHAnsi" w:cstheme="majorHAnsi"/>
          <w:sz w:val="24"/>
          <w:szCs w:val="24"/>
        </w:rPr>
        <w:t>RADSeq</w:t>
      </w:r>
      <w:proofErr w:type="spellEnd"/>
      <w:r w:rsidRPr="00382793">
        <w:rPr>
          <w:rFonts w:asciiTheme="majorHAnsi" w:hAnsiTheme="majorHAnsi" w:cstheme="majorHAnsi"/>
          <w:sz w:val="24"/>
          <w:szCs w:val="24"/>
        </w:rPr>
        <w:t>) of __</w:t>
      </w:r>
      <w:commentRangeStart w:id="14"/>
      <w:proofErr w:type="spellStart"/>
      <w:r w:rsidRPr="00382793">
        <w:rPr>
          <w:rFonts w:asciiTheme="majorHAnsi" w:hAnsiTheme="majorHAnsi" w:cstheme="majorHAnsi"/>
          <w:sz w:val="24"/>
          <w:szCs w:val="24"/>
        </w:rPr>
        <w:t>tk</w:t>
      </w:r>
      <w:commentRangeEnd w:id="14"/>
      <w:proofErr w:type="spellEnd"/>
      <w:r w:rsidR="00E66687">
        <w:rPr>
          <w:rStyle w:val="CommentReference"/>
        </w:rPr>
        <w:commentReference w:id="14"/>
      </w:r>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generations to monitor contemporary and historical effective population size, a metric diagnostic of genetic diversity,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are the first chromosome-level and least fragmented publicly</w:t>
      </w:r>
      <w:ins w:id="15" w:author="Shannon Rose Christie Kieran" w:date="2022-09-07T14:55:00Z">
        <w:r w:rsidR="00E66687">
          <w:rPr>
            <w:rFonts w:asciiTheme="majorHAnsi" w:hAnsiTheme="majorHAnsi" w:cstheme="majorHAnsi"/>
            <w:sz w:val="24"/>
            <w:szCs w:val="24"/>
          </w:rPr>
          <w:t>-</w:t>
        </w:r>
      </w:ins>
      <w:del w:id="16" w:author="Shannon Rose Christie Kieran" w:date="2022-09-07T14:55:00Z">
        <w:r w:rsidRPr="00382793" w:rsidDel="00E66687">
          <w:rPr>
            <w:rFonts w:asciiTheme="majorHAnsi" w:hAnsiTheme="majorHAnsi" w:cstheme="majorHAnsi"/>
            <w:sz w:val="24"/>
            <w:szCs w:val="24"/>
          </w:rPr>
          <w:delText xml:space="preserve"> </w:delText>
        </w:r>
      </w:del>
      <w:r w:rsidRPr="00382793">
        <w:rPr>
          <w:rFonts w:asciiTheme="majorHAnsi" w:hAnsiTheme="majorHAnsi" w:cstheme="majorHAnsi"/>
          <w:sz w:val="24"/>
          <w:szCs w:val="24"/>
        </w:rPr>
        <w:t xml:space="preserve">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as a component of management within the cultivated refuge population. Together</w:t>
      </w:r>
      <w:ins w:id="17" w:author="Shannon Rose Christie Kieran" w:date="2022-09-07T14:55:00Z">
        <w:r w:rsidR="00E66687">
          <w:rPr>
            <w:rFonts w:asciiTheme="majorHAnsi" w:hAnsiTheme="majorHAnsi" w:cstheme="majorHAnsi"/>
            <w:sz w:val="24"/>
            <w:szCs w:val="24"/>
          </w:rPr>
          <w:t>,</w:t>
        </w:r>
      </w:ins>
      <w:r w:rsidRPr="00382793">
        <w:rPr>
          <w:rFonts w:asciiTheme="majorHAnsi" w:hAnsiTheme="majorHAnsi" w:cstheme="majorHAnsi"/>
          <w:sz w:val="24"/>
          <w:szCs w:val="24"/>
        </w:rPr>
        <w:t xml:space="preserve">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18"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18"/>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000000">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000000">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000000">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000000">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000000">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w:t>
            </w:r>
            <w:r w:rsidR="00635F3E" w:rsidRPr="007B5827">
              <w:rPr>
                <w:rStyle w:val="Hyperlink"/>
                <w:rFonts w:asciiTheme="majorHAnsi" w:hAnsiTheme="majorHAnsi" w:cstheme="majorHAnsi"/>
                <w:noProof/>
              </w:rPr>
              <w:t xml:space="preserve"> </w:t>
            </w:r>
            <w:r w:rsidR="00635F3E" w:rsidRPr="007B5827">
              <w:rPr>
                <w:rStyle w:val="Hyperlink"/>
                <w:rFonts w:asciiTheme="majorHAnsi" w:hAnsiTheme="majorHAnsi" w:cstheme="majorHAnsi"/>
                <w:noProof/>
              </w:rPr>
              <w:t>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000000">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000000">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000000">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000000">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000000">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000000">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000000">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000000">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000000">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000000">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000000">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000000">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000000">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000000">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000000">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000000">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000000">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000000">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000000">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000000">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19" w:name="_Toc113273219"/>
      <w:r w:rsidRPr="00852508">
        <w:lastRenderedPageBreak/>
        <w:t>Chapter 1 –</w:t>
      </w:r>
      <w:r>
        <w:t xml:space="preserve"> Introduction</w:t>
      </w:r>
      <w:bookmarkEnd w:id="19"/>
    </w:p>
    <w:p w14:paraId="332E5E6F" w14:textId="7862BE2A" w:rsidR="003F5039" w:rsidRPr="00173AE9" w:rsidRDefault="003F5039" w:rsidP="003F5039">
      <w:pPr>
        <w:pStyle w:val="Header"/>
        <w:spacing w:line="480" w:lineRule="auto"/>
        <w:outlineLvl w:val="1"/>
        <w:rPr>
          <w:rFonts w:asciiTheme="majorHAnsi" w:hAnsiTheme="majorHAnsi" w:cstheme="majorHAnsi"/>
        </w:rPr>
      </w:pPr>
      <w:bookmarkStart w:id="20" w:name="_Toc113123180"/>
      <w:bookmarkStart w:id="21" w:name="_Toc113273220"/>
      <w:commentRangeStart w:id="22"/>
      <w:r w:rsidRPr="00173AE9">
        <w:rPr>
          <w:rFonts w:asciiTheme="majorHAnsi" w:hAnsiTheme="majorHAnsi" w:cstheme="majorHAnsi"/>
        </w:rPr>
        <w:t>Background of delta smelt</w:t>
      </w:r>
      <w:bookmarkEnd w:id="20"/>
      <w:r w:rsidR="00DE4254" w:rsidRPr="00173AE9">
        <w:rPr>
          <w:rFonts w:asciiTheme="majorHAnsi" w:hAnsiTheme="majorHAnsi" w:cstheme="majorHAnsi"/>
        </w:rPr>
        <w:t xml:space="preserve"> &amp; the SFE</w:t>
      </w:r>
      <w:bookmarkEnd w:id="21"/>
      <w:commentRangeEnd w:id="22"/>
      <w:r w:rsidR="0060605B">
        <w:rPr>
          <w:rStyle w:val="CommentReference"/>
          <w:rFonts w:asciiTheme="minorHAnsi" w:hAnsiTheme="minorHAnsi"/>
          <w:b w:val="0"/>
        </w:rPr>
        <w:commentReference w:id="22"/>
      </w:r>
    </w:p>
    <w:p w14:paraId="6F00716F" w14:textId="75B3FAEA"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commentRangeStart w:id="23"/>
      <w:r w:rsidRPr="00382793">
        <w:rPr>
          <w:rFonts w:asciiTheme="majorHAnsi" w:hAnsiTheme="majorHAnsi" w:cstheme="majorHAnsi"/>
          <w:sz w:val="24"/>
          <w:szCs w:val="24"/>
          <w:lang w:val="en"/>
        </w:rPr>
        <w:t xml:space="preserve">SFE </w:t>
      </w:r>
      <w:commentRangeEnd w:id="23"/>
      <w:r w:rsidR="0060605B">
        <w:rPr>
          <w:rStyle w:val="CommentReference"/>
        </w:rPr>
        <w:commentReference w:id="23"/>
      </w:r>
      <w:r w:rsidRPr="00382793">
        <w:rPr>
          <w:rFonts w:asciiTheme="majorHAnsi" w:hAnsiTheme="majorHAnsi" w:cstheme="majorHAnsi"/>
          <w:sz w:val="24"/>
          <w:szCs w:val="24"/>
          <w:lang w:val="en"/>
        </w:rPr>
        <w:t>is a dynamic ecosystem encompassing 1,000 square miles of open water and wetlands in Northern California. Since the area became the primary distribution hub of California’s water supply in the 1960’s, the composition of 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2D901CB2"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Delta smelt are a small (6 - 9cm),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 a prosperous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w:t>
      </w:r>
      <w:r w:rsidRPr="00382793">
        <w:rPr>
          <w:rFonts w:asciiTheme="majorHAnsi" w:hAnsiTheme="majorHAnsi" w:cstheme="majorHAnsi"/>
          <w:sz w:val="24"/>
          <w:szCs w:val="24"/>
          <w:lang w:val="en"/>
        </w:rPr>
        <w:lastRenderedPageBreak/>
        <w:t>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Federal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genetically focused breeding program within a refuge population at the UC Davis Fish Conservation and Culture Laboratory (FCCL). </w:t>
      </w:r>
    </w:p>
    <w:p w14:paraId="0CA99728" w14:textId="2177261D" w:rsidR="00EC36DE" w:rsidRDefault="00EC36DE">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24" w:name="_Toc113123182"/>
      <w:bookmarkStart w:id="25" w:name="_Toc113273221"/>
      <w:r w:rsidRPr="00011FA5">
        <w:lastRenderedPageBreak/>
        <w:t xml:space="preserve">Chapter 2 – Genome assembly of </w:t>
      </w:r>
      <w:r w:rsidRPr="00011FA5">
        <w:rPr>
          <w:i/>
          <w:iCs/>
        </w:rPr>
        <w:t>Hypomesus transpacificus</w:t>
      </w:r>
      <w:r w:rsidRPr="00011FA5">
        <w:t xml:space="preserve"> (delta smelt)</w:t>
      </w:r>
      <w:bookmarkEnd w:id="24"/>
      <w:bookmarkEnd w:id="25"/>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6" w:name="_Toc113123183"/>
      <w:bookmarkStart w:id="27" w:name="_Toc113273222"/>
      <w:r w:rsidRPr="00FD21E9">
        <w:rPr>
          <w:rFonts w:asciiTheme="majorHAnsi" w:hAnsiTheme="majorHAnsi" w:cstheme="majorHAnsi"/>
          <w:szCs w:val="24"/>
        </w:rPr>
        <w:t>Introduction</w:t>
      </w:r>
      <w:bookmarkEnd w:id="26"/>
      <w:bookmarkEnd w:id="27"/>
    </w:p>
    <w:p w14:paraId="26D5BFC0" w14:textId="022F7F8C" w:rsidR="003F5039" w:rsidRPr="004B6F68" w:rsidRDefault="003F5039" w:rsidP="003F5039">
      <w:pPr>
        <w:spacing w:line="480" w:lineRule="auto"/>
        <w:ind w:right="270"/>
        <w:rPr>
          <w:rFonts w:asciiTheme="majorHAnsi" w:hAnsiTheme="majorHAnsi" w:cstheme="majorHAnsi"/>
          <w:sz w:val="24"/>
          <w:szCs w:val="24"/>
        </w:rPr>
      </w:pPr>
      <w:commentRangeStart w:id="28"/>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commentRangeEnd w:id="28"/>
      <w:r w:rsidR="0060605B">
        <w:rPr>
          <w:rStyle w:val="CommentReference"/>
        </w:rPr>
        <w:commentReference w:id="28"/>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 xml:space="preserve">(Darwin, 1859; </w:t>
      </w:r>
      <w:proofErr w:type="spellStart"/>
      <w:r w:rsidR="00D86949" w:rsidRPr="004B6F68">
        <w:rPr>
          <w:rFonts w:ascii="Calibri Light" w:hAnsiTheme="majorHAnsi" w:cs="Calibri Light"/>
          <w:sz w:val="24"/>
        </w:rPr>
        <w:t>Gardell</w:t>
      </w:r>
      <w:proofErr w:type="spellEnd"/>
      <w:r w:rsidR="00D86949" w:rsidRPr="004B6F68">
        <w:rPr>
          <w:rFonts w:ascii="Calibri Light" w:hAnsiTheme="majorHAnsi" w:cs="Calibri Light"/>
          <w:sz w:val="24"/>
        </w:rPr>
        <w:t xml:space="preserve">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commentRangeStart w:id="29"/>
      <w:r w:rsidRPr="00FD21E9">
        <w:rPr>
          <w:rFonts w:asciiTheme="majorHAnsi" w:hAnsiTheme="majorHAnsi" w:cstheme="majorHAnsi"/>
          <w:color w:val="00000A"/>
          <w:sz w:val="24"/>
          <w:szCs w:val="24"/>
        </w:rPr>
        <w:t>Historically, molecular biology has focused on single genes to understand disease and fuel innovation</w:t>
      </w:r>
      <w:commentRangeEnd w:id="29"/>
      <w:r w:rsidR="008027E4">
        <w:rPr>
          <w:rStyle w:val="CommentReference"/>
        </w:rPr>
        <w:commentReference w:id="29"/>
      </w:r>
      <w:r w:rsidRPr="00FD21E9">
        <w:rPr>
          <w:rFonts w:asciiTheme="majorHAnsi" w:hAnsiTheme="majorHAnsi" w:cstheme="majorHAnsi"/>
          <w:color w:val="00000A"/>
          <w:sz w:val="24"/>
          <w:szCs w:val="24"/>
        </w:rPr>
        <w:t xml:space="preserve">. However, single gene studies fail to account for how genes </w:t>
      </w:r>
      <w:del w:id="30" w:author="Shannon Rose Christie Kieran" w:date="2022-09-07T15:02:00Z">
        <w:r w:rsidRPr="00FD21E9" w:rsidDel="008027E4">
          <w:rPr>
            <w:rFonts w:asciiTheme="majorHAnsi" w:hAnsiTheme="majorHAnsi" w:cstheme="majorHAnsi"/>
            <w:color w:val="00000A"/>
            <w:sz w:val="24"/>
            <w:szCs w:val="24"/>
          </w:rPr>
          <w:delText xml:space="preserve">don’t exist as independent units but rather </w:delText>
        </w:r>
      </w:del>
      <w:r w:rsidRPr="00FD21E9">
        <w:rPr>
          <w:rFonts w:asciiTheme="majorHAnsi" w:hAnsiTheme="majorHAnsi" w:cstheme="majorHAnsi"/>
          <w:color w:val="00000A"/>
          <w:sz w:val="24"/>
          <w:szCs w:val="24"/>
        </w:rPr>
        <w:t xml:space="preserve">work combination and coordination with other genes in a complex network of interactions within each organism’s genome. Just as many macroscopic observations led to innovation and understanding of the processes that </w:t>
      </w:r>
      <w:ins w:id="31" w:author="Shannon Rose Christie Kieran" w:date="2022-09-07T15:04:00Z">
        <w:r w:rsidR="008027E4">
          <w:rPr>
            <w:rFonts w:asciiTheme="majorHAnsi" w:hAnsiTheme="majorHAnsi" w:cstheme="majorHAnsi"/>
            <w:color w:val="00000A"/>
            <w:sz w:val="24"/>
            <w:szCs w:val="24"/>
          </w:rPr>
          <w:t>a</w:t>
        </w:r>
      </w:ins>
      <w:del w:id="32" w:author="Shannon Rose Christie Kieran" w:date="2022-09-07T15:04:00Z">
        <w:r w:rsidRPr="00FD21E9" w:rsidDel="008027E4">
          <w:rPr>
            <w:rFonts w:asciiTheme="majorHAnsi" w:hAnsiTheme="majorHAnsi" w:cstheme="majorHAnsi"/>
            <w:color w:val="00000A"/>
            <w:sz w:val="24"/>
            <w:szCs w:val="24"/>
          </w:rPr>
          <w:delText>e</w:delText>
        </w:r>
      </w:del>
      <w:r w:rsidRPr="00FD21E9">
        <w:rPr>
          <w:rFonts w:asciiTheme="majorHAnsi" w:hAnsiTheme="majorHAnsi" w:cstheme="majorHAnsi"/>
          <w:color w:val="00000A"/>
          <w:sz w:val="24"/>
          <w:szCs w:val="24"/>
        </w:rPr>
        <w:t xml:space="preserve">ffect organisms, such as the theory of evolution by natural selection, current molecular biology is in an age of compiling accurate microscopic observations for current and future scientific advancement unobtainable with previous technologies. </w:t>
      </w:r>
      <w:commentRangeStart w:id="33"/>
      <w:r w:rsidRPr="00FD21E9">
        <w:rPr>
          <w:rFonts w:asciiTheme="majorHAnsi" w:hAnsiTheme="majorHAnsi" w:cstheme="majorHAnsi"/>
          <w:color w:val="00000A"/>
          <w:sz w:val="24"/>
          <w:szCs w:val="24"/>
        </w:rPr>
        <w:t xml:space="preserve">Rapid development of high-throughput sequencing </w:t>
      </w:r>
      <w:commentRangeEnd w:id="33"/>
      <w:r w:rsidR="008027E4">
        <w:rPr>
          <w:rStyle w:val="CommentReference"/>
        </w:rPr>
        <w:commentReference w:id="33"/>
      </w:r>
      <w:r w:rsidRPr="00FD21E9">
        <w:rPr>
          <w:rFonts w:asciiTheme="majorHAnsi" w:hAnsiTheme="majorHAnsi" w:cstheme="majorHAnsi"/>
          <w:color w:val="00000A"/>
          <w:sz w:val="24"/>
          <w:szCs w:val="24"/>
        </w:rPr>
        <w:t>technologies over the past few decades ha</w:t>
      </w:r>
      <w:ins w:id="34" w:author="Shannon Rose Christie Kieran" w:date="2022-09-07T15:05:00Z">
        <w:r w:rsidR="008027E4">
          <w:rPr>
            <w:rFonts w:asciiTheme="majorHAnsi" w:hAnsiTheme="majorHAnsi" w:cstheme="majorHAnsi"/>
            <w:color w:val="00000A"/>
            <w:sz w:val="24"/>
            <w:szCs w:val="24"/>
          </w:rPr>
          <w:t>s</w:t>
        </w:r>
      </w:ins>
      <w:del w:id="35" w:author="Shannon Rose Christie Kieran" w:date="2022-09-07T15:05:00Z">
        <w:r w:rsidRPr="00FD21E9" w:rsidDel="008027E4">
          <w:rPr>
            <w:rFonts w:asciiTheme="majorHAnsi" w:hAnsiTheme="majorHAnsi" w:cstheme="majorHAnsi"/>
            <w:color w:val="00000A"/>
            <w:sz w:val="24"/>
            <w:szCs w:val="24"/>
          </w:rPr>
          <w:delText>ve</w:delText>
        </w:r>
      </w:del>
      <w:r w:rsidRPr="00FD21E9">
        <w:rPr>
          <w:rFonts w:asciiTheme="majorHAnsi" w:hAnsiTheme="majorHAnsi" w:cstheme="majorHAnsi"/>
          <w:color w:val="00000A"/>
          <w:sz w:val="24"/>
          <w:szCs w:val="24"/>
        </w:rPr>
        <w:t xml:space="preserve"> led to an era of genomic research, and much genomic research begins with reference genomes. </w:t>
      </w:r>
      <w:commentRangeStart w:id="36"/>
      <w:r w:rsidRPr="00FD21E9">
        <w:rPr>
          <w:rFonts w:asciiTheme="majorHAnsi" w:hAnsiTheme="majorHAnsi" w:cstheme="majorHAnsi"/>
          <w:color w:val="00000A"/>
          <w:sz w:val="24"/>
          <w:szCs w:val="24"/>
        </w:rPr>
        <w:t xml:space="preserve">Genomic resources contribute to two </w:t>
      </w:r>
      <w:proofErr w:type="gramStart"/>
      <w:r w:rsidRPr="00FD21E9">
        <w:rPr>
          <w:rFonts w:asciiTheme="majorHAnsi" w:hAnsiTheme="majorHAnsi" w:cstheme="majorHAnsi"/>
          <w:color w:val="00000A"/>
          <w:sz w:val="24"/>
          <w:szCs w:val="24"/>
        </w:rPr>
        <w:t>broad</w:t>
      </w:r>
      <w:proofErr w:type="gramEnd"/>
      <w:r w:rsidRPr="00FD21E9">
        <w:rPr>
          <w:rFonts w:asciiTheme="majorHAnsi" w:hAnsiTheme="majorHAnsi" w:cstheme="majorHAnsi"/>
          <w:color w:val="00000A"/>
          <w:sz w:val="24"/>
          <w:szCs w:val="24"/>
        </w:rPr>
        <w:t xml:space="preserve"> </w:t>
      </w:r>
      <w:commentRangeEnd w:id="36"/>
      <w:r w:rsidR="008027E4">
        <w:rPr>
          <w:rStyle w:val="CommentReference"/>
        </w:rPr>
        <w:commentReference w:id="36"/>
      </w:r>
      <w:r w:rsidRPr="00FD21E9">
        <w:rPr>
          <w:rFonts w:asciiTheme="majorHAnsi" w:hAnsiTheme="majorHAnsi" w:cstheme="majorHAnsi"/>
          <w:color w:val="00000A"/>
          <w:sz w:val="24"/>
          <w:szCs w:val="24"/>
        </w:rPr>
        <w:t xml:space="preserve">categories: medicine and biodiversity. Medicine has benefitted from genomic resources using comparative </w:t>
      </w:r>
      <w:r w:rsidRPr="004B6F68">
        <w:rPr>
          <w:rFonts w:asciiTheme="majorHAnsi" w:hAnsiTheme="majorHAnsi" w:cstheme="majorHAnsi"/>
          <w:sz w:val="24"/>
          <w:szCs w:val="24"/>
        </w:rPr>
        <w:t xml:space="preserve">methods to identify conserved </w:t>
      </w:r>
      <w:commentRangeStart w:id="37"/>
      <w:r w:rsidRPr="004B6F68">
        <w:rPr>
          <w:rFonts w:asciiTheme="majorHAnsi" w:hAnsiTheme="majorHAnsi" w:cstheme="majorHAnsi"/>
          <w:sz w:val="24"/>
          <w:szCs w:val="24"/>
        </w:rPr>
        <w:t xml:space="preserve">loci </w:t>
      </w:r>
      <w:commentRangeEnd w:id="37"/>
      <w:r w:rsidR="00341031">
        <w:rPr>
          <w:rStyle w:val="CommentReference"/>
        </w:rPr>
        <w:commentReference w:id="37"/>
      </w:r>
      <w:r w:rsidRPr="004B6F68">
        <w:rPr>
          <w:rFonts w:asciiTheme="majorHAnsi" w:hAnsiTheme="majorHAnsi" w:cstheme="majorHAnsi"/>
          <w:sz w:val="24"/>
          <w:szCs w:val="24"/>
        </w:rPr>
        <w:t>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 Comparative methods allow for a broad 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w:t>
      </w:r>
      <w:r w:rsidRPr="004B6F68">
        <w:rPr>
          <w:rFonts w:asciiTheme="majorHAnsi" w:hAnsiTheme="majorHAnsi" w:cstheme="majorHAnsi"/>
          <w:sz w:val="24"/>
          <w:szCs w:val="24"/>
        </w:rPr>
        <w:lastRenderedPageBreak/>
        <w:t>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In both categories, genomic studies involving reference genomes are limited by the </w:t>
      </w:r>
      <w:commentRangeStart w:id="38"/>
      <w:r w:rsidRPr="004B6F68">
        <w:rPr>
          <w:rFonts w:asciiTheme="majorHAnsi" w:hAnsiTheme="majorHAnsi" w:cstheme="majorHAnsi"/>
          <w:sz w:val="24"/>
          <w:szCs w:val="24"/>
        </w:rPr>
        <w:t xml:space="preserve">completeness </w:t>
      </w:r>
      <w:commentRangeEnd w:id="38"/>
      <w:r w:rsidR="00341031">
        <w:rPr>
          <w:rStyle w:val="CommentReference"/>
        </w:rPr>
        <w:commentReference w:id="38"/>
      </w:r>
      <w:r w:rsidRPr="004B6F68">
        <w:rPr>
          <w:rFonts w:asciiTheme="majorHAnsi" w:hAnsiTheme="majorHAnsi" w:cstheme="majorHAnsi"/>
          <w:sz w:val="24"/>
          <w:szCs w:val="24"/>
        </w:rPr>
        <w:t xml:space="preserve">of the assembled resource. </w:t>
      </w:r>
      <w:commentRangeStart w:id="39"/>
      <w:r w:rsidRPr="004B6F68">
        <w:rPr>
          <w:rFonts w:asciiTheme="majorHAnsi" w:hAnsiTheme="majorHAnsi" w:cstheme="majorHAnsi"/>
          <w:sz w:val="24"/>
          <w:szCs w:val="24"/>
        </w:rPr>
        <w:t xml:space="preserve">As such, the utilization </w:t>
      </w:r>
      <w:commentRangeEnd w:id="39"/>
      <w:r w:rsidR="00341031">
        <w:rPr>
          <w:rStyle w:val="CommentReference"/>
        </w:rPr>
        <w:commentReference w:id="39"/>
      </w:r>
      <w:r w:rsidRPr="004B6F68">
        <w:rPr>
          <w:rFonts w:asciiTheme="majorHAnsi" w:hAnsiTheme="majorHAnsi" w:cstheme="majorHAnsi"/>
          <w:sz w:val="24"/>
          <w:szCs w:val="24"/>
        </w:rPr>
        <w:t>of multiple sequencing technology types to carry out “hybrid” methods of genome assembly increases the capacity for capturing and assembling increasingly more of an organism’s actual genome.</w:t>
      </w:r>
    </w:p>
    <w:p w14:paraId="7129F8FC" w14:textId="67BCFAF8" w:rsidR="003F5039" w:rsidRPr="004B6F68" w:rsidRDefault="003F5039" w:rsidP="003F5039">
      <w:pPr>
        <w:spacing w:line="480" w:lineRule="auto"/>
        <w:ind w:right="270"/>
        <w:rPr>
          <w:rFonts w:asciiTheme="majorHAnsi" w:hAnsiTheme="majorHAnsi" w:cstheme="majorHAnsi"/>
          <w:sz w:val="24"/>
          <w:szCs w:val="24"/>
        </w:rPr>
      </w:pPr>
      <w:commentRangeStart w:id="40"/>
      <w:commentRangeStart w:id="41"/>
      <w:r w:rsidRPr="004B6F68">
        <w:rPr>
          <w:rFonts w:asciiTheme="majorHAnsi" w:hAnsiTheme="majorHAnsi" w:cstheme="majorHAnsi"/>
          <w:sz w:val="24"/>
          <w:szCs w:val="24"/>
        </w:rPr>
        <w:t xml:space="preserve">Sequencing technologies have been </w:t>
      </w:r>
      <w:commentRangeEnd w:id="40"/>
      <w:r w:rsidR="00341031">
        <w:rPr>
          <w:rStyle w:val="CommentReference"/>
        </w:rPr>
        <w:commentReference w:id="40"/>
      </w:r>
      <w:commentRangeEnd w:id="41"/>
      <w:r w:rsidR="003F2BD5">
        <w:rPr>
          <w:rStyle w:val="CommentReference"/>
        </w:rPr>
        <w:commentReference w:id="41"/>
      </w:r>
      <w:r w:rsidRPr="004B6F68">
        <w:rPr>
          <w:rFonts w:asciiTheme="majorHAnsi" w:hAnsiTheme="majorHAnsi" w:cstheme="majorHAnsi"/>
          <w:sz w:val="24"/>
          <w:szCs w:val="24"/>
        </w:rPr>
        <w:t xml:space="preserve">in an era of rapid growth and next generation sequencing (NGS) and third generation sequencing (TGS) technologies have allowed for relatively easy to generate, low cost, high-throughput sequencing data. Of the numerous new methods to generate sequencing data for assembly, </w:t>
      </w:r>
      <w:commentRangeStart w:id="42"/>
      <w:r w:rsidRPr="004B6F68">
        <w:rPr>
          <w:rFonts w:asciiTheme="majorHAnsi" w:hAnsiTheme="majorHAnsi" w:cstheme="majorHAnsi"/>
          <w:sz w:val="24"/>
          <w:szCs w:val="24"/>
        </w:rPr>
        <w:t>long-read sequencing, short-read sequencing</w:t>
      </w:r>
      <w:commentRangeEnd w:id="42"/>
      <w:r w:rsidR="00341031">
        <w:rPr>
          <w:rStyle w:val="CommentReference"/>
        </w:rPr>
        <w:commentReference w:id="42"/>
      </w:r>
      <w:r w:rsidRPr="004B6F68">
        <w:rPr>
          <w:rFonts w:asciiTheme="majorHAnsi" w:hAnsiTheme="majorHAnsi" w:cstheme="majorHAnsi"/>
          <w:sz w:val="24"/>
          <w:szCs w:val="24"/>
        </w:rPr>
        <w:t xml:space="preserve">,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by relatively few individuals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assembly was the domestic goat in 2017</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commentRangeStart w:id="43"/>
      <w:r w:rsidRPr="00FD21E9">
        <w:rPr>
          <w:rFonts w:asciiTheme="majorHAnsi" w:hAnsiTheme="majorHAnsi" w:cstheme="majorHAnsi"/>
          <w:color w:val="00000A"/>
          <w:sz w:val="24"/>
          <w:szCs w:val="24"/>
        </w:rPr>
        <w:t xml:space="preserve">mammalian assembly of its time. </w:t>
      </w:r>
      <w:commentRangeEnd w:id="43"/>
      <w:r w:rsidR="00341031">
        <w:rPr>
          <w:rStyle w:val="CommentReference"/>
        </w:rPr>
        <w:commentReference w:id="43"/>
      </w:r>
      <w:r w:rsidRPr="00FD21E9">
        <w:rPr>
          <w:rFonts w:asciiTheme="majorHAnsi" w:hAnsiTheme="majorHAnsi" w:cstheme="majorHAnsi"/>
          <w:color w:val="00000A"/>
          <w:sz w:val="24"/>
          <w:szCs w:val="24"/>
        </w:rPr>
        <w:t xml:space="preserve">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ins w:id="44" w:author="Shannon Rose Christie Kieran" w:date="2022-09-07T15:11:00Z">
        <w:r w:rsidR="00341031">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hybrid</w:t>
      </w:r>
      <w:ins w:id="45" w:author="Shannon Rose Christie Kieran" w:date="2022-09-07T15:11:00Z">
        <w:r w:rsidR="00341031">
          <w:rPr>
            <w:rFonts w:asciiTheme="majorHAnsi" w:hAnsiTheme="majorHAnsi" w:cstheme="majorHAnsi"/>
            <w:color w:val="00000A"/>
            <w:sz w:val="24"/>
            <w:szCs w:val="24"/>
          </w:rPr>
          <w:t>-</w:t>
        </w:r>
      </w:ins>
      <w:del w:id="46" w:author="Shannon Rose Christie Kieran" w:date="2022-09-07T15:11:00Z">
        <w:r w:rsidRPr="00FD21E9" w:rsidDel="00341031">
          <w:rPr>
            <w:rFonts w:asciiTheme="majorHAnsi" w:hAnsiTheme="majorHAnsi" w:cstheme="majorHAnsi"/>
            <w:color w:val="00000A"/>
            <w:sz w:val="24"/>
            <w:szCs w:val="24"/>
          </w:rPr>
          <w:delText xml:space="preserve"> </w:delText>
        </w:r>
      </w:del>
      <w:r w:rsidRPr="00FD21E9">
        <w:rPr>
          <w:rFonts w:asciiTheme="majorHAnsi" w:hAnsiTheme="majorHAnsi" w:cstheme="majorHAnsi"/>
          <w:color w:val="00000A"/>
          <w:sz w:val="24"/>
          <w:szCs w:val="24"/>
        </w:rPr>
        <w:t xml:space="preserve">assembly publications </w:t>
      </w:r>
      <w:ins w:id="47" w:author="Shannon Rose Christie Kieran" w:date="2022-09-07T15:11:00Z">
        <w:r w:rsidR="00341031">
          <w:rPr>
            <w:rFonts w:asciiTheme="majorHAnsi" w:hAnsiTheme="majorHAnsi" w:cstheme="majorHAnsi"/>
            <w:color w:val="00000A"/>
            <w:sz w:val="24"/>
            <w:szCs w:val="24"/>
          </w:rPr>
          <w:t xml:space="preserve">have become </w:t>
        </w:r>
      </w:ins>
      <w:del w:id="48" w:author="Shannon Rose Christie Kieran" w:date="2022-09-07T15:11:00Z">
        <w:r w:rsidRPr="00FD21E9" w:rsidDel="00341031">
          <w:rPr>
            <w:rFonts w:asciiTheme="majorHAnsi" w:hAnsiTheme="majorHAnsi" w:cstheme="majorHAnsi"/>
            <w:color w:val="00000A"/>
            <w:sz w:val="24"/>
            <w:szCs w:val="24"/>
          </w:rPr>
          <w:delText xml:space="preserve">are </w:delText>
        </w:r>
      </w:del>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assembly is an accepted and reliable way to achieve a chromosome-scale high-quality reference genomes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ins w:id="49" w:author="Shannon Rose Christie Kieran" w:date="2022-09-07T15:13:00Z">
        <w:r w:rsidR="003F2BD5">
          <w:rPr>
            <w:rFonts w:asciiTheme="majorHAnsi" w:hAnsiTheme="majorHAnsi" w:cstheme="majorHAnsi"/>
            <w:sz w:val="24"/>
            <w:szCs w:val="24"/>
          </w:rPr>
          <w:t xml:space="preserve">have </w:t>
        </w:r>
      </w:ins>
      <w:r w:rsidRPr="004B6F68">
        <w:rPr>
          <w:rFonts w:asciiTheme="majorHAnsi" w:hAnsiTheme="majorHAnsi" w:cstheme="majorHAnsi"/>
          <w:sz w:val="24"/>
          <w:szCs w:val="24"/>
        </w:rPr>
        <w:t>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31B79F76"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lastRenderedPageBreak/>
        <w:t>Each of the three t</w:t>
      </w:r>
      <w:commentRangeStart w:id="50"/>
      <w:r w:rsidRPr="004B6F68">
        <w:rPr>
          <w:rFonts w:asciiTheme="majorHAnsi" w:hAnsiTheme="majorHAnsi" w:cstheme="majorHAnsi"/>
          <w:sz w:val="24"/>
          <w:szCs w:val="24"/>
        </w:rPr>
        <w:t xml:space="preserve">echnology types </w:t>
      </w:r>
      <w:commentRangeEnd w:id="50"/>
      <w:r w:rsidR="003F2BD5">
        <w:rPr>
          <w:rStyle w:val="CommentReference"/>
        </w:rPr>
        <w:commentReference w:id="50"/>
      </w:r>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w:t>
      </w:r>
      <w:ins w:id="51" w:author="Shannon Rose Christie Kieran" w:date="2022-09-07T15:13:00Z">
        <w:r w:rsidR="003F2BD5">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error</w:t>
      </w:r>
      <w:ins w:id="52" w:author="Shannon Rose Christie Kieran" w:date="2022-09-07T15:13:00Z">
        <w:r w:rsidR="003F2BD5">
          <w:rPr>
            <w:rFonts w:asciiTheme="majorHAnsi" w:hAnsiTheme="majorHAnsi" w:cstheme="majorHAnsi"/>
            <w:color w:val="00000A"/>
            <w:sz w:val="24"/>
            <w:szCs w:val="24"/>
          </w:rPr>
          <w:t>-</w:t>
        </w:r>
      </w:ins>
      <w:del w:id="53" w:author="Shannon Rose Christie Kieran" w:date="2022-09-07T15:13:00Z">
        <w:r w:rsidRPr="00FD21E9" w:rsidDel="003F2BD5">
          <w:rPr>
            <w:rFonts w:asciiTheme="majorHAnsi" w:hAnsiTheme="majorHAnsi" w:cstheme="majorHAnsi"/>
            <w:color w:val="00000A"/>
            <w:sz w:val="24"/>
            <w:szCs w:val="24"/>
          </w:rPr>
          <w:delText xml:space="preserve"> </w:delText>
        </w:r>
      </w:del>
      <w:r w:rsidRPr="00FD21E9">
        <w:rPr>
          <w:rFonts w:asciiTheme="majorHAnsi" w:hAnsiTheme="majorHAnsi" w:cstheme="majorHAnsi"/>
          <w:color w:val="00000A"/>
          <w:sz w:val="24"/>
          <w:szCs w:val="24"/>
        </w:rPr>
        <w:t>prone reads to generate scaffolds, correct base calling errors with short reads which have high accuracy but cannot span highly</w:t>
      </w:r>
      <w:ins w:id="54" w:author="Shannon Rose Christie Kieran" w:date="2022-09-07T15:13:00Z">
        <w:r w:rsidR="003F2BD5">
          <w:rPr>
            <w:rFonts w:asciiTheme="majorHAnsi" w:hAnsiTheme="majorHAnsi" w:cstheme="majorHAnsi"/>
            <w:color w:val="00000A"/>
            <w:sz w:val="24"/>
            <w:szCs w:val="24"/>
          </w:rPr>
          <w:t>-</w:t>
        </w:r>
      </w:ins>
      <w:del w:id="55" w:author="Shannon Rose Christie Kieran" w:date="2022-09-07T15:13:00Z">
        <w:r w:rsidRPr="00FD21E9" w:rsidDel="003F2BD5">
          <w:rPr>
            <w:rFonts w:asciiTheme="majorHAnsi" w:hAnsiTheme="majorHAnsi" w:cstheme="majorHAnsi"/>
            <w:color w:val="00000A"/>
            <w:sz w:val="24"/>
            <w:szCs w:val="24"/>
          </w:rPr>
          <w:delText xml:space="preserve"> </w:delText>
        </w:r>
      </w:del>
      <w:r w:rsidRPr="00FD21E9">
        <w:rPr>
          <w:rFonts w:asciiTheme="majorHAnsi" w:hAnsiTheme="majorHAnsi" w:cstheme="majorHAnsi"/>
          <w:color w:val="00000A"/>
          <w:sz w:val="24"/>
          <w:szCs w:val="24"/>
        </w:rPr>
        <w:t xml:space="preserve">repetitive sequences, and anchor scaffolds into chromosomes using interaction mapping which </w:t>
      </w:r>
      <w:commentRangeStart w:id="56"/>
      <w:r w:rsidRPr="00FD21E9">
        <w:rPr>
          <w:rFonts w:asciiTheme="majorHAnsi" w:hAnsiTheme="majorHAnsi" w:cstheme="majorHAnsi"/>
          <w:color w:val="00000A"/>
          <w:sz w:val="24"/>
          <w:szCs w:val="24"/>
        </w:rPr>
        <w:t>shows</w:t>
      </w:r>
      <w:commentRangeEnd w:id="56"/>
      <w:r w:rsidR="003F2BD5">
        <w:rPr>
          <w:rStyle w:val="CommentReference"/>
        </w:rPr>
        <w:commentReference w:id="56"/>
      </w:r>
      <w:r w:rsidRPr="00FD21E9">
        <w:rPr>
          <w:rFonts w:asciiTheme="majorHAnsi" w:hAnsiTheme="majorHAnsi" w:cstheme="majorHAnsi"/>
          <w:color w:val="00000A"/>
          <w:sz w:val="24"/>
          <w:szCs w:val="24"/>
        </w:rPr>
        <w:t xml:space="preserve"> physical associations to span and link proximal scaffolds. </w:t>
      </w:r>
    </w:p>
    <w:p w14:paraId="6465AD49" w14:textId="2A6F165A" w:rsidR="003F5039" w:rsidRPr="004B6F68"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color w:val="00000A"/>
          <w:sz w:val="24"/>
          <w:szCs w:val="24"/>
        </w:rPr>
        <w:t xml:space="preserve">We used PacBio HiFi long-reads, 10X Genomics linked-reads, and Phase Genomics chromatin confirmation </w:t>
      </w:r>
      <w:commentRangeStart w:id="57"/>
      <w:r w:rsidRPr="00FD21E9">
        <w:rPr>
          <w:rFonts w:asciiTheme="majorHAnsi" w:hAnsiTheme="majorHAnsi" w:cstheme="majorHAnsi"/>
          <w:color w:val="00000A"/>
          <w:sz w:val="24"/>
          <w:szCs w:val="24"/>
        </w:rPr>
        <w:t>capture</w:t>
      </w:r>
      <w:commentRangeEnd w:id="57"/>
      <w:r w:rsidR="003F2BD5">
        <w:rPr>
          <w:rStyle w:val="CommentReference"/>
        </w:rPr>
        <w:commentReference w:id="57"/>
      </w:r>
      <w:ins w:id="58" w:author="Shannon Rose Christie Kieran" w:date="2022-09-07T15:14:00Z">
        <w:r w:rsidR="003F2BD5">
          <w:rPr>
            <w:rFonts w:asciiTheme="majorHAnsi" w:hAnsiTheme="majorHAnsi" w:cstheme="majorHAnsi"/>
            <w:color w:val="00000A"/>
            <w:sz w:val="24"/>
            <w:szCs w:val="24"/>
          </w:rPr>
          <w:t xml:space="preserve"> to assemble our reference-quality Delta smelt genome</w:t>
        </w:r>
      </w:ins>
      <w:r w:rsidRPr="00FD21E9">
        <w:rPr>
          <w:rFonts w:asciiTheme="majorHAnsi" w:hAnsiTheme="majorHAnsi" w:cstheme="majorHAnsi"/>
          <w:color w:val="00000A"/>
          <w:sz w:val="24"/>
          <w:szCs w:val="24"/>
        </w:rPr>
        <w:t xml:space="preserve">. In addition to these three sequencing technologies, we sought to further increase the </w:t>
      </w:r>
      <w:r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Finally, we </w:t>
      </w:r>
      <w:del w:id="59" w:author="Shannon Rose Christie Kieran" w:date="2022-09-07T15:15:00Z">
        <w:r w:rsidRPr="004B6F68" w:rsidDel="003F2BD5">
          <w:rPr>
            <w:rFonts w:asciiTheme="majorHAnsi" w:hAnsiTheme="majorHAnsi" w:cstheme="majorHAnsi"/>
            <w:sz w:val="24"/>
            <w:szCs w:val="24"/>
          </w:rPr>
          <w:delText xml:space="preserve">independently </w:delText>
        </w:r>
      </w:del>
      <w:r w:rsidRPr="004B6F68">
        <w:rPr>
          <w:rFonts w:asciiTheme="majorHAnsi" w:hAnsiTheme="majorHAnsi" w:cstheme="majorHAnsi"/>
          <w:sz w:val="24"/>
          <w:szCs w:val="24"/>
        </w:rPr>
        <w:t xml:space="preserve">validated the number of expected chromosomes in the final </w:t>
      </w:r>
      <w:commentRangeStart w:id="60"/>
      <w:r w:rsidRPr="004B6F68">
        <w:rPr>
          <w:rFonts w:asciiTheme="majorHAnsi" w:hAnsiTheme="majorHAnsi" w:cstheme="majorHAnsi"/>
          <w:sz w:val="24"/>
          <w:szCs w:val="24"/>
        </w:rPr>
        <w:t xml:space="preserve">delta smelt </w:t>
      </w:r>
      <w:commentRangeEnd w:id="60"/>
      <w:r w:rsidR="003F2BD5">
        <w:rPr>
          <w:rStyle w:val="CommentReference"/>
        </w:rPr>
        <w:commentReference w:id="60"/>
      </w:r>
      <w:r w:rsidRPr="004B6F68">
        <w:rPr>
          <w:rFonts w:asciiTheme="majorHAnsi" w:hAnsiTheme="majorHAnsi" w:cstheme="majorHAnsi"/>
          <w:sz w:val="24"/>
          <w:szCs w:val="24"/>
        </w:rPr>
        <w:t>assembly by karyotyping the species.</w:t>
      </w:r>
    </w:p>
    <w:p w14:paraId="2BB5B9B0" w14:textId="054785B2" w:rsidR="003F5039" w:rsidRPr="00FD21E9" w:rsidRDefault="003F5039" w:rsidP="003F5039">
      <w:pPr>
        <w:spacing w:line="480" w:lineRule="auto"/>
        <w:ind w:right="270"/>
        <w:rPr>
          <w:rFonts w:asciiTheme="majorHAnsi" w:hAnsiTheme="majorHAnsi" w:cstheme="majorHAnsi"/>
          <w:color w:val="00000A"/>
          <w:sz w:val="24"/>
          <w:szCs w:val="24"/>
        </w:rPr>
      </w:pPr>
      <w:commentRangeStart w:id="61"/>
      <w:r w:rsidRPr="004B6F68">
        <w:rPr>
          <w:rFonts w:asciiTheme="majorHAnsi" w:hAnsiTheme="majorHAnsi" w:cstheme="majorHAnsi"/>
          <w:sz w:val="24"/>
          <w:szCs w:val="24"/>
        </w:rPr>
        <w:t>Prior to this work</w:t>
      </w:r>
      <w:ins w:id="62" w:author="Shannon Rose Christie Kieran" w:date="2022-09-07T15:16:00Z">
        <w:r w:rsidR="003F2BD5">
          <w:rPr>
            <w:rFonts w:asciiTheme="majorHAnsi" w:hAnsiTheme="majorHAnsi" w:cstheme="majorHAnsi"/>
            <w:sz w:val="24"/>
            <w:szCs w:val="24"/>
          </w:rPr>
          <w:t xml:space="preserve">, </w:t>
        </w:r>
      </w:ins>
      <w:del w:id="63" w:author="Shannon Rose Christie Kieran" w:date="2022-09-07T15:16:00Z">
        <w:r w:rsidRPr="004B6F68" w:rsidDel="003F2BD5">
          <w:rPr>
            <w:rFonts w:asciiTheme="majorHAnsi" w:hAnsiTheme="majorHAnsi" w:cstheme="majorHAnsi"/>
            <w:sz w:val="24"/>
            <w:szCs w:val="24"/>
          </w:rPr>
          <w:delText xml:space="preserve"> </w:delText>
        </w:r>
      </w:del>
      <w:r w:rsidRPr="004B6F68">
        <w:rPr>
          <w:rFonts w:asciiTheme="majorHAnsi" w:hAnsiTheme="majorHAnsi" w:cstheme="majorHAnsi"/>
          <w:sz w:val="24"/>
          <w:szCs w:val="24"/>
        </w:rPr>
        <w:t xml:space="preserve">no endangered species and 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commentRangeEnd w:id="61"/>
      <w:r w:rsidR="003F2BD5">
        <w:rPr>
          <w:rStyle w:val="CommentReference"/>
        </w:rPr>
        <w:commentReference w:id="61"/>
      </w:r>
      <w:r w:rsidRPr="004B6F68">
        <w:rPr>
          <w:rFonts w:asciiTheme="majorHAnsi" w:hAnsiTheme="majorHAnsi" w:cstheme="majorHAnsi"/>
          <w:sz w:val="24"/>
          <w:szCs w:val="24"/>
        </w:rPr>
        <w:t>. These assemblies came from three different genera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nipponensis</w:t>
      </w:r>
      <w:proofErr w:type="spellEnd"/>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w:t>
      </w:r>
      <w:commentRangeStart w:id="64"/>
      <w:r w:rsidRPr="004B6F68">
        <w:rPr>
          <w:rFonts w:asciiTheme="majorHAnsi" w:hAnsiTheme="majorHAnsi" w:cstheme="majorHAnsi"/>
          <w:sz w:val="24"/>
          <w:szCs w:val="24"/>
        </w:rPr>
        <w:t>known to hybridize with delta smelt</w:t>
      </w:r>
      <w:r w:rsidR="004B6F68" w:rsidRPr="004B6F68">
        <w:rPr>
          <w:rFonts w:asciiTheme="majorHAnsi" w:hAnsiTheme="majorHAnsi" w:cstheme="majorHAnsi"/>
          <w:sz w:val="24"/>
          <w:szCs w:val="24"/>
        </w:rPr>
        <w:t xml:space="preserve"> </w:t>
      </w:r>
      <w:commentRangeEnd w:id="64"/>
      <w:r w:rsidR="005C27A3">
        <w:rPr>
          <w:rStyle w:val="CommentReference"/>
        </w:rPr>
        <w:commentReference w:id="64"/>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 xml:space="preserve">(Dill &amp; </w:t>
      </w:r>
      <w:proofErr w:type="spellStart"/>
      <w:r w:rsidR="00D86949" w:rsidRPr="004B6F68">
        <w:rPr>
          <w:rFonts w:ascii="Calibri Light" w:hAnsiTheme="majorHAnsi" w:cs="Calibri Light"/>
          <w:sz w:val="24"/>
        </w:rPr>
        <w:t>Cordone</w:t>
      </w:r>
      <w:proofErr w:type="spellEnd"/>
      <w:r w:rsidR="00D86949" w:rsidRPr="004B6F68">
        <w:rPr>
          <w:rFonts w:ascii="Calibri Light" w:hAnsiTheme="majorHAnsi" w:cs="Calibri Light"/>
          <w:sz w:val="24"/>
        </w:rPr>
        <w:t>,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genome, estimated to be</w:t>
      </w:r>
      <w:commentRangeStart w:id="65"/>
      <w:r w:rsidRPr="004B6F68">
        <w:rPr>
          <w:rFonts w:asciiTheme="majorHAnsi" w:hAnsiTheme="majorHAnsi" w:cstheme="majorHAnsi"/>
          <w:sz w:val="24"/>
          <w:szCs w:val="24"/>
        </w:rPr>
        <w:t xml:space="preserv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w:t>
      </w:r>
      <w:commentRangeEnd w:id="65"/>
      <w:r w:rsidR="005C27A3">
        <w:rPr>
          <w:rStyle w:val="CommentReference"/>
        </w:rPr>
        <w:commentReference w:id="65"/>
      </w:r>
      <w:r w:rsidRPr="004B6F68">
        <w:rPr>
          <w:rFonts w:asciiTheme="majorHAnsi" w:hAnsiTheme="majorHAnsi" w:cstheme="majorHAnsi"/>
          <w:sz w:val="24"/>
          <w:szCs w:val="24"/>
        </w:rPr>
        <w:t xml:space="preserve">, was the most contiguous resource within the Smelt family, the assembly was not a chromosome-level 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66" w:name="_Toc113123184"/>
      <w:bookmarkStart w:id="67" w:name="_Toc113273223"/>
      <w:r w:rsidRPr="00FD21E9">
        <w:rPr>
          <w:rFonts w:asciiTheme="majorHAnsi" w:hAnsiTheme="majorHAnsi" w:cstheme="majorHAnsi"/>
          <w:szCs w:val="24"/>
        </w:rPr>
        <w:t>Methods</w:t>
      </w:r>
      <w:bookmarkEnd w:id="66"/>
      <w:bookmarkEnd w:id="67"/>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68" w:name="_Toc113123185"/>
      <w:bookmarkStart w:id="69" w:name="_Toc113273224"/>
      <w:r w:rsidRPr="00FD21E9">
        <w:rPr>
          <w:rFonts w:asciiTheme="majorHAnsi" w:hAnsiTheme="majorHAnsi" w:cstheme="majorHAnsi"/>
          <w:sz w:val="24"/>
          <w:szCs w:val="24"/>
        </w:rPr>
        <w:lastRenderedPageBreak/>
        <w:t>Sample collection &amp; DNA extraction</w:t>
      </w:r>
      <w:bookmarkEnd w:id="68"/>
      <w:bookmarkEnd w:id="69"/>
      <w:r w:rsidRPr="00FD21E9">
        <w:rPr>
          <w:rFonts w:asciiTheme="majorHAnsi" w:hAnsiTheme="majorHAnsi" w:cstheme="majorHAnsi"/>
          <w:sz w:val="24"/>
          <w:szCs w:val="24"/>
        </w:rPr>
        <w:t xml:space="preserve"> </w:t>
      </w:r>
    </w:p>
    <w:p w14:paraId="5261C20F" w14:textId="49CFE4B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w:t>
      </w:r>
      <w:commentRangeStart w:id="70"/>
      <w:r w:rsidRPr="00FD21E9">
        <w:rPr>
          <w:rFonts w:asciiTheme="majorHAnsi" w:hAnsiTheme="majorHAnsi" w:cstheme="majorHAnsi"/>
          <w:sz w:val="24"/>
          <w:szCs w:val="24"/>
        </w:rPr>
        <w:t xml:space="preserve">high molecular weight </w:t>
      </w:r>
      <w:commentRangeEnd w:id="70"/>
      <w:r w:rsidR="00183699">
        <w:rPr>
          <w:rStyle w:val="CommentReference"/>
        </w:rPr>
        <w:commentReference w:id="70"/>
      </w:r>
      <w:r w:rsidRPr="00FD21E9">
        <w:rPr>
          <w:rFonts w:asciiTheme="majorHAnsi" w:hAnsiTheme="majorHAnsi" w:cstheme="majorHAnsi"/>
          <w:sz w:val="24"/>
          <w:szCs w:val="24"/>
        </w:rPr>
        <w:t xml:space="preserve">(HMW) genomic DNA (gDNA), we collected tissue samples from male and female delta smelt reared within the refuge population at the FCCL at 600 </w:t>
      </w:r>
      <w:commentRangeStart w:id="71"/>
      <w:r w:rsidRPr="00FD21E9">
        <w:rPr>
          <w:rFonts w:asciiTheme="majorHAnsi" w:hAnsiTheme="majorHAnsi" w:cstheme="majorHAnsi"/>
          <w:sz w:val="24"/>
          <w:szCs w:val="24"/>
        </w:rPr>
        <w:t>days post hatch</w:t>
      </w:r>
      <w:commentRangeEnd w:id="71"/>
      <w:r w:rsidR="00183699">
        <w:rPr>
          <w:rStyle w:val="CommentReference"/>
        </w:rPr>
        <w:commentReference w:id="71"/>
      </w:r>
      <w:r w:rsidRPr="00FD21E9">
        <w:rPr>
          <w:rFonts w:asciiTheme="majorHAnsi" w:hAnsiTheme="majorHAnsi" w:cstheme="majorHAnsi"/>
          <w:sz w:val="24"/>
          <w:szCs w:val="24"/>
        </w:rPr>
        <w:t>. Fish were euthanized according to 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4785F348"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(UC Davis Sequencing Center)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Pr="00FD21E9">
        <w:rPr>
          <w:rFonts w:asciiTheme="majorHAnsi" w:hAnsiTheme="majorHAnsi" w:cstheme="majorHAnsi"/>
          <w:sz w:val="24"/>
          <w:szCs w:val="24"/>
        </w:rPr>
        <w:t>NanoDrop</w:t>
      </w:r>
      <w:proofErr w:type="spellEnd"/>
      <w:r w:rsidRPr="00FD21E9">
        <w:rPr>
          <w:rFonts w:asciiTheme="majorHAnsi" w:hAnsiTheme="majorHAnsi" w:cstheme="majorHAnsi"/>
          <w:sz w:val="24"/>
          <w:szCs w:val="24"/>
        </w:rPr>
        <w:t>. Libraries of relevant sequencing technologies were created from extractions with an average read fragment length of 50kb with strong fluorescence.</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72" w:name="_Toc113123186"/>
      <w:bookmarkStart w:id="73" w:name="_Toc113273225"/>
      <w:r w:rsidRPr="00FD21E9">
        <w:rPr>
          <w:rFonts w:asciiTheme="majorHAnsi" w:hAnsiTheme="majorHAnsi" w:cstheme="majorHAnsi"/>
          <w:sz w:val="24"/>
          <w:szCs w:val="24"/>
        </w:rPr>
        <w:t>Linked-read library prep, sequencing &amp; quality control</w:t>
      </w:r>
      <w:bookmarkEnd w:id="72"/>
      <w:bookmarkEnd w:id="73"/>
    </w:p>
    <w:p w14:paraId="243F302D"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xml:space="preserve">, Woburn, MA) to approximately 350bp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The sequencing library was quantified by qPCR with a Kapa Library Quant kit (Kapa Biosystems-Roche) and sequenced on NovaSeq6000 sequencer (Illumina, San Diego, CA) with paired-end 150 bp reads. We used a previous inhouse RAD-sequencing-based estimate of a haploid delta </w:t>
      </w:r>
      <w:r w:rsidRPr="00FD21E9">
        <w:rPr>
          <w:rFonts w:asciiTheme="majorHAnsi" w:hAnsiTheme="majorHAnsi" w:cstheme="majorHAnsi"/>
          <w:sz w:val="24"/>
          <w:szCs w:val="24"/>
        </w:rPr>
        <w:lastRenderedPageBreak/>
        <w:t>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53A2958F"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Each step splits sequencing data into sub-sequences of a given length (k-mers) to plot out frequencies or comparisons to visually inspect the data for quality issues. We looked for signs of bacterial and organelle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lastRenderedPageBreak/>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74" w:name="_Toc113123187"/>
      <w:bookmarkStart w:id="75" w:name="_Toc113273226"/>
      <w:r w:rsidRPr="00FD21E9">
        <w:rPr>
          <w:rFonts w:asciiTheme="majorHAnsi" w:hAnsiTheme="majorHAnsi" w:cstheme="majorHAnsi"/>
          <w:sz w:val="24"/>
          <w:szCs w:val="24"/>
        </w:rPr>
        <w:t>Long-read library prep, sequencing &amp; quality control</w:t>
      </w:r>
      <w:bookmarkEnd w:id="74"/>
      <w:bookmarkEnd w:id="75"/>
    </w:p>
    <w:p w14:paraId="0573720A"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Genomic DNA was sheared to roughly 17kb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w:t>
      </w:r>
      <w:r w:rsidRPr="00FD21E9">
        <w:rPr>
          <w:rFonts w:asciiTheme="majorHAnsi" w:hAnsiTheme="majorHAnsi" w:cstheme="majorHAnsi"/>
          <w:sz w:val="24"/>
          <w:szCs w:val="24"/>
        </w:rPr>
        <w:lastRenderedPageBreak/>
        <w:t xml:space="preserve">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8M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w:t>
      </w:r>
      <w:r w:rsidRPr="00FD21E9">
        <w:rPr>
          <w:rFonts w:asciiTheme="majorHAnsi" w:hAnsiTheme="majorHAnsi" w:cstheme="majorHAnsi"/>
          <w:sz w:val="24"/>
          <w:szCs w:val="24"/>
        </w:rPr>
        <w:lastRenderedPageBreak/>
        <w:t>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76" w:name="_Toc113123188"/>
      <w:bookmarkStart w:id="77" w:name="_Toc113273227"/>
      <w:r w:rsidRPr="00FD21E9">
        <w:rPr>
          <w:rFonts w:asciiTheme="majorHAnsi" w:hAnsiTheme="majorHAnsi" w:cstheme="majorHAnsi"/>
          <w:sz w:val="24"/>
          <w:szCs w:val="24"/>
        </w:rPr>
        <w:t>Hi-C chromatin conformation capture library prep, sequencing &amp; quality control</w:t>
      </w:r>
      <w:bookmarkEnd w:id="76"/>
      <w:bookmarkEnd w:id="77"/>
    </w:p>
    <w:p w14:paraId="257D6824" w14:textId="77777777"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sz w:val="24"/>
          <w:szCs w:val="24"/>
        </w:rPr>
        <w:t>genomically</w:t>
      </w:r>
      <w:proofErr w:type="spellEnd"/>
      <w:r w:rsidRPr="00EC0C3A">
        <w:rPr>
          <w:rFonts w:asciiTheme="majorHAnsi" w:hAnsiTheme="majorHAnsi" w:cstheme="majorHAnsi"/>
          <w:sz w:val="24"/>
          <w:szCs w:val="24"/>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Due to the lack of availability of sequencing centers accepting new material during the COVID-19 pandemic, we outsourced the male hi-c sequencing to the Vertebrate Genome Project (VGP) at Rockefeller. The data from these sequencing runs had yet to be returned upon the completion of the research for this dissertation. Because hi-c links long-range interactions, we used the female hi-c sequencing data for both male and female scaffolding.</w:t>
      </w:r>
    </w:p>
    <w:p w14:paraId="5710ECC4" w14:textId="106F2206"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hi-c sequencing data by looking at base quality and mapping metrics.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hi-c sequencing data would be useful in linking scaffolds, we looked at a percentage of high-quality reads (minimum mapping quality of greater than or equal to 20, a maximum edit distance of less than or equal to 5, and no duplications) that mapped to our draft assembly created from the prior step. We also observed the number of reads which aligned to each contig (&gt;600 desired) and the number of high-quality reads greater than 10Kbp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78" w:name="_Toc113123189"/>
      <w:bookmarkStart w:id="79" w:name="_Toc113273228"/>
      <w:r w:rsidRPr="0087338E">
        <w:rPr>
          <w:rFonts w:asciiTheme="majorHAnsi" w:hAnsiTheme="majorHAnsi" w:cstheme="majorHAnsi"/>
          <w:sz w:val="24"/>
          <w:szCs w:val="24"/>
        </w:rPr>
        <w:t>Genome assembly</w:t>
      </w:r>
      <w:bookmarkEnd w:id="78"/>
      <w:bookmarkEnd w:id="79"/>
    </w:p>
    <w:p w14:paraId="0F919F6E" w14:textId="7D1DEBEF"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To scaffold the initial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assembly using linked-read data, we used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Pr="00FD21E9">
        <w:rPr>
          <w:rFonts w:asciiTheme="majorHAnsi" w:hAnsiTheme="majorHAnsi" w:cstheme="majorHAnsi"/>
          <w:sz w:val="24"/>
          <w:szCs w:val="24"/>
        </w:rPr>
        <w:t>which first breaks the assembly at locations that were incorrectly joined, scaffolds the assembly into larger, more contiguous</w:t>
      </w:r>
      <w:r w:rsidRPr="00FD21E9">
        <w:rPr>
          <w:rFonts w:asciiTheme="majorHAnsi" w:hAnsiTheme="majorHAnsi" w:cstheme="majorHAnsi"/>
          <w:color w:val="00000A"/>
          <w:sz w:val="24"/>
          <w:szCs w:val="24"/>
        </w:rPr>
        <w:t xml:space="preserve"> sequencing segments composing the linked- and long-read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After linked-read scaffolding, we followed the Arima mapping protocol (https://github.com/ArimaGenomics/mapping_pipeline) to prepare the hi-c data to use </w:t>
      </w:r>
      <w:r w:rsidRPr="00FD21E9">
        <w:rPr>
          <w:rFonts w:asciiTheme="majorHAnsi" w:hAnsiTheme="majorHAnsi" w:cstheme="majorHAnsi"/>
          <w:color w:val="00000A"/>
          <w:sz w:val="24"/>
          <w:szCs w:val="24"/>
        </w:rPr>
        <w:lastRenderedPageBreak/>
        <w:t>interaction mapping information 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hi-c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hi-c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hi-c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hi-c data to produce a linked, long, and hi-c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80" w:name="_Toc113123190"/>
      <w:bookmarkStart w:id="81" w:name="_Toc113273229"/>
      <w:r w:rsidRPr="00FD21E9">
        <w:rPr>
          <w:rFonts w:asciiTheme="majorHAnsi" w:hAnsiTheme="majorHAnsi" w:cstheme="majorHAnsi"/>
          <w:sz w:val="24"/>
          <w:szCs w:val="24"/>
        </w:rPr>
        <w:t>Assembly quality assessment</w:t>
      </w:r>
      <w:bookmarkEnd w:id="80"/>
      <w:bookmarkEnd w:id="81"/>
    </w:p>
    <w:p w14:paraId="12E8AF4B" w14:textId="7FF11905"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Read length histograms were generated </w:t>
      </w:r>
      <w:r w:rsidRPr="00FD21E9">
        <w:rPr>
          <w:rFonts w:asciiTheme="majorHAnsi" w:hAnsiTheme="majorHAnsi" w:cstheme="majorHAnsi"/>
          <w:sz w:val="24"/>
          <w:szCs w:val="24"/>
        </w:rPr>
        <w:lastRenderedPageBreak/>
        <w:t>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82" w:name="_Toc113123191"/>
      <w:bookmarkStart w:id="83" w:name="_Toc113273230"/>
      <w:r w:rsidRPr="00FD21E9">
        <w:rPr>
          <w:rFonts w:asciiTheme="majorHAnsi" w:hAnsiTheme="majorHAnsi" w:cstheme="majorHAnsi"/>
          <w:sz w:val="24"/>
          <w:szCs w:val="24"/>
        </w:rPr>
        <w:t>Cytogenic chromosome validation</w:t>
      </w:r>
      <w:bookmarkEnd w:id="82"/>
      <w:bookmarkEnd w:id="83"/>
    </w:p>
    <w:p w14:paraId="63B7DB14"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84" w:name="_Toc113123192"/>
      <w:bookmarkStart w:id="85" w:name="_Toc113273231"/>
      <w:r w:rsidRPr="00FD21E9">
        <w:rPr>
          <w:rFonts w:asciiTheme="majorHAnsi" w:hAnsiTheme="majorHAnsi" w:cstheme="majorHAnsi"/>
          <w:szCs w:val="24"/>
        </w:rPr>
        <w:t>Results</w:t>
      </w:r>
      <w:bookmarkEnd w:id="84"/>
      <w:bookmarkEnd w:id="85"/>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86" w:name="_Toc113123193"/>
      <w:bookmarkStart w:id="87" w:name="_Toc113273232"/>
      <w:r w:rsidRPr="00FD21E9">
        <w:rPr>
          <w:rFonts w:asciiTheme="majorHAnsi" w:hAnsiTheme="majorHAnsi" w:cstheme="majorHAnsi"/>
          <w:sz w:val="24"/>
          <w:szCs w:val="24"/>
        </w:rPr>
        <w:t>Sample collection &amp; DNA extraction</w:t>
      </w:r>
      <w:bookmarkEnd w:id="86"/>
      <w:bookmarkEnd w:id="87"/>
    </w:p>
    <w:p w14:paraId="0C2648BD" w14:textId="238A951F"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3.4µg of HMW gDNA at a concentration of 87ng/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hi-c sequencing and gill tissue from one female (T3F02_SC_FF) was used for further PacBio sequencing. One male individual (T3M02_BM_FF) was used for linked and long read sequencing, and internal organ tissue from the second male (T4M01_IO_FF) was used for generating hi-c sequencing data (Table 2.2). Suspending tissues in propylene glycol did not increase the success rate or yield of extracted HMW gDNA in our experience, and all successful extractions were not suspended in any kind of solution after flash freezing.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male and female extractions were 1.91 and 1.90, respectively.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88" w:name="_Toc113123194"/>
      <w:bookmarkStart w:id="89" w:name="_Toc113273233"/>
      <w:r w:rsidRPr="00FD21E9">
        <w:rPr>
          <w:rFonts w:asciiTheme="majorHAnsi" w:hAnsiTheme="majorHAnsi" w:cstheme="majorHAnsi"/>
          <w:sz w:val="24"/>
          <w:szCs w:val="24"/>
        </w:rPr>
        <w:t>Linked-read library prep, sequencing &amp; quality control</w:t>
      </w:r>
      <w:bookmarkEnd w:id="88"/>
      <w:bookmarkEnd w:id="89"/>
    </w:p>
    <w:p w14:paraId="529DA7B4" w14:textId="15C7D0E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We used the updated k-mer based estimate to reduce the amount of male data generated in 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67A38A5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90" w:name="_Toc113123195"/>
      <w:bookmarkStart w:id="91" w:name="_Toc113273234"/>
      <w:r w:rsidRPr="00FD21E9">
        <w:rPr>
          <w:rFonts w:asciiTheme="majorHAnsi" w:hAnsiTheme="majorHAnsi" w:cstheme="majorHAnsi"/>
          <w:sz w:val="24"/>
          <w:szCs w:val="24"/>
        </w:rPr>
        <w:t>Long-read library prep, sequencing &amp; quality control</w:t>
      </w:r>
      <w:bookmarkEnd w:id="90"/>
      <w:bookmarkEnd w:id="91"/>
    </w:p>
    <w:p w14:paraId="4D0B36AC"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we constructed one high-input and one low-input library. Starting gDNA inputs ranged from </w:t>
      </w:r>
      <w:r w:rsidRPr="00FD21E9">
        <w:rPr>
          <w:rFonts w:asciiTheme="majorHAnsi" w:hAnsiTheme="majorHAnsi" w:cstheme="majorHAnsi"/>
          <w:sz w:val="24"/>
          <w:szCs w:val="24"/>
        </w:rPr>
        <w:lastRenderedPageBreak/>
        <w:t xml:space="preserve">6.5ug to 20ug of gDNA. The sheared gDNA input for the removal of single strand overhangs ranged from 1000ng to 7ug, and the average length of gDNA for sequencing ranged from 14-18.4kb.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2" w:name="_Toc113123196"/>
      <w:bookmarkStart w:id="93" w:name="_Toc113273235"/>
      <w:r w:rsidRPr="00FD21E9">
        <w:rPr>
          <w:rFonts w:asciiTheme="majorHAnsi" w:hAnsiTheme="majorHAnsi" w:cstheme="majorHAnsi"/>
          <w:sz w:val="24"/>
          <w:szCs w:val="24"/>
        </w:rPr>
        <w:t>Hi-C chromatin conformation capture library prep, sequencing &amp; quality control</w:t>
      </w:r>
      <w:bookmarkEnd w:id="92"/>
      <w:bookmarkEnd w:id="93"/>
    </w:p>
    <w:p w14:paraId="51586397"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5kbp,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4" w:name="_Toc113123197"/>
      <w:bookmarkStart w:id="95" w:name="_Toc113273236"/>
      <w:r w:rsidRPr="00FD21E9">
        <w:rPr>
          <w:rFonts w:asciiTheme="majorHAnsi" w:hAnsiTheme="majorHAnsi" w:cstheme="majorHAnsi"/>
          <w:sz w:val="24"/>
          <w:szCs w:val="24"/>
        </w:rPr>
        <w:t>Assembly quality assessment</w:t>
      </w:r>
      <w:bookmarkEnd w:id="94"/>
      <w:bookmarkEnd w:id="95"/>
    </w:p>
    <w:p w14:paraId="4DE85359" w14:textId="4B549D2E"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 were present in the quality filtered female and male HiFi data,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After each step,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96" w:name="_Toc113123198"/>
      <w:bookmarkStart w:id="97" w:name="_Toc113273237"/>
      <w:r w:rsidRPr="00FD21E9">
        <w:rPr>
          <w:rFonts w:asciiTheme="majorHAnsi" w:hAnsiTheme="majorHAnsi" w:cstheme="majorHAnsi"/>
          <w:sz w:val="24"/>
          <w:szCs w:val="24"/>
        </w:rPr>
        <w:t>Cytogenic chromosome validation</w:t>
      </w:r>
      <w:bookmarkEnd w:id="96"/>
      <w:bookmarkEnd w:id="97"/>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metaphase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98" w:name="_Toc113123199"/>
      <w:bookmarkStart w:id="99" w:name="_Toc113273238"/>
      <w:r w:rsidRPr="00FD21E9">
        <w:rPr>
          <w:rFonts w:asciiTheme="majorHAnsi" w:hAnsiTheme="majorHAnsi" w:cstheme="majorHAnsi"/>
          <w:szCs w:val="24"/>
        </w:rPr>
        <w:t>Discussion &amp; Conclusion</w:t>
      </w:r>
      <w:bookmarkEnd w:id="98"/>
      <w:bookmarkEnd w:id="99"/>
    </w:p>
    <w:p w14:paraId="1AC8CE0F" w14:textId="4A6D6711"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diploid chromosome number of 56 for delta smelt from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other reports,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w:t>
      </w:r>
      <w:r w:rsidRPr="00FD21E9">
        <w:rPr>
          <w:rFonts w:asciiTheme="majorHAnsi" w:hAnsiTheme="majorHAnsi" w:cstheme="majorHAnsi"/>
          <w:sz w:val="24"/>
          <w:szCs w:val="24"/>
        </w:rPr>
        <w:lastRenderedPageBreak/>
        <w:t>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w:t>
      </w:r>
    </w:p>
    <w:p w14:paraId="21443E08" w14:textId="619777BB"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The final total lengths for the male and female assemblies were 0.47Gb and 0.44Gb, respectively. These total lengths are similar to the </w:t>
      </w:r>
      <w:proofErr w:type="spellStart"/>
      <w:r w:rsidRPr="00FD21E9">
        <w:rPr>
          <w:rFonts w:asciiTheme="majorHAnsi" w:hAnsiTheme="majorHAnsi" w:cstheme="majorHAnsi"/>
          <w:sz w:val="24"/>
          <w:szCs w:val="24"/>
        </w:rPr>
        <w:t>wakasagi</w:t>
      </w:r>
      <w:proofErr w:type="spellEnd"/>
      <w:r w:rsidRPr="00FD21E9">
        <w:rPr>
          <w:rFonts w:asciiTheme="majorHAnsi" w:hAnsiTheme="majorHAnsi" w:cstheme="majorHAnsi"/>
          <w:sz w:val="24"/>
          <w:szCs w:val="24"/>
        </w:rPr>
        <w:t xml:space="preserve"> smelt genome (</w:t>
      </w:r>
      <w:proofErr w:type="spellStart"/>
      <w:r w:rsidRPr="00FD21E9">
        <w:rPr>
          <w:rFonts w:asciiTheme="majorHAnsi" w:hAnsiTheme="majorHAnsi" w:cstheme="majorHAnsi"/>
          <w:i/>
          <w:iCs/>
          <w:sz w:val="24"/>
          <w:szCs w:val="24"/>
        </w:rPr>
        <w:t>Hypomesus</w:t>
      </w:r>
      <w:proofErr w:type="spellEnd"/>
      <w:r w:rsidRPr="00FD21E9">
        <w:rPr>
          <w:rFonts w:asciiTheme="majorHAnsi" w:hAnsiTheme="majorHAnsi" w:cstheme="majorHAnsi"/>
          <w:i/>
          <w:iCs/>
          <w:sz w:val="24"/>
          <w:szCs w:val="24"/>
        </w:rPr>
        <w:t xml:space="preserve"> nipponensis</w:t>
      </w:r>
      <w:r w:rsidRPr="00FD21E9">
        <w:rPr>
          <w:rFonts w:asciiTheme="majorHAnsi" w:hAnsiTheme="majorHAnsi" w:cstheme="majorHAnsi"/>
          <w:sz w:val="24"/>
          <w:szCs w:val="24"/>
        </w:rPr>
        <w:t>) which has a total length of 0.50Gb</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The delta smelt reference assemblies are roughly 25-30 times more contiguous that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0.03Gb, or 8.0% longer than the female assembly and has a 5.6% increase of double-copy genes. These double-copy genes may account for the longer assembly length. Alternatively, or perhaps additionally, the male genome may have male specific sequences, such as a sex chromosome, which we could not determine the presence of absences of in our cytogenetic work.</w:t>
      </w:r>
    </w:p>
    <w:p w14:paraId="42D1AFD3"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w:t>
      </w:r>
      <w:r w:rsidRPr="00FD21E9">
        <w:rPr>
          <w:rFonts w:asciiTheme="majorHAnsi" w:hAnsiTheme="majorHAnsi" w:cstheme="majorHAnsi"/>
          <w:sz w:val="24"/>
          <w:szCs w:val="24"/>
        </w:rPr>
        <w:lastRenderedPageBreak/>
        <w:t xml:space="preserve">chromosome counts of 2n=56 for the species was independently validated by sequencing-free cytogenetic methods. Our two reference genomes were published to NCBI with GenBank assembly accession numbers GCA_021917145.1 (female) and GCA_021870715.1 (male) on February 02, </w:t>
      </w:r>
      <w:proofErr w:type="gramStart"/>
      <w:r w:rsidRPr="00FD21E9">
        <w:rPr>
          <w:rFonts w:asciiTheme="majorHAnsi" w:hAnsiTheme="majorHAnsi" w:cstheme="majorHAnsi"/>
          <w:sz w:val="24"/>
          <w:szCs w:val="24"/>
        </w:rPr>
        <w:t>2022</w:t>
      </w:r>
      <w:proofErr w:type="gramEnd"/>
      <w:r w:rsidRPr="00FD21E9">
        <w:rPr>
          <w:rFonts w:asciiTheme="majorHAnsi" w:hAnsiTheme="majorHAnsi" w:cstheme="majorHAnsi"/>
          <w:sz w:val="24"/>
          <w:szCs w:val="24"/>
        </w:rPr>
        <w:t xml:space="preserve"> and February 03, 2022, respectively and the more contiguous female genome has subsequently annotated by the NCBI Eukaryotic Genome Annotation Pipeline. </w:t>
      </w:r>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100" w:name="_Toc113273239"/>
      <w:r>
        <w:lastRenderedPageBreak/>
        <w:t>Works Cited</w:t>
      </w:r>
      <w:bookmarkEnd w:id="100"/>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77777777"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Pr>
                <w:rFonts w:ascii="Calibri Light" w:eastAsia="Times New Roman" w:hAnsi="Calibri Light" w:cs="Calibri Light"/>
              </w:rPr>
              <w:t>3</w:t>
            </w:r>
            <w:r w:rsidRPr="00C11823">
              <w:rPr>
                <w:rFonts w:ascii="Calibri Light" w:eastAsia="Times New Roman" w:hAnsi="Calibri Light" w:cs="Calibri Light"/>
              </w:rPr>
              <w:t>, 2022.</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proofErr w:type="spellStart"/>
            <w:r w:rsidRPr="00C11823">
              <w:rPr>
                <w:rFonts w:ascii="Calibri Light" w:eastAsia="Times New Roman" w:hAnsi="Calibri Light" w:cs="Calibri Light"/>
                <w:b/>
                <w:bCs/>
              </w:rPr>
              <w:t>Accesstion</w:t>
            </w:r>
            <w:proofErr w:type="spellEnd"/>
            <w:r w:rsidRPr="00C11823">
              <w:rPr>
                <w:rFonts w:ascii="Calibri Light" w:eastAsia="Times New Roman" w:hAnsi="Calibri Light" w:cs="Calibri Light"/>
                <w:b/>
                <w:bCs/>
              </w:rPr>
              <w:t xml:space="preserve">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(Pond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101" w:name="_Toc113273240"/>
      <w:r>
        <w:t>Tables and Figures</w:t>
      </w:r>
      <w:bookmarkEnd w:id="101"/>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77777777" w:rsidR="000E70AC" w:rsidRPr="002338D3" w:rsidRDefault="000E70AC" w:rsidP="00904693">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 xml:space="preserve">4. </w:t>
            </w:r>
            <w:r w:rsidRPr="002338D3">
              <w:rPr>
                <w:rFonts w:ascii="Calibri Light" w:eastAsia="Times New Roman" w:hAnsi="Calibri Light" w:cs="Calibri Light"/>
                <w:color w:val="000000"/>
              </w:rPr>
              <w:t xml:space="preserve">Table of assembly steps with corresponding metrics. A0 = Metrics for unassembled, filtered PacBio HiFi reads; A1 = draft resulting from initial long-read assembly step; A2 = draft resulting from scaffolding A1 assembly using linked-reads; A3 = draft resulting from scaffolding A2 assembly using hi-c data; A4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xml:space="preserve"># </w:t>
            </w:r>
            <w:proofErr w:type="gramStart"/>
            <w:r w:rsidRPr="002338D3">
              <w:rPr>
                <w:rFonts w:ascii="Calibri Light" w:eastAsia="Times New Roman" w:hAnsi="Calibri Light" w:cs="Calibri Light"/>
                <w:color w:val="000000"/>
              </w:rPr>
              <w:t>contigs</w:t>
            </w:r>
            <w:proofErr w:type="gramEnd"/>
            <w:r w:rsidRPr="002338D3">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7E8F1BF2"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50kb) by the UC Davis Sequencing Center,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Each plot shows the number of distinct k-mers at different frequencies from male (A &amp; B) and female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hannon Rose Christie Kieran" w:date="2022-09-07T14:51:00Z" w:initials="SRCK">
    <w:p w14:paraId="2DDB5F40" w14:textId="77777777" w:rsidR="00E66687" w:rsidRDefault="00E66687" w:rsidP="00EF20BA">
      <w:pPr>
        <w:jc w:val="left"/>
      </w:pPr>
      <w:r>
        <w:rPr>
          <w:rStyle w:val="CommentReference"/>
        </w:rPr>
        <w:annotationRef/>
      </w:r>
      <w:r>
        <w:t>Pretty sure this is capitalized because it’s an official listing status</w:t>
      </w:r>
    </w:p>
  </w:comment>
  <w:comment w:id="10" w:author="Shannon Rose Christie Kieran" w:date="2022-09-07T14:52:00Z" w:initials="SRCK">
    <w:p w14:paraId="6A9B83AE" w14:textId="77777777" w:rsidR="00E66687" w:rsidRDefault="00E66687" w:rsidP="00CA039E">
      <w:pPr>
        <w:jc w:val="left"/>
      </w:pPr>
      <w:r>
        <w:rPr>
          <w:rStyle w:val="CommentReference"/>
        </w:rPr>
        <w:annotationRef/>
      </w:r>
      <w:r>
        <w:t>Specify which state, or rephrase as “species protected under both the federal and California Endangered Species Acts” or something to be clear</w:t>
      </w:r>
    </w:p>
  </w:comment>
  <w:comment w:id="12" w:author="Shannon Rose Christie Kieran" w:date="2022-09-07T14:53:00Z" w:initials="SRCK">
    <w:p w14:paraId="0928E7C4" w14:textId="77777777" w:rsidR="00E66687" w:rsidRDefault="00E66687" w:rsidP="00AF2B1F">
      <w:pPr>
        <w:jc w:val="left"/>
      </w:pPr>
      <w:r>
        <w:rPr>
          <w:rStyle w:val="CommentReference"/>
        </w:rPr>
        <w:annotationRef/>
      </w:r>
      <w:r>
        <w:t>Considered</w:t>
      </w:r>
    </w:p>
  </w:comment>
  <w:comment w:id="13" w:author="Shannon Rose Christie Kieran" w:date="2022-09-07T14:53:00Z" w:initials="SRCK">
    <w:p w14:paraId="14C10F99" w14:textId="77777777" w:rsidR="00E66687" w:rsidRDefault="00E66687" w:rsidP="007A4963">
      <w:pPr>
        <w:jc w:val="left"/>
      </w:pPr>
      <w:r>
        <w:rPr>
          <w:rStyle w:val="CommentReference"/>
        </w:rPr>
        <w:annotationRef/>
      </w:r>
      <w:r>
        <w:t>“Into” or “concerning”</w:t>
      </w:r>
    </w:p>
  </w:comment>
  <w:comment w:id="14" w:author="Shannon Rose Christie Kieran" w:date="2022-09-07T14:54:00Z" w:initials="SRCK">
    <w:p w14:paraId="2E9ADFBE" w14:textId="77777777" w:rsidR="00E66687" w:rsidRDefault="00E66687" w:rsidP="004215EF">
      <w:pPr>
        <w:jc w:val="left"/>
      </w:pPr>
      <w:r>
        <w:rPr>
          <w:rStyle w:val="CommentReference"/>
        </w:rPr>
        <w:annotationRef/>
      </w:r>
      <w:r>
        <w:t>Does this mean “fill in later”?</w:t>
      </w:r>
    </w:p>
  </w:comment>
  <w:comment w:id="22" w:author="Shannon Rose Christie Kieran" w:date="2022-09-07T14:59:00Z" w:initials="SRCK">
    <w:p w14:paraId="1C1F7945" w14:textId="77777777" w:rsidR="0060605B" w:rsidRDefault="0060605B" w:rsidP="008C03DC">
      <w:pPr>
        <w:jc w:val="left"/>
      </w:pPr>
      <w:r>
        <w:rPr>
          <w:rStyle w:val="CommentReference"/>
        </w:rPr>
        <w:annotationRef/>
      </w:r>
      <w:r>
        <w:t>I can tell you that this will need to be longer, more complete and probably turned into sections.</w:t>
      </w:r>
    </w:p>
    <w:p w14:paraId="7E7C1677" w14:textId="77777777" w:rsidR="0060605B" w:rsidRDefault="0060605B" w:rsidP="008C03DC">
      <w:pPr>
        <w:jc w:val="left"/>
      </w:pPr>
    </w:p>
    <w:p w14:paraId="7976E197" w14:textId="77777777" w:rsidR="0060605B" w:rsidRDefault="0060605B" w:rsidP="008C03DC">
      <w:pPr>
        <w:jc w:val="left"/>
      </w:pPr>
      <w:r>
        <w:t xml:space="preserve">I like that you start with the estuary. </w:t>
      </w:r>
    </w:p>
    <w:p w14:paraId="60B9628D" w14:textId="77777777" w:rsidR="0060605B" w:rsidRDefault="0060605B" w:rsidP="008C03DC">
      <w:pPr>
        <w:jc w:val="left"/>
      </w:pPr>
    </w:p>
    <w:p w14:paraId="4306AF70" w14:textId="77777777" w:rsidR="0060605B" w:rsidRDefault="0060605B" w:rsidP="008C03DC">
      <w:pPr>
        <w:jc w:val="left"/>
      </w:pPr>
      <w:r>
        <w:t>Then move on to delta smelt, also good, I would use subheadings.</w:t>
      </w:r>
    </w:p>
    <w:p w14:paraId="72852AF5" w14:textId="77777777" w:rsidR="0060605B" w:rsidRDefault="0060605B" w:rsidP="008C03DC">
      <w:pPr>
        <w:jc w:val="left"/>
      </w:pPr>
    </w:p>
    <w:p w14:paraId="79CDFFF2" w14:textId="77777777" w:rsidR="0060605B" w:rsidRDefault="0060605B" w:rsidP="008C03DC">
      <w:pPr>
        <w:jc w:val="left"/>
      </w:pPr>
      <w:r>
        <w:t>Next, I would write about previous work in the species. You add a couple sentences about that, but I would do an overview. When was this fish discovered to be important? What genetic work has been done? Cite basically everything that’s been published about them, and how those findings led to a need for the genome/sex markers.</w:t>
      </w:r>
    </w:p>
    <w:p w14:paraId="6EE0EC5C" w14:textId="77777777" w:rsidR="0060605B" w:rsidRDefault="0060605B" w:rsidP="008C03DC">
      <w:pPr>
        <w:jc w:val="left"/>
      </w:pPr>
    </w:p>
    <w:p w14:paraId="45D87298" w14:textId="77777777" w:rsidR="0060605B" w:rsidRDefault="0060605B" w:rsidP="008C03DC">
      <w:pPr>
        <w:jc w:val="left"/>
      </w:pPr>
      <w:r>
        <w:t>Next, or maybe even before the DF lit section, I would include a section about sex markers and genome development in other estuarine/anadromous/osmeridae fish, and what that was like.</w:t>
      </w:r>
    </w:p>
    <w:p w14:paraId="1BB0FDB9" w14:textId="77777777" w:rsidR="0060605B" w:rsidRDefault="0060605B" w:rsidP="008C03DC">
      <w:pPr>
        <w:jc w:val="left"/>
      </w:pPr>
    </w:p>
    <w:p w14:paraId="3C3BF08D" w14:textId="77777777" w:rsidR="0060605B" w:rsidRDefault="0060605B" w:rsidP="008C03DC">
      <w:pPr>
        <w:jc w:val="left"/>
      </w:pPr>
      <w:r>
        <w:t>Finally, I would yank from the intros of your other chapters. Keep those intros short and extremely to the point and make sure any background in them is in here instead. That will help flesh it out a little.</w:t>
      </w:r>
    </w:p>
  </w:comment>
  <w:comment w:id="23" w:author="Shannon Rose Christie Kieran" w:date="2022-09-07T15:00:00Z" w:initials="SRCK">
    <w:p w14:paraId="301C825A" w14:textId="77777777" w:rsidR="0060605B" w:rsidRDefault="0060605B" w:rsidP="005514BE">
      <w:pPr>
        <w:jc w:val="left"/>
      </w:pPr>
      <w:r>
        <w:rPr>
          <w:rStyle w:val="CommentReference"/>
        </w:rPr>
        <w:annotationRef/>
      </w:r>
      <w:r>
        <w:t>I would treat each chapter as a little bit separate, and I would spell out the estuary again here.</w:t>
      </w:r>
    </w:p>
  </w:comment>
  <w:comment w:id="28" w:author="Shannon Rose Christie Kieran" w:date="2022-09-07T15:01:00Z" w:initials="SRCK">
    <w:p w14:paraId="05AE8C2D" w14:textId="77777777" w:rsidR="0060605B" w:rsidRDefault="0060605B" w:rsidP="00F9224C">
      <w:pPr>
        <w:jc w:val="left"/>
      </w:pPr>
      <w:r>
        <w:rPr>
          <w:rStyle w:val="CommentReference"/>
        </w:rPr>
        <w:annotationRef/>
      </w:r>
      <w:r>
        <w:t>You don’t need this. It can go in your intro, but it’s way too broad for a dissertation chapter. Keep your intros super brief.</w:t>
      </w:r>
    </w:p>
  </w:comment>
  <w:comment w:id="29" w:author="Shannon Rose Christie Kieran" w:date="2022-09-07T15:04:00Z" w:initials="SRCK">
    <w:p w14:paraId="0DF3C634" w14:textId="77777777" w:rsidR="008027E4" w:rsidRDefault="008027E4" w:rsidP="006D30FD">
      <w:pPr>
        <w:jc w:val="left"/>
      </w:pPr>
      <w:r>
        <w:rPr>
          <w:rStyle w:val="CommentReference"/>
        </w:rPr>
        <w:annotationRef/>
      </w:r>
      <w:r>
        <w:t>This wording is confusing. At first I thought it meant that we use genes to understand disease and also to understand fuel. I also think it’s super broad and could be re-worded. “Until the completion of the Human Genome Project in 2001, molecular biology was limited to focusing on single genes or small sets of markers to investigate everything from aging to wildlife. The advent of the genomic era has opened up new opportunities…” something like that maybe? Just a suggestion.</w:t>
      </w:r>
    </w:p>
  </w:comment>
  <w:comment w:id="33" w:author="Shannon Rose Christie Kieran" w:date="2022-09-07T15:05:00Z" w:initials="SRCK">
    <w:p w14:paraId="60D49B80" w14:textId="77777777" w:rsidR="008027E4" w:rsidRDefault="008027E4" w:rsidP="00C47008">
      <w:pPr>
        <w:jc w:val="left"/>
      </w:pPr>
      <w:r>
        <w:rPr>
          <w:rStyle w:val="CommentReference"/>
        </w:rPr>
        <w:annotationRef/>
      </w:r>
      <w:r>
        <w:t xml:space="preserve">Oh, actually, you can just start here. </w:t>
      </w:r>
    </w:p>
  </w:comment>
  <w:comment w:id="36" w:author="Shannon Rose Christie Kieran" w:date="2022-09-07T15:06:00Z" w:initials="SRCK">
    <w:p w14:paraId="533837A0" w14:textId="77777777" w:rsidR="008027E4" w:rsidRDefault="008027E4" w:rsidP="003D0B60">
      <w:pPr>
        <w:jc w:val="left"/>
      </w:pPr>
      <w:r>
        <w:rPr>
          <w:rStyle w:val="CommentReference"/>
        </w:rPr>
        <w:annotationRef/>
      </w:r>
      <w:r>
        <w:t>This is still super broad and I would move all of it to your main intro. Are you going to try to publish this? It will also need to be cut for that.</w:t>
      </w:r>
    </w:p>
  </w:comment>
  <w:comment w:id="37" w:author="Shannon Rose Christie Kieran" w:date="2022-09-07T15:06:00Z" w:initials="SRCK">
    <w:p w14:paraId="5F5FD91C" w14:textId="77777777" w:rsidR="00341031" w:rsidRDefault="00341031" w:rsidP="00DA7D43">
      <w:pPr>
        <w:jc w:val="left"/>
      </w:pPr>
      <w:r>
        <w:rPr>
          <w:rStyle w:val="CommentReference"/>
        </w:rPr>
        <w:annotationRef/>
      </w:r>
      <w:r>
        <w:t>Define - this is your first use of “loci” or “markers”. I would still put this in your main intro.</w:t>
      </w:r>
    </w:p>
  </w:comment>
  <w:comment w:id="38" w:author="Shannon Rose Christie Kieran" w:date="2022-09-07T15:09:00Z" w:initials="SRCK">
    <w:p w14:paraId="7E514D6A" w14:textId="77777777" w:rsidR="00341031" w:rsidRDefault="00341031" w:rsidP="003D6CA3">
      <w:pPr>
        <w:jc w:val="left"/>
      </w:pPr>
      <w:r>
        <w:rPr>
          <w:rStyle w:val="CommentReference"/>
        </w:rPr>
        <w:annotationRef/>
      </w:r>
      <w:r>
        <w:t>Maybe a good place to talk about genome completeness. What makes a genome complete? What about contiguity? How does contiguity help? Since you’ll reference it later, it’s good to define. Can still go in your big intro, though, you can have a whole section on the movement from genes to genomes.</w:t>
      </w:r>
    </w:p>
  </w:comment>
  <w:comment w:id="39" w:author="Shannon Rose Christie Kieran" w:date="2022-09-07T15:08:00Z" w:initials="SRCK">
    <w:p w14:paraId="07F775C7" w14:textId="1F7D195E" w:rsidR="00341031" w:rsidRDefault="00341031" w:rsidP="00971321">
      <w:pPr>
        <w:jc w:val="left"/>
      </w:pPr>
      <w:r>
        <w:rPr>
          <w:rStyle w:val="CommentReference"/>
        </w:rPr>
        <w:annotationRef/>
      </w:r>
      <w:r>
        <w:t>This is nice!</w:t>
      </w:r>
    </w:p>
  </w:comment>
  <w:comment w:id="40" w:author="Shannon Rose Christie Kieran" w:date="2022-09-07T15:08:00Z" w:initials="SRCK">
    <w:p w14:paraId="0EE5D32B" w14:textId="68F59576" w:rsidR="00341031" w:rsidRDefault="00341031" w:rsidP="00995664">
      <w:pPr>
        <w:jc w:val="left"/>
      </w:pPr>
      <w:r>
        <w:rPr>
          <w:rStyle w:val="CommentReference"/>
        </w:rPr>
        <w:annotationRef/>
      </w:r>
      <w:r>
        <w:t>Define NGS and TGS here. Your readers are scientific experts, you can elevate your language and be specific about what technologies have changed, when, and how that affects your system specifically. The broad intros can basically all be cut or moved.</w:t>
      </w:r>
    </w:p>
  </w:comment>
  <w:comment w:id="41" w:author="Shannon Rose Christie Kieran" w:date="2022-09-07T15:15:00Z" w:initials="SRCK">
    <w:p w14:paraId="0E1B126C" w14:textId="77777777" w:rsidR="003F2BD5" w:rsidRDefault="003F2BD5" w:rsidP="00D04648">
      <w:pPr>
        <w:jc w:val="left"/>
      </w:pPr>
      <w:r>
        <w:rPr>
          <w:rStyle w:val="CommentReference"/>
        </w:rPr>
        <w:annotationRef/>
      </w:r>
      <w:r>
        <w:t>Having gotten through the rest of the intro, this is where I’d start this intro in this chapter, everything before this I’d put in the overall intro. Even this is pretty broad and may be more useful in the overall intro than the chapter intro.</w:t>
      </w:r>
    </w:p>
  </w:comment>
  <w:comment w:id="42" w:author="Shannon Rose Christie Kieran" w:date="2022-09-07T15:10:00Z" w:initials="SRCK">
    <w:p w14:paraId="39830C51" w14:textId="0137C9B3" w:rsidR="00341031" w:rsidRDefault="00341031" w:rsidP="00697268">
      <w:pPr>
        <w:jc w:val="left"/>
      </w:pPr>
      <w:r>
        <w:rPr>
          <w:rStyle w:val="CommentReference"/>
        </w:rPr>
        <w:annotationRef/>
      </w:r>
      <w:r>
        <w:t>Name drop companies, techniques and processes here if you’re going to do this. What constitutes a long-read and why did it change the game? Get technical.</w:t>
      </w:r>
    </w:p>
  </w:comment>
  <w:comment w:id="43" w:author="Shannon Rose Christie Kieran" w:date="2022-09-07T15:11:00Z" w:initials="SRCK">
    <w:p w14:paraId="14E1D9F8" w14:textId="77777777" w:rsidR="003F2BD5" w:rsidRDefault="00341031" w:rsidP="00753510">
      <w:pPr>
        <w:jc w:val="left"/>
      </w:pPr>
      <w:r>
        <w:rPr>
          <w:rStyle w:val="CommentReference"/>
        </w:rPr>
        <w:annotationRef/>
      </w:r>
      <w:r w:rsidR="003F2BD5">
        <w:t>Excellent.</w:t>
      </w:r>
    </w:p>
    <w:p w14:paraId="3773C168" w14:textId="77777777" w:rsidR="003F2BD5" w:rsidRDefault="003F2BD5" w:rsidP="00753510">
      <w:pPr>
        <w:jc w:val="left"/>
      </w:pPr>
    </w:p>
    <w:p w14:paraId="6E518F87" w14:textId="77777777" w:rsidR="003F2BD5" w:rsidRDefault="003F2BD5" w:rsidP="00753510">
      <w:pPr>
        <w:jc w:val="left"/>
      </w:pPr>
      <w:r>
        <w:t>Just make it super clear that this IS what you mean when you say “hybrid”: a combination of long/short reads plus Hi-C interaction mapping.</w:t>
      </w:r>
    </w:p>
  </w:comment>
  <w:comment w:id="50" w:author="Shannon Rose Christie Kieran" w:date="2022-09-07T15:13:00Z" w:initials="SRCK">
    <w:p w14:paraId="780B1514" w14:textId="77777777" w:rsidR="003F2BD5" w:rsidRDefault="003F2BD5" w:rsidP="00C2063C">
      <w:pPr>
        <w:jc w:val="left"/>
      </w:pPr>
      <w:r>
        <w:rPr>
          <w:rStyle w:val="CommentReference"/>
        </w:rPr>
        <w:annotationRef/>
      </w:r>
      <w:r>
        <w:t>Technologies, approaches, or methods maybe?</w:t>
      </w:r>
    </w:p>
  </w:comment>
  <w:comment w:id="56" w:author="Shannon Rose Christie Kieran" w:date="2022-09-07T15:13:00Z" w:initials="SRCK">
    <w:p w14:paraId="4AE8E161" w14:textId="77777777" w:rsidR="003F2BD5" w:rsidRDefault="003F2BD5" w:rsidP="00CF230B">
      <w:pPr>
        <w:jc w:val="left"/>
      </w:pPr>
      <w:r>
        <w:rPr>
          <w:rStyle w:val="CommentReference"/>
        </w:rPr>
        <w:annotationRef/>
      </w:r>
      <w:r>
        <w:t>How?</w:t>
      </w:r>
    </w:p>
  </w:comment>
  <w:comment w:id="57" w:author="Shannon Rose Christie Kieran" w:date="2022-09-07T15:14:00Z" w:initials="SRCK">
    <w:p w14:paraId="7CBE4161" w14:textId="77777777" w:rsidR="003F2BD5" w:rsidRDefault="003F2BD5" w:rsidP="00615E40">
      <w:pPr>
        <w:jc w:val="left"/>
      </w:pPr>
      <w:r>
        <w:rPr>
          <w:rStyle w:val="CommentReference"/>
        </w:rPr>
        <w:annotationRef/>
      </w:r>
      <w:r>
        <w:t>Just bringing it back to DS because we had strayed pretty far.</w:t>
      </w:r>
    </w:p>
  </w:comment>
  <w:comment w:id="60" w:author="Shannon Rose Christie Kieran" w:date="2022-09-07T15:16:00Z" w:initials="SRCK">
    <w:p w14:paraId="0B2A8000" w14:textId="77777777" w:rsidR="003F2BD5" w:rsidRDefault="003F2BD5" w:rsidP="00D11310">
      <w:pPr>
        <w:jc w:val="left"/>
      </w:pPr>
      <w:r>
        <w:rPr>
          <w:rStyle w:val="CommentReference"/>
        </w:rPr>
        <w:annotationRef/>
      </w:r>
      <w:r>
        <w:t>Definitely pick a capitalization and stick with it for the final round.</w:t>
      </w:r>
    </w:p>
  </w:comment>
  <w:comment w:id="61" w:author="Shannon Rose Christie Kieran" w:date="2022-09-07T15:16:00Z" w:initials="SRCK">
    <w:p w14:paraId="7E21890A" w14:textId="77777777" w:rsidR="003F2BD5" w:rsidRDefault="003F2BD5" w:rsidP="007F5010">
      <w:pPr>
        <w:jc w:val="left"/>
      </w:pPr>
      <w:r>
        <w:rPr>
          <w:rStyle w:val="CommentReference"/>
        </w:rPr>
        <w:annotationRef/>
      </w:r>
      <w:r>
        <w:t>Re-word. Prior to this work, three highly discontiguous genome assemblies from Osmeridae species were available, none of which were endangered. Or something.</w:t>
      </w:r>
    </w:p>
  </w:comment>
  <w:comment w:id="64" w:author="Shannon Rose Christie Kieran" w:date="2022-09-07T15:17:00Z" w:initials="SRCK">
    <w:p w14:paraId="3F986408" w14:textId="77777777" w:rsidR="005C27A3" w:rsidRDefault="005C27A3" w:rsidP="00D71372">
      <w:pPr>
        <w:jc w:val="left"/>
      </w:pPr>
      <w:r>
        <w:rPr>
          <w:rStyle w:val="CommentReference"/>
        </w:rPr>
        <w:annotationRef/>
      </w:r>
      <w:r>
        <w:t>Estimated divergence time?</w:t>
      </w:r>
    </w:p>
  </w:comment>
  <w:comment w:id="65" w:author="Shannon Rose Christie Kieran" w:date="2022-09-07T15:18:00Z" w:initials="SRCK">
    <w:p w14:paraId="2DBA7538" w14:textId="77777777" w:rsidR="005C27A3" w:rsidRDefault="005C27A3" w:rsidP="00873F77">
      <w:pPr>
        <w:jc w:val="left"/>
      </w:pPr>
      <w:r>
        <w:rPr>
          <w:rStyle w:val="CommentReference"/>
        </w:rPr>
        <w:annotationRef/>
      </w:r>
      <w:r>
        <w:t>This is confusing because you’re talking about the species, not the genome. Maybe move it earlier in the sentence?</w:t>
      </w:r>
    </w:p>
  </w:comment>
  <w:comment w:id="70" w:author="Shannon Rose Christie Kieran" w:date="2022-09-07T15:23:00Z" w:initials="SRCK">
    <w:p w14:paraId="3BFE96D5" w14:textId="77777777" w:rsidR="00183699" w:rsidRDefault="00183699" w:rsidP="00E64A31">
      <w:pPr>
        <w:jc w:val="left"/>
      </w:pPr>
      <w:r>
        <w:rPr>
          <w:rStyle w:val="CommentReference"/>
        </w:rPr>
        <w:annotationRef/>
      </w:r>
      <w:r>
        <w:t>Ok, you spent like three pages on really broad intros but you didn’t describe long reads enough for readers to understand what HMW DNA is or why it would be necessary. Which technologies do you need it for, and why can’t you use regular DNA? Those are things you can mention in the overall intro, if you want. You could fill a LOT of space talking about sequencing tech.</w:t>
      </w:r>
    </w:p>
  </w:comment>
  <w:comment w:id="71" w:author="Shannon Rose Christie Kieran" w:date="2022-09-07T15:24:00Z" w:initials="SRCK">
    <w:p w14:paraId="3C0F42F1" w14:textId="77777777" w:rsidR="00183699" w:rsidRDefault="00183699" w:rsidP="001520EA">
      <w:pPr>
        <w:jc w:val="left"/>
      </w:pPr>
      <w:r>
        <w:rPr>
          <w:rStyle w:val="CommentReference"/>
        </w:rPr>
        <w:annotationRef/>
      </w:r>
      <w:r>
        <w:t>I’m dumb about fish, does this mean they were adults? If so, maybe just say “adult male and female delta smelt” or something? Or maybe it’s just me, no worries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DB5F40" w15:done="0"/>
  <w15:commentEx w15:paraId="6A9B83AE" w15:done="0"/>
  <w15:commentEx w15:paraId="0928E7C4" w15:done="0"/>
  <w15:commentEx w15:paraId="14C10F99" w15:done="0"/>
  <w15:commentEx w15:paraId="2E9ADFBE" w15:done="0"/>
  <w15:commentEx w15:paraId="3C3BF08D" w15:done="0"/>
  <w15:commentEx w15:paraId="301C825A" w15:done="0"/>
  <w15:commentEx w15:paraId="05AE8C2D" w15:done="0"/>
  <w15:commentEx w15:paraId="0DF3C634" w15:done="0"/>
  <w15:commentEx w15:paraId="60D49B80" w15:done="0"/>
  <w15:commentEx w15:paraId="533837A0" w15:done="0"/>
  <w15:commentEx w15:paraId="5F5FD91C" w15:done="0"/>
  <w15:commentEx w15:paraId="7E514D6A" w15:done="0"/>
  <w15:commentEx w15:paraId="07F775C7" w15:done="0"/>
  <w15:commentEx w15:paraId="0EE5D32B" w15:done="0"/>
  <w15:commentEx w15:paraId="0E1B126C" w15:paraIdParent="0EE5D32B" w15:done="0"/>
  <w15:commentEx w15:paraId="39830C51" w15:done="0"/>
  <w15:commentEx w15:paraId="6E518F87" w15:done="0"/>
  <w15:commentEx w15:paraId="780B1514" w15:done="0"/>
  <w15:commentEx w15:paraId="4AE8E161" w15:done="0"/>
  <w15:commentEx w15:paraId="7CBE4161" w15:done="0"/>
  <w15:commentEx w15:paraId="0B2A8000" w15:done="0"/>
  <w15:commentEx w15:paraId="7E21890A" w15:done="0"/>
  <w15:commentEx w15:paraId="3F986408" w15:done="0"/>
  <w15:commentEx w15:paraId="2DBA7538" w15:done="0"/>
  <w15:commentEx w15:paraId="3BFE96D5" w15:done="0"/>
  <w15:commentEx w15:paraId="3C0F42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E8F" w16cex:dateUtc="2022-09-07T21:51:00Z"/>
  <w16cex:commentExtensible w16cex:durableId="26C32EBB" w16cex:dateUtc="2022-09-07T21:52:00Z"/>
  <w16cex:commentExtensible w16cex:durableId="26C32ED7" w16cex:dateUtc="2022-09-07T21:53:00Z"/>
  <w16cex:commentExtensible w16cex:durableId="26C32F04" w16cex:dateUtc="2022-09-07T21:53:00Z"/>
  <w16cex:commentExtensible w16cex:durableId="26C32F32" w16cex:dateUtc="2022-09-07T21:54:00Z"/>
  <w16cex:commentExtensible w16cex:durableId="26C3305F" w16cex:dateUtc="2022-09-07T21:59:00Z"/>
  <w16cex:commentExtensible w16cex:durableId="26C33077" w16cex:dateUtc="2022-09-07T22:00:00Z"/>
  <w16cex:commentExtensible w16cex:durableId="26C330B4" w16cex:dateUtc="2022-09-07T22:01:00Z"/>
  <w16cex:commentExtensible w16cex:durableId="26C3317C" w16cex:dateUtc="2022-09-07T22:04:00Z"/>
  <w16cex:commentExtensible w16cex:durableId="26C331BC" w16cex:dateUtc="2022-09-07T22:05:00Z"/>
  <w16cex:commentExtensible w16cex:durableId="26C331ED" w16cex:dateUtc="2022-09-07T22:06:00Z"/>
  <w16cex:commentExtensible w16cex:durableId="26C33208" w16cex:dateUtc="2022-09-07T22:06:00Z"/>
  <w16cex:commentExtensible w16cex:durableId="26C332BE" w16cex:dateUtc="2022-09-07T22:09:00Z"/>
  <w16cex:commentExtensible w16cex:durableId="26C3327E" w16cex:dateUtc="2022-09-07T22:08:00Z"/>
  <w16cex:commentExtensible w16cex:durableId="26C33272" w16cex:dateUtc="2022-09-07T22:08:00Z"/>
  <w16cex:commentExtensible w16cex:durableId="26C3340C" w16cex:dateUtc="2022-09-07T22:15:00Z"/>
  <w16cex:commentExtensible w16cex:durableId="26C332FF" w16cex:dateUtc="2022-09-07T22:10:00Z"/>
  <w16cex:commentExtensible w16cex:durableId="26C33329" w16cex:dateUtc="2022-09-07T22:11:00Z"/>
  <w16cex:commentExtensible w16cex:durableId="26C33396" w16cex:dateUtc="2022-09-07T22:13:00Z"/>
  <w16cex:commentExtensible w16cex:durableId="26C333B5" w16cex:dateUtc="2022-09-07T22:13:00Z"/>
  <w16cex:commentExtensible w16cex:durableId="26C333E5" w16cex:dateUtc="2022-09-07T22:14:00Z"/>
  <w16cex:commentExtensible w16cex:durableId="26C33437" w16cex:dateUtc="2022-09-07T22:16:00Z"/>
  <w16cex:commentExtensible w16cex:durableId="26C3346B" w16cex:dateUtc="2022-09-07T22:16:00Z"/>
  <w16cex:commentExtensible w16cex:durableId="26C33482" w16cex:dateUtc="2022-09-07T22:17:00Z"/>
  <w16cex:commentExtensible w16cex:durableId="26C334C4" w16cex:dateUtc="2022-09-07T22:18:00Z"/>
  <w16cex:commentExtensible w16cex:durableId="26C335E3" w16cex:dateUtc="2022-09-07T22:23:00Z"/>
  <w16cex:commentExtensible w16cex:durableId="26C33618" w16cex:dateUtc="2022-09-07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DB5F40" w16cid:durableId="26C32E8F"/>
  <w16cid:commentId w16cid:paraId="6A9B83AE" w16cid:durableId="26C32EBB"/>
  <w16cid:commentId w16cid:paraId="0928E7C4" w16cid:durableId="26C32ED7"/>
  <w16cid:commentId w16cid:paraId="14C10F99" w16cid:durableId="26C32F04"/>
  <w16cid:commentId w16cid:paraId="2E9ADFBE" w16cid:durableId="26C32F32"/>
  <w16cid:commentId w16cid:paraId="3C3BF08D" w16cid:durableId="26C3305F"/>
  <w16cid:commentId w16cid:paraId="301C825A" w16cid:durableId="26C33077"/>
  <w16cid:commentId w16cid:paraId="05AE8C2D" w16cid:durableId="26C330B4"/>
  <w16cid:commentId w16cid:paraId="0DF3C634" w16cid:durableId="26C3317C"/>
  <w16cid:commentId w16cid:paraId="60D49B80" w16cid:durableId="26C331BC"/>
  <w16cid:commentId w16cid:paraId="533837A0" w16cid:durableId="26C331ED"/>
  <w16cid:commentId w16cid:paraId="5F5FD91C" w16cid:durableId="26C33208"/>
  <w16cid:commentId w16cid:paraId="7E514D6A" w16cid:durableId="26C332BE"/>
  <w16cid:commentId w16cid:paraId="07F775C7" w16cid:durableId="26C3327E"/>
  <w16cid:commentId w16cid:paraId="0EE5D32B" w16cid:durableId="26C33272"/>
  <w16cid:commentId w16cid:paraId="0E1B126C" w16cid:durableId="26C3340C"/>
  <w16cid:commentId w16cid:paraId="39830C51" w16cid:durableId="26C332FF"/>
  <w16cid:commentId w16cid:paraId="6E518F87" w16cid:durableId="26C33329"/>
  <w16cid:commentId w16cid:paraId="780B1514" w16cid:durableId="26C33396"/>
  <w16cid:commentId w16cid:paraId="4AE8E161" w16cid:durableId="26C333B5"/>
  <w16cid:commentId w16cid:paraId="7CBE4161" w16cid:durableId="26C333E5"/>
  <w16cid:commentId w16cid:paraId="0B2A8000" w16cid:durableId="26C33437"/>
  <w16cid:commentId w16cid:paraId="7E21890A" w16cid:durableId="26C3346B"/>
  <w16cid:commentId w16cid:paraId="3F986408" w16cid:durableId="26C33482"/>
  <w16cid:commentId w16cid:paraId="2DBA7538" w16cid:durableId="26C334C4"/>
  <w16cid:commentId w16cid:paraId="3BFE96D5" w16cid:durableId="26C335E3"/>
  <w16cid:commentId w16cid:paraId="3C0F42F1" w16cid:durableId="26C33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38442" w14:textId="77777777" w:rsidR="000D17EE" w:rsidRDefault="000D17EE" w:rsidP="000E70AC">
      <w:pPr>
        <w:spacing w:after="0" w:line="240" w:lineRule="auto"/>
      </w:pPr>
      <w:r>
        <w:separator/>
      </w:r>
    </w:p>
  </w:endnote>
  <w:endnote w:type="continuationSeparator" w:id="0">
    <w:p w14:paraId="79473ED2" w14:textId="77777777" w:rsidR="000D17EE" w:rsidRDefault="000D17EE"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E7BC4" w14:textId="77777777" w:rsidR="000D17EE" w:rsidRDefault="000D17EE" w:rsidP="000E70AC">
      <w:pPr>
        <w:spacing w:after="0" w:line="240" w:lineRule="auto"/>
      </w:pPr>
      <w:r>
        <w:separator/>
      </w:r>
    </w:p>
  </w:footnote>
  <w:footnote w:type="continuationSeparator" w:id="0">
    <w:p w14:paraId="5B85231A" w14:textId="77777777" w:rsidR="000D17EE" w:rsidRDefault="000D17EE"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Rose Christie Kieran">
    <w15:presenceInfo w15:providerId="AD" w15:userId="S::sckieran@ucdavis.edu::54cac0de-9c2b-4e65-b919-b448ccfc9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D17EE"/>
    <w:rsid w:val="000E70AC"/>
    <w:rsid w:val="00173AE9"/>
    <w:rsid w:val="00183699"/>
    <w:rsid w:val="0019361B"/>
    <w:rsid w:val="001B09B1"/>
    <w:rsid w:val="00235867"/>
    <w:rsid w:val="0023602D"/>
    <w:rsid w:val="00240056"/>
    <w:rsid w:val="00317A9B"/>
    <w:rsid w:val="00341031"/>
    <w:rsid w:val="00355F91"/>
    <w:rsid w:val="003903DF"/>
    <w:rsid w:val="003B7B17"/>
    <w:rsid w:val="003F2BD5"/>
    <w:rsid w:val="003F5039"/>
    <w:rsid w:val="00422626"/>
    <w:rsid w:val="00430654"/>
    <w:rsid w:val="004B6F68"/>
    <w:rsid w:val="005549A1"/>
    <w:rsid w:val="005B1B8B"/>
    <w:rsid w:val="005C27A3"/>
    <w:rsid w:val="0060605B"/>
    <w:rsid w:val="00635F3E"/>
    <w:rsid w:val="00644092"/>
    <w:rsid w:val="00650EFD"/>
    <w:rsid w:val="00750600"/>
    <w:rsid w:val="007A1054"/>
    <w:rsid w:val="008027E4"/>
    <w:rsid w:val="0087338E"/>
    <w:rsid w:val="008914E8"/>
    <w:rsid w:val="00AC6116"/>
    <w:rsid w:val="00B117DB"/>
    <w:rsid w:val="00C1267C"/>
    <w:rsid w:val="00D86949"/>
    <w:rsid w:val="00DE4254"/>
    <w:rsid w:val="00E2467E"/>
    <w:rsid w:val="00E66687"/>
    <w:rsid w:val="00EC36DE"/>
    <w:rsid w:val="00F43713"/>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66687"/>
    <w:rPr>
      <w:rFonts w:eastAsiaTheme="minorEastAsia"/>
      <w:sz w:val="20"/>
      <w:szCs w:val="20"/>
    </w:rPr>
  </w:style>
  <w:style w:type="character" w:styleId="CommentReference">
    <w:name w:val="annotation reference"/>
    <w:basedOn w:val="DefaultParagraphFont"/>
    <w:uiPriority w:val="99"/>
    <w:semiHidden/>
    <w:unhideWhenUsed/>
    <w:rsid w:val="00E66687"/>
    <w:rPr>
      <w:sz w:val="16"/>
      <w:szCs w:val="16"/>
    </w:rPr>
  </w:style>
  <w:style w:type="paragraph" w:styleId="CommentText">
    <w:name w:val="annotation text"/>
    <w:basedOn w:val="Normal"/>
    <w:link w:val="CommentTextChar"/>
    <w:uiPriority w:val="99"/>
    <w:semiHidden/>
    <w:unhideWhenUsed/>
    <w:rsid w:val="00E66687"/>
    <w:pPr>
      <w:spacing w:line="240" w:lineRule="auto"/>
    </w:pPr>
  </w:style>
  <w:style w:type="character" w:customStyle="1" w:styleId="CommentTextChar">
    <w:name w:val="Comment Text Char"/>
    <w:basedOn w:val="DefaultParagraphFont"/>
    <w:link w:val="CommentText"/>
    <w:uiPriority w:val="99"/>
    <w:semiHidden/>
    <w:rsid w:val="00E6668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66687"/>
    <w:rPr>
      <w:b/>
      <w:bCs/>
    </w:rPr>
  </w:style>
  <w:style w:type="character" w:customStyle="1" w:styleId="CommentSubjectChar">
    <w:name w:val="Comment Subject Char"/>
    <w:basedOn w:val="CommentTextChar"/>
    <w:link w:val="CommentSubject"/>
    <w:uiPriority w:val="99"/>
    <w:semiHidden/>
    <w:rsid w:val="00E6668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B6599"/>
    <w:rsid w:val="00552D74"/>
    <w:rsid w:val="0058099F"/>
    <w:rsid w:val="006073AC"/>
    <w:rsid w:val="009C7F14"/>
    <w:rsid w:val="009E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26164</Words>
  <Characters>149139</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Rose Christie Kieran</cp:lastModifiedBy>
  <cp:revision>2</cp:revision>
  <dcterms:created xsi:type="dcterms:W3CDTF">2022-09-08T20:39:00Z</dcterms:created>
  <dcterms:modified xsi:type="dcterms:W3CDTF">2022-09-08T20:39:00Z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