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Content>
        <w:p w14:paraId="41EF26A8" w14:textId="0ECE1B98"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11235A">
      <w:pPr>
        <w:pStyle w:val="TOCHeading"/>
        <w:tabs>
          <w:tab w:val="left" w:pos="532"/>
        </w:tabs>
        <w:spacing w:line="24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13273217"/>
      <w:r w:rsidRPr="00F95176">
        <w:t>Abstract</w:t>
      </w:r>
      <w:bookmarkEnd w:id="4"/>
      <w:bookmarkEnd w:id="5"/>
      <w:bookmarkEnd w:id="6"/>
      <w:r w:rsidR="00355F91">
        <w:t xml:space="preserve"> </w:t>
      </w:r>
    </w:p>
    <w:p w14:paraId="5FA28A66" w14:textId="3CE45A2D" w:rsidR="007A1054" w:rsidRDefault="007A1054" w:rsidP="0011235A">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{"citationID":"OrmbabkI","properties":{"formattedCitation":"(McAllister, 1963)","plainCitation":"(McAllister, 1963)","noteIndex":0},"citationItems":[{"id":"UL6lk2Ik/y3BmzR2B","uris":["http://www.mendeley.com/documents/?uuid=154a621a-a2e3-443b-849e-2593b42c5c2d"],"itemData":{"author":[{"dropping-particle":"","family":"McAllister","given":"D.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2335A7">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2016)","noteIndex":0},"citationItems":[{"id":"UL6lk2Ik/in7K48D7","uris":["http://www.mendeley.com/documents/?uuid=23e53af3-288d-48bc-b9a7-174ca5e00a87"],"itemData":{"DOI":"10.1007/s10592-011-0240-y","ISBN":"1566-0621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Bay-Delta","type":"article-journal","volume":"12"}},{"id":"UL6lk2Ik/VFZJQQQu","uris":["http://www.mendeley.com/documents/?uuid=ff1406d1-77ea-4ab5-a57b-d2db2ba74817"],"itemData":{"abstract":"This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r w:rsidR="00EC3367">
        <w:rPr>
          <w:rFonts w:asciiTheme="majorHAnsi" w:hAnsiTheme="majorHAnsi" w:cstheme="majorHAnsi"/>
          <w:sz w:val="24"/>
          <w:szCs w:val="24"/>
        </w:rPr>
        <w:t>including</w:t>
      </w:r>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uses restriction site-associated DNA sequencing (RAD</w:t>
      </w:r>
      <w:r w:rsidR="002C2F3F">
        <w:rPr>
          <w:rFonts w:asciiTheme="majorHAnsi" w:hAnsiTheme="majorHAnsi" w:cstheme="majorHAnsi"/>
          <w:sz w:val="24"/>
          <w:szCs w:val="24"/>
        </w:rPr>
        <w:t>-s</w:t>
      </w:r>
      <w:r w:rsidRPr="00382793">
        <w:rPr>
          <w:rFonts w:asciiTheme="majorHAnsi" w:hAnsiTheme="majorHAnsi" w:cstheme="majorHAnsi"/>
          <w:sz w:val="24"/>
          <w:szCs w:val="24"/>
        </w:rPr>
        <w:t>eq</w:t>
      </w:r>
      <w:r w:rsidR="002C2F3F">
        <w:rPr>
          <w:rFonts w:asciiTheme="majorHAnsi" w:hAnsiTheme="majorHAnsi" w:cstheme="majorHAnsi"/>
          <w:sz w:val="24"/>
          <w:szCs w:val="24"/>
        </w:rPr>
        <w:t>uencing</w:t>
      </w:r>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r w:rsidR="00EC3367">
        <w:rPr>
          <w:rFonts w:asciiTheme="majorHAnsi" w:hAnsiTheme="majorHAnsi" w:cstheme="majorHAnsi"/>
          <w:sz w:val="24"/>
          <w:szCs w:val="24"/>
        </w:rPr>
        <w:t>tracking</w:t>
      </w:r>
      <w:r w:rsidRPr="00382793">
        <w:rPr>
          <w:rFonts w:asciiTheme="majorHAnsi" w:hAnsiTheme="majorHAnsi" w:cstheme="majorHAnsi"/>
          <w:sz w:val="24"/>
          <w:szCs w:val="24"/>
        </w:rPr>
        <w:t xml:space="preserve"> genetic diversity</w:t>
      </w:r>
      <w:r w:rsidR="00EC3367">
        <w:rPr>
          <w:rFonts w:asciiTheme="majorHAnsi" w:hAnsiTheme="majorHAnsi" w:cstheme="majorHAnsi"/>
          <w:sz w:val="24"/>
          <w:szCs w:val="24"/>
        </w:rPr>
        <w:t xml:space="preserve"> loss</w:t>
      </w:r>
      <w:r w:rsidRPr="00382793">
        <w:rPr>
          <w:rFonts w:asciiTheme="majorHAnsi" w:hAnsiTheme="majorHAnsi" w:cstheme="majorHAnsi"/>
          <w:sz w:val="24"/>
          <w:szCs w:val="24"/>
        </w:rPr>
        <w:t xml:space="preserve">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w:t>
      </w:r>
      <w:proofErr w:type="gramStart"/>
      <w:r w:rsidRPr="00382793">
        <w:rPr>
          <w:rFonts w:asciiTheme="majorHAnsi" w:hAnsiTheme="majorHAnsi" w:cstheme="majorHAnsi"/>
          <w:sz w:val="24"/>
          <w:szCs w:val="24"/>
        </w:rPr>
        <w:t xml:space="preserve">assemblies, </w:t>
      </w:r>
      <w:r w:rsidR="00EC3367">
        <w:rPr>
          <w:rFonts w:asciiTheme="majorHAnsi" w:hAnsiTheme="majorHAnsi" w:cstheme="majorHAnsi"/>
          <w:sz w:val="24"/>
          <w:szCs w:val="24"/>
        </w:rPr>
        <w:t>and</w:t>
      </w:r>
      <w:proofErr w:type="gramEnd"/>
      <w:r w:rsidR="00EC3367">
        <w:rPr>
          <w:rFonts w:asciiTheme="majorHAnsi" w:hAnsiTheme="majorHAnsi" w:cstheme="majorHAnsi"/>
          <w:sz w:val="24"/>
          <w:szCs w:val="24"/>
        </w:rPr>
        <w:t xml:space="preserve"> </w:t>
      </w:r>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within the cultivated refuge population. Together these components provide necessary resources and research objectives for moving evolutionary biology and delta smelt management forward.</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3629024C" w14:textId="71D7E7C5" w:rsidR="00635F3E" w:rsidRDefault="003903DF" w:rsidP="0011235A">
          <w:pPr>
            <w:pStyle w:val="TOC1"/>
            <w:tabs>
              <w:tab w:val="right" w:leader="dot" w:pos="9350"/>
            </w:tabs>
            <w:spacing w:line="240" w:lineRule="auto"/>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E91A9E" w:rsidP="0011235A">
          <w:pPr>
            <w:pStyle w:val="TOC2"/>
            <w:tabs>
              <w:tab w:val="right" w:leader="dot" w:pos="9350"/>
            </w:tabs>
            <w:spacing w:line="240" w:lineRule="auto"/>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E91A9E" w:rsidP="0011235A">
          <w:pPr>
            <w:pStyle w:val="TOC2"/>
            <w:tabs>
              <w:tab w:val="right" w:leader="dot" w:pos="9350"/>
            </w:tabs>
            <w:spacing w:line="240" w:lineRule="auto"/>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E91A9E" w:rsidP="0011235A">
          <w:pPr>
            <w:pStyle w:val="TOC2"/>
            <w:tabs>
              <w:tab w:val="right" w:leader="dot" w:pos="9350"/>
            </w:tabs>
            <w:spacing w:line="240" w:lineRule="auto"/>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E91A9E" w:rsidP="0011235A">
          <w:pPr>
            <w:pStyle w:val="TOC1"/>
            <w:tabs>
              <w:tab w:val="right" w:leader="dot" w:pos="9350"/>
            </w:tabs>
            <w:spacing w:line="240" w:lineRule="auto"/>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E91A9E" w:rsidP="0011235A">
          <w:pPr>
            <w:pStyle w:val="TOC2"/>
            <w:tabs>
              <w:tab w:val="right" w:leader="dot" w:pos="9350"/>
            </w:tabs>
            <w:spacing w:line="240" w:lineRule="auto"/>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E91A9E" w:rsidP="0011235A">
          <w:pPr>
            <w:pStyle w:val="TOC1"/>
            <w:tabs>
              <w:tab w:val="right" w:leader="dot" w:pos="9350"/>
            </w:tabs>
            <w:spacing w:line="240" w:lineRule="auto"/>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E91A9E" w:rsidP="0011235A">
          <w:pPr>
            <w:pStyle w:val="TOC2"/>
            <w:tabs>
              <w:tab w:val="right" w:leader="dot" w:pos="9350"/>
            </w:tabs>
            <w:spacing w:line="240" w:lineRule="auto"/>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E91A9E" w:rsidP="0011235A">
          <w:pPr>
            <w:pStyle w:val="TOC2"/>
            <w:tabs>
              <w:tab w:val="right" w:leader="dot" w:pos="9350"/>
            </w:tabs>
            <w:spacing w:line="240" w:lineRule="auto"/>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E91A9E" w:rsidP="0011235A">
          <w:pPr>
            <w:pStyle w:val="TOC3"/>
            <w:tabs>
              <w:tab w:val="right" w:leader="dot" w:pos="9350"/>
            </w:tabs>
            <w:spacing w:line="240" w:lineRule="auto"/>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E91A9E" w:rsidP="0011235A">
          <w:pPr>
            <w:pStyle w:val="TOC3"/>
            <w:tabs>
              <w:tab w:val="right" w:leader="dot" w:pos="9350"/>
            </w:tabs>
            <w:spacing w:line="240" w:lineRule="auto"/>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E91A9E" w:rsidP="0011235A">
          <w:pPr>
            <w:pStyle w:val="TOC3"/>
            <w:tabs>
              <w:tab w:val="right" w:leader="dot" w:pos="9350"/>
            </w:tabs>
            <w:spacing w:line="240" w:lineRule="auto"/>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E91A9E" w:rsidP="0011235A">
          <w:pPr>
            <w:pStyle w:val="TOC3"/>
            <w:tabs>
              <w:tab w:val="right" w:leader="dot" w:pos="9350"/>
            </w:tabs>
            <w:spacing w:line="240" w:lineRule="auto"/>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E91A9E" w:rsidP="0011235A">
          <w:pPr>
            <w:pStyle w:val="TOC3"/>
            <w:tabs>
              <w:tab w:val="right" w:leader="dot" w:pos="9350"/>
            </w:tabs>
            <w:spacing w:line="240" w:lineRule="auto"/>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E91A9E" w:rsidP="0011235A">
          <w:pPr>
            <w:pStyle w:val="TOC3"/>
            <w:tabs>
              <w:tab w:val="right" w:leader="dot" w:pos="9350"/>
            </w:tabs>
            <w:spacing w:line="240" w:lineRule="auto"/>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E91A9E" w:rsidP="0011235A">
          <w:pPr>
            <w:pStyle w:val="TOC3"/>
            <w:tabs>
              <w:tab w:val="right" w:leader="dot" w:pos="9350"/>
            </w:tabs>
            <w:spacing w:line="240" w:lineRule="auto"/>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E91A9E" w:rsidP="0011235A">
          <w:pPr>
            <w:pStyle w:val="TOC2"/>
            <w:tabs>
              <w:tab w:val="right" w:leader="dot" w:pos="9350"/>
            </w:tabs>
            <w:spacing w:line="240" w:lineRule="auto"/>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E91A9E" w:rsidP="0011235A">
          <w:pPr>
            <w:pStyle w:val="TOC3"/>
            <w:tabs>
              <w:tab w:val="right" w:leader="dot" w:pos="9350"/>
            </w:tabs>
            <w:spacing w:line="240" w:lineRule="auto"/>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E91A9E" w:rsidP="0011235A">
          <w:pPr>
            <w:pStyle w:val="TOC3"/>
            <w:tabs>
              <w:tab w:val="right" w:leader="dot" w:pos="9350"/>
            </w:tabs>
            <w:spacing w:line="240" w:lineRule="auto"/>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E91A9E" w:rsidP="0011235A">
          <w:pPr>
            <w:pStyle w:val="TOC3"/>
            <w:tabs>
              <w:tab w:val="right" w:leader="dot" w:pos="9350"/>
            </w:tabs>
            <w:spacing w:line="240" w:lineRule="auto"/>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E91A9E" w:rsidP="0011235A">
          <w:pPr>
            <w:pStyle w:val="TOC3"/>
            <w:tabs>
              <w:tab w:val="right" w:leader="dot" w:pos="9350"/>
            </w:tabs>
            <w:spacing w:line="240" w:lineRule="auto"/>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E91A9E" w:rsidP="0011235A">
          <w:pPr>
            <w:pStyle w:val="TOC3"/>
            <w:tabs>
              <w:tab w:val="right" w:leader="dot" w:pos="9350"/>
            </w:tabs>
            <w:spacing w:line="240" w:lineRule="auto"/>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E91A9E" w:rsidP="0011235A">
          <w:pPr>
            <w:pStyle w:val="TOC3"/>
            <w:tabs>
              <w:tab w:val="right" w:leader="dot" w:pos="9350"/>
            </w:tabs>
            <w:spacing w:line="240" w:lineRule="auto"/>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E91A9E" w:rsidP="0011235A">
          <w:pPr>
            <w:pStyle w:val="TOC2"/>
            <w:tabs>
              <w:tab w:val="right" w:leader="dot" w:pos="9350"/>
            </w:tabs>
            <w:spacing w:line="240" w:lineRule="auto"/>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E91A9E" w:rsidP="0011235A">
          <w:pPr>
            <w:pStyle w:val="TOC1"/>
            <w:tabs>
              <w:tab w:val="right" w:leader="dot" w:pos="9350"/>
            </w:tabs>
            <w:spacing w:line="240" w:lineRule="auto"/>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E91A9E" w:rsidP="0011235A">
          <w:pPr>
            <w:pStyle w:val="TOC1"/>
            <w:tabs>
              <w:tab w:val="right" w:leader="dot" w:pos="9350"/>
            </w:tabs>
            <w:spacing w:line="240" w:lineRule="auto"/>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13273219"/>
      <w:r>
        <w:lastRenderedPageBreak/>
        <w:t>Project Background and</w:t>
      </w:r>
      <w:r w:rsidR="003903DF">
        <w:t xml:space="preserve"> Introduction</w:t>
      </w:r>
      <w:bookmarkEnd w:id="8"/>
    </w:p>
    <w:p w14:paraId="332E5E6F" w14:textId="2E2048DD" w:rsidR="003F5039" w:rsidRPr="00173AE9" w:rsidRDefault="002C69E3" w:rsidP="0011235A">
      <w:pPr>
        <w:pStyle w:val="Header"/>
        <w:outlineLvl w:val="1"/>
        <w:rPr>
          <w:rFonts w:asciiTheme="majorHAnsi" w:hAnsiTheme="majorHAnsi" w:cstheme="majorHAnsi"/>
        </w:rPr>
      </w:pPr>
      <w:bookmarkStart w:id="9" w:name="_Toc113123180"/>
      <w:bookmarkStart w:id="10" w:name="_Toc113273220"/>
      <w:r>
        <w:rPr>
          <w:rFonts w:asciiTheme="majorHAnsi" w:hAnsiTheme="majorHAnsi" w:cstheme="majorHAnsi"/>
        </w:rPr>
        <w:t>D</w:t>
      </w:r>
      <w:r w:rsidR="003F5039" w:rsidRPr="00173AE9">
        <w:rPr>
          <w:rFonts w:asciiTheme="majorHAnsi" w:hAnsiTheme="majorHAnsi" w:cstheme="majorHAnsi"/>
        </w:rPr>
        <w:t>elta smelt</w:t>
      </w:r>
      <w:bookmarkEnd w:id="9"/>
      <w:r w:rsidR="00DE4254" w:rsidRPr="00173AE9">
        <w:rPr>
          <w:rFonts w:asciiTheme="majorHAnsi" w:hAnsiTheme="majorHAnsi" w:cstheme="majorHAnsi"/>
        </w:rPr>
        <w:t xml:space="preserve"> &amp; the S</w:t>
      </w:r>
      <w:r>
        <w:rPr>
          <w:rFonts w:asciiTheme="majorHAnsi" w:hAnsiTheme="majorHAnsi" w:cstheme="majorHAnsi"/>
        </w:rPr>
        <w:t xml:space="preserve">an </w:t>
      </w:r>
      <w:r w:rsidR="00DE4254" w:rsidRPr="00173AE9">
        <w:rPr>
          <w:rFonts w:asciiTheme="majorHAnsi" w:hAnsiTheme="majorHAnsi" w:cstheme="majorHAnsi"/>
        </w:rPr>
        <w:t>F</w:t>
      </w:r>
      <w:r>
        <w:rPr>
          <w:rFonts w:asciiTheme="majorHAnsi" w:hAnsiTheme="majorHAnsi" w:cstheme="majorHAnsi"/>
        </w:rPr>
        <w:t xml:space="preserve">rancisco </w:t>
      </w:r>
      <w:r w:rsidR="00DE4254" w:rsidRPr="00173AE9">
        <w:rPr>
          <w:rFonts w:asciiTheme="majorHAnsi" w:hAnsiTheme="majorHAnsi" w:cstheme="majorHAnsi"/>
        </w:rPr>
        <w:t>E</w:t>
      </w:r>
      <w:bookmarkEnd w:id="10"/>
      <w:r>
        <w:rPr>
          <w:rFonts w:asciiTheme="majorHAnsi" w:hAnsiTheme="majorHAnsi" w:cstheme="majorHAnsi"/>
        </w:rPr>
        <w:t>stuary</w:t>
      </w:r>
    </w:p>
    <w:p w14:paraId="6F00716F" w14:textId="33A55CF0" w:rsidR="007A1054"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is a dynamic ecosystem encompassing 1,000 square miles of open water and wetlands in Northern California. </w:t>
      </w:r>
      <w:commentRangeStart w:id="11"/>
      <w:r w:rsidRPr="00382793">
        <w:rPr>
          <w:rFonts w:asciiTheme="majorHAnsi" w:hAnsiTheme="majorHAnsi" w:cstheme="majorHAnsi"/>
          <w:sz w:val="24"/>
          <w:szCs w:val="24"/>
          <w:lang w:val="en"/>
        </w:rPr>
        <w:t xml:space="preserve">Since the area became the primary distribution </w:t>
      </w:r>
      <w:commentRangeEnd w:id="11"/>
      <w:r w:rsidR="002C69E3">
        <w:rPr>
          <w:rStyle w:val="CommentReference"/>
        </w:rPr>
        <w:commentReference w:id="11"/>
      </w:r>
      <w:r w:rsidRPr="00382793">
        <w:rPr>
          <w:rFonts w:asciiTheme="majorHAnsi" w:hAnsiTheme="majorHAnsi" w:cstheme="majorHAnsi"/>
          <w:sz w:val="24"/>
          <w:szCs w:val="24"/>
          <w:lang w:val="en"/>
        </w:rPr>
        <w:t xml:space="preserve">hub of California’s water supply in the 1960’s, the composition of </w:t>
      </w:r>
      <w:r w:rsidR="002C69E3">
        <w:rPr>
          <w:rFonts w:asciiTheme="majorHAnsi" w:hAnsiTheme="majorHAnsi" w:cstheme="majorHAnsi"/>
          <w:sz w:val="24"/>
          <w:szCs w:val="24"/>
          <w:lang w:val="en"/>
        </w:rPr>
        <w:t xml:space="preserve">the </w:t>
      </w:r>
      <w:r w:rsidRPr="00382793">
        <w:rPr>
          <w:rFonts w:asciiTheme="majorHAnsi" w:hAnsiTheme="majorHAnsi" w:cstheme="majorHAnsi"/>
          <w:sz w:val="24"/>
          <w:szCs w:val="24"/>
          <w:lang w:val="en"/>
        </w:rPr>
        <w:t>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w:t>
      </w:r>
      <w:proofErr w:type="spellStart"/>
      <w:r w:rsidR="00D86949">
        <w:rPr>
          <w:rFonts w:asciiTheme="majorHAnsi" w:hAnsiTheme="majorHAnsi" w:cstheme="majorHAnsi"/>
          <w:sz w:val="24"/>
          <w:szCs w:val="24"/>
        </w:rPr>
        <w:t>Belarmino</w:t>
      </w:r>
      <w:proofErr w:type="spellEnd"/>
      <w:r w:rsidR="00D86949">
        <w:rPr>
          <w:rFonts w:asciiTheme="majorHAnsi" w:hAnsiTheme="majorHAnsi" w:cstheme="majorHAnsi"/>
          <w:sz w:val="24"/>
          <w:szCs w:val="24"/>
        </w:rPr>
        <w:t xml:space="preserve">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within the SFE many </w:t>
      </w:r>
      <w:commentRangeStart w:id="12"/>
      <w:r w:rsidRPr="00382793">
        <w:rPr>
          <w:rFonts w:asciiTheme="majorHAnsi" w:hAnsiTheme="majorHAnsi" w:cstheme="majorHAnsi"/>
          <w:sz w:val="24"/>
          <w:szCs w:val="24"/>
          <w:lang w:val="en"/>
        </w:rPr>
        <w:t xml:space="preserve">once abundant endemic pelagic </w:t>
      </w:r>
      <w:commentRangeEnd w:id="12"/>
      <w:r w:rsidR="00291495">
        <w:rPr>
          <w:rStyle w:val="CommentReference"/>
        </w:rPr>
        <w:commentReference w:id="12"/>
      </w:r>
      <w:r w:rsidRPr="00382793">
        <w:rPr>
          <w:rFonts w:asciiTheme="majorHAnsi" w:hAnsiTheme="majorHAnsi" w:cstheme="majorHAnsi"/>
          <w:sz w:val="24"/>
          <w:szCs w:val="24"/>
          <w:lang w:val="en"/>
        </w:rPr>
        <w:t>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2335A7">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2018)","noteIndex":0},"citationItems":[{"id":"UL6lk2Ik/COV8lZtV","uris":["http://www.mendeley.com/documents/?uuid=8a207c06-c2f2-478e-9d4c-46bac4bc2a70"],"itemData":{"author":[{"dropping-particle":"","family":"Moyle","given":"Peter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11235A">
      <w:pPr>
        <w:spacing w:line="240" w:lineRule="auto"/>
        <w:rPr>
          <w:rFonts w:asciiTheme="majorHAnsi" w:hAnsiTheme="majorHAnsi" w:cstheme="majorHAnsi"/>
          <w:sz w:val="24"/>
          <w:szCs w:val="24"/>
          <w:lang w:val="en"/>
        </w:rPr>
      </w:pPr>
    </w:p>
    <w:p w14:paraId="14E9A670" w14:textId="75BBA61C"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2335A7">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UL6lk2Ik/0kdfmeog","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2335A7">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2007)","noteIndex":0},"citationItems":[{"id":"UL6lk2Ik/y3BmzR2B","uris":["http://www.mendeley.com/documents/?uuid=154a621a-a2e3-443b-849e-2593b42c5c2d"],"itemData":{"author":[{"dropping-particle":"","family":"McAllister","given":"D.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Osmeridae.","type":"book"}},{"id":"UL6lk2Ik/VFZJQQQu","uris":["http://www.mendeley.com/documents/?uuid=ff1406d1-77ea-4ab5-a57b-d2db2ba74817"],"itemData":{"abstract":"This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Estuary","type":"article-journal","volume":"14"}},{"id":"UL6lk2Ik/fDB80BDT","uris":["http://www.mendeley.com/documents/?uuid=757f5833-fa11-466a-b871-160ad1fface1"],"itemData":{"DOI":"10.1577/T06-148.1","ISSN":"0002-8487","abstract":"The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2335A7">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1992)","noteIndex":0},"citationItems":[{"id":"UL6lk2Ik/3DpWxDgO","uris":["http://www.mendeley.com/documents/?uuid=b174141a-6f6e-47bf-9926-35120a427171"],"itemData":{"DOI":"10.1016/j.fertnstert.2012.04.042","ISSN":"1556-5653","PMID":"22656306","abstract":"To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2335A7">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2016)","noteIndex":0},"citationItems":[{"id":"UL6lk2Ik/in7K48D7","uris":["http://www.mendeley.com/documents/?uuid=23e53af3-288d-48bc-b9a7-174ca5e00a87"],"itemData":{"DOI":"10.1007/s10592-011-0240-y","ISBN":"1566-0621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Bay-Delta","type":"article-journal","volume":"12"}},{"id":"UL6lk2Ik/VFZJQQQu","uris":["http://www.mendeley.com/documents/?uuid=ff1406d1-77ea-4ab5-a57b-d2db2ba74817"],"itemData":{"abstract":"This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 </w:t>
      </w:r>
    </w:p>
    <w:p w14:paraId="0CA99728" w14:textId="04614E9B" w:rsidR="00EC36DE" w:rsidRDefault="005A4907" w:rsidP="0011235A">
      <w:pPr>
        <w:spacing w:after="0" w:line="240" w:lineRule="auto"/>
        <w:jc w:val="left"/>
        <w:rPr>
          <w:rFonts w:asciiTheme="majorHAnsi" w:hAnsiTheme="majorHAnsi" w:cstheme="majorHAnsi"/>
          <w:sz w:val="24"/>
          <w:szCs w:val="24"/>
          <w:lang w:val="en"/>
        </w:rPr>
      </w:pPr>
      <w:ins w:id="13" w:author="Andrea Schreier" w:date="2022-09-07T14:00:00Z">
        <w:r>
          <w:rPr>
            <w:rFonts w:asciiTheme="majorHAnsi" w:hAnsiTheme="majorHAnsi" w:cstheme="majorHAnsi"/>
            <w:sz w:val="24"/>
            <w:szCs w:val="24"/>
            <w:lang w:val="en"/>
          </w:rPr>
          <w:t>This would be the place for</w:t>
        </w:r>
      </w:ins>
      <w:ins w:id="14" w:author="Andrea Schreier" w:date="2022-09-06T16:25:00Z">
        <w:r w:rsidR="00577B48">
          <w:rPr>
            <w:rFonts w:asciiTheme="majorHAnsi" w:hAnsiTheme="majorHAnsi" w:cstheme="majorHAnsi"/>
            <w:sz w:val="24"/>
            <w:szCs w:val="24"/>
            <w:lang w:val="en"/>
          </w:rPr>
          <w:t xml:space="preserve"> a </w:t>
        </w:r>
      </w:ins>
      <w:ins w:id="15" w:author="Andrea Schreier" w:date="2022-09-06T16:24:00Z">
        <w:r w:rsidR="00577B48">
          <w:rPr>
            <w:rFonts w:asciiTheme="majorHAnsi" w:hAnsiTheme="majorHAnsi" w:cstheme="majorHAnsi"/>
            <w:sz w:val="24"/>
            <w:szCs w:val="24"/>
            <w:lang w:val="en"/>
          </w:rPr>
          <w:t xml:space="preserve">paragraph </w:t>
        </w:r>
      </w:ins>
      <w:ins w:id="16" w:author="Andrea Schreier" w:date="2022-09-06T16:25:00Z">
        <w:r w:rsidR="00577B48">
          <w:rPr>
            <w:rFonts w:asciiTheme="majorHAnsi" w:hAnsiTheme="majorHAnsi" w:cstheme="majorHAnsi"/>
            <w:sz w:val="24"/>
            <w:szCs w:val="24"/>
            <w:lang w:val="en"/>
          </w:rPr>
          <w:t>introducing</w:t>
        </w:r>
      </w:ins>
      <w:ins w:id="17" w:author="Andrea Schreier" w:date="2022-09-06T16:24:00Z">
        <w:r w:rsidR="00577B48">
          <w:rPr>
            <w:rFonts w:asciiTheme="majorHAnsi" w:hAnsiTheme="majorHAnsi" w:cstheme="majorHAnsi"/>
            <w:sz w:val="24"/>
            <w:szCs w:val="24"/>
            <w:lang w:val="en"/>
          </w:rPr>
          <w:t xml:space="preserve"> </w:t>
        </w:r>
      </w:ins>
      <w:ins w:id="18" w:author="Andrea Schreier" w:date="2022-09-06T16:25:00Z">
        <w:r w:rsidR="00577B48">
          <w:rPr>
            <w:rFonts w:asciiTheme="majorHAnsi" w:hAnsiTheme="majorHAnsi" w:cstheme="majorHAnsi"/>
            <w:sz w:val="24"/>
            <w:szCs w:val="24"/>
            <w:lang w:val="en"/>
          </w:rPr>
          <w:t xml:space="preserve">your </w:t>
        </w:r>
      </w:ins>
      <w:ins w:id="19" w:author="Andrea Schreier" w:date="2022-09-07T14:00:00Z">
        <w:r>
          <w:rPr>
            <w:rFonts w:asciiTheme="majorHAnsi" w:hAnsiTheme="majorHAnsi" w:cstheme="majorHAnsi"/>
            <w:sz w:val="24"/>
            <w:szCs w:val="24"/>
            <w:lang w:val="en"/>
          </w:rPr>
          <w:t xml:space="preserve">genomics </w:t>
        </w:r>
      </w:ins>
      <w:ins w:id="20" w:author="Andrea Schreier" w:date="2022-09-06T16:25:00Z">
        <w:r w:rsidR="00577B48">
          <w:rPr>
            <w:rFonts w:asciiTheme="majorHAnsi" w:hAnsiTheme="majorHAnsi" w:cstheme="majorHAnsi"/>
            <w:sz w:val="24"/>
            <w:szCs w:val="24"/>
            <w:lang w:val="en"/>
          </w:rPr>
          <w:t>work</w:t>
        </w:r>
      </w:ins>
      <w:ins w:id="21" w:author="Andrea Schreier" w:date="2022-09-06T16:24:00Z">
        <w:r w:rsidR="00577B48">
          <w:rPr>
            <w:rFonts w:asciiTheme="majorHAnsi" w:hAnsiTheme="majorHAnsi" w:cstheme="majorHAnsi"/>
            <w:sz w:val="24"/>
            <w:szCs w:val="24"/>
            <w:lang w:val="en"/>
          </w:rPr>
          <w:t xml:space="preserve"> and how it fits into conservation of delta smelt. </w:t>
        </w:r>
      </w:ins>
      <w:r w:rsidR="00EC36DE">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22" w:name="_Toc113123182"/>
      <w:bookmarkStart w:id="23" w:name="_Toc113273221"/>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22"/>
      <w:bookmarkEnd w:id="23"/>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24" w:name="_Toc113123183"/>
      <w:bookmarkStart w:id="25" w:name="_Toc113273222"/>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commentRangeStart w:id="26"/>
      <w:r w:rsidRPr="00FD21E9">
        <w:rPr>
          <w:rFonts w:asciiTheme="majorHAnsi" w:hAnsiTheme="majorHAnsi" w:cstheme="majorHAnsi"/>
          <w:szCs w:val="24"/>
        </w:rPr>
        <w:t>Intr</w:t>
      </w:r>
      <w:commentRangeEnd w:id="26"/>
      <w:r w:rsidR="00415561">
        <w:rPr>
          <w:rStyle w:val="CommentReference"/>
          <w:rFonts w:asciiTheme="minorHAnsi" w:hAnsiTheme="minorHAnsi"/>
          <w:b w:val="0"/>
        </w:rPr>
        <w:commentReference w:id="26"/>
      </w:r>
      <w:r w:rsidRPr="00FD21E9">
        <w:rPr>
          <w:rFonts w:asciiTheme="majorHAnsi" w:hAnsiTheme="majorHAnsi" w:cstheme="majorHAnsi"/>
          <w:szCs w:val="24"/>
        </w:rPr>
        <w:t>oduction</w:t>
      </w:r>
      <w:bookmarkEnd w:id="24"/>
      <w:bookmarkEnd w:id="25"/>
    </w:p>
    <w:p w14:paraId="15A5A623" w14:textId="7397E847"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2335A7">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UL6lk2Ik/0kdfmeog","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Pr>
          <w:rFonts w:asciiTheme="majorHAnsi" w:hAnsiTheme="majorHAnsi" w:cstheme="majorHAnsi"/>
          <w:color w:val="00000A"/>
          <w:sz w:val="24"/>
          <w:szCs w:val="24"/>
        </w:rPr>
        <w:t xml:space="preserve">(TKTK Hobbs 2019 [NOTE: link back to this in how genome was used in recent </w:t>
      </w:r>
      <w:proofErr w:type="spellStart"/>
      <w:r>
        <w:rPr>
          <w:rFonts w:asciiTheme="majorHAnsi" w:hAnsiTheme="majorHAnsi" w:cstheme="majorHAnsi"/>
          <w:color w:val="00000A"/>
          <w:sz w:val="24"/>
          <w:szCs w:val="24"/>
        </w:rPr>
        <w:t>polyg</w:t>
      </w:r>
      <w:proofErr w:type="spellEnd"/>
      <w:r>
        <w:rPr>
          <w:rFonts w:asciiTheme="majorHAnsi" w:hAnsiTheme="majorHAnsi" w:cstheme="majorHAnsi"/>
          <w:color w:val="00000A"/>
          <w:sz w:val="24"/>
          <w:szCs w:val="24"/>
        </w:rPr>
        <w:t xml:space="preserve"> paper)</w:t>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2335A7">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2007)","noteIndex":0},"citationItems":[{"id":"UL6lk2Ik/y3BmzR2B","uris":["http://www.mendeley.com/documents/?uuid=154a621a-a2e3-443b-849e-2593b42c5c2d"],"itemData":{"author":[{"dropping-particle":"","family":"McAllister","given":"D.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Osmeridae.","type":"book"}},{"id":"UL6lk2Ik/VFZJQQQu","uris":["http://www.mendeley.com/documents/?uuid=ff1406d1-77ea-4ab5-a57b-d2db2ba74817"],"itemData":{"abstract":"This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Estuary","type":"article-journal","volume":"14"}},{"id":"UL6lk2Ik/fDB80BDT","uris":["http://www.mendeley.com/documents/?uuid=757f5833-fa11-466a-b871-160ad1fface1"],"itemData":{"DOI":"10.1577/T06-148.1","ISSN":"0002-8487","abstract":"The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0EE34836" w14:textId="77777777" w:rsidR="007858F9" w:rsidRDefault="007858F9" w:rsidP="007858F9">
      <w:pPr>
        <w:spacing w:line="240" w:lineRule="auto"/>
        <w:ind w:right="270"/>
        <w:rPr>
          <w:rFonts w:asciiTheme="majorHAnsi" w:hAnsiTheme="majorHAnsi" w:cstheme="majorHAnsi"/>
          <w:color w:val="00000A"/>
          <w:sz w:val="24"/>
          <w:szCs w:val="24"/>
          <w:lang w:val="en"/>
        </w:rPr>
      </w:pPr>
    </w:p>
    <w:p w14:paraId="4055FBA3" w14:textId="6C78DD56"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2335A7">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1992)","noteIndex":0},"citationItems":[{"id":"UL6lk2Ik/3DpWxDgO","uris":["http://www.mendeley.com/documents/?uuid=b174141a-6f6e-47bf-9926-35120a427171"],"itemData":{"DOI":"10.1016/j.fertnstert.2012.04.042","ISSN":"1556-5653","PMID":"22656306","abstract":"To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 xml:space="preserve">Despite protections under the ESA and CESA the species population numbers have continued to decline throughout the SFE (insert SMT and FMWT). </w:t>
      </w:r>
      <w:r w:rsidRPr="00F42C03">
        <w:rPr>
          <w:rFonts w:asciiTheme="majorHAnsi" w:hAnsiTheme="majorHAnsi" w:cstheme="majorHAnsi"/>
          <w:color w:val="00000A"/>
          <w:sz w:val="24"/>
          <w:szCs w:val="24"/>
          <w:lang w:val="en"/>
        </w:rPr>
        <w:t xml:space="preserve">Pelagic productivity and water temperature have been shown to be primary drivers of condition indices ultimately affecting the 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2335A7">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2016)","noteIndex":0},"citationItems":[{"id":"UL6lk2Ik/in7K48D7","uris":["http://www.mendeley.com/documents/?uuid=23e53af3-288d-48bc-b9a7-174ca5e00a87"],"itemData":{"DOI":"10.1007/s10592-011-0240-y","ISBN":"1566-0621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Bay-Delta","type":"article-journal","volume":"12"}},{"id":"UL6lk2Ik/VFZJQQQu","uris":["http://www.mendeley.com/documents/?uuid=ff1406d1-77ea-4ab5-a57b-d2db2ba74817"],"itemData":{"abstract":"This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As a result of their decline, resource management agencies, such as CDFW, continue to actively monitor the distribution and abundance of the wild population, and the Genomic Variation Laboratory genetically manages a captive breeding program to maintain a refuge population at the UC Davis Fish Conservation and Culture Laboratory (FCCL). </w:t>
      </w:r>
    </w:p>
    <w:p w14:paraId="3DA362A6" w14:textId="77777777" w:rsidR="007858F9" w:rsidRPr="002C5280" w:rsidRDefault="007858F9" w:rsidP="007858F9">
      <w:pPr>
        <w:spacing w:line="240" w:lineRule="auto"/>
        <w:ind w:right="270"/>
        <w:rPr>
          <w:rFonts w:asciiTheme="majorHAnsi" w:hAnsiTheme="majorHAnsi" w:cstheme="majorHAnsi"/>
          <w:color w:val="00000A"/>
          <w:sz w:val="24"/>
          <w:szCs w:val="24"/>
          <w:lang w:val="en"/>
        </w:rPr>
      </w:pPr>
    </w:p>
    <w:p w14:paraId="400C4A41" w14:textId="694D8BC7"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 xml:space="preserve">, GenBank contained three highly fragmented draft genomes: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(wakasagi</w:t>
      </w:r>
      <w:r>
        <w:rPr>
          <w:rFonts w:asciiTheme="majorHAnsi" w:hAnsiTheme="majorHAnsi" w:cstheme="majorHAnsi"/>
          <w:sz w:val="24"/>
          <w:szCs w:val="24"/>
        </w:rPr>
        <w:t>, N50 = 0.46Mb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6.8Kb);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xml:space="preserve">, N50 = 3.1Kb) (Table 2). [TK INSERT BIT ABOUT PHYLOGENETIC DIST/TIME of Osmerus and </w:t>
      </w:r>
      <w:proofErr w:type="spellStart"/>
      <w:r>
        <w:rPr>
          <w:rFonts w:asciiTheme="majorHAnsi" w:hAnsiTheme="majorHAnsi" w:cstheme="majorHAnsi"/>
          <w:sz w:val="24"/>
          <w:szCs w:val="24"/>
        </w:rPr>
        <w:t>Thaleichthys</w:t>
      </w:r>
      <w:proofErr w:type="spellEnd"/>
      <w:r>
        <w:rPr>
          <w:rFonts w:asciiTheme="majorHAnsi" w:hAnsiTheme="majorHAnsi" w:cstheme="majorHAnsi"/>
          <w:sz w:val="24"/>
          <w:szCs w:val="24"/>
        </w:rPr>
        <w:t>]. Understanding the differences between the delta smelt genome and wakasagi genome, estimated to be 474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 xml:space="preserve">(Dill &amp; </w:t>
      </w:r>
      <w:proofErr w:type="spellStart"/>
      <w:r>
        <w:rPr>
          <w:rFonts w:ascii="Calibri Light" w:hAnsiTheme="majorHAnsi" w:cs="Calibri Light"/>
          <w:sz w:val="24"/>
        </w:rPr>
        <w:t>Cordone</w:t>
      </w:r>
      <w:proofErr w:type="spellEnd"/>
      <w:r>
        <w:rPr>
          <w:rFonts w:ascii="Calibri Light" w:hAnsiTheme="majorHAnsi" w:cs="Calibri Light"/>
          <w:sz w:val="24"/>
        </w:rPr>
        <w:t xml:space="preserve">, 1997; </w:t>
      </w:r>
      <w:proofErr w:type="spellStart"/>
      <w:r>
        <w:rPr>
          <w:rFonts w:ascii="Calibri Light" w:hAnsiTheme="majorHAnsi" w:cs="Calibri Light"/>
          <w:sz w:val="24"/>
        </w:rPr>
        <w:t>Kitada</w:t>
      </w:r>
      <w:proofErr w:type="spellEnd"/>
      <w:r>
        <w:rPr>
          <w:rFonts w:ascii="Calibri Light" w:hAnsiTheme="majorHAnsi" w:cs="Calibri Light"/>
          <w:sz w:val="24"/>
        </w:rPr>
        <w:t xml:space="preserve">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r>
        <w:rPr>
          <w:rFonts w:asciiTheme="majorHAnsi" w:hAnsiTheme="majorHAnsi" w:cstheme="majorHAnsi"/>
          <w:sz w:val="24"/>
          <w:szCs w:val="24"/>
        </w:rPr>
        <w:t xml:space="preserve">publication, the associated reference genome hosted on GenBank </w:t>
      </w:r>
      <w:r>
        <w:rPr>
          <w:rFonts w:asciiTheme="majorHAnsi" w:hAnsiTheme="majorHAnsi" w:cstheme="majorHAnsi"/>
          <w:sz w:val="24"/>
          <w:szCs w:val="24"/>
        </w:rPr>
        <w:lastRenderedPageBreak/>
        <w:t>presents a highly fragmented contig assembly (L50 = 477) and is less than 7.5% (34.4Mb) of the total sequence length for an estimated genome size of 464 Mb (Table 2.1). This discrepancy poses limitations when using the wakasagi assembly as a reference genome in analyses, as it only a partial assembly.</w:t>
      </w:r>
    </w:p>
    <w:p w14:paraId="3289722F" w14:textId="1E820748" w:rsidR="007858F9" w:rsidRDefault="007858F9"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This chromosome level delta smelt reference genome is a valuable tool for active genetic research aiding in the conservation and management of delta smelt and in global efforts to preserve biodiversity and understand genomic commonalities and differences in the branches on the tree of life. 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Pr>
          <w:rFonts w:asciiTheme="majorHAnsi" w:hAnsiTheme="majorHAnsi" w:cstheme="majorHAnsi"/>
          <w:sz w:val="24"/>
          <w:szCs w:val="24"/>
        </w:rPr>
        <w:t>.</w:t>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27" w:name="_Toc113123184"/>
      <w:bookmarkStart w:id="28" w:name="_Toc113273223"/>
      <w:r>
        <w:rPr>
          <w:rFonts w:asciiTheme="majorHAnsi" w:hAnsiTheme="majorHAnsi" w:cstheme="majorHAnsi"/>
          <w:szCs w:val="24"/>
        </w:rPr>
        <w:t xml:space="preserve">Materials and </w:t>
      </w:r>
      <w:commentRangeStart w:id="29"/>
      <w:r w:rsidR="003F5039" w:rsidRPr="00FD21E9">
        <w:rPr>
          <w:rFonts w:asciiTheme="majorHAnsi" w:hAnsiTheme="majorHAnsi" w:cstheme="majorHAnsi"/>
          <w:szCs w:val="24"/>
        </w:rPr>
        <w:t>Methods</w:t>
      </w:r>
      <w:bookmarkEnd w:id="27"/>
      <w:bookmarkEnd w:id="28"/>
      <w:commentRangeEnd w:id="29"/>
      <w:r w:rsidR="007373D1">
        <w:rPr>
          <w:rStyle w:val="CommentReference"/>
          <w:rFonts w:asciiTheme="minorHAnsi" w:hAnsiTheme="minorHAnsi"/>
          <w:b w:val="0"/>
        </w:rPr>
        <w:commentReference w:id="29"/>
      </w:r>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0" w:name="_Toc113123185"/>
      <w:bookmarkStart w:id="31" w:name="_Toc113273224"/>
      <w:r w:rsidRPr="00FD21E9">
        <w:rPr>
          <w:rFonts w:asciiTheme="majorHAnsi" w:hAnsiTheme="majorHAnsi" w:cstheme="majorHAnsi"/>
          <w:sz w:val="24"/>
          <w:szCs w:val="24"/>
        </w:rPr>
        <w:t>Sample collection &amp; DNA extraction</w:t>
      </w:r>
      <w:bookmarkEnd w:id="30"/>
      <w:bookmarkEnd w:id="31"/>
      <w:r w:rsidRPr="00FD21E9">
        <w:rPr>
          <w:rFonts w:asciiTheme="majorHAnsi" w:hAnsiTheme="majorHAnsi" w:cstheme="majorHAnsi"/>
          <w:sz w:val="24"/>
          <w:szCs w:val="24"/>
        </w:rPr>
        <w:t xml:space="preserve"> </w:t>
      </w:r>
    </w:p>
    <w:p w14:paraId="5261C20F" w14:textId="63E56675"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male and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female </w:t>
      </w:r>
      <w:proofErr w:type="gramStart"/>
      <w:r w:rsidRPr="00FD21E9">
        <w:rPr>
          <w:rFonts w:asciiTheme="majorHAnsi" w:hAnsiTheme="majorHAnsi" w:cstheme="majorHAnsi"/>
          <w:sz w:val="24"/>
          <w:szCs w:val="24"/>
        </w:rPr>
        <w:t>delta</w:t>
      </w:r>
      <w:proofErr w:type="gramEnd"/>
      <w:r w:rsidRPr="00FD21E9">
        <w:rPr>
          <w:rFonts w:asciiTheme="majorHAnsi" w:hAnsiTheme="majorHAnsi" w:cstheme="majorHAnsi"/>
          <w:sz w:val="24"/>
          <w:szCs w:val="24"/>
        </w:rPr>
        <w:t xml:space="preserve"> smelt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at 600 days post hatch. Fish were euthanized according to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 xml:space="preserve">(Patrick et al., 2016; </w:t>
      </w:r>
      <w:proofErr w:type="spellStart"/>
      <w:r w:rsidR="00D86949">
        <w:rPr>
          <w:rFonts w:ascii="Calibri Light" w:hAnsiTheme="majorHAnsi" w:cs="Calibri Light"/>
          <w:sz w:val="24"/>
        </w:rPr>
        <w:t>Wasko</w:t>
      </w:r>
      <w:proofErr w:type="spellEnd"/>
      <w:r w:rsidR="00D86949">
        <w:rPr>
          <w:rFonts w:ascii="Calibri Light" w:hAnsiTheme="majorHAnsi" w:cs="Calibri Light"/>
          <w:sz w:val="24"/>
        </w:rPr>
        <w:t xml:space="preserve">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5243F6E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Pr="00FD21E9">
        <w:rPr>
          <w:rFonts w:asciiTheme="majorHAnsi" w:hAnsiTheme="majorHAnsi" w:cstheme="majorHAnsi"/>
          <w:sz w:val="24"/>
          <w:szCs w:val="24"/>
        </w:rPr>
        <w:t>NanoDrop</w:t>
      </w:r>
      <w:proofErr w:type="spellEnd"/>
      <w:r w:rsidRPr="00FD21E9">
        <w:rPr>
          <w:rFonts w:asciiTheme="majorHAnsi" w:hAnsiTheme="majorHAnsi" w:cstheme="majorHAnsi"/>
          <w:sz w:val="24"/>
          <w:szCs w:val="24"/>
        </w:rPr>
        <w:t>. Libraries of relevant sequencing technologies were created from extractions with an average read fragment length of 50kb.</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2" w:name="_Toc113123186"/>
      <w:bookmarkStart w:id="33" w:name="_Toc113273225"/>
      <w:r w:rsidRPr="00FD21E9">
        <w:rPr>
          <w:rFonts w:asciiTheme="majorHAnsi" w:hAnsiTheme="majorHAnsi" w:cstheme="majorHAnsi"/>
          <w:sz w:val="24"/>
          <w:szCs w:val="24"/>
        </w:rPr>
        <w:lastRenderedPageBreak/>
        <w:t>Linked-read library prep, sequencing &amp; quality control</w:t>
      </w:r>
      <w:bookmarkEnd w:id="32"/>
      <w:bookmarkEnd w:id="33"/>
    </w:p>
    <w:p w14:paraId="243F302D" w14:textId="39C55CFB" w:rsidR="003F5039" w:rsidRPr="00FD21E9" w:rsidRDefault="009D6B98" w:rsidP="008739C3">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The linked-read sequencing technology provided by 10X Genomics </w:t>
      </w:r>
      <w:r w:rsidR="00025764">
        <w:rPr>
          <w:rFonts w:asciiTheme="majorHAnsi" w:hAnsiTheme="majorHAnsi" w:cstheme="majorHAnsi"/>
          <w:sz w:val="24"/>
          <w:szCs w:val="24"/>
        </w:rPr>
        <w:t>wa</w:t>
      </w:r>
      <w:r>
        <w:rPr>
          <w:rFonts w:asciiTheme="majorHAnsi" w:hAnsiTheme="majorHAnsi" w:cstheme="majorHAnsi"/>
          <w:sz w:val="24"/>
          <w:szCs w:val="24"/>
        </w:rPr>
        <w:t>s a useful technology to incorporate into hybrid genome assembl</w:t>
      </w:r>
      <w:r w:rsidR="005C1F2A">
        <w:rPr>
          <w:rFonts w:asciiTheme="majorHAnsi" w:hAnsiTheme="majorHAnsi" w:cstheme="majorHAnsi"/>
          <w:sz w:val="24"/>
          <w:szCs w:val="24"/>
        </w:rPr>
        <w:t>ies</w:t>
      </w:r>
      <w:r>
        <w:rPr>
          <w:rFonts w:asciiTheme="majorHAnsi" w:hAnsiTheme="majorHAnsi" w:cstheme="majorHAnsi"/>
          <w:sz w:val="24"/>
          <w:szCs w:val="24"/>
        </w:rPr>
        <w:t xml:space="preserve">, as it </w:t>
      </w:r>
      <w:r w:rsidR="00D57765">
        <w:rPr>
          <w:rFonts w:asciiTheme="majorHAnsi" w:hAnsiTheme="majorHAnsi" w:cstheme="majorHAnsi"/>
          <w:sz w:val="24"/>
          <w:szCs w:val="24"/>
        </w:rPr>
        <w:t>requires small amounts (n</w:t>
      </w:r>
      <w:r w:rsidR="005C1F2A">
        <w:rPr>
          <w:rFonts w:asciiTheme="majorHAnsi" w:hAnsiTheme="majorHAnsi" w:cstheme="majorHAnsi"/>
          <w:sz w:val="24"/>
          <w:szCs w:val="24"/>
        </w:rPr>
        <w:t>anogram</w:t>
      </w:r>
      <w:r w:rsidR="00D57765">
        <w:rPr>
          <w:rFonts w:asciiTheme="majorHAnsi" w:hAnsiTheme="majorHAnsi" w:cstheme="majorHAnsi"/>
          <w:sz w:val="24"/>
          <w:szCs w:val="24"/>
        </w:rPr>
        <w:t xml:space="preserve">s) of DNA and </w:t>
      </w:r>
      <w:r>
        <w:rPr>
          <w:rFonts w:asciiTheme="majorHAnsi" w:hAnsiTheme="majorHAnsi" w:cstheme="majorHAnsi"/>
          <w:sz w:val="24"/>
          <w:szCs w:val="24"/>
        </w:rPr>
        <w:t>creates highly accurate pseudo-long reads</w:t>
      </w:r>
      <w:r w:rsidR="00D57765">
        <w:rPr>
          <w:rFonts w:asciiTheme="majorHAnsi" w:hAnsiTheme="majorHAnsi" w:cstheme="majorHAnsi"/>
          <w:sz w:val="24"/>
          <w:szCs w:val="24"/>
        </w:rPr>
        <w:t xml:space="preserve">. </w:t>
      </w:r>
      <w:r w:rsidR="00025764">
        <w:rPr>
          <w:rFonts w:asciiTheme="majorHAnsi" w:hAnsiTheme="majorHAnsi" w:cstheme="majorHAnsi"/>
          <w:sz w:val="24"/>
          <w:szCs w:val="24"/>
        </w:rPr>
        <w:t>To do this linked-read</w:t>
      </w:r>
      <w:r w:rsidR="005C1F2A">
        <w:rPr>
          <w:rFonts w:asciiTheme="majorHAnsi" w:hAnsiTheme="majorHAnsi" w:cstheme="majorHAnsi"/>
          <w:sz w:val="24"/>
          <w:szCs w:val="24"/>
        </w:rPr>
        <w:t xml:space="preserve"> technology</w:t>
      </w:r>
      <w:r w:rsidR="00D57765">
        <w:rPr>
          <w:rFonts w:asciiTheme="majorHAnsi" w:hAnsiTheme="majorHAnsi" w:cstheme="majorHAnsi"/>
          <w:sz w:val="24"/>
          <w:szCs w:val="24"/>
        </w:rPr>
        <w:t xml:space="preserve"> combine</w:t>
      </w:r>
      <w:r w:rsidR="005C1F2A">
        <w:rPr>
          <w:rFonts w:asciiTheme="majorHAnsi" w:hAnsiTheme="majorHAnsi" w:cstheme="majorHAnsi"/>
          <w:sz w:val="24"/>
          <w:szCs w:val="24"/>
        </w:rPr>
        <w:t>s</w:t>
      </w:r>
      <w:r w:rsidR="00D57765">
        <w:rPr>
          <w:rFonts w:asciiTheme="majorHAnsi" w:hAnsiTheme="majorHAnsi" w:cstheme="majorHAnsi"/>
          <w:sz w:val="24"/>
          <w:szCs w:val="24"/>
        </w:rPr>
        <w:t xml:space="preserve"> the benefits of long and short reads</w:t>
      </w:r>
      <w:r>
        <w:rPr>
          <w:rFonts w:asciiTheme="majorHAnsi" w:hAnsiTheme="majorHAnsi" w:cstheme="majorHAnsi"/>
          <w:sz w:val="24"/>
          <w:szCs w:val="24"/>
        </w:rPr>
        <w:t xml:space="preserve"> through</w:t>
      </w:r>
      <w:r w:rsidR="00D57765">
        <w:rPr>
          <w:rFonts w:asciiTheme="majorHAnsi" w:hAnsiTheme="majorHAnsi" w:cstheme="majorHAnsi"/>
          <w:sz w:val="24"/>
          <w:szCs w:val="24"/>
        </w:rPr>
        <w:t xml:space="preserve"> encapsulating individual long reads</w:t>
      </w:r>
      <w:r w:rsidR="00025764">
        <w:rPr>
          <w:rFonts w:asciiTheme="majorHAnsi" w:hAnsiTheme="majorHAnsi" w:cstheme="majorHAnsi"/>
          <w:sz w:val="24"/>
          <w:szCs w:val="24"/>
        </w:rPr>
        <w:t xml:space="preserve"> (50-200kb)</w:t>
      </w:r>
      <w:r w:rsidR="00D57765">
        <w:rPr>
          <w:rFonts w:asciiTheme="majorHAnsi" w:hAnsiTheme="majorHAnsi" w:cstheme="majorHAnsi"/>
          <w:sz w:val="24"/>
          <w:szCs w:val="24"/>
        </w:rPr>
        <w:t xml:space="preserve"> into </w:t>
      </w:r>
      <w:r w:rsidR="00025764">
        <w:rPr>
          <w:rFonts w:asciiTheme="majorHAnsi" w:hAnsiTheme="majorHAnsi" w:cstheme="majorHAnsi"/>
          <w:sz w:val="24"/>
          <w:szCs w:val="24"/>
        </w:rPr>
        <w:t>droplets of water-in-oil emulsion (GEMs)</w:t>
      </w:r>
      <w:r w:rsidR="00D57765">
        <w:rPr>
          <w:rFonts w:asciiTheme="majorHAnsi" w:hAnsiTheme="majorHAnsi" w:cstheme="majorHAnsi"/>
          <w:sz w:val="24"/>
          <w:szCs w:val="24"/>
        </w:rPr>
        <w:t>, shearing</w:t>
      </w:r>
      <w:r w:rsidR="00025764">
        <w:rPr>
          <w:rFonts w:asciiTheme="majorHAnsi" w:hAnsiTheme="majorHAnsi" w:cstheme="majorHAnsi"/>
          <w:sz w:val="24"/>
          <w:szCs w:val="24"/>
        </w:rPr>
        <w:t xml:space="preserve"> long</w:t>
      </w:r>
      <w:r w:rsidR="005C1F2A">
        <w:rPr>
          <w:rFonts w:asciiTheme="majorHAnsi" w:hAnsiTheme="majorHAnsi" w:cstheme="majorHAnsi"/>
          <w:sz w:val="24"/>
          <w:szCs w:val="24"/>
        </w:rPr>
        <w:t xml:space="preserve"> reads</w:t>
      </w:r>
      <w:r w:rsidR="00D57765">
        <w:rPr>
          <w:rFonts w:asciiTheme="majorHAnsi" w:hAnsiTheme="majorHAnsi" w:cstheme="majorHAnsi"/>
          <w:sz w:val="24"/>
          <w:szCs w:val="24"/>
        </w:rPr>
        <w:t xml:space="preserve"> </w:t>
      </w:r>
      <w:r w:rsidR="00025764">
        <w:rPr>
          <w:rFonts w:asciiTheme="majorHAnsi" w:hAnsiTheme="majorHAnsi" w:cstheme="majorHAnsi"/>
          <w:sz w:val="24"/>
          <w:szCs w:val="24"/>
        </w:rPr>
        <w:t xml:space="preserve">into </w:t>
      </w:r>
      <w:r w:rsidR="00D57765">
        <w:rPr>
          <w:rFonts w:asciiTheme="majorHAnsi" w:hAnsiTheme="majorHAnsi" w:cstheme="majorHAnsi"/>
          <w:sz w:val="24"/>
          <w:szCs w:val="24"/>
        </w:rPr>
        <w:t>short reads</w:t>
      </w:r>
      <w:r w:rsidR="00025764">
        <w:rPr>
          <w:rFonts w:asciiTheme="majorHAnsi" w:hAnsiTheme="majorHAnsi" w:cstheme="majorHAnsi"/>
          <w:sz w:val="24"/>
          <w:szCs w:val="24"/>
        </w:rPr>
        <w:t xml:space="preserve"> (</w:t>
      </w:r>
      <w:r w:rsidR="005C1F2A">
        <w:rPr>
          <w:rFonts w:asciiTheme="majorHAnsi" w:hAnsiTheme="majorHAnsi" w:cstheme="majorHAnsi"/>
          <w:sz w:val="24"/>
          <w:szCs w:val="24"/>
        </w:rPr>
        <w:t>400-600 bp)</w:t>
      </w:r>
      <w:r w:rsidR="00D57765">
        <w:rPr>
          <w:rFonts w:asciiTheme="majorHAnsi" w:hAnsiTheme="majorHAnsi" w:cstheme="majorHAnsi"/>
          <w:sz w:val="24"/>
          <w:szCs w:val="24"/>
        </w:rPr>
        <w:t xml:space="preserve">, </w:t>
      </w:r>
      <w:r w:rsidR="005C1F2A">
        <w:rPr>
          <w:rFonts w:asciiTheme="majorHAnsi" w:hAnsiTheme="majorHAnsi" w:cstheme="majorHAnsi"/>
          <w:sz w:val="24"/>
          <w:szCs w:val="24"/>
        </w:rPr>
        <w:t>attaching a unique barcode to all</w:t>
      </w:r>
      <w:r w:rsidR="00D57765">
        <w:rPr>
          <w:rFonts w:asciiTheme="majorHAnsi" w:hAnsiTheme="majorHAnsi" w:cstheme="majorHAnsi"/>
          <w:sz w:val="24"/>
          <w:szCs w:val="24"/>
        </w:rPr>
        <w:t xml:space="preserve"> fragments of DNA in one </w:t>
      </w:r>
      <w:r w:rsidR="00025764">
        <w:rPr>
          <w:rFonts w:asciiTheme="majorHAnsi" w:hAnsiTheme="majorHAnsi" w:cstheme="majorHAnsi"/>
          <w:sz w:val="24"/>
          <w:szCs w:val="24"/>
        </w:rPr>
        <w:t>GEM</w:t>
      </w:r>
      <w:r w:rsidR="005C1F2A">
        <w:rPr>
          <w:rFonts w:asciiTheme="majorHAnsi" w:hAnsiTheme="majorHAnsi" w:cstheme="majorHAnsi"/>
          <w:sz w:val="24"/>
          <w:szCs w:val="24"/>
        </w:rPr>
        <w:t>, sequencing</w:t>
      </w:r>
      <w:r w:rsidR="008739C3">
        <w:rPr>
          <w:rFonts w:asciiTheme="majorHAnsi" w:hAnsiTheme="majorHAnsi" w:cstheme="majorHAnsi"/>
          <w:sz w:val="24"/>
          <w:szCs w:val="24"/>
        </w:rPr>
        <w:t xml:space="preserve"> paired end (PE) </w:t>
      </w:r>
      <w:proofErr w:type="spellStart"/>
      <w:r w:rsidR="008739C3">
        <w:rPr>
          <w:rFonts w:asciiTheme="majorHAnsi" w:hAnsiTheme="majorHAnsi" w:cstheme="majorHAnsi"/>
          <w:sz w:val="24"/>
          <w:szCs w:val="24"/>
        </w:rPr>
        <w:t>reads</w:t>
      </w:r>
      <w:proofErr w:type="spellEnd"/>
      <w:r w:rsidR="005C1F2A">
        <w:rPr>
          <w:rFonts w:asciiTheme="majorHAnsi" w:hAnsiTheme="majorHAnsi" w:cstheme="majorHAnsi"/>
          <w:sz w:val="24"/>
          <w:szCs w:val="24"/>
        </w:rPr>
        <w:t xml:space="preserve"> on an Illumina sequencer, and using bioinformatics to</w:t>
      </w:r>
      <w:r w:rsidR="008739C3">
        <w:rPr>
          <w:rFonts w:asciiTheme="majorHAnsi" w:hAnsiTheme="majorHAnsi" w:cstheme="majorHAnsi"/>
          <w:sz w:val="24"/>
          <w:szCs w:val="24"/>
        </w:rPr>
        <w:t xml:space="preserve"> create pseudo-long reads through</w:t>
      </w:r>
      <w:r w:rsidR="005C1F2A">
        <w:rPr>
          <w:rFonts w:asciiTheme="majorHAnsi" w:hAnsiTheme="majorHAnsi" w:cstheme="majorHAnsi"/>
          <w:sz w:val="24"/>
          <w:szCs w:val="24"/>
        </w:rPr>
        <w:t xml:space="preserve"> reassociat</w:t>
      </w:r>
      <w:r w:rsidR="008739C3">
        <w:rPr>
          <w:rFonts w:asciiTheme="majorHAnsi" w:hAnsiTheme="majorHAnsi" w:cstheme="majorHAnsi"/>
          <w:sz w:val="24"/>
          <w:szCs w:val="24"/>
        </w:rPr>
        <w:t>ing</w:t>
      </w:r>
      <w:r w:rsidR="005C1F2A">
        <w:rPr>
          <w:rFonts w:asciiTheme="majorHAnsi" w:hAnsiTheme="majorHAnsi" w:cstheme="majorHAnsi"/>
          <w:sz w:val="24"/>
          <w:szCs w:val="24"/>
        </w:rPr>
        <w:t xml:space="preserve"> short reads previously contained in one GEM.</w:t>
      </w:r>
      <w:r>
        <w:rPr>
          <w:rFonts w:asciiTheme="majorHAnsi" w:hAnsiTheme="majorHAnsi" w:cstheme="majorHAnsi"/>
          <w:sz w:val="24"/>
          <w:szCs w:val="24"/>
        </w:rPr>
        <w:t xml:space="preserve"> </w:t>
      </w:r>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DNA Technologies &amp; Expression Analysis Core Laboratory</w:t>
      </w:r>
      <w:r w:rsidR="006E58E9">
        <w:rPr>
          <w:rFonts w:asciiTheme="majorHAnsi" w:hAnsiTheme="majorHAnsi" w:cstheme="majorHAnsi"/>
          <w:sz w:val="24"/>
          <w:szCs w:val="24"/>
        </w:rPr>
        <w:t>.</w:t>
      </w:r>
      <w:r w:rsidR="006E58E9" w:rsidRPr="00FD21E9">
        <w:rPr>
          <w:rFonts w:asciiTheme="majorHAnsi" w:hAnsiTheme="majorHAnsi" w:cstheme="majorHAnsi"/>
          <w:sz w:val="24"/>
          <w:szCs w:val="24"/>
        </w:rPr>
        <w:t xml:space="preserve"> </w:t>
      </w:r>
      <w:commentRangeStart w:id="34"/>
      <w:commentRangeStart w:id="35"/>
      <w:r w:rsidR="003F5039" w:rsidRPr="00FD21E9">
        <w:rPr>
          <w:rFonts w:asciiTheme="majorHAnsi" w:hAnsiTheme="majorHAnsi" w:cstheme="majorHAnsi"/>
          <w:sz w:val="24"/>
          <w:szCs w:val="24"/>
        </w:rPr>
        <w:t>Genomic DNA</w:t>
      </w:r>
      <w:commentRangeEnd w:id="34"/>
      <w:r w:rsidR="00480C67">
        <w:rPr>
          <w:rStyle w:val="CommentReference"/>
        </w:rPr>
        <w:commentReference w:id="34"/>
      </w:r>
      <w:commentRangeEnd w:id="35"/>
      <w:r w:rsidR="00025764">
        <w:rPr>
          <w:rStyle w:val="CommentReference"/>
        </w:rPr>
        <w:commentReference w:id="35"/>
      </w:r>
      <w:r w:rsidR="003F5039" w:rsidRPr="00FD21E9">
        <w:rPr>
          <w:rFonts w:asciiTheme="majorHAnsi" w:hAnsiTheme="majorHAnsi" w:cstheme="majorHAnsi"/>
          <w:sz w:val="24"/>
          <w:szCs w:val="24"/>
        </w:rPr>
        <w:t xml:space="preserve"> </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Covaris</w:t>
      </w:r>
      <w:proofErr w:type="spellEnd"/>
      <w:r w:rsidR="003F5039" w:rsidRPr="00FD21E9">
        <w:rPr>
          <w:rFonts w:asciiTheme="majorHAnsi" w:hAnsiTheme="majorHAnsi" w:cstheme="majorHAnsi"/>
          <w:sz w:val="24"/>
          <w:szCs w:val="24"/>
        </w:rPr>
        <w:t>, Woburn, MA) 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Vurture</w:t>
      </w:r>
      <w:proofErr w:type="spellEnd"/>
      <w:r w:rsidR="00D86949">
        <w:rPr>
          <w:rFonts w:ascii="Calibri Light" w:hAnsiTheme="majorHAnsi" w:cs="Calibri Light"/>
          <w:sz w:val="24"/>
        </w:rPr>
        <w:t xml:space="preserv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532E891A"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UL6lk2Ik/AC3tijY0","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w:t>
      </w:r>
      <w:r w:rsidRPr="00FD21E9">
        <w:rPr>
          <w:rFonts w:asciiTheme="majorHAnsi" w:hAnsiTheme="majorHAnsi" w:cstheme="majorHAnsi"/>
          <w:sz w:val="24"/>
          <w:szCs w:val="24"/>
        </w:rPr>
        <w:lastRenderedPageBreak/>
        <w:t>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6" w:name="_Toc113123187"/>
      <w:bookmarkStart w:id="37" w:name="_Toc113273226"/>
      <w:r w:rsidRPr="00FD21E9">
        <w:rPr>
          <w:rFonts w:asciiTheme="majorHAnsi" w:hAnsiTheme="majorHAnsi" w:cstheme="majorHAnsi"/>
          <w:sz w:val="24"/>
          <w:szCs w:val="24"/>
        </w:rPr>
        <w:t>Long-read library prep, sequencing &amp; quality control</w:t>
      </w:r>
      <w:bookmarkEnd w:id="36"/>
      <w:bookmarkEnd w:id="37"/>
    </w:p>
    <w:p w14:paraId="0573720A" w14:textId="4AD4EB64" w:rsidR="003F5039" w:rsidRPr="00FD21E9" w:rsidRDefault="008142CF"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Long-read library prep 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DNA </w:t>
      </w:r>
      <w:r w:rsidR="00CC49C4">
        <w:rPr>
          <w:rFonts w:asciiTheme="majorHAnsi" w:hAnsiTheme="majorHAnsi" w:cstheme="majorHAnsi"/>
          <w:sz w:val="24"/>
          <w:szCs w:val="24"/>
        </w:rPr>
        <w:t xml:space="preserve">from the same male and female linked-read extractions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66D86EBC"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w:t>
      </w:r>
      <w:r w:rsidRPr="00FD21E9">
        <w:rPr>
          <w:rFonts w:asciiTheme="majorHAnsi" w:hAnsiTheme="majorHAnsi" w:cstheme="majorHAnsi"/>
          <w:sz w:val="24"/>
          <w:szCs w:val="24"/>
        </w:rPr>
        <w:lastRenderedPageBreak/>
        <w:t xml:space="preserve">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Pr="00FD21E9">
        <w:rPr>
          <w:rFonts w:asciiTheme="majorHAnsi" w:hAnsiTheme="majorHAnsi" w:cstheme="majorHAnsi"/>
          <w:sz w:val="24"/>
          <w:szCs w:val="24"/>
        </w:rPr>
        <w:t>8M SMRT Cells and sequenced using a Sequel II sequencing plate 2.0 on Pacific Biosciences Sequel II sequencer.</w:t>
      </w:r>
    </w:p>
    <w:p w14:paraId="76691F89" w14:textId="6EE18728"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F60237">
        <w:rPr>
          <w:rFonts w:asciiTheme="majorHAnsi" w:hAnsiTheme="majorHAnsi" w:cstheme="majorHAnsi"/>
          <w:sz w:val="24"/>
          <w:szCs w:val="24"/>
        </w:rPr>
        <w:t xml:space="preserve"> If </w:t>
      </w:r>
      <w:r w:rsidR="00AB2E55">
        <w:rPr>
          <w:rFonts w:asciiTheme="majorHAnsi" w:hAnsiTheme="majorHAnsi" w:cstheme="majorHAnsi"/>
          <w:sz w:val="24"/>
          <w:szCs w:val="24"/>
        </w:rPr>
        <w:t xml:space="preserve">the first </w:t>
      </w:r>
      <w:r w:rsidR="00224AC0">
        <w:rPr>
          <w:rFonts w:asciiTheme="majorHAnsi" w:hAnsiTheme="majorHAnsi" w:cstheme="majorHAnsi"/>
          <w:sz w:val="24"/>
          <w:szCs w:val="24"/>
        </w:rPr>
        <w:t xml:space="preserve">library prep and </w:t>
      </w:r>
      <w:r w:rsidR="00AB2E55">
        <w:rPr>
          <w:rFonts w:asciiTheme="majorHAnsi" w:hAnsiTheme="majorHAnsi" w:cstheme="majorHAnsi"/>
          <w:sz w:val="24"/>
          <w:szCs w:val="24"/>
        </w:rPr>
        <w:t>sequencing run of an individual did not obtain sufficient coverage</w:t>
      </w:r>
      <w:r w:rsidR="00224AC0">
        <w:rPr>
          <w:rFonts w:asciiTheme="majorHAnsi" w:hAnsiTheme="majorHAnsi" w:cstheme="majorHAnsi"/>
          <w:sz w:val="24"/>
          <w:szCs w:val="24"/>
        </w:rPr>
        <w:t xml:space="preserve"> for each sex</w:t>
      </w:r>
      <w:r w:rsidR="00AB2E55">
        <w:rPr>
          <w:rFonts w:asciiTheme="majorHAnsi" w:hAnsiTheme="majorHAnsi" w:cstheme="majorHAnsi"/>
          <w:sz w:val="24"/>
          <w:szCs w:val="24"/>
        </w:rPr>
        <w:t>, we</w:t>
      </w:r>
      <w:r w:rsidR="00224AC0">
        <w:rPr>
          <w:rFonts w:asciiTheme="majorHAnsi" w:hAnsiTheme="majorHAnsi" w:cstheme="majorHAnsi"/>
          <w:sz w:val="24"/>
          <w:szCs w:val="24"/>
        </w:rPr>
        <w:t xml:space="preserve"> selected a second high or low-input library prep based on the amount of HMW gDNA remaining for </w:t>
      </w:r>
      <w:proofErr w:type="gramStart"/>
      <w:r w:rsidR="00224AC0">
        <w:rPr>
          <w:rFonts w:asciiTheme="majorHAnsi" w:hAnsiTheme="majorHAnsi" w:cstheme="majorHAnsi"/>
          <w:sz w:val="24"/>
          <w:szCs w:val="24"/>
        </w:rPr>
        <w:t>each individual</w:t>
      </w:r>
      <w:proofErr w:type="gramEnd"/>
      <w:r w:rsidR="00224AC0">
        <w:rPr>
          <w:rFonts w:asciiTheme="majorHAnsi" w:hAnsiTheme="majorHAnsi" w:cstheme="majorHAnsi"/>
          <w:sz w:val="24"/>
          <w:szCs w:val="24"/>
        </w:rPr>
        <w:t>. If no further HMW gDNA was available, we resampled tissue, extracted HMW gDNA, library-prepped and sequenced a new individual of the same sex.</w:t>
      </w:r>
      <w:r w:rsidR="00AB2E55">
        <w:rPr>
          <w:rFonts w:asciiTheme="majorHAnsi" w:hAnsiTheme="majorHAnsi" w:cstheme="majorHAnsi"/>
          <w:sz w:val="24"/>
          <w:szCs w:val="24"/>
        </w:rPr>
        <w:t xml:space="preserve"> </w:t>
      </w:r>
    </w:p>
    <w:p w14:paraId="48FC2197" w14:textId="0BA16F28" w:rsidR="00AB2E55" w:rsidRDefault="00AB2E55" w:rsidP="0011235A">
      <w:pPr>
        <w:pBdr>
          <w:bottom w:val="single" w:sz="12" w:space="1" w:color="auto"/>
        </w:pBdr>
        <w:spacing w:line="240" w:lineRule="auto"/>
        <w:rPr>
          <w:rFonts w:asciiTheme="majorHAnsi" w:hAnsiTheme="majorHAnsi" w:cstheme="majorHAnsi"/>
          <w:sz w:val="24"/>
          <w:szCs w:val="24"/>
        </w:rPr>
      </w:pPr>
    </w:p>
    <w:p w14:paraId="3814C705" w14:textId="5742F2E1" w:rsidR="00AB2E55" w:rsidRDefault="00AB2E55" w:rsidP="0011235A">
      <w:pPr>
        <w:spacing w:line="240" w:lineRule="auto"/>
        <w:rPr>
          <w:rFonts w:asciiTheme="majorHAnsi" w:hAnsiTheme="majorHAnsi" w:cstheme="majorHAnsi"/>
          <w:iCs/>
          <w:sz w:val="24"/>
          <w:szCs w:val="24"/>
        </w:rPr>
      </w:pPr>
      <w:r w:rsidRPr="00FD21E9">
        <w:rPr>
          <w:rFonts w:asciiTheme="majorHAnsi" w:hAnsiTheme="majorHAnsi" w:cstheme="majorHAnsi"/>
          <w:iCs/>
          <w:sz w:val="24"/>
          <w:szCs w:val="24"/>
        </w:rPr>
        <w:t xml:space="preserve">Back muscle tissue from one female individual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w:t>
      </w:r>
      <w:r>
        <w:rPr>
          <w:rFonts w:asciiTheme="majorHAnsi" w:hAnsiTheme="majorHAnsi" w:cstheme="majorHAnsi"/>
          <w:iCs/>
          <w:sz w:val="24"/>
          <w:szCs w:val="24"/>
        </w:rPr>
        <w:t>H</w:t>
      </w:r>
      <w:r w:rsidRPr="00FD21E9">
        <w:rPr>
          <w:rFonts w:asciiTheme="majorHAnsi" w:hAnsiTheme="majorHAnsi" w:cstheme="majorHAnsi"/>
          <w:iCs/>
          <w:sz w:val="24"/>
          <w:szCs w:val="24"/>
        </w:rPr>
        <w:t>i-</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and gill tissue from one female (T3F02_SC_FF) was used for </w:t>
      </w:r>
      <w:commentRangeStart w:id="38"/>
      <w:r w:rsidRPr="00FD21E9">
        <w:rPr>
          <w:rFonts w:asciiTheme="majorHAnsi" w:hAnsiTheme="majorHAnsi" w:cstheme="majorHAnsi"/>
          <w:iCs/>
          <w:sz w:val="24"/>
          <w:szCs w:val="24"/>
        </w:rPr>
        <w:t xml:space="preserve">further </w:t>
      </w:r>
      <w:r>
        <w:rPr>
          <w:rFonts w:asciiTheme="majorHAnsi" w:hAnsiTheme="majorHAnsi" w:cstheme="majorHAnsi"/>
          <w:iCs/>
          <w:sz w:val="24"/>
          <w:szCs w:val="24"/>
        </w:rPr>
        <w:t>long-read</w:t>
      </w:r>
      <w:r w:rsidRPr="00FD21E9">
        <w:rPr>
          <w:rFonts w:asciiTheme="majorHAnsi" w:hAnsiTheme="majorHAnsi" w:cstheme="majorHAnsi"/>
          <w:iCs/>
          <w:sz w:val="24"/>
          <w:szCs w:val="24"/>
        </w:rPr>
        <w:t xml:space="preserve"> </w:t>
      </w:r>
      <w:commentRangeEnd w:id="38"/>
      <w:r>
        <w:rPr>
          <w:rStyle w:val="CommentReference"/>
        </w:rPr>
        <w:commentReference w:id="38"/>
      </w:r>
      <w:r w:rsidRPr="00FD21E9">
        <w:rPr>
          <w:rFonts w:asciiTheme="majorHAnsi" w:hAnsiTheme="majorHAnsi" w:cstheme="majorHAnsi"/>
          <w:iCs/>
          <w:sz w:val="24"/>
          <w:szCs w:val="24"/>
        </w:rPr>
        <w:t xml:space="preserve">sequencing. </w:t>
      </w:r>
      <w:commentRangeStart w:id="39"/>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r>
        <w:rPr>
          <w:rFonts w:asciiTheme="majorHAnsi" w:hAnsiTheme="majorHAnsi" w:cstheme="majorHAnsi"/>
          <w:iCs/>
          <w:sz w:val="24"/>
          <w:szCs w:val="24"/>
        </w:rPr>
        <w:t>Hi</w:t>
      </w:r>
      <w:r w:rsidRPr="00FD21E9">
        <w:rPr>
          <w:rFonts w:asciiTheme="majorHAnsi" w:hAnsiTheme="majorHAnsi" w:cstheme="majorHAnsi"/>
          <w:iCs/>
          <w:sz w:val="24"/>
          <w:szCs w:val="24"/>
        </w:rPr>
        <w:t>-</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data (Table 2.2). </w:t>
      </w:r>
      <w:commentRangeEnd w:id="39"/>
      <w:r>
        <w:rPr>
          <w:rStyle w:val="CommentReference"/>
        </w:rPr>
        <w:commentReference w:id="39"/>
      </w:r>
      <w:r w:rsidRPr="00FD21E9">
        <w:rPr>
          <w:rFonts w:asciiTheme="majorHAnsi" w:hAnsiTheme="majorHAnsi" w:cstheme="majorHAnsi"/>
          <w:iCs/>
          <w:sz w:val="24"/>
          <w:szCs w:val="24"/>
        </w:rPr>
        <w:t>Suspending tissues in propylene glycol did not</w:t>
      </w:r>
    </w:p>
    <w:p w14:paraId="78C6AFE0" w14:textId="75A590ED" w:rsidR="00AB2E55" w:rsidRDefault="00AB2E55" w:rsidP="0011235A">
      <w:pPr>
        <w:spacing w:line="240" w:lineRule="auto"/>
        <w:rPr>
          <w:rFonts w:asciiTheme="majorHAnsi" w:hAnsiTheme="majorHAnsi" w:cstheme="majorHAnsi"/>
          <w:iCs/>
          <w:sz w:val="24"/>
          <w:szCs w:val="24"/>
        </w:rPr>
      </w:pPr>
      <w:r>
        <w:rPr>
          <w:rFonts w:asciiTheme="majorHAnsi" w:hAnsiTheme="majorHAnsi" w:cstheme="majorHAnsi"/>
          <w:iCs/>
          <w:sz w:val="24"/>
          <w:szCs w:val="24"/>
        </w:rPr>
        <w:t>__</w:t>
      </w:r>
    </w:p>
    <w:p w14:paraId="6BB5B919" w14:textId="77777777" w:rsidR="00AB2E55" w:rsidRPr="00AB2E55" w:rsidRDefault="00AB2E55" w:rsidP="0011235A">
      <w:pPr>
        <w:spacing w:line="240" w:lineRule="auto"/>
        <w:rPr>
          <w:rFonts w:asciiTheme="majorHAnsi" w:hAnsiTheme="majorHAnsi" w:cstheme="majorHAnsi"/>
          <w:iCs/>
          <w:sz w:val="24"/>
          <w:szCs w:val="24"/>
        </w:rPr>
      </w:pPr>
    </w:p>
    <w:p w14:paraId="6AF0661F" w14:textId="77777777" w:rsidR="003F5039" w:rsidRPr="00FD21E9" w:rsidRDefault="003F5039" w:rsidP="0011235A">
      <w:pPr>
        <w:spacing w:line="240" w:lineRule="auto"/>
        <w:rPr>
          <w:rFonts w:asciiTheme="majorHAnsi" w:hAnsiTheme="majorHAnsi" w:cstheme="majorHAnsi"/>
          <w:b/>
          <w:bCs/>
          <w:sz w:val="24"/>
          <w:szCs w:val="24"/>
          <w:u w:val="single"/>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0" w:name="_Toc113123188"/>
      <w:bookmarkStart w:id="41" w:name="_Toc113273227"/>
      <w:r w:rsidRPr="00FD21E9">
        <w:rPr>
          <w:rFonts w:asciiTheme="majorHAnsi" w:hAnsiTheme="majorHAnsi" w:cstheme="majorHAnsi"/>
          <w:sz w:val="24"/>
          <w:szCs w:val="24"/>
        </w:rPr>
        <w:t>Hi-C chromatin conformation capture library prep, sequencing &amp; quality control</w:t>
      </w:r>
      <w:bookmarkEnd w:id="40"/>
      <w:bookmarkEnd w:id="41"/>
    </w:p>
    <w:p w14:paraId="257D6824" w14:textId="7EF62DB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intact cells </w:t>
      </w:r>
      <w:proofErr w:type="gramStart"/>
      <w:r w:rsidRPr="00EC0C3A">
        <w:rPr>
          <w:rFonts w:asciiTheme="majorHAnsi" w:hAnsiTheme="majorHAnsi" w:cstheme="majorHAnsi"/>
          <w:sz w:val="24"/>
          <w:szCs w:val="24"/>
        </w:rPr>
        <w:t>from  samples</w:t>
      </w:r>
      <w:proofErr w:type="gramEnd"/>
      <w:r w:rsidRPr="00EC0C3A">
        <w:rPr>
          <w:rFonts w:asciiTheme="majorHAnsi" w:hAnsiTheme="majorHAnsi" w:cstheme="majorHAnsi"/>
          <w:sz w:val="24"/>
          <w:szCs w:val="24"/>
        </w:rPr>
        <w:t xml:space="preserv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 xml:space="preserve">Due to the COVID-19 pandemic, we were unable </w:t>
      </w:r>
      <w:r w:rsidR="00202A99">
        <w:rPr>
          <w:rFonts w:asciiTheme="majorHAnsi" w:hAnsiTheme="majorHAnsi" w:cstheme="majorHAnsi"/>
          <w:sz w:val="24"/>
          <w:szCs w:val="24"/>
        </w:rPr>
        <w:lastRenderedPageBreak/>
        <w:t>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5AF9422F"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from </w:t>
      </w:r>
      <w:r w:rsidR="00202A99">
        <w:rPr>
          <w:rFonts w:asciiTheme="majorHAnsi" w:hAnsiTheme="majorHAnsi" w:cstheme="majorHAnsi"/>
          <w:sz w:val="24"/>
          <w:szCs w:val="24"/>
        </w:rPr>
        <w:t>the long-read draft assembly 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42" w:name="_Toc113123189"/>
      <w:bookmarkStart w:id="43" w:name="_Toc113273228"/>
      <w:r w:rsidRPr="0087338E">
        <w:rPr>
          <w:rFonts w:asciiTheme="majorHAnsi" w:hAnsiTheme="majorHAnsi" w:cstheme="majorHAnsi"/>
          <w:sz w:val="24"/>
          <w:szCs w:val="24"/>
        </w:rPr>
        <w:t>Genome assembly</w:t>
      </w:r>
      <w:bookmarkEnd w:id="42"/>
      <w:bookmarkEnd w:id="43"/>
    </w:p>
    <w:p w14:paraId="0F919F6E" w14:textId="6381AAC5"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Vaser</w:t>
      </w:r>
      <w:proofErr w:type="spellEnd"/>
      <w:r w:rsidR="00D86949" w:rsidRPr="0087338E">
        <w:rPr>
          <w:rFonts w:ascii="Calibri Light" w:hAnsiTheme="majorHAnsi" w:cs="Calibri Light"/>
          <w:sz w:val="24"/>
        </w:rPr>
        <w:t xml:space="preserve">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Ghurye</w:t>
      </w:r>
      <w:proofErr w:type="spellEnd"/>
      <w:r w:rsidR="00D86949">
        <w:rPr>
          <w:rFonts w:ascii="Calibri Light" w:hAnsiTheme="majorHAnsi" w:cs="Calibri Light"/>
          <w:sz w:val="24"/>
        </w:rPr>
        <w:t xml:space="preserv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4" w:name="_Toc113123190"/>
      <w:bookmarkStart w:id="45" w:name="_Toc113273229"/>
      <w:r w:rsidRPr="00FD21E9">
        <w:rPr>
          <w:rFonts w:asciiTheme="majorHAnsi" w:hAnsiTheme="majorHAnsi" w:cstheme="majorHAnsi"/>
          <w:sz w:val="24"/>
          <w:szCs w:val="24"/>
        </w:rPr>
        <w:t>Assembly quality assessment</w:t>
      </w:r>
      <w:bookmarkEnd w:id="44"/>
      <w:bookmarkEnd w:id="45"/>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w:t>
      </w:r>
      <w:proofErr w:type="spellStart"/>
      <w:r w:rsidR="00D86949" w:rsidRPr="00D86949">
        <w:rPr>
          <w:rFonts w:ascii="Calibri Light" w:hAnsiTheme="majorHAnsi" w:cs="Calibri Light"/>
          <w:sz w:val="24"/>
        </w:rPr>
        <w:t>Simão</w:t>
      </w:r>
      <w:proofErr w:type="spellEnd"/>
      <w:r w:rsidR="00D86949" w:rsidRPr="00D86949">
        <w:rPr>
          <w:rFonts w:ascii="Calibri Light" w:hAnsiTheme="majorHAnsi" w:cs="Calibri Light"/>
          <w:sz w:val="24"/>
        </w:rPr>
        <w:t xml:space="preserve">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w:t>
      </w:r>
      <w:proofErr w:type="spellStart"/>
      <w:r w:rsidR="00D86949" w:rsidRPr="00D86949">
        <w:rPr>
          <w:rFonts w:ascii="Calibri Light" w:hAnsiTheme="majorHAnsi" w:cs="Calibri Light"/>
          <w:sz w:val="24"/>
        </w:rPr>
        <w:t>Marçais</w:t>
      </w:r>
      <w:proofErr w:type="spellEnd"/>
      <w:r w:rsidR="00D86949" w:rsidRPr="00D86949">
        <w:rPr>
          <w:rFonts w:ascii="Calibri Light" w:hAnsiTheme="majorHAnsi" w:cs="Calibri Light"/>
          <w:sz w:val="24"/>
        </w:rPr>
        <w:t xml:space="preserve">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Gurevich</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6" w:name="_Toc113123191"/>
      <w:bookmarkStart w:id="47" w:name="_Toc113273230"/>
      <w:r w:rsidRPr="00FD21E9">
        <w:rPr>
          <w:rFonts w:asciiTheme="majorHAnsi" w:hAnsiTheme="majorHAnsi" w:cstheme="majorHAnsi"/>
          <w:sz w:val="24"/>
          <w:szCs w:val="24"/>
        </w:rPr>
        <w:t>Cytogenic chromosome validation</w:t>
      </w:r>
      <w:bookmarkEnd w:id="46"/>
      <w:bookmarkEnd w:id="47"/>
    </w:p>
    <w:p w14:paraId="49CD6C97" w14:textId="4F921791"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sampling for cytogenic chromosome evaluation. All fish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Prior to </w:t>
      </w:r>
      <w:r w:rsidR="00167DDB">
        <w:rPr>
          <w:rFonts w:asciiTheme="majorHAnsi" w:hAnsiTheme="majorHAnsi" w:cstheme="majorHAnsi"/>
          <w:sz w:val="24"/>
          <w:szCs w:val="24"/>
        </w:rPr>
        <w:t xml:space="preserve">injections, fish were held in </w:t>
      </w:r>
      <w:commentRangeStart w:id="48"/>
      <w:r w:rsidR="00167DDB">
        <w:rPr>
          <w:rFonts w:asciiTheme="majorHAnsi" w:hAnsiTheme="majorHAnsi" w:cstheme="majorHAnsi"/>
          <w:sz w:val="24"/>
          <w:szCs w:val="24"/>
        </w:rPr>
        <w:t>TKTK</w:t>
      </w:r>
      <w:commentRangeEnd w:id="48"/>
      <w:r w:rsidR="00167DDB">
        <w:rPr>
          <w:rStyle w:val="CommentReference"/>
        </w:rPr>
        <w:commentReference w:id="48"/>
      </w:r>
      <w:r w:rsidR="00167DDB">
        <w:rPr>
          <w:rFonts w:asciiTheme="majorHAnsi" w:hAnsiTheme="majorHAnsi" w:cstheme="majorHAnsi"/>
          <w:sz w:val="24"/>
          <w:szCs w:val="24"/>
        </w:rPr>
        <w:t xml:space="preserve"> liter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Fish 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r w:rsidR="00AA0A58">
        <w:rPr>
          <w:rFonts w:asciiTheme="majorHAnsi" w:hAnsiTheme="majorHAnsi" w:cstheme="majorHAnsi"/>
          <w:sz w:val="24"/>
          <w:szCs w:val="24"/>
        </w:rPr>
        <w:t xml:space="preserve">measured in length,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proofErr w:type="spellStart"/>
      <w:r w:rsidR="00735E92" w:rsidRPr="00735E92">
        <w:rPr>
          <w:rFonts w:asciiTheme="majorHAnsi" w:hAnsiTheme="majorHAnsi" w:cstheme="majorHAnsi"/>
          <w:sz w:val="24"/>
          <w:szCs w:val="24"/>
        </w:rPr>
        <w:t>u</w:t>
      </w:r>
      <w:r w:rsidR="00735E92">
        <w:rPr>
          <w:rFonts w:asciiTheme="majorHAnsi" w:hAnsiTheme="majorHAnsi" w:cstheme="majorHAnsi"/>
          <w:sz w:val="24"/>
          <w:szCs w:val="24"/>
        </w:rPr>
        <w:t>L</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of 1 mg/ml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EA074B">
        <w:rPr>
          <w:rFonts w:asciiTheme="majorHAnsi" w:hAnsiTheme="majorHAnsi" w:cstheme="majorHAnsi"/>
          <w:sz w:val="24"/>
          <w:szCs w:val="24"/>
        </w:rPr>
        <w:t xml:space="preserve"> in </w:t>
      </w:r>
      <w:r w:rsidR="00685FD6">
        <w:rPr>
          <w:rFonts w:asciiTheme="majorHAnsi" w:hAnsiTheme="majorHAnsi" w:cstheme="majorHAnsi"/>
          <w:sz w:val="24"/>
          <w:szCs w:val="24"/>
        </w:rPr>
        <w:t>sex-specific</w:t>
      </w:r>
      <w:r w:rsidR="00EA074B">
        <w:rPr>
          <w:rFonts w:asciiTheme="majorHAnsi" w:hAnsiTheme="majorHAnsi" w:cstheme="majorHAnsi"/>
          <w:sz w:val="24"/>
          <w:szCs w:val="24"/>
        </w:rPr>
        <w:t xml:space="preserve">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Pr>
          <w:rFonts w:asciiTheme="majorHAnsi" w:hAnsiTheme="majorHAnsi" w:cstheme="majorHAnsi"/>
          <w:sz w:val="24"/>
          <w:szCs w:val="24"/>
        </w:rPr>
        <w:t xml:space="preserve"> Fish were euthanized and a pool of organs (spleen, gill, kidney</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For the first sampling</w:t>
      </w:r>
      <w:r w:rsidR="00AA0A58">
        <w:rPr>
          <w:rFonts w:asciiTheme="majorHAnsi" w:hAnsiTheme="majorHAnsi" w:cstheme="majorHAnsi"/>
          <w:sz w:val="24"/>
          <w:szCs w:val="24"/>
        </w:rPr>
        <w:t>, fifteen 240</w:t>
      </w:r>
      <w:r w:rsidR="00A066C0">
        <w:rPr>
          <w:rFonts w:asciiTheme="majorHAnsi" w:hAnsiTheme="majorHAnsi" w:cstheme="majorHAnsi"/>
          <w:sz w:val="24"/>
          <w:szCs w:val="24"/>
        </w:rPr>
        <w:t>-</w:t>
      </w:r>
      <w:r w:rsidR="00AA0A58">
        <w:rPr>
          <w:rFonts w:asciiTheme="majorHAnsi" w:hAnsiTheme="majorHAnsi" w:cstheme="majorHAnsi"/>
          <w:sz w:val="24"/>
          <w:szCs w:val="24"/>
        </w:rPr>
        <w:t>day post-hatch subadult fish, where sex could not be visually determined, were sampled</w:t>
      </w:r>
      <w:r w:rsidR="003579EF">
        <w:rPr>
          <w:rFonts w:asciiTheme="majorHAnsi" w:hAnsiTheme="majorHAnsi" w:cstheme="majorHAnsi"/>
          <w:sz w:val="24"/>
          <w:szCs w:val="24"/>
        </w:rPr>
        <w:t xml:space="preserve"> and 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sampling, phenotypically sexed female (n=13) and male (n=15) </w:t>
      </w:r>
      <w:r w:rsidR="003579EF">
        <w:rPr>
          <w:rFonts w:asciiTheme="majorHAnsi" w:hAnsiTheme="majorHAnsi" w:cstheme="majorHAnsi"/>
          <w:sz w:val="24"/>
          <w:szCs w:val="24"/>
        </w:rPr>
        <w:t>adult fish 360</w:t>
      </w:r>
      <w:r w:rsidR="00A066C0">
        <w:rPr>
          <w:rFonts w:asciiTheme="majorHAnsi" w:hAnsiTheme="majorHAnsi" w:cstheme="majorHAnsi"/>
          <w:sz w:val="24"/>
          <w:szCs w:val="24"/>
        </w:rPr>
        <w:t xml:space="preserve">-day </w:t>
      </w:r>
      <w:r w:rsidR="003579EF">
        <w:rPr>
          <w:rFonts w:asciiTheme="majorHAnsi" w:hAnsiTheme="majorHAnsi" w:cstheme="majorHAnsi"/>
          <w:sz w:val="24"/>
          <w:szCs w:val="24"/>
        </w:rPr>
        <w:t xml:space="preserve">post-hatch were </w:t>
      </w:r>
      <w:r w:rsidR="00A9501C">
        <w:rPr>
          <w:rFonts w:asciiTheme="majorHAnsi" w:hAnsiTheme="majorHAnsi" w:cstheme="majorHAnsi"/>
          <w:sz w:val="24"/>
          <w:szCs w:val="24"/>
        </w:rPr>
        <w:t>used,</w:t>
      </w:r>
      <w:r w:rsidR="003579EF">
        <w:rPr>
          <w:rFonts w:asciiTheme="majorHAnsi" w:hAnsiTheme="majorHAnsi" w:cstheme="majorHAnsi"/>
          <w:sz w:val="24"/>
          <w:szCs w:val="24"/>
        </w:rPr>
        <w:t xml:space="preserve"> and organs were collected 2 hours post Colchicine injection. All organs were rinsed, stored in PBS, and processed within 2 hours of dissection.</w:t>
      </w:r>
    </w:p>
    <w:p w14:paraId="63B7DB14" w14:textId="73EDD143"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storage solution,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0C6B61">
        <w:rPr>
          <w:rFonts w:asciiTheme="majorHAnsi" w:hAnsiTheme="majorHAnsi" w:cstheme="majorHAnsi"/>
          <w:sz w:val="24"/>
          <w:szCs w:val="24"/>
        </w:rPr>
        <w:t>a</w:t>
      </w:r>
      <w:r w:rsidR="003F5039" w:rsidRPr="00FD21E9">
        <w:rPr>
          <w:rFonts w:asciiTheme="majorHAnsi" w:hAnsiTheme="majorHAnsi" w:cstheme="majorHAnsi"/>
          <w:sz w:val="24"/>
          <w:szCs w:val="24"/>
        </w:rPr>
        <w:t xml:space="preserve"> DNA staining fluorescent dye (DAPI</w:t>
      </w:r>
      <w:r w:rsidR="00135A81">
        <w:rPr>
          <w:rFonts w:asciiTheme="majorHAnsi" w:hAnsiTheme="majorHAnsi" w:cstheme="majorHAnsi"/>
          <w:sz w:val="24"/>
          <w:szCs w:val="24"/>
        </w:rPr>
        <w:t>-</w:t>
      </w:r>
      <w:proofErr w:type="spellStart"/>
      <w:r w:rsidR="00135A81">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and the number of chromosomes in the species were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49" w:name="_Toc113123192"/>
      <w:bookmarkStart w:id="50" w:name="_Toc113273231"/>
      <w:r w:rsidRPr="00FD21E9">
        <w:rPr>
          <w:rFonts w:asciiTheme="majorHAnsi" w:hAnsiTheme="majorHAnsi" w:cstheme="majorHAnsi"/>
          <w:szCs w:val="24"/>
        </w:rPr>
        <w:lastRenderedPageBreak/>
        <w:t>Results</w:t>
      </w:r>
      <w:bookmarkEnd w:id="49"/>
      <w:bookmarkEnd w:id="50"/>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51" w:name="_Toc113123193"/>
      <w:bookmarkStart w:id="52" w:name="_Toc113273232"/>
      <w:r w:rsidRPr="00FD21E9">
        <w:rPr>
          <w:rFonts w:asciiTheme="majorHAnsi" w:hAnsiTheme="majorHAnsi" w:cstheme="majorHAnsi"/>
          <w:sz w:val="24"/>
          <w:szCs w:val="24"/>
        </w:rPr>
        <w:t>Sample collection &amp; DNA extraction</w:t>
      </w:r>
      <w:bookmarkEnd w:id="51"/>
      <w:bookmarkEnd w:id="52"/>
    </w:p>
    <w:p w14:paraId="0C2648BD" w14:textId="256F3B1E"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w:t>
      </w:r>
      <w:r w:rsidR="000C6B61">
        <w:rPr>
          <w:rFonts w:asciiTheme="majorHAnsi" w:hAnsiTheme="majorHAnsi" w:cstheme="majorHAnsi"/>
          <w:iCs/>
          <w:sz w:val="24"/>
          <w:szCs w:val="24"/>
        </w:rPr>
        <w:t>H</w:t>
      </w:r>
      <w:r w:rsidRPr="00FD21E9">
        <w:rPr>
          <w:rFonts w:asciiTheme="majorHAnsi" w:hAnsiTheme="majorHAnsi" w:cstheme="majorHAnsi"/>
          <w:iCs/>
          <w:sz w:val="24"/>
          <w:szCs w:val="24"/>
        </w:rPr>
        <w:t>i-</w:t>
      </w:r>
      <w:r w:rsidR="000C6B61">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and gill tissue from one female (T3F02_SC_FF) was used for </w:t>
      </w:r>
      <w:commentRangeStart w:id="53"/>
      <w:r w:rsidRPr="00FD21E9">
        <w:rPr>
          <w:rFonts w:asciiTheme="majorHAnsi" w:hAnsiTheme="majorHAnsi" w:cstheme="majorHAnsi"/>
          <w:iCs/>
          <w:sz w:val="24"/>
          <w:szCs w:val="24"/>
        </w:rPr>
        <w:t xml:space="preserve">further </w:t>
      </w:r>
      <w:r w:rsidR="00F60237">
        <w:rPr>
          <w:rFonts w:asciiTheme="majorHAnsi" w:hAnsiTheme="majorHAnsi" w:cstheme="majorHAnsi"/>
          <w:iCs/>
          <w:sz w:val="24"/>
          <w:szCs w:val="24"/>
        </w:rPr>
        <w:t>long-read</w:t>
      </w:r>
      <w:r w:rsidRPr="00FD21E9">
        <w:rPr>
          <w:rFonts w:asciiTheme="majorHAnsi" w:hAnsiTheme="majorHAnsi" w:cstheme="majorHAnsi"/>
          <w:iCs/>
          <w:sz w:val="24"/>
          <w:szCs w:val="24"/>
        </w:rPr>
        <w:t xml:space="preserve"> </w:t>
      </w:r>
      <w:commentRangeEnd w:id="53"/>
      <w:r w:rsidR="000C6B61">
        <w:rPr>
          <w:rStyle w:val="CommentReference"/>
        </w:rPr>
        <w:commentReference w:id="53"/>
      </w:r>
      <w:r w:rsidRPr="00FD21E9">
        <w:rPr>
          <w:rFonts w:asciiTheme="majorHAnsi" w:hAnsiTheme="majorHAnsi" w:cstheme="majorHAnsi"/>
          <w:iCs/>
          <w:sz w:val="24"/>
          <w:szCs w:val="24"/>
        </w:rPr>
        <w:t xml:space="preserve">sequencing. </w:t>
      </w:r>
      <w:commentRangeStart w:id="54"/>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r w:rsidR="00315B1D">
        <w:rPr>
          <w:rFonts w:asciiTheme="majorHAnsi" w:hAnsiTheme="majorHAnsi" w:cstheme="majorHAnsi"/>
          <w:iCs/>
          <w:sz w:val="24"/>
          <w:szCs w:val="24"/>
        </w:rPr>
        <w:t>Hi</w:t>
      </w:r>
      <w:r w:rsidRPr="00FD21E9">
        <w:rPr>
          <w:rFonts w:asciiTheme="majorHAnsi" w:hAnsiTheme="majorHAnsi" w:cstheme="majorHAnsi"/>
          <w:iCs/>
          <w:sz w:val="24"/>
          <w:szCs w:val="24"/>
        </w:rPr>
        <w:t>-</w:t>
      </w:r>
      <w:r w:rsidR="00315B1D">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data (Table 2.2). </w:t>
      </w:r>
      <w:commentRangeEnd w:id="54"/>
      <w:r w:rsidR="00EE4C3F">
        <w:rPr>
          <w:rStyle w:val="CommentReference"/>
        </w:rPr>
        <w:commentReference w:id="54"/>
      </w:r>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 xml:space="preserve">not suspended in any kind of solution after flash freezing.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w:t>
      </w:r>
      <w:commentRangeStart w:id="55"/>
      <w:r w:rsidRPr="00FD21E9">
        <w:rPr>
          <w:rFonts w:asciiTheme="majorHAnsi" w:hAnsiTheme="majorHAnsi" w:cstheme="majorHAnsi"/>
          <w:iCs/>
          <w:sz w:val="24"/>
          <w:szCs w:val="24"/>
        </w:rPr>
        <w:t xml:space="preserve">male and female extractions </w:t>
      </w:r>
      <w:commentRangeEnd w:id="55"/>
      <w:r w:rsidR="00315B1D">
        <w:rPr>
          <w:rStyle w:val="CommentReference"/>
        </w:rPr>
        <w:commentReference w:id="55"/>
      </w:r>
      <w:r w:rsidRPr="00FD21E9">
        <w:rPr>
          <w:rFonts w:asciiTheme="majorHAnsi" w:hAnsiTheme="majorHAnsi" w:cstheme="majorHAnsi"/>
          <w:iCs/>
          <w:sz w:val="24"/>
          <w:szCs w:val="24"/>
        </w:rPr>
        <w:t xml:space="preserve">were 1.91 and 1.90, respectively.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for male and female extractions were 2.02 and 1.79, respectively.</w:t>
      </w:r>
    </w:p>
    <w:p w14:paraId="1687826F" w14:textId="77777777" w:rsidR="003F5039" w:rsidRPr="00FD21E9" w:rsidRDefault="003F5039" w:rsidP="0011235A">
      <w:pPr>
        <w:spacing w:line="240" w:lineRule="auto"/>
        <w:ind w:right="270"/>
        <w:rPr>
          <w:rFonts w:asciiTheme="majorHAnsi" w:hAnsiTheme="majorHAnsi" w:cstheme="majorHAnsi"/>
          <w:iCs/>
          <w:sz w:val="24"/>
          <w:szCs w:val="24"/>
        </w:rPr>
      </w:pPr>
    </w:p>
    <w:p w14:paraId="304B44D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56" w:name="_Toc113123194"/>
      <w:bookmarkStart w:id="57" w:name="_Toc113273233"/>
      <w:r w:rsidRPr="00FD21E9">
        <w:rPr>
          <w:rFonts w:asciiTheme="majorHAnsi" w:hAnsiTheme="majorHAnsi" w:cstheme="majorHAnsi"/>
          <w:sz w:val="24"/>
          <w:szCs w:val="24"/>
        </w:rPr>
        <w:t>Linked-read library prep, sequencing &amp; quality control</w:t>
      </w:r>
      <w:bookmarkEnd w:id="56"/>
      <w:bookmarkEnd w:id="57"/>
    </w:p>
    <w:p w14:paraId="529DA7B4" w14:textId="46657F73"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58" w:name="_Toc113123195"/>
      <w:bookmarkStart w:id="59" w:name="_Toc113273234"/>
      <w:r w:rsidRPr="00FD21E9">
        <w:rPr>
          <w:rFonts w:asciiTheme="majorHAnsi" w:hAnsiTheme="majorHAnsi" w:cstheme="majorHAnsi"/>
          <w:sz w:val="24"/>
          <w:szCs w:val="24"/>
        </w:rPr>
        <w:t>Long-read library prep, sequencing &amp; quality control</w:t>
      </w:r>
      <w:bookmarkEnd w:id="58"/>
      <w:bookmarkEnd w:id="59"/>
    </w:p>
    <w:p w14:paraId="4D0B36AC" w14:textId="1A3C59B4" w:rsidR="003F5039" w:rsidRPr="00FD21E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lastRenderedPageBreak/>
        <w:t>In order to obtain sufficient sequencing data we</w:t>
      </w:r>
      <w:r w:rsidR="00224AC0">
        <w:rPr>
          <w:rFonts w:asciiTheme="majorHAnsi" w:hAnsiTheme="majorHAnsi" w:cstheme="majorHAnsi"/>
          <w:sz w:val="24"/>
          <w:szCs w:val="24"/>
        </w:rPr>
        <w:t xml:space="preserve"> created two high-input library from one male individual</w:t>
      </w:r>
      <w:r>
        <w:rPr>
          <w:rFonts w:asciiTheme="majorHAnsi" w:hAnsiTheme="majorHAnsi" w:cstheme="majorHAnsi"/>
          <w:sz w:val="24"/>
          <w:szCs w:val="24"/>
        </w:rPr>
        <w:t xml:space="preserve"> (TKTK IND), one high-input library from one female individual (TKTKT), and one high-input and one low-input library from a second female individual (TKTKT) (</w:t>
      </w:r>
      <w:proofErr w:type="gramStart"/>
      <w:r>
        <w:rPr>
          <w:rFonts w:asciiTheme="majorHAnsi" w:hAnsiTheme="majorHAnsi" w:cstheme="majorHAnsi"/>
          <w:sz w:val="24"/>
          <w:szCs w:val="24"/>
        </w:rPr>
        <w:t>Table .</w:t>
      </w:r>
      <w:proofErr w:type="gramEnd"/>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60" w:name="_Toc113123196"/>
      <w:bookmarkStart w:id="61" w:name="_Toc113273235"/>
      <w:r w:rsidRPr="00FD21E9">
        <w:rPr>
          <w:rFonts w:asciiTheme="majorHAnsi" w:hAnsiTheme="majorHAnsi" w:cstheme="majorHAnsi"/>
          <w:sz w:val="24"/>
          <w:szCs w:val="24"/>
        </w:rPr>
        <w:t>Hi-C chromatin conformation capture library prep, sequencing &amp; quality control</w:t>
      </w:r>
      <w:bookmarkEnd w:id="60"/>
      <w:bookmarkEnd w:id="61"/>
    </w:p>
    <w:p w14:paraId="51586397" w14:textId="4819096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62" w:name="_Toc113123197"/>
      <w:bookmarkStart w:id="63" w:name="_Toc113273236"/>
      <w:r w:rsidRPr="00FD21E9">
        <w:rPr>
          <w:rFonts w:asciiTheme="majorHAnsi" w:hAnsiTheme="majorHAnsi" w:cstheme="majorHAnsi"/>
          <w:sz w:val="24"/>
          <w:szCs w:val="24"/>
        </w:rPr>
        <w:t>Assembly quality assessment</w:t>
      </w:r>
      <w:bookmarkEnd w:id="62"/>
      <w:bookmarkEnd w:id="63"/>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64" w:name="_Toc113123198"/>
      <w:bookmarkStart w:id="65" w:name="_Toc113273237"/>
      <w:r w:rsidRPr="00FD21E9">
        <w:rPr>
          <w:rFonts w:asciiTheme="majorHAnsi" w:hAnsiTheme="majorHAnsi" w:cstheme="majorHAnsi"/>
          <w:sz w:val="24"/>
          <w:szCs w:val="24"/>
        </w:rPr>
        <w:t>Cytogenic chromosome validation</w:t>
      </w:r>
      <w:bookmarkEnd w:id="64"/>
      <w:bookmarkEnd w:id="65"/>
      <w:r w:rsidRPr="00FD21E9">
        <w:rPr>
          <w:rFonts w:asciiTheme="majorHAnsi" w:hAnsiTheme="majorHAnsi" w:cstheme="majorHAnsi"/>
          <w:sz w:val="24"/>
          <w:szCs w:val="24"/>
        </w:rPr>
        <w:t xml:space="preserve"> </w:t>
      </w:r>
    </w:p>
    <w:p w14:paraId="2A9017F9" w14:textId="7779337A" w:rsidR="003F5039" w:rsidRPr="00FD21E9" w:rsidRDefault="00A066C0" w:rsidP="0011235A">
      <w:pPr>
        <w:spacing w:line="240" w:lineRule="auto"/>
        <w:rPr>
          <w:rFonts w:asciiTheme="majorHAnsi" w:hAnsiTheme="majorHAnsi" w:cstheme="majorHAnsi"/>
          <w:sz w:val="24"/>
          <w:szCs w:val="24"/>
        </w:rPr>
      </w:pPr>
      <w:r>
        <w:rPr>
          <w:rFonts w:asciiTheme="majorHAnsi" w:hAnsiTheme="majorHAnsi" w:cstheme="majorHAnsi"/>
          <w:sz w:val="24"/>
          <w:szCs w:val="24"/>
        </w:rPr>
        <w:lastRenderedPageBreak/>
        <w:t xml:space="preserve">A total of 43 </w:t>
      </w:r>
      <w:r w:rsidR="007E4664">
        <w:rPr>
          <w:rFonts w:asciiTheme="majorHAnsi" w:hAnsiTheme="majorHAnsi" w:cstheme="majorHAnsi"/>
          <w:sz w:val="24"/>
          <w:szCs w:val="24"/>
        </w:rPr>
        <w:t xml:space="preserve">fish comprised of subadults (n=15) and adults (n=28) </w:t>
      </w:r>
      <w:r>
        <w:rPr>
          <w:rFonts w:asciiTheme="majorHAnsi" w:hAnsiTheme="majorHAnsi" w:cstheme="majorHAnsi"/>
          <w:sz w:val="24"/>
          <w:szCs w:val="24"/>
        </w:rPr>
        <w:t xml:space="preserve">were </w:t>
      </w:r>
      <w:r w:rsidR="00C26B5B">
        <w:rPr>
          <w:rFonts w:asciiTheme="majorHAnsi" w:hAnsiTheme="majorHAnsi" w:cstheme="majorHAnsi"/>
          <w:sz w:val="24"/>
          <w:szCs w:val="24"/>
        </w:rPr>
        <w:t>sampled</w:t>
      </w:r>
      <w:r>
        <w:rPr>
          <w:rFonts w:asciiTheme="majorHAnsi" w:hAnsiTheme="majorHAnsi" w:cstheme="majorHAnsi"/>
          <w:sz w:val="24"/>
          <w:szCs w:val="24"/>
        </w:rPr>
        <w:t xml:space="preserve"> for cytogenic analyses. </w:t>
      </w:r>
      <w:proofErr w:type="spellStart"/>
      <w:r w:rsidR="002F52A4">
        <w:rPr>
          <w:rFonts w:asciiTheme="majorHAnsi" w:hAnsiTheme="majorHAnsi" w:cstheme="majorHAnsi"/>
          <w:sz w:val="24"/>
          <w:szCs w:val="24"/>
        </w:rPr>
        <w:t>Subadult</w:t>
      </w:r>
      <w:proofErr w:type="spellEnd"/>
      <w:r w:rsidR="002F52A4">
        <w:rPr>
          <w:rFonts w:asciiTheme="majorHAnsi" w:hAnsiTheme="majorHAnsi" w:cstheme="majorHAnsi"/>
          <w:sz w:val="24"/>
          <w:szCs w:val="24"/>
        </w:rPr>
        <w:t xml:space="preserve"> and adult specimen</w:t>
      </w:r>
      <w:r w:rsidR="002C4466">
        <w:rPr>
          <w:rFonts w:asciiTheme="majorHAnsi" w:hAnsiTheme="majorHAnsi" w:cstheme="majorHAnsi"/>
          <w:sz w:val="24"/>
          <w:szCs w:val="24"/>
        </w:rPr>
        <w:t xml:space="preserve"> </w:t>
      </w:r>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2F52A4">
        <w:rPr>
          <w:rFonts w:asciiTheme="majorHAnsi" w:hAnsiTheme="majorHAnsi" w:cstheme="majorHAnsi"/>
          <w:sz w:val="24"/>
          <w:szCs w:val="24"/>
        </w:rPr>
        <w:t xml:space="preserve">2 to 3 inches and </w:t>
      </w:r>
      <w:r w:rsidR="006C6899">
        <w:rPr>
          <w:rFonts w:asciiTheme="majorHAnsi" w:hAnsiTheme="majorHAnsi" w:cstheme="majorHAnsi"/>
          <w:sz w:val="24"/>
          <w:szCs w:val="24"/>
        </w:rPr>
        <w:t>2.8 to 4 inches</w:t>
      </w:r>
      <w:r w:rsidR="002F52A4">
        <w:rPr>
          <w:rFonts w:asciiTheme="majorHAnsi" w:hAnsiTheme="majorHAnsi" w:cstheme="majorHAnsi"/>
          <w:sz w:val="24"/>
          <w:szCs w:val="24"/>
        </w:rPr>
        <w:t xml:space="preserve">, respectively. </w:t>
      </w:r>
      <w:r w:rsidR="003F5039" w:rsidRPr="00FD21E9">
        <w:rPr>
          <w:rFonts w:asciiTheme="majorHAnsi" w:hAnsiTheme="majorHAnsi" w:cstheme="majorHAnsi"/>
          <w:sz w:val="24"/>
          <w:szCs w:val="24"/>
        </w:rPr>
        <w:t>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66" w:name="_Toc113123199"/>
      <w:bookmarkStart w:id="67" w:name="_Toc113273238"/>
      <w:r w:rsidRPr="00FD21E9">
        <w:rPr>
          <w:rFonts w:asciiTheme="majorHAnsi" w:hAnsiTheme="majorHAnsi" w:cstheme="majorHAnsi"/>
          <w:szCs w:val="24"/>
        </w:rPr>
        <w:t>Discussion &amp; Conclusion</w:t>
      </w:r>
      <w:bookmarkEnd w:id="66"/>
      <w:bookmarkEnd w:id="67"/>
    </w:p>
    <w:p w14:paraId="2495C8C7" w14:textId="77777777" w:rsidR="003F5039" w:rsidRPr="00FD21E9" w:rsidRDefault="003F5039" w:rsidP="0011235A">
      <w:pPr>
        <w:spacing w:line="240" w:lineRule="auto"/>
        <w:rPr>
          <w:rFonts w:asciiTheme="majorHAnsi" w:hAnsiTheme="majorHAnsi" w:cstheme="majorHAnsi"/>
          <w:sz w:val="24"/>
          <w:szCs w:val="24"/>
        </w:rPr>
      </w:pPr>
      <w:commentRangeStart w:id="68"/>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commentRangeEnd w:id="68"/>
      <w:r w:rsidR="00051847">
        <w:rPr>
          <w:rStyle w:val="CommentReference"/>
        </w:rPr>
        <w:commentReference w:id="68"/>
      </w:r>
      <w:r w:rsidRPr="00FD21E9">
        <w:rPr>
          <w:rFonts w:asciiTheme="majorHAnsi" w:hAnsiTheme="majorHAnsi" w:cstheme="majorHAnsi"/>
          <w:sz w:val="24"/>
          <w:szCs w:val="24"/>
        </w:rPr>
        <w:t>.</w:t>
      </w:r>
    </w:p>
    <w:p w14:paraId="21443E08" w14:textId="4147D2E9" w:rsidR="003F5039" w:rsidRPr="00FD21E9" w:rsidRDefault="003F5039" w:rsidP="0011235A">
      <w:pPr>
        <w:spacing w:line="240" w:lineRule="auto"/>
        <w:rPr>
          <w:rFonts w:asciiTheme="majorHAnsi" w:hAnsiTheme="majorHAnsi" w:cstheme="majorHAnsi"/>
          <w:sz w:val="24"/>
          <w:szCs w:val="24"/>
        </w:rPr>
      </w:pPr>
      <w:commentRangeStart w:id="69"/>
      <w:r w:rsidRPr="00FD21E9">
        <w:rPr>
          <w:rFonts w:asciiTheme="majorHAnsi" w:hAnsiTheme="majorHAnsi" w:cstheme="majorHAnsi"/>
          <w:sz w:val="24"/>
          <w:szCs w:val="24"/>
        </w:rPr>
        <w:t xml:space="preserve">The final total lengths </w:t>
      </w:r>
      <w:commentRangeEnd w:id="69"/>
      <w:r w:rsidR="00DF2390">
        <w:rPr>
          <w:rStyle w:val="CommentReference"/>
        </w:rPr>
        <w:commentReference w:id="69"/>
      </w:r>
      <w:r w:rsidRPr="00FD21E9">
        <w:rPr>
          <w:rFonts w:asciiTheme="majorHAnsi" w:hAnsiTheme="majorHAnsi" w:cstheme="majorHAnsi"/>
          <w:sz w:val="24"/>
          <w:szCs w:val="24"/>
        </w:rPr>
        <w:t>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 xml:space="preserve">Gb, respectively. The first 28 contigs, representing the number of haploid chromosomes confirmed by cytogenetic karyotyping, contain 73.3% and 81.6% of the sequencing data of total assemblies in male and females, respectively. The delta smelt reference assemblies are </w:t>
      </w:r>
      <w:commentRangeStart w:id="70"/>
      <w:r w:rsidRPr="00FD21E9">
        <w:rPr>
          <w:rFonts w:asciiTheme="majorHAnsi" w:hAnsiTheme="majorHAnsi" w:cstheme="majorHAnsi"/>
          <w:sz w:val="24"/>
          <w:szCs w:val="24"/>
        </w:rPr>
        <w:t>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w:t>
      </w:r>
      <w:commentRangeEnd w:id="70"/>
      <w:r w:rsidR="0079787C">
        <w:rPr>
          <w:rStyle w:val="CommentReference"/>
        </w:rPr>
        <w:commentReference w:id="70"/>
      </w:r>
      <w:r w:rsidRPr="00FD21E9">
        <w:rPr>
          <w:rFonts w:asciiTheme="majorHAnsi" w:hAnsiTheme="majorHAnsi" w:cstheme="majorHAnsi"/>
          <w:sz w:val="24"/>
          <w:szCs w:val="24"/>
        </w:rPr>
        <w:t xml:space="preserve">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7B7308C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754E4DF1" w:rsidR="003F5039" w:rsidRDefault="003F5039" w:rsidP="0011235A">
      <w:pPr>
        <w:spacing w:line="240" w:lineRule="auto"/>
        <w:rPr>
          <w:rFonts w:asciiTheme="majorHAnsi" w:hAnsiTheme="majorHAnsi" w:cstheme="majorHAnsi"/>
          <w:sz w:val="24"/>
          <w:szCs w:val="24"/>
        </w:rPr>
      </w:pPr>
      <w:commentRangeStart w:id="71"/>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w:t>
      </w:r>
      <w:commentRangeEnd w:id="71"/>
      <w:r w:rsidR="00051847">
        <w:rPr>
          <w:rStyle w:val="CommentReference"/>
        </w:rPr>
        <w:commentReference w:id="71"/>
      </w:r>
      <w:r w:rsidRPr="00FD21E9">
        <w:rPr>
          <w:rFonts w:asciiTheme="majorHAnsi" w:hAnsiTheme="majorHAnsi" w:cstheme="majorHAnsi"/>
          <w:sz w:val="24"/>
          <w:szCs w:val="24"/>
        </w:rPr>
        <w:t xml:space="preserve"> Our two reference genomes were published to NCBI with GenBank assembly accession numbers GCA_021917145.1 (female) and GCA_021870715.1 (male) on February 02, 2022 and February 03, 2022, respectively and the more contiguous female genome has subsequently </w:t>
      </w:r>
      <w:ins w:id="72" w:author="Andrea Schreier" w:date="2022-09-07T13:38:00Z">
        <w:r w:rsidR="007373D1">
          <w:rPr>
            <w:rFonts w:asciiTheme="majorHAnsi" w:hAnsiTheme="majorHAnsi" w:cstheme="majorHAnsi"/>
            <w:sz w:val="24"/>
            <w:szCs w:val="24"/>
          </w:rPr>
          <w:t xml:space="preserve">been </w:t>
        </w:r>
      </w:ins>
      <w:r w:rsidRPr="00FD21E9">
        <w:rPr>
          <w:rFonts w:asciiTheme="majorHAnsi" w:hAnsiTheme="majorHAnsi" w:cstheme="majorHAnsi"/>
          <w:sz w:val="24"/>
          <w:szCs w:val="24"/>
        </w:rPr>
        <w:t xml:space="preserve">annotated by the NCBI Eukaryotic Genome Annotation Pipeline. </w:t>
      </w:r>
    </w:p>
    <w:p w14:paraId="21CB257D" w14:textId="77777777" w:rsidR="000C33D6" w:rsidRPr="00FD21E9"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lastRenderedPageBreak/>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 xml:space="preserve">(Nygren et al., 1971; </w:t>
      </w:r>
      <w:proofErr w:type="spellStart"/>
      <w:r>
        <w:rPr>
          <w:rFonts w:ascii="Calibri Light" w:hAnsiTheme="majorHAnsi" w:cs="Calibri Light"/>
          <w:sz w:val="24"/>
        </w:rPr>
        <w:t>Ocalewicz</w:t>
      </w:r>
      <w:proofErr w:type="spellEnd"/>
      <w:r>
        <w:rPr>
          <w:rFonts w:ascii="Calibri Light" w:hAnsiTheme="majorHAnsi" w:cs="Calibri Light"/>
          <w:sz w:val="24"/>
        </w:rPr>
        <w:t xml:space="preserve">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w:t>
      </w:r>
      <w:proofErr w:type="spellStart"/>
      <w:r>
        <w:rPr>
          <w:rFonts w:ascii="Calibri Light" w:hAnsiTheme="majorHAnsi" w:cs="Calibri Light"/>
          <w:sz w:val="24"/>
        </w:rPr>
        <w:t>Kitada</w:t>
      </w:r>
      <w:proofErr w:type="spellEnd"/>
      <w:r>
        <w:rPr>
          <w:rFonts w:ascii="Calibri Light" w:hAnsiTheme="majorHAnsi" w:cs="Calibri Light"/>
          <w:sz w:val="24"/>
        </w:rPr>
        <w:t xml:space="preserve">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 xml:space="preserve">(Hartley, 1987; </w:t>
      </w:r>
      <w:proofErr w:type="spellStart"/>
      <w:r>
        <w:rPr>
          <w:rFonts w:ascii="Calibri Light" w:hAnsiTheme="majorHAnsi" w:cs="Calibri Light"/>
          <w:sz w:val="24"/>
        </w:rPr>
        <w:t>Ocalewicz</w:t>
      </w:r>
      <w:proofErr w:type="spellEnd"/>
      <w:r>
        <w:rPr>
          <w:rFonts w:ascii="Calibri Light" w:hAnsiTheme="majorHAnsi" w:cs="Calibri Light"/>
          <w:sz w:val="24"/>
        </w:rPr>
        <w:t xml:space="preserve">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58111122" w14:textId="77777777" w:rsidR="000C33D6" w:rsidRDefault="000C33D6" w:rsidP="0011235A">
      <w:pPr>
        <w:spacing w:line="240" w:lineRule="auto"/>
        <w:rPr>
          <w:ins w:id="73" w:author="Andrea Schreier" w:date="2022-09-07T13:49:00Z"/>
          <w:rFonts w:asciiTheme="majorHAnsi" w:hAnsiTheme="majorHAnsi" w:cstheme="majorHAnsi"/>
          <w:sz w:val="24"/>
          <w:szCs w:val="24"/>
        </w:rPr>
      </w:pPr>
    </w:p>
    <w:p w14:paraId="29887AC4" w14:textId="4DA07966" w:rsidR="00DF2390" w:rsidRPr="00FD21E9" w:rsidRDefault="00DF2390" w:rsidP="0011235A">
      <w:pPr>
        <w:spacing w:line="240" w:lineRule="auto"/>
        <w:rPr>
          <w:rFonts w:asciiTheme="majorHAnsi" w:hAnsiTheme="majorHAnsi" w:cstheme="majorHAnsi"/>
          <w:sz w:val="24"/>
          <w:szCs w:val="24"/>
        </w:rPr>
      </w:pPr>
      <w:ins w:id="74" w:author="Andrea Schreier" w:date="2022-09-07T13:49:00Z">
        <w:r>
          <w:rPr>
            <w:rFonts w:asciiTheme="majorHAnsi" w:hAnsiTheme="majorHAnsi" w:cstheme="majorHAnsi"/>
            <w:sz w:val="24"/>
            <w:szCs w:val="24"/>
          </w:rPr>
          <w:t>Would be great to end the Discussion section with material talking about how what you’ve learned could inform conservation of smelt species (delta or longfin, since long</w:t>
        </w:r>
      </w:ins>
      <w:ins w:id="75" w:author="Andrea Schreier" w:date="2022-09-07T13:50:00Z">
        <w:r>
          <w:rPr>
            <w:rFonts w:asciiTheme="majorHAnsi" w:hAnsiTheme="majorHAnsi" w:cstheme="majorHAnsi"/>
            <w:sz w:val="24"/>
            <w:szCs w:val="24"/>
          </w:rPr>
          <w:t xml:space="preserve">fin is about </w:t>
        </w:r>
        <w:proofErr w:type="gramStart"/>
        <w:r>
          <w:rPr>
            <w:rFonts w:asciiTheme="majorHAnsi" w:hAnsiTheme="majorHAnsi" w:cstheme="majorHAnsi"/>
            <w:sz w:val="24"/>
            <w:szCs w:val="24"/>
          </w:rPr>
          <w:t>to  be</w:t>
        </w:r>
        <w:proofErr w:type="gramEnd"/>
        <w:r>
          <w:rPr>
            <w:rFonts w:asciiTheme="majorHAnsi" w:hAnsiTheme="majorHAnsi" w:cstheme="majorHAnsi"/>
            <w:sz w:val="24"/>
            <w:szCs w:val="24"/>
          </w:rPr>
          <w:t xml:space="preserve"> listed).</w:t>
        </w:r>
      </w:ins>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11235A">
      <w:pPr>
        <w:pStyle w:val="TOCHeading"/>
        <w:tabs>
          <w:tab w:val="left" w:pos="532"/>
        </w:tabs>
        <w:spacing w:line="240" w:lineRule="auto"/>
        <w:outlineLvl w:val="0"/>
      </w:pPr>
      <w:bookmarkStart w:id="76" w:name="_Toc113273239"/>
      <w:r>
        <w:lastRenderedPageBreak/>
        <w:t>Works Cited</w:t>
      </w:r>
      <w:bookmarkEnd w:id="76"/>
    </w:p>
    <w:p w14:paraId="2437EB67" w14:textId="77777777" w:rsidR="002335A7" w:rsidRPr="002335A7" w:rsidRDefault="0087338E" w:rsidP="002335A7">
      <w:pPr>
        <w:pStyle w:val="Bibliography"/>
        <w:rPr>
          <w:rFonts w:ascii="Calibri" w:cs="Calibri"/>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002335A7" w:rsidRPr="002335A7">
        <w:rPr>
          <w:rFonts w:ascii="Calibri" w:cs="Calibri"/>
        </w:rPr>
        <w:t xml:space="preserve">Andrews, S. (2010). </w:t>
      </w:r>
      <w:proofErr w:type="spellStart"/>
      <w:r w:rsidR="002335A7" w:rsidRPr="002335A7">
        <w:rPr>
          <w:rFonts w:ascii="Calibri" w:cs="Calibri"/>
          <w:i/>
          <w:iCs/>
        </w:rPr>
        <w:t>FastQC</w:t>
      </w:r>
      <w:proofErr w:type="spellEnd"/>
      <w:r w:rsidR="002335A7" w:rsidRPr="002335A7">
        <w:rPr>
          <w:rFonts w:ascii="Calibri" w:cs="Calibri"/>
          <w:i/>
          <w:iCs/>
        </w:rPr>
        <w:t>: a quality control tool for high throughput sequence data.</w:t>
      </w:r>
      <w:r w:rsidR="002335A7" w:rsidRPr="002335A7">
        <w:rPr>
          <w:rFonts w:ascii="Calibri" w:cs="Calibri"/>
        </w:rPr>
        <w:t xml:space="preserve"> (0.11.9) [Computer software]. https://www.bioinformatics.babraham.ac.uk/projects/fastqc/</w:t>
      </w:r>
    </w:p>
    <w:p w14:paraId="104E9382" w14:textId="77777777" w:rsidR="002335A7" w:rsidRPr="002335A7" w:rsidRDefault="002335A7" w:rsidP="002335A7">
      <w:pPr>
        <w:pStyle w:val="Bibliography"/>
        <w:rPr>
          <w:rFonts w:ascii="Calibri" w:cs="Calibri"/>
        </w:rPr>
      </w:pPr>
      <w:proofErr w:type="spellStart"/>
      <w:r w:rsidRPr="002335A7">
        <w:rPr>
          <w:rFonts w:ascii="Calibri" w:cs="Calibri"/>
        </w:rPr>
        <w:t>Belarmino</w:t>
      </w:r>
      <w:proofErr w:type="spellEnd"/>
      <w:r w:rsidRPr="002335A7">
        <w:rPr>
          <w:rFonts w:ascii="Calibri" w:cs="Calibri"/>
        </w:rPr>
        <w:t xml:space="preserve">, E., </w:t>
      </w:r>
      <w:proofErr w:type="spellStart"/>
      <w:r w:rsidRPr="002335A7">
        <w:rPr>
          <w:rFonts w:ascii="Calibri" w:cs="Calibri"/>
        </w:rPr>
        <w:t>Nóbrega</w:t>
      </w:r>
      <w:proofErr w:type="spellEnd"/>
      <w:r w:rsidRPr="002335A7">
        <w:rPr>
          <w:rFonts w:ascii="Calibri" w:cs="Calibri"/>
        </w:rPr>
        <w:t xml:space="preserve">, M. F. de, Grimm, A. M., </w:t>
      </w:r>
      <w:proofErr w:type="spellStart"/>
      <w:r w:rsidRPr="002335A7">
        <w:rPr>
          <w:rFonts w:ascii="Calibri" w:cs="Calibri"/>
        </w:rPr>
        <w:t>Copertino</w:t>
      </w:r>
      <w:proofErr w:type="spellEnd"/>
      <w:r w:rsidRPr="002335A7">
        <w:rPr>
          <w:rFonts w:ascii="Calibri" w:cs="Calibri"/>
        </w:rPr>
        <w:t xml:space="preserve">, M. da S., Vieira, J. P., &amp; Garcia, A. M. (2021). Long-term trends in the abundance of an estuarine fish and relationships with El Niño climatic impacts and seagrass meadows reduction. </w:t>
      </w:r>
      <w:r w:rsidRPr="002335A7">
        <w:rPr>
          <w:rFonts w:ascii="Calibri" w:cs="Calibri"/>
          <w:i/>
          <w:iCs/>
        </w:rPr>
        <w:t>Estuarine, Coastal and Shelf Science</w:t>
      </w:r>
      <w:r w:rsidRPr="002335A7">
        <w:rPr>
          <w:rFonts w:ascii="Calibri" w:cs="Calibri"/>
        </w:rPr>
        <w:t xml:space="preserve">, </w:t>
      </w:r>
      <w:r w:rsidRPr="002335A7">
        <w:rPr>
          <w:rFonts w:ascii="Calibri" w:cs="Calibri"/>
          <w:i/>
          <w:iCs/>
        </w:rPr>
        <w:t>261</w:t>
      </w:r>
      <w:r w:rsidRPr="002335A7">
        <w:rPr>
          <w:rFonts w:ascii="Calibri" w:cs="Calibri"/>
        </w:rPr>
        <w:t>, 107565. https://doi.org/10.1016/j.ecss.2021.107565</w:t>
      </w:r>
    </w:p>
    <w:p w14:paraId="317D8CF9" w14:textId="77777777" w:rsidR="002335A7" w:rsidRPr="002335A7" w:rsidRDefault="002335A7" w:rsidP="002335A7">
      <w:pPr>
        <w:pStyle w:val="Bibliography"/>
        <w:rPr>
          <w:rFonts w:ascii="Calibri" w:cs="Calibri"/>
        </w:rPr>
      </w:pPr>
      <w:r w:rsidRPr="002335A7">
        <w:rPr>
          <w:rFonts w:ascii="Calibri" w:cs="Calibri"/>
        </w:rPr>
        <w:t xml:space="preserve">Campbell, M. A., Joslin, S. E. K., </w:t>
      </w:r>
      <w:proofErr w:type="spellStart"/>
      <w:r w:rsidRPr="002335A7">
        <w:rPr>
          <w:rFonts w:ascii="Calibri" w:cs="Calibri"/>
        </w:rPr>
        <w:t>Goodbla</w:t>
      </w:r>
      <w:proofErr w:type="spellEnd"/>
      <w:r w:rsidRPr="002335A7">
        <w:rPr>
          <w:rFonts w:ascii="Calibri" w:cs="Calibri"/>
        </w:rPr>
        <w:t xml:space="preserve">, A. M., </w:t>
      </w:r>
      <w:proofErr w:type="spellStart"/>
      <w:r w:rsidRPr="002335A7">
        <w:rPr>
          <w:rFonts w:ascii="Calibri" w:cs="Calibri"/>
        </w:rPr>
        <w:t>Willmes</w:t>
      </w:r>
      <w:proofErr w:type="spellEnd"/>
      <w:r w:rsidRPr="002335A7">
        <w:rPr>
          <w:rFonts w:ascii="Calibri" w:cs="Calibri"/>
        </w:rPr>
        <w:t xml:space="preserve">, M., Hobbs, J. A., Lewis, L. S., &amp; Finger, A. J. (2022). Polygenic discrimination of migratory phenotypes in an estuarine forage fish. </w:t>
      </w:r>
      <w:r w:rsidRPr="002335A7">
        <w:rPr>
          <w:rFonts w:ascii="Calibri" w:cs="Calibri"/>
          <w:i/>
          <w:iCs/>
        </w:rPr>
        <w:t xml:space="preserve">G3 </w:t>
      </w:r>
      <w:proofErr w:type="spellStart"/>
      <w:r w:rsidRPr="002335A7">
        <w:rPr>
          <w:rFonts w:ascii="Calibri" w:cs="Calibri"/>
          <w:i/>
          <w:iCs/>
        </w:rPr>
        <w:t>Genes|Genomes|Genetics</w:t>
      </w:r>
      <w:proofErr w:type="spellEnd"/>
      <w:r w:rsidRPr="002335A7">
        <w:rPr>
          <w:rFonts w:ascii="Calibri" w:cs="Calibri"/>
        </w:rPr>
        <w:t xml:space="preserve">, </w:t>
      </w:r>
      <w:r w:rsidRPr="002335A7">
        <w:rPr>
          <w:rFonts w:ascii="Calibri" w:cs="Calibri"/>
          <w:i/>
          <w:iCs/>
        </w:rPr>
        <w:t>12</w:t>
      </w:r>
      <w:r w:rsidRPr="002335A7">
        <w:rPr>
          <w:rFonts w:ascii="Calibri" w:cs="Calibri"/>
        </w:rPr>
        <w:t>(8), jkac133. https://doi.org/10.1093/g3journal/jkac133</w:t>
      </w:r>
    </w:p>
    <w:p w14:paraId="38960B21" w14:textId="77777777" w:rsidR="002335A7" w:rsidRPr="002335A7" w:rsidRDefault="002335A7" w:rsidP="002335A7">
      <w:pPr>
        <w:pStyle w:val="Bibliography"/>
        <w:rPr>
          <w:rFonts w:ascii="Calibri" w:cs="Calibri"/>
        </w:rPr>
      </w:pPr>
      <w:r w:rsidRPr="002335A7">
        <w:rPr>
          <w:rFonts w:ascii="Calibri" w:cs="Calibri"/>
        </w:rPr>
        <w:t xml:space="preserve">Caro, T., Rowe, Z., Berger, J., </w:t>
      </w:r>
      <w:proofErr w:type="spellStart"/>
      <w:r w:rsidRPr="002335A7">
        <w:rPr>
          <w:rFonts w:ascii="Calibri" w:cs="Calibri"/>
        </w:rPr>
        <w:t>Wholey</w:t>
      </w:r>
      <w:proofErr w:type="spellEnd"/>
      <w:r w:rsidRPr="002335A7">
        <w:rPr>
          <w:rFonts w:ascii="Calibri" w:cs="Calibri"/>
        </w:rPr>
        <w:t xml:space="preserve">, P., &amp; Dobson, A. (2022). An inconvenient misconception: Climate change is not the principal driver of biodiversity loss. </w:t>
      </w:r>
      <w:r w:rsidRPr="002335A7">
        <w:rPr>
          <w:rFonts w:ascii="Calibri" w:cs="Calibri"/>
          <w:i/>
          <w:iCs/>
        </w:rPr>
        <w:t>Conservation Letters</w:t>
      </w:r>
      <w:r w:rsidRPr="002335A7">
        <w:rPr>
          <w:rFonts w:ascii="Calibri" w:cs="Calibri"/>
        </w:rPr>
        <w:t xml:space="preserve">, </w:t>
      </w:r>
      <w:r w:rsidRPr="002335A7">
        <w:rPr>
          <w:rFonts w:ascii="Calibri" w:cs="Calibri"/>
          <w:i/>
          <w:iCs/>
        </w:rPr>
        <w:t>15</w:t>
      </w:r>
      <w:r w:rsidRPr="002335A7">
        <w:rPr>
          <w:rFonts w:ascii="Calibri" w:cs="Calibri"/>
        </w:rPr>
        <w:t>(3), e12868. https://doi.org/10.1111/conl.12868</w:t>
      </w:r>
    </w:p>
    <w:p w14:paraId="6F35CAF0" w14:textId="77777777" w:rsidR="002335A7" w:rsidRPr="002335A7" w:rsidRDefault="002335A7" w:rsidP="002335A7">
      <w:pPr>
        <w:pStyle w:val="Bibliography"/>
        <w:rPr>
          <w:rFonts w:ascii="Calibri" w:cs="Calibri"/>
        </w:rPr>
      </w:pPr>
      <w:proofErr w:type="spellStart"/>
      <w:r w:rsidRPr="002335A7">
        <w:rPr>
          <w:rFonts w:ascii="Calibri" w:cs="Calibri"/>
        </w:rPr>
        <w:t>Catchen</w:t>
      </w:r>
      <w:proofErr w:type="spellEnd"/>
      <w:r w:rsidRPr="002335A7">
        <w:rPr>
          <w:rFonts w:ascii="Calibri" w:cs="Calibri"/>
        </w:rPr>
        <w:t xml:space="preserve">, J., </w:t>
      </w:r>
      <w:proofErr w:type="spellStart"/>
      <w:r w:rsidRPr="002335A7">
        <w:rPr>
          <w:rFonts w:ascii="Calibri" w:cs="Calibri"/>
        </w:rPr>
        <w:t>Amores</w:t>
      </w:r>
      <w:proofErr w:type="spellEnd"/>
      <w:r w:rsidRPr="002335A7">
        <w:rPr>
          <w:rFonts w:ascii="Calibri" w:cs="Calibri"/>
        </w:rPr>
        <w:t xml:space="preserve">, A., &amp; </w:t>
      </w:r>
      <w:proofErr w:type="spellStart"/>
      <w:r w:rsidRPr="002335A7">
        <w:rPr>
          <w:rFonts w:ascii="Calibri" w:cs="Calibri"/>
        </w:rPr>
        <w:t>Bassham</w:t>
      </w:r>
      <w:proofErr w:type="spellEnd"/>
      <w:r w:rsidRPr="002335A7">
        <w:rPr>
          <w:rFonts w:ascii="Calibri" w:cs="Calibri"/>
        </w:rPr>
        <w:t xml:space="preserve">, S. (2020). </w:t>
      </w:r>
      <w:proofErr w:type="spellStart"/>
      <w:r w:rsidRPr="002335A7">
        <w:rPr>
          <w:rFonts w:ascii="Calibri" w:cs="Calibri"/>
        </w:rPr>
        <w:t>Chromonomer</w:t>
      </w:r>
      <w:proofErr w:type="spellEnd"/>
      <w:r w:rsidRPr="002335A7">
        <w:rPr>
          <w:rFonts w:ascii="Calibri" w:cs="Calibri"/>
        </w:rPr>
        <w:t xml:space="preserve">: A Tool Set for Repairing and Enhancing Assembled Genomes Through Integration of Genetic Maps and Conserved Synteny. </w:t>
      </w:r>
      <w:r w:rsidRPr="002335A7">
        <w:rPr>
          <w:rFonts w:ascii="Calibri" w:cs="Calibri"/>
          <w:i/>
          <w:iCs/>
        </w:rPr>
        <w:t xml:space="preserve">G3: </w:t>
      </w:r>
      <w:proofErr w:type="spellStart"/>
      <w:r w:rsidRPr="002335A7">
        <w:rPr>
          <w:rFonts w:ascii="Calibri" w:cs="Calibri"/>
          <w:i/>
          <w:iCs/>
        </w:rPr>
        <w:t>Genes|Genomes|Genetics</w:t>
      </w:r>
      <w:proofErr w:type="spellEnd"/>
      <w:r w:rsidRPr="002335A7">
        <w:rPr>
          <w:rFonts w:ascii="Calibri" w:cs="Calibri"/>
        </w:rPr>
        <w:t xml:space="preserve">, </w:t>
      </w:r>
      <w:r w:rsidRPr="002335A7">
        <w:rPr>
          <w:rFonts w:ascii="Calibri" w:cs="Calibri"/>
          <w:i/>
          <w:iCs/>
        </w:rPr>
        <w:t>10</w:t>
      </w:r>
      <w:r w:rsidRPr="002335A7">
        <w:rPr>
          <w:rFonts w:ascii="Calibri" w:cs="Calibri"/>
        </w:rPr>
        <w:t>(11), 4115–4128. https://doi.org/10.1534/g3.120.401485</w:t>
      </w:r>
    </w:p>
    <w:p w14:paraId="7DB74887" w14:textId="77777777" w:rsidR="002335A7" w:rsidRPr="002335A7" w:rsidRDefault="002335A7" w:rsidP="002335A7">
      <w:pPr>
        <w:pStyle w:val="Bibliography"/>
        <w:rPr>
          <w:rFonts w:ascii="Calibri" w:cs="Calibri"/>
        </w:rPr>
      </w:pPr>
      <w:r w:rsidRPr="002335A7">
        <w:rPr>
          <w:rFonts w:ascii="Calibri" w:cs="Calibri"/>
        </w:rPr>
        <w:t xml:space="preserve">Cottingham, A., Huang, P., </w:t>
      </w:r>
      <w:proofErr w:type="spellStart"/>
      <w:r w:rsidRPr="002335A7">
        <w:rPr>
          <w:rFonts w:ascii="Calibri" w:cs="Calibri"/>
        </w:rPr>
        <w:t>Hipsey</w:t>
      </w:r>
      <w:proofErr w:type="spellEnd"/>
      <w:r w:rsidRPr="002335A7">
        <w:rPr>
          <w:rFonts w:ascii="Calibri" w:cs="Calibri"/>
        </w:rPr>
        <w:t xml:space="preserve">, M. R., Hall, N. G., Ashworth, E., Williams, J., &amp; Potter, I. C. (n.d.). </w:t>
      </w:r>
      <w:r w:rsidRPr="002335A7">
        <w:rPr>
          <w:rFonts w:ascii="Calibri" w:cs="Calibri"/>
          <w:i/>
          <w:iCs/>
        </w:rPr>
        <w:t>Growth, condition, and maturity schedules of an estuarine fish species change in estuaries following increased hypoxia due to climate change</w:t>
      </w:r>
      <w:r w:rsidRPr="002335A7">
        <w:rPr>
          <w:rFonts w:ascii="Calibri" w:cs="Calibri"/>
        </w:rPr>
        <w:t>. 20.</w:t>
      </w:r>
    </w:p>
    <w:p w14:paraId="7B66603F" w14:textId="77777777" w:rsidR="002335A7" w:rsidRPr="002335A7" w:rsidRDefault="002335A7" w:rsidP="002335A7">
      <w:pPr>
        <w:pStyle w:val="Bibliography"/>
        <w:rPr>
          <w:rFonts w:ascii="Calibri" w:cs="Calibri"/>
        </w:rPr>
      </w:pPr>
      <w:r w:rsidRPr="002335A7">
        <w:rPr>
          <w:rFonts w:ascii="Calibri" w:cs="Calibri"/>
        </w:rPr>
        <w:t xml:space="preserve">Dill, W. A., &amp; </w:t>
      </w:r>
      <w:proofErr w:type="spellStart"/>
      <w:r w:rsidRPr="002335A7">
        <w:rPr>
          <w:rFonts w:ascii="Calibri" w:cs="Calibri"/>
        </w:rPr>
        <w:t>Cordone</w:t>
      </w:r>
      <w:proofErr w:type="spellEnd"/>
      <w:r w:rsidRPr="002335A7">
        <w:rPr>
          <w:rFonts w:ascii="Calibri" w:cs="Calibri"/>
        </w:rPr>
        <w:t xml:space="preserve">, A. J. (1997). </w:t>
      </w:r>
      <w:r w:rsidRPr="002335A7">
        <w:rPr>
          <w:rFonts w:ascii="Calibri" w:cs="Calibri"/>
          <w:i/>
          <w:iCs/>
        </w:rPr>
        <w:t xml:space="preserve">STATE OF CALIFORNIA THE RESOURCES AGENCY DEPARTMENT OF FISH AND GAME FISH BULLETIN 178 History </w:t>
      </w:r>
      <w:proofErr w:type="gramStart"/>
      <w:r w:rsidRPr="002335A7">
        <w:rPr>
          <w:rFonts w:ascii="Calibri" w:cs="Calibri"/>
          <w:i/>
          <w:iCs/>
        </w:rPr>
        <w:t>And</w:t>
      </w:r>
      <w:proofErr w:type="gramEnd"/>
      <w:r w:rsidRPr="002335A7">
        <w:rPr>
          <w:rFonts w:ascii="Calibri" w:cs="Calibri"/>
          <w:i/>
          <w:iCs/>
        </w:rPr>
        <w:t xml:space="preserve"> Status of Introduced Fishes In California, 1871 – 1996</w:t>
      </w:r>
      <w:r w:rsidRPr="002335A7">
        <w:rPr>
          <w:rFonts w:ascii="Calibri" w:cs="Calibri"/>
        </w:rPr>
        <w:t>. 415.</w:t>
      </w:r>
    </w:p>
    <w:p w14:paraId="21873ECF" w14:textId="77777777" w:rsidR="002335A7" w:rsidRPr="002335A7" w:rsidRDefault="002335A7" w:rsidP="002335A7">
      <w:pPr>
        <w:pStyle w:val="Bibliography"/>
        <w:rPr>
          <w:rFonts w:ascii="Calibri" w:cs="Calibri"/>
        </w:rPr>
      </w:pPr>
      <w:r w:rsidRPr="002335A7">
        <w:rPr>
          <w:rFonts w:ascii="Calibri" w:cs="Calibri"/>
        </w:rPr>
        <w:t xml:space="preserve">East, A. E., &amp; Sankey, J. B. (2020). Geomorphic and Sedimentary Effects of Modern Climate Change: Current and Anticipated Future Conditions in the Western United States. </w:t>
      </w:r>
      <w:r w:rsidRPr="002335A7">
        <w:rPr>
          <w:rFonts w:ascii="Calibri" w:cs="Calibri"/>
          <w:i/>
          <w:iCs/>
        </w:rPr>
        <w:t>Reviews of Geophysics</w:t>
      </w:r>
      <w:r w:rsidRPr="002335A7">
        <w:rPr>
          <w:rFonts w:ascii="Calibri" w:cs="Calibri"/>
        </w:rPr>
        <w:t xml:space="preserve">, </w:t>
      </w:r>
      <w:r w:rsidRPr="002335A7">
        <w:rPr>
          <w:rFonts w:ascii="Calibri" w:cs="Calibri"/>
          <w:i/>
          <w:iCs/>
        </w:rPr>
        <w:t>58</w:t>
      </w:r>
      <w:r w:rsidRPr="002335A7">
        <w:rPr>
          <w:rFonts w:ascii="Calibri" w:cs="Calibri"/>
        </w:rPr>
        <w:t>(4), e2019RG000692. https://doi.org/10.1029/2019RG000692</w:t>
      </w:r>
    </w:p>
    <w:p w14:paraId="5C8150A8" w14:textId="77777777" w:rsidR="002335A7" w:rsidRPr="002335A7" w:rsidRDefault="002335A7" w:rsidP="002335A7">
      <w:pPr>
        <w:pStyle w:val="Bibliography"/>
        <w:rPr>
          <w:rFonts w:ascii="Calibri" w:cs="Calibri"/>
        </w:rPr>
      </w:pPr>
      <w:r w:rsidRPr="002335A7">
        <w:rPr>
          <w:rFonts w:ascii="Calibri" w:cs="Calibri"/>
        </w:rPr>
        <w:t xml:space="preserve">Fisch, K. M., Henderson, J. M., Burton, R. S., &amp; May, B. (2011). Population genetics and conservation implications for the endangered delta smelt in the San Francisco Bay-Delta. </w:t>
      </w:r>
      <w:r w:rsidRPr="002335A7">
        <w:rPr>
          <w:rFonts w:ascii="Calibri" w:cs="Calibri"/>
          <w:i/>
          <w:iCs/>
        </w:rPr>
        <w:t>Conservation Genetics</w:t>
      </w:r>
      <w:r w:rsidRPr="002335A7">
        <w:rPr>
          <w:rFonts w:ascii="Calibri" w:cs="Calibri"/>
        </w:rPr>
        <w:t xml:space="preserve">, </w:t>
      </w:r>
      <w:r w:rsidRPr="002335A7">
        <w:rPr>
          <w:rFonts w:ascii="Calibri" w:cs="Calibri"/>
          <w:i/>
          <w:iCs/>
        </w:rPr>
        <w:t>12</w:t>
      </w:r>
      <w:r w:rsidRPr="002335A7">
        <w:rPr>
          <w:rFonts w:ascii="Calibri" w:cs="Calibri"/>
        </w:rPr>
        <w:t>(6), 1421–1434. https://doi.org/10.1007/s10592-011-0240-y</w:t>
      </w:r>
    </w:p>
    <w:p w14:paraId="6800257B" w14:textId="77777777" w:rsidR="002335A7" w:rsidRPr="002335A7" w:rsidRDefault="002335A7" w:rsidP="002335A7">
      <w:pPr>
        <w:pStyle w:val="Bibliography"/>
        <w:rPr>
          <w:rFonts w:ascii="Calibri" w:cs="Calibri"/>
        </w:rPr>
      </w:pPr>
      <w:proofErr w:type="spellStart"/>
      <w:r w:rsidRPr="002335A7">
        <w:rPr>
          <w:rFonts w:ascii="Calibri" w:cs="Calibri"/>
        </w:rPr>
        <w:lastRenderedPageBreak/>
        <w:t>Ghurye</w:t>
      </w:r>
      <w:proofErr w:type="spellEnd"/>
      <w:r w:rsidRPr="002335A7">
        <w:rPr>
          <w:rFonts w:ascii="Calibri" w:cs="Calibri"/>
        </w:rPr>
        <w:t xml:space="preserve">, J., </w:t>
      </w:r>
      <w:proofErr w:type="spellStart"/>
      <w:r w:rsidRPr="002335A7">
        <w:rPr>
          <w:rFonts w:ascii="Calibri" w:cs="Calibri"/>
        </w:rPr>
        <w:t>Rhie</w:t>
      </w:r>
      <w:proofErr w:type="spellEnd"/>
      <w:r w:rsidRPr="002335A7">
        <w:rPr>
          <w:rFonts w:ascii="Calibri" w:cs="Calibri"/>
        </w:rPr>
        <w:t xml:space="preserve">, A., </w:t>
      </w:r>
      <w:proofErr w:type="spellStart"/>
      <w:r w:rsidRPr="002335A7">
        <w:rPr>
          <w:rFonts w:ascii="Calibri" w:cs="Calibri"/>
        </w:rPr>
        <w:t>Walenz</w:t>
      </w:r>
      <w:proofErr w:type="spellEnd"/>
      <w:r w:rsidRPr="002335A7">
        <w:rPr>
          <w:rFonts w:ascii="Calibri" w:cs="Calibri"/>
        </w:rPr>
        <w:t xml:space="preserve">, B. P., Schmitt, A., Selvaraj, S., Pop, M., </w:t>
      </w:r>
      <w:proofErr w:type="spellStart"/>
      <w:r w:rsidRPr="002335A7">
        <w:rPr>
          <w:rFonts w:ascii="Calibri" w:cs="Calibri"/>
        </w:rPr>
        <w:t>Phillippy</w:t>
      </w:r>
      <w:proofErr w:type="spellEnd"/>
      <w:r w:rsidRPr="002335A7">
        <w:rPr>
          <w:rFonts w:ascii="Calibri" w:cs="Calibri"/>
        </w:rPr>
        <w:t xml:space="preserve">, A. M., &amp; </w:t>
      </w:r>
      <w:proofErr w:type="spellStart"/>
      <w:r w:rsidRPr="002335A7">
        <w:rPr>
          <w:rFonts w:ascii="Calibri" w:cs="Calibri"/>
        </w:rPr>
        <w:t>Koren</w:t>
      </w:r>
      <w:proofErr w:type="spellEnd"/>
      <w:r w:rsidRPr="002335A7">
        <w:rPr>
          <w:rFonts w:ascii="Calibri" w:cs="Calibri"/>
        </w:rPr>
        <w:t xml:space="preserve">, S. (2019). Integrating Hi-C links with assembly graphs for chromosome-scale assembly. </w:t>
      </w:r>
      <w:r w:rsidRPr="002335A7">
        <w:rPr>
          <w:rFonts w:ascii="Calibri" w:cs="Calibri"/>
          <w:i/>
          <w:iCs/>
        </w:rPr>
        <w:t>PLOS Computational Biology</w:t>
      </w:r>
      <w:r w:rsidRPr="002335A7">
        <w:rPr>
          <w:rFonts w:ascii="Calibri" w:cs="Calibri"/>
        </w:rPr>
        <w:t xml:space="preserve">, </w:t>
      </w:r>
      <w:r w:rsidRPr="002335A7">
        <w:rPr>
          <w:rFonts w:ascii="Calibri" w:cs="Calibri"/>
          <w:i/>
          <w:iCs/>
        </w:rPr>
        <w:t>15</w:t>
      </w:r>
      <w:r w:rsidRPr="002335A7">
        <w:rPr>
          <w:rFonts w:ascii="Calibri" w:cs="Calibri"/>
        </w:rPr>
        <w:t>(8), e1007273. https://doi.org/10.1371/journal.pcbi.1007273</w:t>
      </w:r>
    </w:p>
    <w:p w14:paraId="68AAC176" w14:textId="77777777" w:rsidR="002335A7" w:rsidRPr="002335A7" w:rsidRDefault="002335A7" w:rsidP="002335A7">
      <w:pPr>
        <w:pStyle w:val="Bibliography"/>
        <w:rPr>
          <w:rFonts w:ascii="Calibri" w:cs="Calibri"/>
        </w:rPr>
      </w:pPr>
      <w:proofErr w:type="spellStart"/>
      <w:r w:rsidRPr="002335A7">
        <w:rPr>
          <w:rFonts w:ascii="Calibri" w:cs="Calibri"/>
        </w:rPr>
        <w:t>Gremme</w:t>
      </w:r>
      <w:proofErr w:type="spellEnd"/>
      <w:r w:rsidRPr="002335A7">
        <w:rPr>
          <w:rFonts w:ascii="Calibri" w:cs="Calibri"/>
        </w:rPr>
        <w:t xml:space="preserve">, G., </w:t>
      </w:r>
      <w:proofErr w:type="spellStart"/>
      <w:r w:rsidRPr="002335A7">
        <w:rPr>
          <w:rFonts w:ascii="Calibri" w:cs="Calibri"/>
        </w:rPr>
        <w:t>Steinbiss</w:t>
      </w:r>
      <w:proofErr w:type="spellEnd"/>
      <w:r w:rsidRPr="002335A7">
        <w:rPr>
          <w:rFonts w:ascii="Calibri" w:cs="Calibri"/>
        </w:rPr>
        <w:t xml:space="preserve">, S., &amp; Kurtz, S. (2013). </w:t>
      </w:r>
      <w:proofErr w:type="spellStart"/>
      <w:r w:rsidRPr="002335A7">
        <w:rPr>
          <w:rFonts w:ascii="Calibri" w:cs="Calibri"/>
        </w:rPr>
        <w:t>GenomeTools</w:t>
      </w:r>
      <w:proofErr w:type="spellEnd"/>
      <w:r w:rsidRPr="002335A7">
        <w:rPr>
          <w:rFonts w:ascii="Calibri" w:cs="Calibri"/>
        </w:rPr>
        <w:t xml:space="preserve">: A Comprehensive Software Library for Efficient Processing of Structured Genome Annotations. </w:t>
      </w:r>
      <w:r w:rsidRPr="002335A7">
        <w:rPr>
          <w:rFonts w:ascii="Calibri" w:cs="Calibri"/>
          <w:i/>
          <w:iCs/>
        </w:rPr>
        <w:t>IEEE/ACM Transactions on Computational Biology and Bioinformatics / IEEE, ACM</w:t>
      </w:r>
      <w:r w:rsidRPr="002335A7">
        <w:rPr>
          <w:rFonts w:ascii="Calibri" w:cs="Calibri"/>
        </w:rPr>
        <w:t xml:space="preserve">, </w:t>
      </w:r>
      <w:r w:rsidRPr="002335A7">
        <w:rPr>
          <w:rFonts w:ascii="Calibri" w:cs="Calibri"/>
          <w:i/>
          <w:iCs/>
        </w:rPr>
        <w:t>10</w:t>
      </w:r>
      <w:r w:rsidRPr="002335A7">
        <w:rPr>
          <w:rFonts w:ascii="Calibri" w:cs="Calibri"/>
        </w:rPr>
        <w:t>, 645–656. https://doi.org/10.1109/TCBB.2013.68</w:t>
      </w:r>
    </w:p>
    <w:p w14:paraId="79CCCDA4" w14:textId="77777777" w:rsidR="002335A7" w:rsidRPr="002335A7" w:rsidRDefault="002335A7" w:rsidP="002335A7">
      <w:pPr>
        <w:pStyle w:val="Bibliography"/>
        <w:rPr>
          <w:rFonts w:ascii="Calibri" w:cs="Calibri"/>
        </w:rPr>
      </w:pPr>
      <w:r w:rsidRPr="002335A7">
        <w:rPr>
          <w:rFonts w:ascii="Calibri" w:cs="Calibri"/>
        </w:rPr>
        <w:t xml:space="preserve">Guan, D., McCarthy, S. A., Wood, J., Howe, K., Wang, Y., &amp; Durbin, R. (2020). Identifying and removing haplotypic duplication in primary genome assemblies. </w:t>
      </w:r>
      <w:r w:rsidRPr="002335A7">
        <w:rPr>
          <w:rFonts w:ascii="Calibri" w:cs="Calibri"/>
          <w:i/>
          <w:iCs/>
        </w:rPr>
        <w:t>Bioinformatics</w:t>
      </w:r>
      <w:r w:rsidRPr="002335A7">
        <w:rPr>
          <w:rFonts w:ascii="Calibri" w:cs="Calibri"/>
        </w:rPr>
        <w:t xml:space="preserve">, </w:t>
      </w:r>
      <w:r w:rsidRPr="002335A7">
        <w:rPr>
          <w:rFonts w:ascii="Calibri" w:cs="Calibri"/>
          <w:i/>
          <w:iCs/>
        </w:rPr>
        <w:t>36</w:t>
      </w:r>
      <w:r w:rsidRPr="002335A7">
        <w:rPr>
          <w:rFonts w:ascii="Calibri" w:cs="Calibri"/>
        </w:rPr>
        <w:t>(9), 2896–2898. https://doi.org/10.1093/bioinformatics/btaa025</w:t>
      </w:r>
    </w:p>
    <w:p w14:paraId="40F9FD7F" w14:textId="77777777" w:rsidR="002335A7" w:rsidRPr="002335A7" w:rsidRDefault="002335A7" w:rsidP="002335A7">
      <w:pPr>
        <w:pStyle w:val="Bibliography"/>
        <w:rPr>
          <w:rFonts w:ascii="Calibri" w:cs="Calibri"/>
        </w:rPr>
      </w:pPr>
      <w:proofErr w:type="spellStart"/>
      <w:r w:rsidRPr="002335A7">
        <w:rPr>
          <w:rFonts w:ascii="Calibri" w:cs="Calibri"/>
        </w:rPr>
        <w:t>Gurevich</w:t>
      </w:r>
      <w:proofErr w:type="spellEnd"/>
      <w:r w:rsidRPr="002335A7">
        <w:rPr>
          <w:rFonts w:ascii="Calibri" w:cs="Calibri"/>
        </w:rPr>
        <w:t xml:space="preserve">, A., </w:t>
      </w:r>
      <w:proofErr w:type="spellStart"/>
      <w:r w:rsidRPr="002335A7">
        <w:rPr>
          <w:rFonts w:ascii="Calibri" w:cs="Calibri"/>
        </w:rPr>
        <w:t>Saveliev</w:t>
      </w:r>
      <w:proofErr w:type="spellEnd"/>
      <w:r w:rsidRPr="002335A7">
        <w:rPr>
          <w:rFonts w:ascii="Calibri" w:cs="Calibri"/>
        </w:rPr>
        <w:t xml:space="preserve">, V., </w:t>
      </w:r>
      <w:proofErr w:type="spellStart"/>
      <w:r w:rsidRPr="002335A7">
        <w:rPr>
          <w:rFonts w:ascii="Calibri" w:cs="Calibri"/>
        </w:rPr>
        <w:t>Vyahhi</w:t>
      </w:r>
      <w:proofErr w:type="spellEnd"/>
      <w:r w:rsidRPr="002335A7">
        <w:rPr>
          <w:rFonts w:ascii="Calibri" w:cs="Calibri"/>
        </w:rPr>
        <w:t xml:space="preserve">, N., &amp; </w:t>
      </w:r>
      <w:proofErr w:type="spellStart"/>
      <w:r w:rsidRPr="002335A7">
        <w:rPr>
          <w:rFonts w:ascii="Calibri" w:cs="Calibri"/>
        </w:rPr>
        <w:t>Tesler</w:t>
      </w:r>
      <w:proofErr w:type="spellEnd"/>
      <w:r w:rsidRPr="002335A7">
        <w:rPr>
          <w:rFonts w:ascii="Calibri" w:cs="Calibri"/>
        </w:rPr>
        <w:t xml:space="preserve">, G. (2013). QUAST: Quality assessment tool for genome assemblies. </w:t>
      </w:r>
      <w:r w:rsidRPr="002335A7">
        <w:rPr>
          <w:rFonts w:ascii="Calibri" w:cs="Calibri"/>
          <w:i/>
          <w:iCs/>
        </w:rPr>
        <w:t>Bioinformatics</w:t>
      </w:r>
      <w:r w:rsidRPr="002335A7">
        <w:rPr>
          <w:rFonts w:ascii="Calibri" w:cs="Calibri"/>
        </w:rPr>
        <w:t xml:space="preserve">, </w:t>
      </w:r>
      <w:r w:rsidRPr="002335A7">
        <w:rPr>
          <w:rFonts w:ascii="Calibri" w:cs="Calibri"/>
          <w:i/>
          <w:iCs/>
        </w:rPr>
        <w:t>29</w:t>
      </w:r>
      <w:r w:rsidRPr="002335A7">
        <w:rPr>
          <w:rFonts w:ascii="Calibri" w:cs="Calibri"/>
        </w:rPr>
        <w:t>(8), 1072–1075. https://doi.org/10.1093/bioinformatics/btt086</w:t>
      </w:r>
    </w:p>
    <w:p w14:paraId="517EC0C9" w14:textId="77777777" w:rsidR="002335A7" w:rsidRPr="002335A7" w:rsidRDefault="002335A7" w:rsidP="002335A7">
      <w:pPr>
        <w:pStyle w:val="Bibliography"/>
        <w:rPr>
          <w:rFonts w:ascii="Calibri" w:cs="Calibri"/>
        </w:rPr>
      </w:pPr>
      <w:r w:rsidRPr="002335A7">
        <w:rPr>
          <w:rFonts w:ascii="Calibri" w:cs="Calibri"/>
        </w:rPr>
        <w:t xml:space="preserve">Hammock, B. G., Hartman, R., Dahlgren, R. A., Johnston, C., Kurobe, T., Lehman, P. W., Lewis, L. S., Van Nieuwenhuyse, E., Ramírez-Duarte, W. F., Schultz, A. A., &amp; </w:t>
      </w:r>
      <w:proofErr w:type="spellStart"/>
      <w:r w:rsidRPr="002335A7">
        <w:rPr>
          <w:rFonts w:ascii="Calibri" w:cs="Calibri"/>
        </w:rPr>
        <w:t>Teh</w:t>
      </w:r>
      <w:proofErr w:type="spellEnd"/>
      <w:r w:rsidRPr="002335A7">
        <w:rPr>
          <w:rFonts w:ascii="Calibri" w:cs="Calibri"/>
        </w:rPr>
        <w:t xml:space="preserve">, S. J. (2022). Patterns and predictors of condition indices in a critically endangered fish. </w:t>
      </w:r>
      <w:proofErr w:type="spellStart"/>
      <w:r w:rsidRPr="002335A7">
        <w:rPr>
          <w:rFonts w:ascii="Calibri" w:cs="Calibri"/>
          <w:i/>
          <w:iCs/>
        </w:rPr>
        <w:t>Hydrobiologia</w:t>
      </w:r>
      <w:proofErr w:type="spellEnd"/>
      <w:r w:rsidRPr="002335A7">
        <w:rPr>
          <w:rFonts w:ascii="Calibri" w:cs="Calibri"/>
        </w:rPr>
        <w:t xml:space="preserve">, </w:t>
      </w:r>
      <w:r w:rsidRPr="002335A7">
        <w:rPr>
          <w:rFonts w:ascii="Calibri" w:cs="Calibri"/>
          <w:i/>
          <w:iCs/>
        </w:rPr>
        <w:t>849</w:t>
      </w:r>
      <w:r w:rsidRPr="002335A7">
        <w:rPr>
          <w:rFonts w:ascii="Calibri" w:cs="Calibri"/>
        </w:rPr>
        <w:t>(3), 675–695. https://doi.org/10.1007/s10750-021-04738-z</w:t>
      </w:r>
    </w:p>
    <w:p w14:paraId="06B6BC16" w14:textId="77777777" w:rsidR="002335A7" w:rsidRPr="002335A7" w:rsidRDefault="002335A7" w:rsidP="002335A7">
      <w:pPr>
        <w:pStyle w:val="Bibliography"/>
        <w:rPr>
          <w:rFonts w:ascii="Calibri" w:cs="Calibri"/>
        </w:rPr>
      </w:pPr>
      <w:r w:rsidRPr="002335A7">
        <w:rPr>
          <w:rFonts w:ascii="Calibri" w:cs="Calibri"/>
        </w:rPr>
        <w:t xml:space="preserve">Hartley, S. E. (1987). THE CHROMOSOMES OF SALMONID FISHES. </w:t>
      </w:r>
      <w:r w:rsidRPr="002335A7">
        <w:rPr>
          <w:rFonts w:ascii="Calibri" w:cs="Calibri"/>
          <w:i/>
          <w:iCs/>
        </w:rPr>
        <w:t>Biological Reviews</w:t>
      </w:r>
      <w:r w:rsidRPr="002335A7">
        <w:rPr>
          <w:rFonts w:ascii="Calibri" w:cs="Calibri"/>
        </w:rPr>
        <w:t xml:space="preserve">, </w:t>
      </w:r>
      <w:r w:rsidRPr="002335A7">
        <w:rPr>
          <w:rFonts w:ascii="Calibri" w:cs="Calibri"/>
          <w:i/>
          <w:iCs/>
        </w:rPr>
        <w:t>62</w:t>
      </w:r>
      <w:r w:rsidRPr="002335A7">
        <w:rPr>
          <w:rFonts w:ascii="Calibri" w:cs="Calibri"/>
        </w:rPr>
        <w:t>(3), 197–214. https://doi.org/10.1111/j.1469-185X.1987.tb00663.x</w:t>
      </w:r>
    </w:p>
    <w:p w14:paraId="2B5A3C09" w14:textId="77777777" w:rsidR="002335A7" w:rsidRPr="002335A7" w:rsidRDefault="002335A7" w:rsidP="002335A7">
      <w:pPr>
        <w:pStyle w:val="Bibliography"/>
        <w:rPr>
          <w:rFonts w:ascii="Calibri" w:cs="Calibri"/>
        </w:rPr>
      </w:pPr>
      <w:r w:rsidRPr="002335A7">
        <w:rPr>
          <w:rFonts w:ascii="Calibri" w:cs="Calibri"/>
        </w:rPr>
        <w:t xml:space="preserve">Hobbs, J. A., Lewis, L. S., </w:t>
      </w:r>
      <w:proofErr w:type="spellStart"/>
      <w:r w:rsidRPr="002335A7">
        <w:rPr>
          <w:rFonts w:ascii="Calibri" w:cs="Calibri"/>
        </w:rPr>
        <w:t>Willmes</w:t>
      </w:r>
      <w:proofErr w:type="spellEnd"/>
      <w:r w:rsidRPr="002335A7">
        <w:rPr>
          <w:rFonts w:ascii="Calibri" w:cs="Calibri"/>
        </w:rPr>
        <w:t xml:space="preserve">, M., Denney, C., &amp; Bush, E. (2019). Complex life histories discovered in a critically endangered fish. </w:t>
      </w:r>
      <w:r w:rsidRPr="002335A7">
        <w:rPr>
          <w:rFonts w:ascii="Calibri" w:cs="Calibri"/>
          <w:i/>
          <w:iCs/>
        </w:rPr>
        <w:t>Scientific Reports</w:t>
      </w:r>
      <w:r w:rsidRPr="002335A7">
        <w:rPr>
          <w:rFonts w:ascii="Calibri" w:cs="Calibri"/>
        </w:rPr>
        <w:t xml:space="preserve">, </w:t>
      </w:r>
      <w:r w:rsidRPr="002335A7">
        <w:rPr>
          <w:rFonts w:ascii="Calibri" w:cs="Calibri"/>
          <w:i/>
          <w:iCs/>
        </w:rPr>
        <w:t>9</w:t>
      </w:r>
      <w:r w:rsidRPr="002335A7">
        <w:rPr>
          <w:rFonts w:ascii="Calibri" w:cs="Calibri"/>
        </w:rPr>
        <w:t>(1), 16772. https://doi.org/10.1038/s41598-019-52273-8</w:t>
      </w:r>
    </w:p>
    <w:p w14:paraId="3FBDE6E8" w14:textId="77777777" w:rsidR="002335A7" w:rsidRPr="002335A7" w:rsidRDefault="002335A7" w:rsidP="002335A7">
      <w:pPr>
        <w:pStyle w:val="Bibliography"/>
        <w:rPr>
          <w:rFonts w:ascii="Calibri" w:cs="Calibri"/>
        </w:rPr>
      </w:pPr>
      <w:r w:rsidRPr="002335A7">
        <w:rPr>
          <w:rFonts w:ascii="Calibri" w:cs="Calibri"/>
        </w:rPr>
        <w:t xml:space="preserve">James, N. C., Cowley, P. D., &amp; Whitfield, A. K. (2018). The marine fish assemblage of the East </w:t>
      </w:r>
      <w:proofErr w:type="spellStart"/>
      <w:r w:rsidRPr="002335A7">
        <w:rPr>
          <w:rFonts w:ascii="Calibri" w:cs="Calibri"/>
        </w:rPr>
        <w:t>Kleinemonde</w:t>
      </w:r>
      <w:proofErr w:type="spellEnd"/>
      <w:r w:rsidRPr="002335A7">
        <w:rPr>
          <w:rFonts w:ascii="Calibri" w:cs="Calibri"/>
        </w:rPr>
        <w:t xml:space="preserve"> Estuary over 20 years: Declining abundance and nursery function? </w:t>
      </w:r>
      <w:r w:rsidRPr="002335A7">
        <w:rPr>
          <w:rFonts w:ascii="Calibri" w:cs="Calibri"/>
          <w:i/>
          <w:iCs/>
        </w:rPr>
        <w:t>Estuarine, Coastal and Shelf Science</w:t>
      </w:r>
      <w:r w:rsidRPr="002335A7">
        <w:rPr>
          <w:rFonts w:ascii="Calibri" w:cs="Calibri"/>
        </w:rPr>
        <w:t xml:space="preserve">, </w:t>
      </w:r>
      <w:r w:rsidRPr="002335A7">
        <w:rPr>
          <w:rFonts w:ascii="Calibri" w:cs="Calibri"/>
          <w:i/>
          <w:iCs/>
        </w:rPr>
        <w:t>214</w:t>
      </w:r>
      <w:r w:rsidRPr="002335A7">
        <w:rPr>
          <w:rFonts w:ascii="Calibri" w:cs="Calibri"/>
        </w:rPr>
        <w:t>, 64–71. https://doi.org/10.1016/j.ecss.2018.09.010</w:t>
      </w:r>
    </w:p>
    <w:p w14:paraId="7350309D" w14:textId="77777777" w:rsidR="002335A7" w:rsidRPr="002335A7" w:rsidRDefault="002335A7" w:rsidP="002335A7">
      <w:pPr>
        <w:pStyle w:val="Bibliography"/>
        <w:rPr>
          <w:rFonts w:ascii="Calibri" w:cs="Calibri"/>
        </w:rPr>
      </w:pPr>
      <w:proofErr w:type="spellStart"/>
      <w:r w:rsidRPr="002335A7">
        <w:rPr>
          <w:rFonts w:ascii="Calibri" w:cs="Calibri"/>
        </w:rPr>
        <w:t>Kitada</w:t>
      </w:r>
      <w:proofErr w:type="spellEnd"/>
      <w:r w:rsidRPr="002335A7">
        <w:rPr>
          <w:rFonts w:ascii="Calibri" w:cs="Calibri"/>
        </w:rPr>
        <w:t xml:space="preserve">, J., </w:t>
      </w:r>
      <w:proofErr w:type="spellStart"/>
      <w:r w:rsidRPr="002335A7">
        <w:rPr>
          <w:rFonts w:ascii="Calibri" w:cs="Calibri"/>
        </w:rPr>
        <w:t>Tatewaki</w:t>
      </w:r>
      <w:proofErr w:type="spellEnd"/>
      <w:r w:rsidRPr="002335A7">
        <w:rPr>
          <w:rFonts w:ascii="Calibri" w:cs="Calibri"/>
        </w:rPr>
        <w:t xml:space="preserve">, R., &amp; Tagawa, M. (1980). Chromosomes of the pond smelt Hypomesus transpacificus nipponensis. </w:t>
      </w:r>
      <w:proofErr w:type="spellStart"/>
      <w:r w:rsidRPr="002335A7">
        <w:rPr>
          <w:rFonts w:ascii="Calibri" w:cs="Calibri"/>
          <w:i/>
          <w:iCs/>
        </w:rPr>
        <w:t>Chrom</w:t>
      </w:r>
      <w:proofErr w:type="spellEnd"/>
      <w:r w:rsidRPr="002335A7">
        <w:rPr>
          <w:rFonts w:ascii="Calibri" w:cs="Calibri"/>
          <w:i/>
          <w:iCs/>
        </w:rPr>
        <w:t>. Inform. Serv.</w:t>
      </w:r>
      <w:r w:rsidRPr="002335A7">
        <w:rPr>
          <w:rFonts w:ascii="Calibri" w:cs="Calibri"/>
        </w:rPr>
        <w:t xml:space="preserve">, </w:t>
      </w:r>
      <w:r w:rsidRPr="002335A7">
        <w:rPr>
          <w:rFonts w:ascii="Calibri" w:cs="Calibri"/>
          <w:i/>
          <w:iCs/>
        </w:rPr>
        <w:t>28</w:t>
      </w:r>
      <w:r w:rsidRPr="002335A7">
        <w:rPr>
          <w:rFonts w:ascii="Calibri" w:cs="Calibri"/>
        </w:rPr>
        <w:t>, 8–9.</w:t>
      </w:r>
    </w:p>
    <w:p w14:paraId="6665EB2C" w14:textId="77777777" w:rsidR="002335A7" w:rsidRPr="002335A7" w:rsidRDefault="002335A7" w:rsidP="002335A7">
      <w:pPr>
        <w:pStyle w:val="Bibliography"/>
        <w:rPr>
          <w:rFonts w:ascii="Calibri" w:cs="Calibri"/>
        </w:rPr>
      </w:pPr>
      <w:r w:rsidRPr="002335A7">
        <w:rPr>
          <w:rFonts w:ascii="Calibri" w:cs="Calibri"/>
        </w:rPr>
        <w:t xml:space="preserve">Lew, R. M., Finger, A. J., </w:t>
      </w:r>
      <w:proofErr w:type="spellStart"/>
      <w:r w:rsidRPr="002335A7">
        <w:rPr>
          <w:rFonts w:ascii="Calibri" w:cs="Calibri"/>
        </w:rPr>
        <w:t>Baerwald</w:t>
      </w:r>
      <w:proofErr w:type="spellEnd"/>
      <w:r w:rsidRPr="002335A7">
        <w:rPr>
          <w:rFonts w:ascii="Calibri" w:cs="Calibri"/>
        </w:rPr>
        <w:t xml:space="preserve">, M. R., </w:t>
      </w:r>
      <w:proofErr w:type="spellStart"/>
      <w:r w:rsidRPr="002335A7">
        <w:rPr>
          <w:rFonts w:ascii="Calibri" w:cs="Calibri"/>
        </w:rPr>
        <w:t>Goodbla</w:t>
      </w:r>
      <w:proofErr w:type="spellEnd"/>
      <w:r w:rsidRPr="002335A7">
        <w:rPr>
          <w:rFonts w:ascii="Calibri" w:cs="Calibri"/>
        </w:rPr>
        <w:t xml:space="preserve">, A., May, B., &amp; Meek, M. H. (2015). Using Next-Generation Sequencing to Assist a Conservation Hatchery: A Single-Nucleotide Polymorphism Panel for the Genetic </w:t>
      </w:r>
      <w:r w:rsidRPr="002335A7">
        <w:rPr>
          <w:rFonts w:ascii="Calibri" w:cs="Calibri"/>
        </w:rPr>
        <w:lastRenderedPageBreak/>
        <w:t xml:space="preserve">Management of Endangered Delta Smelt. </w:t>
      </w:r>
      <w:r w:rsidRPr="002335A7">
        <w:rPr>
          <w:rFonts w:ascii="Calibri" w:cs="Calibri"/>
          <w:i/>
          <w:iCs/>
        </w:rPr>
        <w:t>Transactions of the American Fisheries Society</w:t>
      </w:r>
      <w:r w:rsidRPr="002335A7">
        <w:rPr>
          <w:rFonts w:ascii="Calibri" w:cs="Calibri"/>
        </w:rPr>
        <w:t xml:space="preserve">, </w:t>
      </w:r>
      <w:r w:rsidRPr="002335A7">
        <w:rPr>
          <w:rFonts w:ascii="Calibri" w:cs="Calibri"/>
          <w:i/>
          <w:iCs/>
        </w:rPr>
        <w:t>144</w:t>
      </w:r>
      <w:r w:rsidRPr="002335A7">
        <w:rPr>
          <w:rFonts w:ascii="Calibri" w:cs="Calibri"/>
        </w:rPr>
        <w:t>(4), 767–779. https://doi.org/10.1080/00028487.2015.1037016</w:t>
      </w:r>
    </w:p>
    <w:p w14:paraId="6EFBE5CD" w14:textId="77777777" w:rsidR="002335A7" w:rsidRPr="002335A7" w:rsidRDefault="002335A7" w:rsidP="002335A7">
      <w:pPr>
        <w:pStyle w:val="Bibliography"/>
        <w:rPr>
          <w:rFonts w:ascii="Calibri" w:cs="Calibri"/>
        </w:rPr>
      </w:pPr>
      <w:r w:rsidRPr="002335A7">
        <w:rPr>
          <w:rFonts w:ascii="Calibri" w:cs="Calibri"/>
        </w:rPr>
        <w:t xml:space="preserve">Li, H., &amp; Durbin, R. (2009). Fast and accurate short read alignment with Burrows-Wheeler transform. </w:t>
      </w:r>
      <w:r w:rsidRPr="002335A7">
        <w:rPr>
          <w:rFonts w:ascii="Calibri" w:cs="Calibri"/>
          <w:i/>
          <w:iCs/>
        </w:rPr>
        <w:t>Bioinformatics</w:t>
      </w:r>
      <w:r w:rsidRPr="002335A7">
        <w:rPr>
          <w:rFonts w:ascii="Calibri" w:cs="Calibri"/>
        </w:rPr>
        <w:t xml:space="preserve">, </w:t>
      </w:r>
      <w:r w:rsidRPr="002335A7">
        <w:rPr>
          <w:rFonts w:ascii="Calibri" w:cs="Calibri"/>
          <w:i/>
          <w:iCs/>
        </w:rPr>
        <w:t>25</w:t>
      </w:r>
      <w:r w:rsidRPr="002335A7">
        <w:rPr>
          <w:rFonts w:ascii="Calibri" w:cs="Calibri"/>
        </w:rPr>
        <w:t>(14), 1754–1760. https://doi.org/10.1093/bioinformatics/btp324</w:t>
      </w:r>
    </w:p>
    <w:p w14:paraId="50ABDC1D" w14:textId="77777777" w:rsidR="002335A7" w:rsidRPr="002335A7" w:rsidRDefault="002335A7" w:rsidP="002335A7">
      <w:pPr>
        <w:pStyle w:val="Bibliography"/>
        <w:rPr>
          <w:rFonts w:ascii="Calibri" w:cs="Calibri"/>
        </w:rPr>
      </w:pPr>
      <w:r w:rsidRPr="002335A7">
        <w:rPr>
          <w:rFonts w:ascii="Calibri" w:cs="Calibri"/>
        </w:rPr>
        <w:t xml:space="preserve">Li, H., </w:t>
      </w:r>
      <w:proofErr w:type="spellStart"/>
      <w:r w:rsidRPr="002335A7">
        <w:rPr>
          <w:rFonts w:ascii="Calibri" w:cs="Calibri"/>
        </w:rPr>
        <w:t>Handsaker</w:t>
      </w:r>
      <w:proofErr w:type="spellEnd"/>
      <w:r w:rsidRPr="002335A7">
        <w:rPr>
          <w:rFonts w:ascii="Calibri" w:cs="Calibri"/>
        </w:rPr>
        <w:t xml:space="preserve">, B., </w:t>
      </w:r>
      <w:proofErr w:type="spellStart"/>
      <w:r w:rsidRPr="002335A7">
        <w:rPr>
          <w:rFonts w:ascii="Calibri" w:cs="Calibri"/>
        </w:rPr>
        <w:t>Wysoker</w:t>
      </w:r>
      <w:proofErr w:type="spellEnd"/>
      <w:r w:rsidRPr="002335A7">
        <w:rPr>
          <w:rFonts w:ascii="Calibri" w:cs="Calibri"/>
        </w:rPr>
        <w:t xml:space="preserve">, A., Fennell, T., </w:t>
      </w:r>
      <w:proofErr w:type="spellStart"/>
      <w:r w:rsidRPr="002335A7">
        <w:rPr>
          <w:rFonts w:ascii="Calibri" w:cs="Calibri"/>
        </w:rPr>
        <w:t>Ruan</w:t>
      </w:r>
      <w:proofErr w:type="spellEnd"/>
      <w:r w:rsidRPr="002335A7">
        <w:rPr>
          <w:rFonts w:ascii="Calibri" w:cs="Calibri"/>
        </w:rPr>
        <w:t xml:space="preserve">, J., Homer, N., Marth, G., </w:t>
      </w:r>
      <w:proofErr w:type="spellStart"/>
      <w:r w:rsidRPr="002335A7">
        <w:rPr>
          <w:rFonts w:ascii="Calibri" w:cs="Calibri"/>
        </w:rPr>
        <w:t>Abecasis</w:t>
      </w:r>
      <w:proofErr w:type="spellEnd"/>
      <w:r w:rsidRPr="002335A7">
        <w:rPr>
          <w:rFonts w:ascii="Calibri" w:cs="Calibri"/>
        </w:rPr>
        <w:t xml:space="preserve">, G., &amp; Durbin, R. (2009). The Sequence Alignment/Map format and </w:t>
      </w:r>
      <w:proofErr w:type="spellStart"/>
      <w:r w:rsidRPr="002335A7">
        <w:rPr>
          <w:rFonts w:ascii="Calibri" w:cs="Calibri"/>
        </w:rPr>
        <w:t>SAMtools</w:t>
      </w:r>
      <w:proofErr w:type="spellEnd"/>
      <w:r w:rsidRPr="002335A7">
        <w:rPr>
          <w:rFonts w:ascii="Calibri" w:cs="Calibri"/>
        </w:rPr>
        <w:t xml:space="preserve">. </w:t>
      </w:r>
      <w:r w:rsidRPr="002335A7">
        <w:rPr>
          <w:rFonts w:ascii="Calibri" w:cs="Calibri"/>
          <w:i/>
          <w:iCs/>
        </w:rPr>
        <w:t>Bioinformatics</w:t>
      </w:r>
      <w:r w:rsidRPr="002335A7">
        <w:rPr>
          <w:rFonts w:ascii="Calibri" w:cs="Calibri"/>
        </w:rPr>
        <w:t xml:space="preserve">, </w:t>
      </w:r>
      <w:r w:rsidRPr="002335A7">
        <w:rPr>
          <w:rFonts w:ascii="Calibri" w:cs="Calibri"/>
          <w:i/>
          <w:iCs/>
        </w:rPr>
        <w:t>25</w:t>
      </w:r>
      <w:r w:rsidRPr="002335A7">
        <w:rPr>
          <w:rFonts w:ascii="Calibri" w:cs="Calibri"/>
        </w:rPr>
        <w:t>(16), 2078–2079. https://doi.org/10.1093/bioinformatics/btp352</w:t>
      </w:r>
    </w:p>
    <w:p w14:paraId="6C281B13" w14:textId="77777777" w:rsidR="002335A7" w:rsidRPr="002335A7" w:rsidRDefault="002335A7" w:rsidP="002335A7">
      <w:pPr>
        <w:pStyle w:val="Bibliography"/>
        <w:rPr>
          <w:rFonts w:ascii="Calibri" w:cs="Calibri"/>
        </w:rPr>
      </w:pPr>
      <w:r w:rsidRPr="002335A7">
        <w:rPr>
          <w:rFonts w:ascii="Calibri" w:cs="Calibri"/>
        </w:rPr>
        <w:t xml:space="preserve">Mapleson, D., </w:t>
      </w:r>
      <w:proofErr w:type="spellStart"/>
      <w:r w:rsidRPr="002335A7">
        <w:rPr>
          <w:rFonts w:ascii="Calibri" w:cs="Calibri"/>
        </w:rPr>
        <w:t>Accinelli</w:t>
      </w:r>
      <w:proofErr w:type="spellEnd"/>
      <w:r w:rsidRPr="002335A7">
        <w:rPr>
          <w:rFonts w:ascii="Calibri" w:cs="Calibri"/>
        </w:rPr>
        <w:t xml:space="preserve">, G. G., </w:t>
      </w:r>
      <w:proofErr w:type="spellStart"/>
      <w:r w:rsidRPr="002335A7">
        <w:rPr>
          <w:rFonts w:ascii="Calibri" w:cs="Calibri"/>
        </w:rPr>
        <w:t>Kettleborough</w:t>
      </w:r>
      <w:proofErr w:type="spellEnd"/>
      <w:r w:rsidRPr="002335A7">
        <w:rPr>
          <w:rFonts w:ascii="Calibri" w:cs="Calibri"/>
        </w:rPr>
        <w:t xml:space="preserve">, G., Wright, J., &amp; Clavijo, B. J. (2017). </w:t>
      </w:r>
      <w:r w:rsidRPr="002335A7">
        <w:rPr>
          <w:rFonts w:ascii="Calibri" w:cs="Calibri"/>
          <w:i/>
          <w:iCs/>
        </w:rPr>
        <w:t xml:space="preserve">Sequence analysis </w:t>
      </w:r>
      <w:proofErr w:type="gramStart"/>
      <w:r w:rsidRPr="002335A7">
        <w:rPr>
          <w:rFonts w:ascii="Calibri" w:cs="Calibri"/>
          <w:i/>
          <w:iCs/>
        </w:rPr>
        <w:t>KAT :</w:t>
      </w:r>
      <w:proofErr w:type="gramEnd"/>
      <w:r w:rsidRPr="002335A7">
        <w:rPr>
          <w:rFonts w:ascii="Calibri" w:cs="Calibri"/>
          <w:i/>
          <w:iCs/>
        </w:rPr>
        <w:t xml:space="preserve"> a K-mer analysis toolkit to quality control NGS datasets and genome assemblies</w:t>
      </w:r>
      <w:r w:rsidRPr="002335A7">
        <w:rPr>
          <w:rFonts w:ascii="Calibri" w:cs="Calibri"/>
        </w:rPr>
        <w:t xml:space="preserve">. </w:t>
      </w:r>
      <w:r w:rsidRPr="002335A7">
        <w:rPr>
          <w:rFonts w:ascii="Calibri" w:cs="Calibri"/>
          <w:i/>
          <w:iCs/>
        </w:rPr>
        <w:t>33</w:t>
      </w:r>
      <w:r w:rsidRPr="002335A7">
        <w:rPr>
          <w:rFonts w:ascii="Calibri" w:cs="Calibri"/>
        </w:rPr>
        <w:t>(November 2016), 574–576. https://doi.org/10.1093/bioinformatics/btw663</w:t>
      </w:r>
    </w:p>
    <w:p w14:paraId="59A3A03C" w14:textId="77777777" w:rsidR="002335A7" w:rsidRPr="002335A7" w:rsidRDefault="002335A7" w:rsidP="002335A7">
      <w:pPr>
        <w:pStyle w:val="Bibliography"/>
        <w:rPr>
          <w:rFonts w:ascii="Calibri" w:cs="Calibri"/>
        </w:rPr>
      </w:pPr>
      <w:proofErr w:type="spellStart"/>
      <w:r w:rsidRPr="002335A7">
        <w:rPr>
          <w:rFonts w:ascii="Calibri" w:cs="Calibri"/>
        </w:rPr>
        <w:t>Marçais</w:t>
      </w:r>
      <w:proofErr w:type="spellEnd"/>
      <w:r w:rsidRPr="002335A7">
        <w:rPr>
          <w:rFonts w:ascii="Calibri" w:cs="Calibri"/>
        </w:rPr>
        <w:t xml:space="preserve">, G., &amp; Kingsford, C. (2011). A fast, lock-free approach for efficient parallel counting of occurrences of k-mers. </w:t>
      </w:r>
      <w:r w:rsidRPr="002335A7">
        <w:rPr>
          <w:rFonts w:ascii="Calibri" w:cs="Calibri"/>
          <w:i/>
          <w:iCs/>
        </w:rPr>
        <w:t>Bioinformatics</w:t>
      </w:r>
      <w:r w:rsidRPr="002335A7">
        <w:rPr>
          <w:rFonts w:ascii="Calibri" w:cs="Calibri"/>
        </w:rPr>
        <w:t xml:space="preserve">, </w:t>
      </w:r>
      <w:r w:rsidRPr="002335A7">
        <w:rPr>
          <w:rFonts w:ascii="Calibri" w:cs="Calibri"/>
          <w:i/>
          <w:iCs/>
        </w:rPr>
        <w:t>27</w:t>
      </w:r>
      <w:r w:rsidRPr="002335A7">
        <w:rPr>
          <w:rFonts w:ascii="Calibri" w:cs="Calibri"/>
        </w:rPr>
        <w:t>(6), 764–770. https://doi.org/10.1093/bioinformatics/btr011</w:t>
      </w:r>
    </w:p>
    <w:p w14:paraId="75471335" w14:textId="77777777" w:rsidR="002335A7" w:rsidRPr="002335A7" w:rsidRDefault="002335A7" w:rsidP="002335A7">
      <w:pPr>
        <w:pStyle w:val="Bibliography"/>
        <w:rPr>
          <w:rFonts w:ascii="Calibri" w:cs="Calibri"/>
        </w:rPr>
      </w:pPr>
      <w:r w:rsidRPr="002335A7">
        <w:rPr>
          <w:rFonts w:ascii="Calibri" w:cs="Calibri"/>
        </w:rPr>
        <w:t xml:space="preserve">McAllister, D. E. (1963). </w:t>
      </w:r>
      <w:r w:rsidRPr="002335A7">
        <w:rPr>
          <w:rFonts w:ascii="Calibri" w:cs="Calibri"/>
          <w:i/>
          <w:iCs/>
        </w:rPr>
        <w:t xml:space="preserve">Revision of the smelt family, </w:t>
      </w:r>
      <w:proofErr w:type="spellStart"/>
      <w:r w:rsidRPr="002335A7">
        <w:rPr>
          <w:rFonts w:ascii="Calibri" w:cs="Calibri"/>
          <w:i/>
          <w:iCs/>
        </w:rPr>
        <w:t>Osmeridae</w:t>
      </w:r>
      <w:proofErr w:type="spellEnd"/>
      <w:r w:rsidRPr="002335A7">
        <w:rPr>
          <w:rFonts w:ascii="Calibri" w:cs="Calibri"/>
          <w:i/>
          <w:iCs/>
        </w:rPr>
        <w:t>.</w:t>
      </w:r>
      <w:r w:rsidRPr="002335A7">
        <w:rPr>
          <w:rFonts w:ascii="Calibri" w:cs="Calibri"/>
        </w:rPr>
        <w:t xml:space="preserve"> National Museum of Canada, Biological Series 191.</w:t>
      </w:r>
    </w:p>
    <w:p w14:paraId="42B8CA4C" w14:textId="77777777" w:rsidR="002335A7" w:rsidRPr="002335A7" w:rsidRDefault="002335A7" w:rsidP="002335A7">
      <w:pPr>
        <w:pStyle w:val="Bibliography"/>
        <w:rPr>
          <w:rFonts w:ascii="Calibri" w:cs="Calibri"/>
        </w:rPr>
      </w:pPr>
      <w:r w:rsidRPr="002335A7">
        <w:rPr>
          <w:rFonts w:ascii="Calibri" w:cs="Calibri"/>
        </w:rPr>
        <w:t xml:space="preserve">Moyle, P. B. (2002). </w:t>
      </w:r>
      <w:r w:rsidRPr="002335A7">
        <w:rPr>
          <w:rFonts w:ascii="Calibri" w:cs="Calibri"/>
          <w:i/>
          <w:iCs/>
        </w:rPr>
        <w:t>Inland Fishes of California</w:t>
      </w:r>
      <w:r w:rsidRPr="002335A7">
        <w:rPr>
          <w:rFonts w:ascii="Calibri" w:cs="Calibri"/>
        </w:rPr>
        <w:t xml:space="preserve"> (2nd ed.). University of California Press.</w:t>
      </w:r>
    </w:p>
    <w:p w14:paraId="46358AC5" w14:textId="77777777" w:rsidR="002335A7" w:rsidRPr="002335A7" w:rsidRDefault="002335A7" w:rsidP="002335A7">
      <w:pPr>
        <w:pStyle w:val="Bibliography"/>
        <w:rPr>
          <w:rFonts w:ascii="Calibri" w:cs="Calibri"/>
        </w:rPr>
      </w:pPr>
      <w:r w:rsidRPr="002335A7">
        <w:rPr>
          <w:rFonts w:ascii="Calibri" w:cs="Calibri"/>
        </w:rPr>
        <w:t xml:space="preserve">Moyle, P. B., Herbold, B., Stevens, D. E., &amp; Miller, L. W. (1992). Transactions of the American Fisheries Society Life History and Status of Delta Smelt in the Sacramento-San Joaquin </w:t>
      </w:r>
      <w:proofErr w:type="gramStart"/>
      <w:r w:rsidRPr="002335A7">
        <w:rPr>
          <w:rFonts w:ascii="Calibri" w:cs="Calibri"/>
        </w:rPr>
        <w:t>Estuary ,</w:t>
      </w:r>
      <w:proofErr w:type="gramEnd"/>
      <w:r w:rsidRPr="002335A7">
        <w:rPr>
          <w:rFonts w:ascii="Calibri" w:cs="Calibri"/>
        </w:rPr>
        <w:t xml:space="preserve"> California. </w:t>
      </w:r>
      <w:r w:rsidRPr="002335A7">
        <w:rPr>
          <w:rFonts w:ascii="Calibri" w:cs="Calibri"/>
          <w:i/>
          <w:iCs/>
        </w:rPr>
        <w:t>Transactions of the American Fisheries Society</w:t>
      </w:r>
      <w:r w:rsidRPr="002335A7">
        <w:rPr>
          <w:rFonts w:ascii="Calibri" w:cs="Calibri"/>
        </w:rPr>
        <w:t xml:space="preserve">, </w:t>
      </w:r>
      <w:r w:rsidRPr="002335A7">
        <w:rPr>
          <w:rFonts w:ascii="Calibri" w:cs="Calibri"/>
          <w:i/>
          <w:iCs/>
        </w:rPr>
        <w:t>121</w:t>
      </w:r>
      <w:r w:rsidRPr="002335A7">
        <w:rPr>
          <w:rFonts w:ascii="Calibri" w:cs="Calibri"/>
        </w:rPr>
        <w:t>(1), 67–77. https://doi.org/10.1016/j.fertnstert.2012.04.042</w:t>
      </w:r>
    </w:p>
    <w:p w14:paraId="0F197425" w14:textId="77777777" w:rsidR="002335A7" w:rsidRPr="002335A7" w:rsidRDefault="002335A7" w:rsidP="002335A7">
      <w:pPr>
        <w:pStyle w:val="Bibliography"/>
        <w:rPr>
          <w:rFonts w:ascii="Calibri" w:cs="Calibri"/>
        </w:rPr>
      </w:pPr>
      <w:r w:rsidRPr="002335A7">
        <w:rPr>
          <w:rFonts w:ascii="Calibri" w:cs="Calibri"/>
        </w:rPr>
        <w:t xml:space="preserve">Moyle, P. B., Hobbs, J. A., &amp; Durand, J. R. (2018). Delta Smelt and Water Politics in California. </w:t>
      </w:r>
      <w:r w:rsidRPr="002335A7">
        <w:rPr>
          <w:rFonts w:ascii="Calibri" w:cs="Calibri"/>
          <w:i/>
          <w:iCs/>
        </w:rPr>
        <w:t>Fisheries</w:t>
      </w:r>
      <w:r w:rsidRPr="002335A7">
        <w:rPr>
          <w:rFonts w:ascii="Calibri" w:cs="Calibri"/>
        </w:rPr>
        <w:t xml:space="preserve">, </w:t>
      </w:r>
      <w:r w:rsidRPr="002335A7">
        <w:rPr>
          <w:rFonts w:ascii="Calibri" w:cs="Calibri"/>
          <w:i/>
          <w:iCs/>
        </w:rPr>
        <w:t>43</w:t>
      </w:r>
      <w:r w:rsidRPr="002335A7">
        <w:rPr>
          <w:rFonts w:ascii="Calibri" w:cs="Calibri"/>
        </w:rPr>
        <w:t>(1), 42–50. https://doi.org/10.1002/fsh.10014</w:t>
      </w:r>
    </w:p>
    <w:p w14:paraId="5E897B58" w14:textId="77777777" w:rsidR="002335A7" w:rsidRPr="002335A7" w:rsidRDefault="002335A7" w:rsidP="002335A7">
      <w:pPr>
        <w:pStyle w:val="Bibliography"/>
        <w:rPr>
          <w:rFonts w:ascii="Calibri" w:cs="Calibri"/>
        </w:rPr>
      </w:pPr>
      <w:r w:rsidRPr="002335A7">
        <w:rPr>
          <w:rFonts w:ascii="Calibri" w:cs="Calibri"/>
        </w:rPr>
        <w:t xml:space="preserve">Moyle, Peter B., Brown, Larry R., Durand, John R., Hobbs, J. A. (2016). Delta Smelt: </w:t>
      </w:r>
      <w:proofErr w:type="spellStart"/>
      <w:r w:rsidRPr="002335A7">
        <w:rPr>
          <w:rFonts w:ascii="Calibri" w:cs="Calibri"/>
        </w:rPr>
        <w:t>LIfe</w:t>
      </w:r>
      <w:proofErr w:type="spellEnd"/>
      <w:r w:rsidRPr="002335A7">
        <w:rPr>
          <w:rFonts w:ascii="Calibri" w:cs="Calibri"/>
        </w:rPr>
        <w:t xml:space="preserve"> History and Decline of a Once-</w:t>
      </w:r>
      <w:proofErr w:type="spellStart"/>
      <w:r w:rsidRPr="002335A7">
        <w:rPr>
          <w:rFonts w:ascii="Calibri" w:cs="Calibri"/>
        </w:rPr>
        <w:t>Adundant</w:t>
      </w:r>
      <w:proofErr w:type="spellEnd"/>
      <w:r w:rsidRPr="002335A7">
        <w:rPr>
          <w:rFonts w:ascii="Calibri" w:cs="Calibri"/>
        </w:rPr>
        <w:t xml:space="preserve"> Species in the San Francisco Estuary. </w:t>
      </w:r>
      <w:r w:rsidRPr="002335A7">
        <w:rPr>
          <w:rFonts w:ascii="Calibri" w:cs="Calibri"/>
          <w:i/>
          <w:iCs/>
        </w:rPr>
        <w:t>San Francisco Estuary and Watershed Science</w:t>
      </w:r>
      <w:r w:rsidRPr="002335A7">
        <w:rPr>
          <w:rFonts w:ascii="Calibri" w:cs="Calibri"/>
        </w:rPr>
        <w:t xml:space="preserve">, </w:t>
      </w:r>
      <w:r w:rsidRPr="002335A7">
        <w:rPr>
          <w:rFonts w:ascii="Calibri" w:cs="Calibri"/>
          <w:i/>
          <w:iCs/>
        </w:rPr>
        <w:t>14</w:t>
      </w:r>
      <w:r w:rsidRPr="002335A7">
        <w:rPr>
          <w:rFonts w:ascii="Calibri" w:cs="Calibri"/>
        </w:rPr>
        <w:t>(2), 1–40.</w:t>
      </w:r>
    </w:p>
    <w:p w14:paraId="5B4DB8E2" w14:textId="77777777" w:rsidR="002335A7" w:rsidRPr="002335A7" w:rsidRDefault="002335A7" w:rsidP="002335A7">
      <w:pPr>
        <w:pStyle w:val="Bibliography"/>
        <w:rPr>
          <w:rFonts w:ascii="Calibri" w:cs="Calibri"/>
        </w:rPr>
      </w:pPr>
      <w:r w:rsidRPr="002335A7">
        <w:rPr>
          <w:rFonts w:ascii="Calibri" w:cs="Calibri"/>
        </w:rPr>
        <w:t xml:space="preserve">Ning, Z. (n.d.). </w:t>
      </w:r>
      <w:r w:rsidRPr="002335A7">
        <w:rPr>
          <w:rFonts w:ascii="Calibri" w:cs="Calibri"/>
          <w:i/>
          <w:iCs/>
        </w:rPr>
        <w:t>Scaff10X: Pipeline for scaffolding and breaking a genome assembly using 10x genomics linked-reads</w:t>
      </w:r>
      <w:r w:rsidRPr="002335A7">
        <w:rPr>
          <w:rFonts w:ascii="Calibri" w:cs="Calibri"/>
        </w:rPr>
        <w:t xml:space="preserve"> [Computer software].</w:t>
      </w:r>
    </w:p>
    <w:p w14:paraId="4FBA8EBE" w14:textId="77777777" w:rsidR="002335A7" w:rsidRPr="002335A7" w:rsidRDefault="002335A7" w:rsidP="002335A7">
      <w:pPr>
        <w:pStyle w:val="Bibliography"/>
        <w:rPr>
          <w:rFonts w:ascii="Calibri" w:cs="Calibri"/>
        </w:rPr>
      </w:pPr>
      <w:r w:rsidRPr="002335A7">
        <w:rPr>
          <w:rFonts w:ascii="Calibri" w:cs="Calibri"/>
        </w:rPr>
        <w:t xml:space="preserve">Nygren, A., Nilsson, B., &amp; Jahnke, M. (1971). Cytological studies in the smelt (Osmerus eperlanus L.). </w:t>
      </w:r>
      <w:proofErr w:type="spellStart"/>
      <w:r w:rsidRPr="002335A7">
        <w:rPr>
          <w:rFonts w:ascii="Calibri" w:cs="Calibri"/>
          <w:i/>
          <w:iCs/>
        </w:rPr>
        <w:t>Hereditas</w:t>
      </w:r>
      <w:proofErr w:type="spellEnd"/>
      <w:r w:rsidRPr="002335A7">
        <w:rPr>
          <w:rFonts w:ascii="Calibri" w:cs="Calibri"/>
        </w:rPr>
        <w:t xml:space="preserve">, </w:t>
      </w:r>
      <w:r w:rsidRPr="002335A7">
        <w:rPr>
          <w:rFonts w:ascii="Calibri" w:cs="Calibri"/>
          <w:i/>
          <w:iCs/>
        </w:rPr>
        <w:t>67</w:t>
      </w:r>
      <w:r w:rsidRPr="002335A7">
        <w:rPr>
          <w:rFonts w:ascii="Calibri" w:cs="Calibri"/>
        </w:rPr>
        <w:t>(2), 283–286. https://doi.org/10.1111/j.1601-5223.1971.tb02381.x</w:t>
      </w:r>
    </w:p>
    <w:p w14:paraId="4302E44B" w14:textId="77777777" w:rsidR="002335A7" w:rsidRPr="002335A7" w:rsidRDefault="002335A7" w:rsidP="002335A7">
      <w:pPr>
        <w:pStyle w:val="Bibliography"/>
        <w:rPr>
          <w:rFonts w:ascii="Calibri" w:cs="Calibri"/>
        </w:rPr>
      </w:pPr>
      <w:proofErr w:type="spellStart"/>
      <w:r w:rsidRPr="002335A7">
        <w:rPr>
          <w:rFonts w:ascii="Calibri" w:cs="Calibri"/>
        </w:rPr>
        <w:lastRenderedPageBreak/>
        <w:t>Ocalewicz</w:t>
      </w:r>
      <w:proofErr w:type="spellEnd"/>
      <w:r w:rsidRPr="002335A7">
        <w:rPr>
          <w:rFonts w:ascii="Calibri" w:cs="Calibri"/>
        </w:rPr>
        <w:t xml:space="preserve">, K., </w:t>
      </w:r>
      <w:proofErr w:type="spellStart"/>
      <w:r w:rsidRPr="002335A7">
        <w:rPr>
          <w:rFonts w:ascii="Calibri" w:cs="Calibri"/>
        </w:rPr>
        <w:t>Hliwa</w:t>
      </w:r>
      <w:proofErr w:type="spellEnd"/>
      <w:r w:rsidRPr="002335A7">
        <w:rPr>
          <w:rFonts w:ascii="Calibri" w:cs="Calibri"/>
        </w:rPr>
        <w:t xml:space="preserve">, P., </w:t>
      </w:r>
      <w:proofErr w:type="spellStart"/>
      <w:r w:rsidRPr="002335A7">
        <w:rPr>
          <w:rFonts w:ascii="Calibri" w:cs="Calibri"/>
        </w:rPr>
        <w:t>Krol</w:t>
      </w:r>
      <w:proofErr w:type="spellEnd"/>
      <w:r w:rsidRPr="002335A7">
        <w:rPr>
          <w:rFonts w:ascii="Calibri" w:cs="Calibri"/>
        </w:rPr>
        <w:t xml:space="preserve">, J., </w:t>
      </w:r>
      <w:proofErr w:type="spellStart"/>
      <w:r w:rsidRPr="002335A7">
        <w:rPr>
          <w:rFonts w:ascii="Calibri" w:cs="Calibri"/>
        </w:rPr>
        <w:t>Rábová</w:t>
      </w:r>
      <w:proofErr w:type="spellEnd"/>
      <w:r w:rsidRPr="002335A7">
        <w:rPr>
          <w:rFonts w:ascii="Calibri" w:cs="Calibri"/>
        </w:rPr>
        <w:t xml:space="preserve">, M., </w:t>
      </w:r>
      <w:proofErr w:type="spellStart"/>
      <w:r w:rsidRPr="002335A7">
        <w:rPr>
          <w:rFonts w:ascii="Calibri" w:cs="Calibri"/>
        </w:rPr>
        <w:t>Stabinski</w:t>
      </w:r>
      <w:proofErr w:type="spellEnd"/>
      <w:r w:rsidRPr="002335A7">
        <w:rPr>
          <w:rFonts w:ascii="Calibri" w:cs="Calibri"/>
        </w:rPr>
        <w:t xml:space="preserve">, R., &amp; </w:t>
      </w:r>
      <w:proofErr w:type="spellStart"/>
      <w:r w:rsidRPr="002335A7">
        <w:rPr>
          <w:rFonts w:ascii="Calibri" w:cs="Calibri"/>
        </w:rPr>
        <w:t>Ráb</w:t>
      </w:r>
      <w:proofErr w:type="spellEnd"/>
      <w:r w:rsidRPr="002335A7">
        <w:rPr>
          <w:rFonts w:ascii="Calibri" w:cs="Calibri"/>
        </w:rPr>
        <w:t xml:space="preserve">, P. (2007). Karyotype and chromosomal characteristics of Ag–NOR sites and 5S rDNA in European smelt, Osmerus eperlanus. </w:t>
      </w:r>
      <w:proofErr w:type="spellStart"/>
      <w:r w:rsidRPr="002335A7">
        <w:rPr>
          <w:rFonts w:ascii="Calibri" w:cs="Calibri"/>
          <w:i/>
          <w:iCs/>
        </w:rPr>
        <w:t>Genetica</w:t>
      </w:r>
      <w:proofErr w:type="spellEnd"/>
      <w:r w:rsidRPr="002335A7">
        <w:rPr>
          <w:rFonts w:ascii="Calibri" w:cs="Calibri"/>
        </w:rPr>
        <w:t xml:space="preserve">, </w:t>
      </w:r>
      <w:r w:rsidRPr="002335A7">
        <w:rPr>
          <w:rFonts w:ascii="Calibri" w:cs="Calibri"/>
          <w:i/>
          <w:iCs/>
        </w:rPr>
        <w:t>131</w:t>
      </w:r>
      <w:r w:rsidRPr="002335A7">
        <w:rPr>
          <w:rFonts w:ascii="Calibri" w:cs="Calibri"/>
        </w:rPr>
        <w:t>(1), 29–35. https://doi.org/10.1007/s10709-006-9110-9</w:t>
      </w:r>
    </w:p>
    <w:p w14:paraId="60FCDFD8" w14:textId="77777777" w:rsidR="002335A7" w:rsidRPr="002335A7" w:rsidRDefault="002335A7" w:rsidP="002335A7">
      <w:pPr>
        <w:pStyle w:val="Bibliography"/>
        <w:rPr>
          <w:rFonts w:ascii="Calibri" w:cs="Calibri"/>
        </w:rPr>
      </w:pPr>
      <w:r w:rsidRPr="002335A7">
        <w:rPr>
          <w:rFonts w:ascii="Calibri" w:cs="Calibri"/>
        </w:rPr>
        <w:t xml:space="preserve">Patrick, H. J. H., </w:t>
      </w:r>
      <w:proofErr w:type="spellStart"/>
      <w:r w:rsidRPr="002335A7">
        <w:rPr>
          <w:rFonts w:ascii="Calibri" w:cs="Calibri"/>
        </w:rPr>
        <w:t>Chomič</w:t>
      </w:r>
      <w:proofErr w:type="spellEnd"/>
      <w:r w:rsidRPr="002335A7">
        <w:rPr>
          <w:rFonts w:ascii="Calibri" w:cs="Calibri"/>
        </w:rPr>
        <w:t xml:space="preserve">, A., &amp; Armstrong, K. F. (2016). Cooled Propylene Glycol as a Pragmatic Choice for Preservation of DNA From Remote Field-Collected Diptera for Next-Generation Sequence Analysis. </w:t>
      </w:r>
      <w:r w:rsidRPr="002335A7">
        <w:rPr>
          <w:rFonts w:ascii="Calibri" w:cs="Calibri"/>
          <w:i/>
          <w:iCs/>
        </w:rPr>
        <w:t>Journal of Economic Entomology</w:t>
      </w:r>
      <w:r w:rsidRPr="002335A7">
        <w:rPr>
          <w:rFonts w:ascii="Calibri" w:cs="Calibri"/>
        </w:rPr>
        <w:t xml:space="preserve">, </w:t>
      </w:r>
      <w:r w:rsidRPr="002335A7">
        <w:rPr>
          <w:rFonts w:ascii="Calibri" w:cs="Calibri"/>
          <w:i/>
          <w:iCs/>
        </w:rPr>
        <w:t>109</w:t>
      </w:r>
      <w:r w:rsidRPr="002335A7">
        <w:rPr>
          <w:rFonts w:ascii="Calibri" w:cs="Calibri"/>
        </w:rPr>
        <w:t>(3), 1469–1473. https://doi.org/10.1093/jee/tow047</w:t>
      </w:r>
    </w:p>
    <w:p w14:paraId="60245010" w14:textId="77777777" w:rsidR="002335A7" w:rsidRPr="002335A7" w:rsidRDefault="002335A7" w:rsidP="002335A7">
      <w:pPr>
        <w:pStyle w:val="Bibliography"/>
        <w:rPr>
          <w:rFonts w:ascii="Calibri" w:cs="Calibri"/>
        </w:rPr>
      </w:pPr>
      <w:r w:rsidRPr="002335A7">
        <w:rPr>
          <w:rFonts w:ascii="Calibri" w:cs="Calibri"/>
        </w:rPr>
        <w:t xml:space="preserve">Quinlan, A. R., &amp; Hall, I. M. (2010). </w:t>
      </w:r>
      <w:proofErr w:type="spellStart"/>
      <w:r w:rsidRPr="002335A7">
        <w:rPr>
          <w:rFonts w:ascii="Calibri" w:cs="Calibri"/>
        </w:rPr>
        <w:t>BEDTools</w:t>
      </w:r>
      <w:proofErr w:type="spellEnd"/>
      <w:r w:rsidRPr="002335A7">
        <w:rPr>
          <w:rFonts w:ascii="Calibri" w:cs="Calibri"/>
        </w:rPr>
        <w:t xml:space="preserve">: A flexible suite of utilities for comparing genomic features. </w:t>
      </w:r>
      <w:r w:rsidRPr="002335A7">
        <w:rPr>
          <w:rFonts w:ascii="Calibri" w:cs="Calibri"/>
          <w:i/>
          <w:iCs/>
        </w:rPr>
        <w:t>Bioinformatics</w:t>
      </w:r>
      <w:r w:rsidRPr="002335A7">
        <w:rPr>
          <w:rFonts w:ascii="Calibri" w:cs="Calibri"/>
        </w:rPr>
        <w:t xml:space="preserve">, </w:t>
      </w:r>
      <w:r w:rsidRPr="002335A7">
        <w:rPr>
          <w:rFonts w:ascii="Calibri" w:cs="Calibri"/>
          <w:i/>
          <w:iCs/>
        </w:rPr>
        <w:t>26</w:t>
      </w:r>
      <w:r w:rsidRPr="002335A7">
        <w:rPr>
          <w:rFonts w:ascii="Calibri" w:cs="Calibri"/>
        </w:rPr>
        <w:t>(6), 841–842. https://doi.org/10.1093/bioinformatics/btq033</w:t>
      </w:r>
    </w:p>
    <w:p w14:paraId="6C20538C" w14:textId="77777777" w:rsidR="002335A7" w:rsidRPr="002335A7" w:rsidRDefault="002335A7" w:rsidP="002335A7">
      <w:pPr>
        <w:pStyle w:val="Bibliography"/>
        <w:rPr>
          <w:rFonts w:ascii="Calibri" w:cs="Calibri"/>
        </w:rPr>
      </w:pPr>
      <w:r w:rsidRPr="002335A7">
        <w:rPr>
          <w:rFonts w:ascii="Calibri" w:cs="Calibri"/>
        </w:rPr>
        <w:t xml:space="preserve">Rosenfield, J. A., &amp; Baxter, R. D. (2007). Population Dynamics and Distribution Patterns of Longfin Smelt in the San Francisco Estuary. </w:t>
      </w:r>
      <w:r w:rsidRPr="002335A7">
        <w:rPr>
          <w:rFonts w:ascii="Calibri" w:cs="Calibri"/>
          <w:i/>
          <w:iCs/>
        </w:rPr>
        <w:t>Transactions of the American Fisheries Society</w:t>
      </w:r>
      <w:r w:rsidRPr="002335A7">
        <w:rPr>
          <w:rFonts w:ascii="Calibri" w:cs="Calibri"/>
        </w:rPr>
        <w:t xml:space="preserve">, </w:t>
      </w:r>
      <w:r w:rsidRPr="002335A7">
        <w:rPr>
          <w:rFonts w:ascii="Calibri" w:cs="Calibri"/>
          <w:i/>
          <w:iCs/>
        </w:rPr>
        <w:t>136</w:t>
      </w:r>
      <w:r w:rsidRPr="002335A7">
        <w:rPr>
          <w:rFonts w:ascii="Calibri" w:cs="Calibri"/>
        </w:rPr>
        <w:t>(6), 1577–1592. https://doi.org/10.1577/T06-148.1</w:t>
      </w:r>
    </w:p>
    <w:p w14:paraId="2F32049E" w14:textId="77777777" w:rsidR="002335A7" w:rsidRPr="002335A7" w:rsidRDefault="002335A7" w:rsidP="002335A7">
      <w:pPr>
        <w:pStyle w:val="Bibliography"/>
        <w:rPr>
          <w:rFonts w:ascii="Calibri" w:cs="Calibri"/>
        </w:rPr>
      </w:pPr>
      <w:proofErr w:type="spellStart"/>
      <w:r w:rsidRPr="002335A7">
        <w:rPr>
          <w:rFonts w:ascii="Calibri" w:cs="Calibri"/>
        </w:rPr>
        <w:t>Simão</w:t>
      </w:r>
      <w:proofErr w:type="spellEnd"/>
      <w:r w:rsidRPr="002335A7">
        <w:rPr>
          <w:rFonts w:ascii="Calibri" w:cs="Calibri"/>
        </w:rPr>
        <w:t xml:space="preserve">, F. A., Waterhouse, R. M., Ioannidis, P., </w:t>
      </w:r>
      <w:proofErr w:type="spellStart"/>
      <w:r w:rsidRPr="002335A7">
        <w:rPr>
          <w:rFonts w:ascii="Calibri" w:cs="Calibri"/>
        </w:rPr>
        <w:t>Kriventseva</w:t>
      </w:r>
      <w:proofErr w:type="spellEnd"/>
      <w:r w:rsidRPr="002335A7">
        <w:rPr>
          <w:rFonts w:ascii="Calibri" w:cs="Calibri"/>
        </w:rPr>
        <w:t xml:space="preserve">, E. V., &amp; </w:t>
      </w:r>
      <w:proofErr w:type="spellStart"/>
      <w:r w:rsidRPr="002335A7">
        <w:rPr>
          <w:rFonts w:ascii="Calibri" w:cs="Calibri"/>
        </w:rPr>
        <w:t>Zdobnov</w:t>
      </w:r>
      <w:proofErr w:type="spellEnd"/>
      <w:r w:rsidRPr="002335A7">
        <w:rPr>
          <w:rFonts w:ascii="Calibri" w:cs="Calibri"/>
        </w:rPr>
        <w:t xml:space="preserve">, E. M. (2015). BUSCO: Assessing genome assembly and annotation completeness with </w:t>
      </w:r>
      <w:proofErr w:type="gramStart"/>
      <w:r w:rsidRPr="002335A7">
        <w:rPr>
          <w:rFonts w:ascii="Calibri" w:cs="Calibri"/>
        </w:rPr>
        <w:t>single-copy</w:t>
      </w:r>
      <w:proofErr w:type="gramEnd"/>
      <w:r w:rsidRPr="002335A7">
        <w:rPr>
          <w:rFonts w:ascii="Calibri" w:cs="Calibri"/>
        </w:rPr>
        <w:t xml:space="preserve"> orthologs. </w:t>
      </w:r>
      <w:r w:rsidRPr="002335A7">
        <w:rPr>
          <w:rFonts w:ascii="Calibri" w:cs="Calibri"/>
          <w:i/>
          <w:iCs/>
        </w:rPr>
        <w:t>Bioinformatics</w:t>
      </w:r>
      <w:r w:rsidRPr="002335A7">
        <w:rPr>
          <w:rFonts w:ascii="Calibri" w:cs="Calibri"/>
        </w:rPr>
        <w:t xml:space="preserve">, </w:t>
      </w:r>
      <w:r w:rsidRPr="002335A7">
        <w:rPr>
          <w:rFonts w:ascii="Calibri" w:cs="Calibri"/>
          <w:i/>
          <w:iCs/>
        </w:rPr>
        <w:t>31</w:t>
      </w:r>
      <w:r w:rsidRPr="002335A7">
        <w:rPr>
          <w:rFonts w:ascii="Calibri" w:cs="Calibri"/>
        </w:rPr>
        <w:t>(19), 3210–3212. https://doi.org/10.1093/bioinformatics/btv351</w:t>
      </w:r>
    </w:p>
    <w:p w14:paraId="2CE7E476" w14:textId="77777777" w:rsidR="002335A7" w:rsidRPr="002335A7" w:rsidRDefault="002335A7" w:rsidP="002335A7">
      <w:pPr>
        <w:pStyle w:val="Bibliography"/>
        <w:rPr>
          <w:rFonts w:ascii="Calibri" w:cs="Calibri"/>
        </w:rPr>
      </w:pPr>
      <w:r w:rsidRPr="002335A7">
        <w:rPr>
          <w:rFonts w:ascii="Calibri" w:cs="Calibri"/>
        </w:rPr>
        <w:t xml:space="preserve">Sommer, T., Mejia, F., </w:t>
      </w:r>
      <w:proofErr w:type="spellStart"/>
      <w:r w:rsidRPr="002335A7">
        <w:rPr>
          <w:rFonts w:ascii="Calibri" w:cs="Calibri"/>
        </w:rPr>
        <w:t>Nobriga</w:t>
      </w:r>
      <w:proofErr w:type="spellEnd"/>
      <w:r w:rsidRPr="002335A7">
        <w:rPr>
          <w:rFonts w:ascii="Calibri" w:cs="Calibri"/>
        </w:rPr>
        <w:t xml:space="preserve">, M., </w:t>
      </w:r>
      <w:proofErr w:type="spellStart"/>
      <w:r w:rsidRPr="002335A7">
        <w:rPr>
          <w:rFonts w:ascii="Calibri" w:cs="Calibri"/>
        </w:rPr>
        <w:t>Feyrer</w:t>
      </w:r>
      <w:proofErr w:type="spellEnd"/>
      <w:r w:rsidRPr="002335A7">
        <w:rPr>
          <w:rFonts w:ascii="Calibri" w:cs="Calibri"/>
        </w:rPr>
        <w:t xml:space="preserve">, F., &amp; </w:t>
      </w:r>
      <w:proofErr w:type="spellStart"/>
      <w:r w:rsidRPr="002335A7">
        <w:rPr>
          <w:rFonts w:ascii="Calibri" w:cs="Calibri"/>
        </w:rPr>
        <w:t>Grimaldo</w:t>
      </w:r>
      <w:proofErr w:type="spellEnd"/>
      <w:r w:rsidRPr="002335A7">
        <w:rPr>
          <w:rFonts w:ascii="Calibri" w:cs="Calibri"/>
        </w:rPr>
        <w:t xml:space="preserve">, L. (2011). The Spawning Migration of Delta Smelt in the Upper San Francisco Estuary. </w:t>
      </w:r>
      <w:r w:rsidRPr="002335A7">
        <w:rPr>
          <w:rFonts w:ascii="Calibri" w:cs="Calibri"/>
          <w:i/>
          <w:iCs/>
        </w:rPr>
        <w:t>San Francisco Estuary and Watershed Science</w:t>
      </w:r>
      <w:r w:rsidRPr="002335A7">
        <w:rPr>
          <w:rFonts w:ascii="Calibri" w:cs="Calibri"/>
        </w:rPr>
        <w:t xml:space="preserve">, </w:t>
      </w:r>
      <w:r w:rsidRPr="002335A7">
        <w:rPr>
          <w:rFonts w:ascii="Calibri" w:cs="Calibri"/>
          <w:i/>
          <w:iCs/>
        </w:rPr>
        <w:t>9</w:t>
      </w:r>
      <w:r w:rsidRPr="002335A7">
        <w:rPr>
          <w:rFonts w:ascii="Calibri" w:cs="Calibri"/>
        </w:rPr>
        <w:t>(2), 1–44.</w:t>
      </w:r>
    </w:p>
    <w:p w14:paraId="57344C25" w14:textId="77777777" w:rsidR="002335A7" w:rsidRPr="002335A7" w:rsidRDefault="002335A7" w:rsidP="002335A7">
      <w:pPr>
        <w:pStyle w:val="Bibliography"/>
        <w:rPr>
          <w:rFonts w:ascii="Calibri" w:cs="Calibri"/>
        </w:rPr>
      </w:pPr>
      <w:proofErr w:type="spellStart"/>
      <w:r w:rsidRPr="002335A7">
        <w:rPr>
          <w:rFonts w:ascii="Calibri" w:cs="Calibri"/>
        </w:rPr>
        <w:t>Strona</w:t>
      </w:r>
      <w:proofErr w:type="spellEnd"/>
      <w:r w:rsidRPr="002335A7">
        <w:rPr>
          <w:rFonts w:ascii="Calibri" w:cs="Calibri"/>
        </w:rPr>
        <w:t xml:space="preserve">, G., &amp; Bradshaw, C. J. A. (2022). Coextinctions dominate future vertebrate losses from climate and land use change. </w:t>
      </w:r>
      <w:r w:rsidRPr="002335A7">
        <w:rPr>
          <w:rFonts w:ascii="Calibri" w:cs="Calibri"/>
          <w:i/>
          <w:iCs/>
        </w:rPr>
        <w:t>Science Advances</w:t>
      </w:r>
      <w:r w:rsidRPr="002335A7">
        <w:rPr>
          <w:rFonts w:ascii="Calibri" w:cs="Calibri"/>
        </w:rPr>
        <w:t xml:space="preserve">, </w:t>
      </w:r>
      <w:r w:rsidRPr="002335A7">
        <w:rPr>
          <w:rFonts w:ascii="Calibri" w:cs="Calibri"/>
          <w:i/>
          <w:iCs/>
        </w:rPr>
        <w:t>8</w:t>
      </w:r>
      <w:r w:rsidRPr="002335A7">
        <w:rPr>
          <w:rFonts w:ascii="Calibri" w:cs="Calibri"/>
        </w:rPr>
        <w:t>(50), eabn4345. https://doi.org/10.1126/sciadv.abn4345</w:t>
      </w:r>
    </w:p>
    <w:p w14:paraId="0C5A1A03" w14:textId="77777777" w:rsidR="002335A7" w:rsidRPr="002335A7" w:rsidRDefault="002335A7" w:rsidP="002335A7">
      <w:pPr>
        <w:pStyle w:val="Bibliography"/>
        <w:rPr>
          <w:rFonts w:ascii="Calibri" w:cs="Calibri"/>
        </w:rPr>
      </w:pPr>
      <w:r w:rsidRPr="002335A7">
        <w:rPr>
          <w:rFonts w:ascii="Calibri" w:cs="Calibri"/>
        </w:rPr>
        <w:t xml:space="preserve">Ullrich, P. A., Xu, Z., Rhoades, A. M., </w:t>
      </w:r>
      <w:proofErr w:type="spellStart"/>
      <w:r w:rsidRPr="002335A7">
        <w:rPr>
          <w:rFonts w:ascii="Calibri" w:cs="Calibri"/>
        </w:rPr>
        <w:t>Dettinger</w:t>
      </w:r>
      <w:proofErr w:type="spellEnd"/>
      <w:r w:rsidRPr="002335A7">
        <w:rPr>
          <w:rFonts w:ascii="Calibri" w:cs="Calibri"/>
        </w:rPr>
        <w:t xml:space="preserve">, M. D., Mount, J. F., Jones, A. D., &amp; </w:t>
      </w:r>
      <w:proofErr w:type="spellStart"/>
      <w:r w:rsidRPr="002335A7">
        <w:rPr>
          <w:rFonts w:ascii="Calibri" w:cs="Calibri"/>
        </w:rPr>
        <w:t>Vahmani</w:t>
      </w:r>
      <w:proofErr w:type="spellEnd"/>
      <w:r w:rsidRPr="002335A7">
        <w:rPr>
          <w:rFonts w:ascii="Calibri" w:cs="Calibri"/>
        </w:rPr>
        <w:t xml:space="preserve">, P. (2018). California’s Drought of the Future: A Midcentury Recreation of the Exceptional Conditions of 2012–2017. </w:t>
      </w:r>
      <w:r w:rsidRPr="002335A7">
        <w:rPr>
          <w:rFonts w:ascii="Calibri" w:cs="Calibri"/>
          <w:i/>
          <w:iCs/>
        </w:rPr>
        <w:t>Earth’s Future</w:t>
      </w:r>
      <w:r w:rsidRPr="002335A7">
        <w:rPr>
          <w:rFonts w:ascii="Calibri" w:cs="Calibri"/>
        </w:rPr>
        <w:t xml:space="preserve">, </w:t>
      </w:r>
      <w:r w:rsidRPr="002335A7">
        <w:rPr>
          <w:rFonts w:ascii="Calibri" w:cs="Calibri"/>
          <w:i/>
          <w:iCs/>
        </w:rPr>
        <w:t>6</w:t>
      </w:r>
      <w:r w:rsidRPr="002335A7">
        <w:rPr>
          <w:rFonts w:ascii="Calibri" w:cs="Calibri"/>
        </w:rPr>
        <w:t>(11), 1568–1587. https://doi.org/10.1029/2018EF001007</w:t>
      </w:r>
    </w:p>
    <w:p w14:paraId="77A48E26" w14:textId="77777777" w:rsidR="002335A7" w:rsidRPr="002335A7" w:rsidRDefault="002335A7" w:rsidP="002335A7">
      <w:pPr>
        <w:pStyle w:val="Bibliography"/>
        <w:rPr>
          <w:rFonts w:ascii="Calibri" w:cs="Calibri"/>
        </w:rPr>
      </w:pPr>
      <w:proofErr w:type="spellStart"/>
      <w:r w:rsidRPr="002335A7">
        <w:rPr>
          <w:rFonts w:ascii="Calibri" w:cs="Calibri"/>
        </w:rPr>
        <w:t>Vaser</w:t>
      </w:r>
      <w:proofErr w:type="spellEnd"/>
      <w:r w:rsidRPr="002335A7">
        <w:rPr>
          <w:rFonts w:ascii="Calibri" w:cs="Calibri"/>
        </w:rPr>
        <w:t xml:space="preserve">, R., </w:t>
      </w:r>
      <w:proofErr w:type="spellStart"/>
      <w:r w:rsidRPr="002335A7">
        <w:rPr>
          <w:rFonts w:ascii="Calibri" w:cs="Calibri"/>
        </w:rPr>
        <w:t>Sović</w:t>
      </w:r>
      <w:proofErr w:type="spellEnd"/>
      <w:r w:rsidRPr="002335A7">
        <w:rPr>
          <w:rFonts w:ascii="Calibri" w:cs="Calibri"/>
        </w:rPr>
        <w:t xml:space="preserve">, I., Nagarajan, N., &amp; </w:t>
      </w:r>
      <w:proofErr w:type="spellStart"/>
      <w:r w:rsidRPr="002335A7">
        <w:rPr>
          <w:rFonts w:ascii="Calibri" w:cs="Calibri"/>
        </w:rPr>
        <w:t>Šikić</w:t>
      </w:r>
      <w:proofErr w:type="spellEnd"/>
      <w:r w:rsidRPr="002335A7">
        <w:rPr>
          <w:rFonts w:ascii="Calibri" w:cs="Calibri"/>
        </w:rPr>
        <w:t xml:space="preserve">, M. (2017). Fast and accurate de novo genome assembly from long uncorrected reads. </w:t>
      </w:r>
      <w:r w:rsidRPr="002335A7">
        <w:rPr>
          <w:rFonts w:ascii="Calibri" w:cs="Calibri"/>
          <w:i/>
          <w:iCs/>
        </w:rPr>
        <w:t>Genome Research</w:t>
      </w:r>
      <w:r w:rsidRPr="002335A7">
        <w:rPr>
          <w:rFonts w:ascii="Calibri" w:cs="Calibri"/>
        </w:rPr>
        <w:t xml:space="preserve">, </w:t>
      </w:r>
      <w:r w:rsidRPr="002335A7">
        <w:rPr>
          <w:rFonts w:ascii="Calibri" w:cs="Calibri"/>
          <w:i/>
          <w:iCs/>
        </w:rPr>
        <w:t>27</w:t>
      </w:r>
      <w:r w:rsidRPr="002335A7">
        <w:rPr>
          <w:rFonts w:ascii="Calibri" w:cs="Calibri"/>
        </w:rPr>
        <w:t>(5), 737–746. https://doi.org/10.1101/gr.214270.116</w:t>
      </w:r>
    </w:p>
    <w:p w14:paraId="7EEE3652" w14:textId="77777777" w:rsidR="002335A7" w:rsidRPr="002335A7" w:rsidRDefault="002335A7" w:rsidP="002335A7">
      <w:pPr>
        <w:pStyle w:val="Bibliography"/>
        <w:rPr>
          <w:rFonts w:ascii="Calibri" w:cs="Calibri"/>
        </w:rPr>
      </w:pPr>
      <w:proofErr w:type="spellStart"/>
      <w:r w:rsidRPr="002335A7">
        <w:rPr>
          <w:rFonts w:ascii="Calibri" w:cs="Calibri"/>
        </w:rPr>
        <w:t>Vurture</w:t>
      </w:r>
      <w:proofErr w:type="spellEnd"/>
      <w:r w:rsidRPr="002335A7">
        <w:rPr>
          <w:rFonts w:ascii="Calibri" w:cs="Calibri"/>
        </w:rPr>
        <w:t xml:space="preserve">, G. W., </w:t>
      </w:r>
      <w:proofErr w:type="spellStart"/>
      <w:r w:rsidRPr="002335A7">
        <w:rPr>
          <w:rFonts w:ascii="Calibri" w:cs="Calibri"/>
        </w:rPr>
        <w:t>Sedlazeck</w:t>
      </w:r>
      <w:proofErr w:type="spellEnd"/>
      <w:r w:rsidRPr="002335A7">
        <w:rPr>
          <w:rFonts w:ascii="Calibri" w:cs="Calibri"/>
        </w:rPr>
        <w:t xml:space="preserve">, F. J., </w:t>
      </w:r>
      <w:proofErr w:type="spellStart"/>
      <w:r w:rsidRPr="002335A7">
        <w:rPr>
          <w:rFonts w:ascii="Calibri" w:cs="Calibri"/>
        </w:rPr>
        <w:t>Nattestad</w:t>
      </w:r>
      <w:proofErr w:type="spellEnd"/>
      <w:r w:rsidRPr="002335A7">
        <w:rPr>
          <w:rFonts w:ascii="Calibri" w:cs="Calibri"/>
        </w:rPr>
        <w:t xml:space="preserve">, M., Underwood, C. J., Fang, H., </w:t>
      </w:r>
      <w:proofErr w:type="spellStart"/>
      <w:r w:rsidRPr="002335A7">
        <w:rPr>
          <w:rFonts w:ascii="Calibri" w:cs="Calibri"/>
        </w:rPr>
        <w:t>Gurtowski</w:t>
      </w:r>
      <w:proofErr w:type="spellEnd"/>
      <w:r w:rsidRPr="002335A7">
        <w:rPr>
          <w:rFonts w:ascii="Calibri" w:cs="Calibri"/>
        </w:rPr>
        <w:t xml:space="preserve">, J., &amp; Schatz, M. C. (2017). </w:t>
      </w:r>
      <w:proofErr w:type="spellStart"/>
      <w:r w:rsidRPr="002335A7">
        <w:rPr>
          <w:rFonts w:ascii="Calibri" w:cs="Calibri"/>
        </w:rPr>
        <w:t>GenomeScope</w:t>
      </w:r>
      <w:proofErr w:type="spellEnd"/>
      <w:r w:rsidRPr="002335A7">
        <w:rPr>
          <w:rFonts w:ascii="Calibri" w:cs="Calibri"/>
        </w:rPr>
        <w:t xml:space="preserve">: Fast reference-free genome profiling from short reads. </w:t>
      </w:r>
      <w:r w:rsidRPr="002335A7">
        <w:rPr>
          <w:rFonts w:ascii="Calibri" w:cs="Calibri"/>
          <w:i/>
          <w:iCs/>
        </w:rPr>
        <w:t>Bioinformatics</w:t>
      </w:r>
      <w:r w:rsidRPr="002335A7">
        <w:rPr>
          <w:rFonts w:ascii="Calibri" w:cs="Calibri"/>
        </w:rPr>
        <w:t xml:space="preserve">, </w:t>
      </w:r>
      <w:r w:rsidRPr="002335A7">
        <w:rPr>
          <w:rFonts w:ascii="Calibri" w:cs="Calibri"/>
          <w:i/>
          <w:iCs/>
        </w:rPr>
        <w:t>33</w:t>
      </w:r>
      <w:r w:rsidRPr="002335A7">
        <w:rPr>
          <w:rFonts w:ascii="Calibri" w:cs="Calibri"/>
        </w:rPr>
        <w:t>(14), 2202–2204. https://doi.org/10.1093/bioinformatics/btx153</w:t>
      </w:r>
    </w:p>
    <w:p w14:paraId="13A6E4FF" w14:textId="77777777" w:rsidR="002335A7" w:rsidRPr="002335A7" w:rsidRDefault="002335A7" w:rsidP="002335A7">
      <w:pPr>
        <w:pStyle w:val="Bibliography"/>
        <w:rPr>
          <w:rFonts w:ascii="Calibri" w:cs="Calibri"/>
        </w:rPr>
      </w:pPr>
      <w:proofErr w:type="spellStart"/>
      <w:r w:rsidRPr="002335A7">
        <w:rPr>
          <w:rFonts w:ascii="Calibri" w:cs="Calibri"/>
        </w:rPr>
        <w:lastRenderedPageBreak/>
        <w:t>Wasko</w:t>
      </w:r>
      <w:proofErr w:type="spellEnd"/>
      <w:r w:rsidRPr="002335A7">
        <w:rPr>
          <w:rFonts w:ascii="Calibri" w:cs="Calibri"/>
        </w:rPr>
        <w:t xml:space="preserve">, A. P., Martins, C., Oliveira, C., &amp; </w:t>
      </w:r>
      <w:proofErr w:type="spellStart"/>
      <w:r w:rsidRPr="002335A7">
        <w:rPr>
          <w:rFonts w:ascii="Calibri" w:cs="Calibri"/>
        </w:rPr>
        <w:t>Foresti</w:t>
      </w:r>
      <w:proofErr w:type="spellEnd"/>
      <w:r w:rsidRPr="002335A7">
        <w:rPr>
          <w:rFonts w:ascii="Calibri" w:cs="Calibri"/>
        </w:rPr>
        <w:t xml:space="preserve">, F. (2003). Non-destructive genetic sampling in fish. An improved method for DNA extraction from fish fins and scales. </w:t>
      </w:r>
      <w:proofErr w:type="spellStart"/>
      <w:r w:rsidRPr="002335A7">
        <w:rPr>
          <w:rFonts w:ascii="Calibri" w:cs="Calibri"/>
          <w:i/>
          <w:iCs/>
        </w:rPr>
        <w:t>Hereditas</w:t>
      </w:r>
      <w:proofErr w:type="spellEnd"/>
      <w:r w:rsidRPr="002335A7">
        <w:rPr>
          <w:rFonts w:ascii="Calibri" w:cs="Calibri"/>
        </w:rPr>
        <w:t xml:space="preserve">, </w:t>
      </w:r>
      <w:r w:rsidRPr="002335A7">
        <w:rPr>
          <w:rFonts w:ascii="Calibri" w:cs="Calibri"/>
          <w:i/>
          <w:iCs/>
        </w:rPr>
        <w:t>138</w:t>
      </w:r>
      <w:r w:rsidRPr="002335A7">
        <w:rPr>
          <w:rFonts w:ascii="Calibri" w:cs="Calibri"/>
        </w:rPr>
        <w:t>(3), 161–165. https://doi.org/10.1034/j.1601-5223.2003.01503.x</w:t>
      </w:r>
    </w:p>
    <w:p w14:paraId="04ABD232" w14:textId="77777777" w:rsidR="002335A7" w:rsidRPr="002335A7" w:rsidRDefault="002335A7" w:rsidP="002335A7">
      <w:pPr>
        <w:pStyle w:val="Bibliography"/>
        <w:rPr>
          <w:rFonts w:ascii="Calibri" w:cs="Calibri"/>
        </w:rPr>
      </w:pPr>
      <w:r w:rsidRPr="002335A7">
        <w:rPr>
          <w:rFonts w:ascii="Calibri" w:cs="Calibri"/>
        </w:rPr>
        <w:t xml:space="preserve">Xuan, B., Kim, E. M., Song, M.-Y., Shin, Y., Jeon, J.-H., &amp; Bae, E. (2021). Draft Genome of the Korean smelt Hypomesus nipponensis and its transcriptomic. </w:t>
      </w:r>
      <w:r w:rsidRPr="002335A7">
        <w:rPr>
          <w:rFonts w:ascii="Calibri" w:cs="Calibri"/>
          <w:i/>
          <w:iCs/>
        </w:rPr>
        <w:t xml:space="preserve">G3: </w:t>
      </w:r>
      <w:proofErr w:type="spellStart"/>
      <w:r w:rsidRPr="002335A7">
        <w:rPr>
          <w:rFonts w:ascii="Calibri" w:cs="Calibri"/>
          <w:i/>
          <w:iCs/>
        </w:rPr>
        <w:t>Genes|Genomes|Genetics</w:t>
      </w:r>
      <w:proofErr w:type="spellEnd"/>
      <w:r w:rsidRPr="002335A7">
        <w:rPr>
          <w:rFonts w:ascii="Calibri" w:cs="Calibri"/>
        </w:rPr>
        <w:t>, 35. https://doi.org/10.1093/g3journal/jkab147</w:t>
      </w:r>
    </w:p>
    <w:p w14:paraId="25149163" w14:textId="65DA5278" w:rsidR="000E70AC" w:rsidRDefault="0087338E" w:rsidP="0011235A">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11235A">
      <w:pPr>
        <w:spacing w:after="0" w:line="240" w:lineRule="auto"/>
        <w:jc w:val="left"/>
        <w:rPr>
          <w:rFonts w:ascii="Calibri" w:eastAsia="Times New Roman" w:hAnsi="Calibri" w:cs="Calibr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Number of </w:t>
            </w:r>
            <w:proofErr w:type="spellStart"/>
            <w:r w:rsidRPr="00C11823">
              <w:rPr>
                <w:rFonts w:ascii="Calibri Light" w:eastAsia="Times New Roman" w:hAnsi="Calibri Light" w:cs="Calibri Light"/>
                <w:b/>
                <w:bCs/>
              </w:rPr>
              <w:t>chr.</w:t>
            </w:r>
            <w:proofErr w:type="spellEnd"/>
            <w:r w:rsidRPr="00C11823">
              <w:rPr>
                <w:rFonts w:ascii="Calibri Light" w:eastAsia="Times New Roman" w:hAnsi="Calibri Light" w:cs="Calibri Light"/>
                <w:b/>
                <w:bCs/>
              </w:rPr>
              <w:t xml:space="preserve">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77" w:name="_Toc113273240"/>
      <w:r>
        <w:t>Tables and Figures</w:t>
      </w:r>
      <w:bookmarkEnd w:id="77"/>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11235A">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490"/>
        <w:gridCol w:w="2107"/>
        <w:gridCol w:w="2571"/>
        <w:gridCol w:w="1709"/>
        <w:gridCol w:w="1740"/>
        <w:gridCol w:w="1878"/>
        <w:gridCol w:w="591"/>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11235A">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proofErr w:type="spellStart"/>
            <w:r w:rsidRPr="007E7567">
              <w:rPr>
                <w:rFonts w:ascii="Calibri Light" w:eastAsia="Times New Roman" w:hAnsi="Calibri Light" w:cs="Calibri Light"/>
                <w:b/>
                <w:bCs/>
                <w:color w:val="000000"/>
              </w:rPr>
              <w:t>Sequening</w:t>
            </w:r>
            <w:proofErr w:type="spellEnd"/>
            <w:r w:rsidRPr="007E7567">
              <w:rPr>
                <w:rFonts w:ascii="Calibri Light" w:eastAsia="Times New Roman" w:hAnsi="Calibri Light" w:cs="Calibri Light"/>
                <w:b/>
                <w:bCs/>
                <w:color w:val="000000"/>
              </w:rPr>
              <w:t xml:space="preserve"> Company</w:t>
            </w:r>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GC%</w:t>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21449923"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Illumina based sequencing (</w:t>
            </w:r>
            <w:r w:rsidR="00AB2E55">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commentRangeStart w:id="78"/>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78"/>
            <w:r w:rsidR="00C6769A">
              <w:rPr>
                <w:rStyle w:val="CommentReference"/>
              </w:rPr>
              <w:commentReference w:id="78"/>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1D030E0B"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 50</w:t>
      </w:r>
      <w:ins w:id="79"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11235A">
      <w:pPr>
        <w:spacing w:line="240" w:lineRule="auto"/>
        <w:rPr>
          <w:rFonts w:asciiTheme="majorHAnsi" w:hAnsiTheme="majorHAnsi" w:cstheme="majorHAnsi"/>
          <w:sz w:val="24"/>
          <w:szCs w:val="24"/>
        </w:rPr>
      </w:pPr>
      <w:commentRangeStart w:id="80"/>
      <w:r w:rsidRPr="005549A1">
        <w:rPr>
          <w:rFonts w:asciiTheme="majorHAnsi" w:eastAsia="Times New Roman" w:hAnsiTheme="majorHAnsi" w:cstheme="majorHAnsi"/>
          <w:b/>
          <w:sz w:val="24"/>
          <w:szCs w:val="24"/>
        </w:rPr>
        <w:t>Figure 2.3</w:t>
      </w:r>
      <w:commentRangeEnd w:id="80"/>
      <w:r w:rsidR="00C6769A">
        <w:rPr>
          <w:rStyle w:val="CommentReference"/>
        </w:rPr>
        <w:commentReference w:id="80"/>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male data) have been omitted to better visualize the difference of metrics in the post assembly steps.</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11235A">
      <w:pPr>
        <w:spacing w:line="24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Andrea Schreier" w:date="2022-09-06T16:10:00Z" w:initials="AS">
    <w:p w14:paraId="5CEF2D31" w14:textId="08E879DE" w:rsidR="002C69E3" w:rsidRDefault="002C69E3">
      <w:pPr>
        <w:pStyle w:val="CommentText"/>
      </w:pPr>
      <w:r>
        <w:rPr>
          <w:rStyle w:val="CommentReference"/>
        </w:rPr>
        <w:annotationRef/>
      </w:r>
      <w:r>
        <w:t xml:space="preserve">There are </w:t>
      </w:r>
      <w:proofErr w:type="gramStart"/>
      <w:r>
        <w:t>a number of</w:t>
      </w:r>
      <w:proofErr w:type="gramEnd"/>
      <w:r>
        <w:t xml:space="preserve"> papers that mention the impact of </w:t>
      </w:r>
      <w:r w:rsidR="008A1BAC">
        <w:t xml:space="preserve">mining on the SFE that would have started in the </w:t>
      </w:r>
      <w:r w:rsidR="00291495">
        <w:t xml:space="preserve">mid </w:t>
      </w:r>
      <w:r w:rsidR="008A1BAC">
        <w:t>1800s, during the gold rush</w:t>
      </w:r>
      <w:r w:rsidR="00291495">
        <w:t xml:space="preserve">. </w:t>
      </w:r>
      <w:r w:rsidR="008A1BAC">
        <w:t xml:space="preserve">Hydraulic mining </w:t>
      </w:r>
      <w:r w:rsidR="00291495">
        <w:t xml:space="preserve">for gold released a bunch of mercury that is now in the sediments there, and possibly channelization started in the 1800s too. A little google </w:t>
      </w:r>
      <w:proofErr w:type="spellStart"/>
      <w:r w:rsidR="00291495">
        <w:t>scholaring</w:t>
      </w:r>
      <w:proofErr w:type="spellEnd"/>
      <w:r w:rsidR="00291495">
        <w:t xml:space="preserve"> should help you find some papers about it.</w:t>
      </w:r>
    </w:p>
  </w:comment>
  <w:comment w:id="12" w:author="Andrea Schreier" w:date="2022-09-06T16:19:00Z" w:initials="AS">
    <w:p w14:paraId="405A4976" w14:textId="2B9F2C74" w:rsidR="00291495" w:rsidRDefault="00291495">
      <w:pPr>
        <w:pStyle w:val="CommentText"/>
      </w:pPr>
      <w:r>
        <w:rPr>
          <w:rStyle w:val="CommentReference"/>
        </w:rPr>
        <w:annotationRef/>
      </w:r>
      <w:r>
        <w:t xml:space="preserve">You could cite one of the POD papers here, I think the first time POD was coined was in a Fisheries paper by Ted in 2007: </w:t>
      </w:r>
      <w:r w:rsidRPr="00291495">
        <w:t>﻿DOI: 10.1577/1548-8446(2007)32[</w:t>
      </w:r>
      <w:proofErr w:type="gramStart"/>
      <w:r w:rsidRPr="00291495">
        <w:t>270:TCOPFI</w:t>
      </w:r>
      <w:proofErr w:type="gramEnd"/>
      <w:r w:rsidRPr="00291495">
        <w:t>]2.0.CO;2</w:t>
      </w:r>
    </w:p>
  </w:comment>
  <w:comment w:id="26" w:author="Andrea Schreier" w:date="2022-09-07T09:53:00Z" w:initials="AS">
    <w:p w14:paraId="3DD17FA0" w14:textId="77777777" w:rsidR="00415561" w:rsidRDefault="00415561">
      <w:pPr>
        <w:pStyle w:val="CommentText"/>
      </w:pPr>
      <w:r>
        <w:rPr>
          <w:rStyle w:val="CommentReference"/>
        </w:rPr>
        <w:annotationRef/>
      </w:r>
      <w:r>
        <w:t xml:space="preserve">One goal of an introduction is the identify the knowledge gap that one is trying to fill. The current text provides great info on the growth of sequencing technologies and how powerful they now are, but there is no explanation of why the delta smelt genome should be assembled in the first place. </w:t>
      </w:r>
      <w:r w:rsidR="003F11BA">
        <w:t>What will we be able to do with the genome? How will it help with conservation of delta smelt? These are elements that are needed in this section.</w:t>
      </w:r>
    </w:p>
    <w:p w14:paraId="63E4F63F" w14:textId="77777777" w:rsidR="007373D1" w:rsidRDefault="007373D1">
      <w:pPr>
        <w:pStyle w:val="CommentText"/>
      </w:pPr>
    </w:p>
    <w:p w14:paraId="4A8FC509" w14:textId="7F2BF085" w:rsidR="007373D1" w:rsidRDefault="007373D1">
      <w:pPr>
        <w:pStyle w:val="CommentText"/>
      </w:pPr>
      <w:r>
        <w:t xml:space="preserve">The first few sentences of the Intro are perhaps a little wide in scope for the chapter as well. Each chapter represents a publishable manuscript (keeping in mind that some tweaking of a chapter might be required to make it fully ready for </w:t>
      </w:r>
      <w:r w:rsidR="00D6254C">
        <w:t>submission</w:t>
      </w:r>
      <w:r w:rsidR="00D6254C">
        <w:tab/>
      </w:r>
      <w:r>
        <w:t>n) and</w:t>
      </w:r>
      <w:r w:rsidR="00051847">
        <w:t xml:space="preserve"> it would be good to</w:t>
      </w:r>
      <w:r>
        <w:t xml:space="preserve"> think about what journal you’d </w:t>
      </w:r>
      <w:r w:rsidR="00051847">
        <w:t xml:space="preserve">like to </w:t>
      </w:r>
      <w:r>
        <w:t xml:space="preserve">submit the genome paper to and what level of detail would be necessary for that readership. </w:t>
      </w:r>
      <w:r w:rsidR="00051847">
        <w:t>For example, expert readers won’t need to be remined about how studying animal biology helped develop the theory of evolution, etc. Could be useful to check out a few recent genome papers and see what type of content they have in the beginnings of their intro sections to get some ideas.</w:t>
      </w:r>
    </w:p>
  </w:comment>
  <w:comment w:id="29" w:author="Andrea Schreier" w:date="2022-09-07T13:39:00Z" w:initials="AS">
    <w:p w14:paraId="5C0F55AF" w14:textId="1CA5C609" w:rsidR="007373D1" w:rsidRDefault="007373D1">
      <w:pPr>
        <w:pStyle w:val="CommentText"/>
      </w:pPr>
      <w:r>
        <w:rPr>
          <w:rStyle w:val="CommentReference"/>
        </w:rPr>
        <w:annotationRef/>
      </w:r>
      <w:r>
        <w:t xml:space="preserve">Nice job capturing a high level of detail of the molecular methods! The main thing this section needs is more details on the samples and sampling and some of the text in the Results can be moved here to do that. </w:t>
      </w:r>
    </w:p>
  </w:comment>
  <w:comment w:id="34" w:author="Andrea Schreier" w:date="2022-09-07T12:12:00Z" w:initials="AS">
    <w:p w14:paraId="5431B6C3" w14:textId="4F844A42" w:rsidR="00480C67" w:rsidRDefault="00480C67">
      <w:pPr>
        <w:pStyle w:val="CommentText"/>
      </w:pPr>
      <w:r>
        <w:rPr>
          <w:rStyle w:val="CommentReference"/>
        </w:rPr>
        <w:annotationRef/>
      </w:r>
      <w:r>
        <w:t xml:space="preserve">Can a description of what linked read sequencing is be woven into this section? Otherwise it is not clear why this method is different from regular short read sequencing or why it would be chosen instead. </w:t>
      </w:r>
    </w:p>
  </w:comment>
  <w:comment w:id="35" w:author="Shannon Erica Kendal Joslin" w:date="2023-08-27T12:04:00Z" w:initials="SEKJ">
    <w:p w14:paraId="7473C6BD" w14:textId="00184014" w:rsidR="00025764" w:rsidRDefault="00025764">
      <w:pPr>
        <w:pStyle w:val="CommentText"/>
      </w:pPr>
      <w:r>
        <w:rPr>
          <w:rStyle w:val="CommentReference"/>
        </w:rPr>
        <w:annotationRef/>
      </w:r>
      <w:r>
        <w:t>How is the above?</w:t>
      </w:r>
    </w:p>
  </w:comment>
  <w:comment w:id="38" w:author="Andrea Schreier" w:date="2022-09-07T12:40:00Z" w:initials="AS">
    <w:p w14:paraId="4D18E66B" w14:textId="77777777" w:rsidR="00AB2E55" w:rsidRDefault="00AB2E55" w:rsidP="00AB2E55">
      <w:pPr>
        <w:pStyle w:val="CommentText"/>
      </w:pPr>
      <w:r>
        <w:rPr>
          <w:rStyle w:val="CommentReference"/>
        </w:rPr>
        <w:annotationRef/>
      </w:r>
      <w:r>
        <w:t>If this is in addition to the sequencing described above, this should be mentioned in the methods.</w:t>
      </w:r>
    </w:p>
  </w:comment>
  <w:comment w:id="39" w:author="Andrea Schreier" w:date="2022-09-07T12:45:00Z" w:initials="AS">
    <w:p w14:paraId="4F4C6864" w14:textId="77777777" w:rsidR="00AB2E55" w:rsidRDefault="00AB2E55" w:rsidP="00AB2E55">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48" w:author="Shannon Erica Kendal Joslin" w:date="2023-08-27T17:45:00Z" w:initials="SEKJ">
    <w:p w14:paraId="310429A7" w14:textId="752DCCD2" w:rsidR="00167DDB" w:rsidRDefault="00167DDB">
      <w:pPr>
        <w:pStyle w:val="CommentText"/>
      </w:pPr>
      <w:r>
        <w:rPr>
          <w:rStyle w:val="CommentReference"/>
        </w:rPr>
        <w:annotationRef/>
      </w:r>
      <w:r>
        <w:t>need to find number</w:t>
      </w:r>
    </w:p>
  </w:comment>
  <w:comment w:id="53" w:author="Andrea Schreier" w:date="2022-09-07T12:40:00Z" w:initials="AS">
    <w:p w14:paraId="1FCA9DBC" w14:textId="318B8298" w:rsidR="000C6B61" w:rsidRDefault="000C6B61">
      <w:pPr>
        <w:pStyle w:val="CommentText"/>
      </w:pPr>
      <w:r>
        <w:rPr>
          <w:rStyle w:val="CommentReference"/>
        </w:rPr>
        <w:annotationRef/>
      </w:r>
      <w:r>
        <w:t>If this is in addition to the sequencing described above, this should be mentioned in the methods.</w:t>
      </w:r>
    </w:p>
  </w:comment>
  <w:comment w:id="54" w:author="Andrea Schreier" w:date="2022-09-07T12:45:00Z" w:initials="AS">
    <w:p w14:paraId="43B51EB8" w14:textId="367DF91E" w:rsidR="00EE4C3F" w:rsidRDefault="00EE4C3F">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55" w:author="Andrea Schreier" w:date="2022-09-07T12:47:00Z" w:initials="AS">
    <w:p w14:paraId="0C3AA213" w14:textId="3DA90D5A" w:rsidR="00315B1D" w:rsidRDefault="00315B1D">
      <w:pPr>
        <w:pStyle w:val="CommentText"/>
      </w:pPr>
      <w:r>
        <w:rPr>
          <w:rStyle w:val="CommentReference"/>
        </w:rPr>
        <w:annotationRef/>
      </w:r>
      <w:r>
        <w:t>Were the male and female extractions pooled before these ratios were measured? Or were these measured for only some of the samples?</w:t>
      </w:r>
    </w:p>
  </w:comment>
  <w:comment w:id="68" w:author="Andrea Schreier" w:date="2022-09-07T13:47:00Z" w:initials="AS">
    <w:p w14:paraId="608DD1B0" w14:textId="1BD93C09" w:rsidR="00051847" w:rsidRDefault="00051847">
      <w:pPr>
        <w:pStyle w:val="CommentText"/>
      </w:pPr>
      <w:r>
        <w:rPr>
          <w:rStyle w:val="CommentReference"/>
        </w:rPr>
        <w:annotationRef/>
      </w:r>
      <w:r>
        <w:t xml:space="preserve">I think this is fine for the </w:t>
      </w:r>
      <w:proofErr w:type="gramStart"/>
      <w:r>
        <w:t>dissertation</w:t>
      </w:r>
      <w:proofErr w:type="gramEnd"/>
      <w:r>
        <w:t xml:space="preserve"> but this material would probably not be appropriate for the manuscript since the double copy gene issue was solved by assembly. I’d think this would be the case for all genome assemblies.</w:t>
      </w:r>
    </w:p>
  </w:comment>
  <w:comment w:id="69" w:author="Andrea Schreier" w:date="2022-09-07T13:48:00Z" w:initials="AS">
    <w:p w14:paraId="7F997059" w14:textId="03D8113F" w:rsidR="00DF2390" w:rsidRDefault="00DF2390">
      <w:pPr>
        <w:pStyle w:val="CommentText"/>
      </w:pPr>
      <w:r>
        <w:rPr>
          <w:rStyle w:val="CommentReference"/>
        </w:rPr>
        <w:annotationRef/>
      </w:r>
      <w:r>
        <w:t>This would be a good place to start the dissertation, after the recap text below (see comment)</w:t>
      </w:r>
    </w:p>
  </w:comment>
  <w:comment w:id="70" w:author="Andrea Schreier" w:date="2022-09-07T13:37:00Z" w:initials="AS">
    <w:p w14:paraId="0DA4829D" w14:textId="7725BFE7" w:rsidR="0079787C" w:rsidRDefault="0079787C">
      <w:pPr>
        <w:pStyle w:val="CommentText"/>
      </w:pPr>
      <w:r>
        <w:rPr>
          <w:rStyle w:val="CommentReference"/>
        </w:rPr>
        <w:annotationRef/>
      </w:r>
      <w:r>
        <w:t xml:space="preserve">Nice work! </w:t>
      </w:r>
      <w:r>
        <w:sym w:font="Wingdings" w:char="F04A"/>
      </w:r>
    </w:p>
  </w:comment>
  <w:comment w:id="71" w:author="Andrea Schreier" w:date="2022-09-07T13:45:00Z" w:initials="AS">
    <w:p w14:paraId="28032863" w14:textId="68C29735" w:rsidR="00051847" w:rsidRDefault="00051847">
      <w:pPr>
        <w:pStyle w:val="CommentText"/>
      </w:pPr>
      <w:r>
        <w:rPr>
          <w:rStyle w:val="CommentReference"/>
        </w:rPr>
        <w:annotationRef/>
      </w:r>
      <w:r>
        <w:t xml:space="preserve">I love this sentence and I think it would fit really nicely as the first sentence of the Introduction. Check out some of the literature you cited in this chapter and see how they often start Discussion sections by providing a brief recap of what the research accomplished. </w:t>
      </w:r>
    </w:p>
  </w:comment>
  <w:comment w:id="78" w:author="Andrea Schreier" w:date="2022-09-07T13:54:00Z" w:initials="AS">
    <w:p w14:paraId="0E769F58" w14:textId="3858CA45" w:rsidR="00C6769A" w:rsidRDefault="00C6769A">
      <w:pPr>
        <w:pStyle w:val="CommentText"/>
      </w:pPr>
      <w:r>
        <w:rPr>
          <w:rStyle w:val="CommentReference"/>
        </w:rPr>
        <w:annotationRef/>
      </w:r>
      <w:r>
        <w:t>I really like this table!</w:t>
      </w:r>
    </w:p>
  </w:comment>
  <w:comment w:id="80"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F2D31" w15:done="0"/>
  <w15:commentEx w15:paraId="405A4976" w15:done="0"/>
  <w15:commentEx w15:paraId="4A8FC509" w15:done="0"/>
  <w15:commentEx w15:paraId="5C0F55AF" w15:done="0"/>
  <w15:commentEx w15:paraId="5431B6C3" w15:done="0"/>
  <w15:commentEx w15:paraId="7473C6BD" w15:paraIdParent="5431B6C3" w15:done="0"/>
  <w15:commentEx w15:paraId="4D18E66B" w15:done="0"/>
  <w15:commentEx w15:paraId="4F4C6864" w15:done="0"/>
  <w15:commentEx w15:paraId="310429A7" w15:done="0"/>
  <w15:commentEx w15:paraId="1FCA9DBC" w15:done="0"/>
  <w15:commentEx w15:paraId="43B51EB8" w15:done="0"/>
  <w15:commentEx w15:paraId="0C3AA213" w15:done="0"/>
  <w15:commentEx w15:paraId="608DD1B0" w15:done="0"/>
  <w15:commentEx w15:paraId="7F997059" w15:done="0"/>
  <w15:commentEx w15:paraId="0DA4829D" w15:done="0"/>
  <w15:commentEx w15:paraId="28032863" w15:done="0"/>
  <w15:commentEx w15:paraId="0E769F58" w15:done="0"/>
  <w15:commentEx w15:paraId="0E108B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EF83" w16cex:dateUtc="2022-09-06T23:10:00Z"/>
  <w16cex:commentExtensible w16cex:durableId="26C1F18F" w16cex:dateUtc="2022-09-06T23:19:00Z"/>
  <w16cex:commentExtensible w16cex:durableId="26C2E87F" w16cex:dateUtc="2022-09-07T16:53:00Z"/>
  <w16cex:commentExtensible w16cex:durableId="26C31D8C" w16cex:dateUtc="2022-09-07T20:39:00Z"/>
  <w16cex:commentExtensible w16cex:durableId="26C30929" w16cex:dateUtc="2022-09-07T19:12:00Z"/>
  <w16cex:commentExtensible w16cex:durableId="2895BA32" w16cex:dateUtc="2023-08-27T19:04:00Z"/>
  <w16cex:commentExtensible w16cex:durableId="2895CA3A" w16cex:dateUtc="2022-09-07T19:40:00Z"/>
  <w16cex:commentExtensible w16cex:durableId="2895CA39" w16cex:dateUtc="2022-09-07T19:45:00Z"/>
  <w16cex:commentExtensible w16cex:durableId="28960A4F" w16cex:dateUtc="2023-08-28T00:45:00Z"/>
  <w16cex:commentExtensible w16cex:durableId="26C30FC0" w16cex:dateUtc="2022-09-07T19:40:00Z"/>
  <w16cex:commentExtensible w16cex:durableId="26C310CC" w16cex:dateUtc="2022-09-07T19:45:00Z"/>
  <w16cex:commentExtensible w16cex:durableId="26C31150" w16cex:dateUtc="2022-09-07T19:47:00Z"/>
  <w16cex:commentExtensible w16cex:durableId="26C31F7F" w16cex:dateUtc="2022-09-07T20:47:00Z"/>
  <w16cex:commentExtensible w16cex:durableId="26C31FAE" w16cex:dateUtc="2022-09-07T20:48:00Z"/>
  <w16cex:commentExtensible w16cex:durableId="26C31D23" w16cex:dateUtc="2022-09-07T20:37:00Z"/>
  <w16cex:commentExtensible w16cex:durableId="26C31F13" w16cex:dateUtc="2022-09-07T20:45:00Z"/>
  <w16cex:commentExtensible w16cex:durableId="26C32111" w16cex:dateUtc="2022-09-07T20:54:00Z"/>
  <w16cex:commentExtensible w16cex:durableId="26C32191"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F2D31" w16cid:durableId="26C1EF83"/>
  <w16cid:commentId w16cid:paraId="405A4976" w16cid:durableId="26C1F18F"/>
  <w16cid:commentId w16cid:paraId="4A8FC509" w16cid:durableId="26C2E87F"/>
  <w16cid:commentId w16cid:paraId="5C0F55AF" w16cid:durableId="26C31D8C"/>
  <w16cid:commentId w16cid:paraId="5431B6C3" w16cid:durableId="26C30929"/>
  <w16cid:commentId w16cid:paraId="7473C6BD" w16cid:durableId="2895BA32"/>
  <w16cid:commentId w16cid:paraId="4D18E66B" w16cid:durableId="2895CA3A"/>
  <w16cid:commentId w16cid:paraId="4F4C6864" w16cid:durableId="2895CA39"/>
  <w16cid:commentId w16cid:paraId="310429A7" w16cid:durableId="28960A4F"/>
  <w16cid:commentId w16cid:paraId="1FCA9DBC" w16cid:durableId="26C30FC0"/>
  <w16cid:commentId w16cid:paraId="43B51EB8" w16cid:durableId="26C310CC"/>
  <w16cid:commentId w16cid:paraId="0C3AA213" w16cid:durableId="26C31150"/>
  <w16cid:commentId w16cid:paraId="608DD1B0" w16cid:durableId="26C31F7F"/>
  <w16cid:commentId w16cid:paraId="7F997059" w16cid:durableId="26C31FAE"/>
  <w16cid:commentId w16cid:paraId="0DA4829D" w16cid:durableId="26C31D23"/>
  <w16cid:commentId w16cid:paraId="28032863" w16cid:durableId="26C31F13"/>
  <w16cid:commentId w16cid:paraId="0E769F58" w16cid:durableId="26C32111"/>
  <w16cid:commentId w16cid:paraId="0E108BCF" w16cid:durableId="26C321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DFFC4" w14:textId="77777777" w:rsidR="00394EF8" w:rsidRDefault="00394EF8" w:rsidP="000E70AC">
      <w:pPr>
        <w:spacing w:after="0" w:line="240" w:lineRule="auto"/>
      </w:pPr>
      <w:r>
        <w:separator/>
      </w:r>
    </w:p>
  </w:endnote>
  <w:endnote w:type="continuationSeparator" w:id="0">
    <w:p w14:paraId="5F8A3953" w14:textId="77777777" w:rsidR="00394EF8" w:rsidRDefault="00394EF8"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714C9" w14:textId="77777777" w:rsidR="00394EF8" w:rsidRDefault="00394EF8" w:rsidP="000E70AC">
      <w:pPr>
        <w:spacing w:after="0" w:line="240" w:lineRule="auto"/>
      </w:pPr>
      <w:r>
        <w:separator/>
      </w:r>
    </w:p>
  </w:footnote>
  <w:footnote w:type="continuationSeparator" w:id="0">
    <w:p w14:paraId="460648EB" w14:textId="77777777" w:rsidR="00394EF8" w:rsidRDefault="00394EF8"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12DA6"/>
    <w:rsid w:val="00024DBD"/>
    <w:rsid w:val="00025764"/>
    <w:rsid w:val="00043B95"/>
    <w:rsid w:val="00047A5C"/>
    <w:rsid w:val="00051847"/>
    <w:rsid w:val="000C33D6"/>
    <w:rsid w:val="000C6B61"/>
    <w:rsid w:val="000D219A"/>
    <w:rsid w:val="000D523C"/>
    <w:rsid w:val="000E70AC"/>
    <w:rsid w:val="00107B19"/>
    <w:rsid w:val="0011235A"/>
    <w:rsid w:val="00135A81"/>
    <w:rsid w:val="00160BAA"/>
    <w:rsid w:val="00167DDB"/>
    <w:rsid w:val="00173782"/>
    <w:rsid w:val="00173AE9"/>
    <w:rsid w:val="0019361B"/>
    <w:rsid w:val="001A31AE"/>
    <w:rsid w:val="001A6E91"/>
    <w:rsid w:val="001B09B1"/>
    <w:rsid w:val="00202A99"/>
    <w:rsid w:val="00217A92"/>
    <w:rsid w:val="00222108"/>
    <w:rsid w:val="00224AC0"/>
    <w:rsid w:val="002335A7"/>
    <w:rsid w:val="00235867"/>
    <w:rsid w:val="00240056"/>
    <w:rsid w:val="00240654"/>
    <w:rsid w:val="0028698C"/>
    <w:rsid w:val="00287783"/>
    <w:rsid w:val="00291495"/>
    <w:rsid w:val="002B1744"/>
    <w:rsid w:val="002B3395"/>
    <w:rsid w:val="002B588C"/>
    <w:rsid w:val="002C2F3F"/>
    <w:rsid w:val="002C4466"/>
    <w:rsid w:val="002C69E3"/>
    <w:rsid w:val="002F52A4"/>
    <w:rsid w:val="00307E56"/>
    <w:rsid w:val="00315B1D"/>
    <w:rsid w:val="00317A2C"/>
    <w:rsid w:val="00317A9B"/>
    <w:rsid w:val="00321C12"/>
    <w:rsid w:val="00345F08"/>
    <w:rsid w:val="00355F91"/>
    <w:rsid w:val="003579EF"/>
    <w:rsid w:val="003903DF"/>
    <w:rsid w:val="00394EF8"/>
    <w:rsid w:val="003A09CC"/>
    <w:rsid w:val="003A7D4F"/>
    <w:rsid w:val="003B10C0"/>
    <w:rsid w:val="003B7B17"/>
    <w:rsid w:val="003E074C"/>
    <w:rsid w:val="003F11BA"/>
    <w:rsid w:val="003F5039"/>
    <w:rsid w:val="003F7F9E"/>
    <w:rsid w:val="00403E27"/>
    <w:rsid w:val="00415561"/>
    <w:rsid w:val="00422626"/>
    <w:rsid w:val="00430654"/>
    <w:rsid w:val="004673B7"/>
    <w:rsid w:val="00480C67"/>
    <w:rsid w:val="004B5697"/>
    <w:rsid w:val="004B6F68"/>
    <w:rsid w:val="004E08BF"/>
    <w:rsid w:val="004E4858"/>
    <w:rsid w:val="00530CC3"/>
    <w:rsid w:val="005549A1"/>
    <w:rsid w:val="00570BB9"/>
    <w:rsid w:val="00577B48"/>
    <w:rsid w:val="005910F3"/>
    <w:rsid w:val="00594BE3"/>
    <w:rsid w:val="005A4907"/>
    <w:rsid w:val="005B1B8B"/>
    <w:rsid w:val="005B7C48"/>
    <w:rsid w:val="005B7C80"/>
    <w:rsid w:val="005C1F2A"/>
    <w:rsid w:val="005C7F13"/>
    <w:rsid w:val="005E1B57"/>
    <w:rsid w:val="006030AE"/>
    <w:rsid w:val="006161D8"/>
    <w:rsid w:val="00634ADB"/>
    <w:rsid w:val="00635F3E"/>
    <w:rsid w:val="00636378"/>
    <w:rsid w:val="00644092"/>
    <w:rsid w:val="00645DF5"/>
    <w:rsid w:val="00650EFD"/>
    <w:rsid w:val="006514C3"/>
    <w:rsid w:val="00685FD6"/>
    <w:rsid w:val="00695F15"/>
    <w:rsid w:val="006C1DD5"/>
    <w:rsid w:val="006C6899"/>
    <w:rsid w:val="006D6AE1"/>
    <w:rsid w:val="006E58E9"/>
    <w:rsid w:val="00735E92"/>
    <w:rsid w:val="007373D1"/>
    <w:rsid w:val="007463BC"/>
    <w:rsid w:val="00750600"/>
    <w:rsid w:val="00757362"/>
    <w:rsid w:val="00772735"/>
    <w:rsid w:val="00775A0C"/>
    <w:rsid w:val="007858F9"/>
    <w:rsid w:val="0079787C"/>
    <w:rsid w:val="007A1054"/>
    <w:rsid w:val="007A3A71"/>
    <w:rsid w:val="007D1AB2"/>
    <w:rsid w:val="007E4664"/>
    <w:rsid w:val="007E7567"/>
    <w:rsid w:val="008142CF"/>
    <w:rsid w:val="008641A8"/>
    <w:rsid w:val="0087338E"/>
    <w:rsid w:val="008739C3"/>
    <w:rsid w:val="008914E8"/>
    <w:rsid w:val="008A1BAC"/>
    <w:rsid w:val="008C1FB2"/>
    <w:rsid w:val="008F288C"/>
    <w:rsid w:val="008F2EB8"/>
    <w:rsid w:val="00912247"/>
    <w:rsid w:val="009804EB"/>
    <w:rsid w:val="009C0C92"/>
    <w:rsid w:val="009C7280"/>
    <w:rsid w:val="009D6B98"/>
    <w:rsid w:val="009E004D"/>
    <w:rsid w:val="00A066C0"/>
    <w:rsid w:val="00A3519E"/>
    <w:rsid w:val="00A9501C"/>
    <w:rsid w:val="00AA0A58"/>
    <w:rsid w:val="00AA14E0"/>
    <w:rsid w:val="00AB2E55"/>
    <w:rsid w:val="00AC6116"/>
    <w:rsid w:val="00B117DB"/>
    <w:rsid w:val="00B21CD8"/>
    <w:rsid w:val="00B53598"/>
    <w:rsid w:val="00B956C7"/>
    <w:rsid w:val="00BA2D88"/>
    <w:rsid w:val="00BD07C1"/>
    <w:rsid w:val="00BE0EE0"/>
    <w:rsid w:val="00C1267C"/>
    <w:rsid w:val="00C23BA8"/>
    <w:rsid w:val="00C26B5B"/>
    <w:rsid w:val="00C6769A"/>
    <w:rsid w:val="00C81542"/>
    <w:rsid w:val="00C8509D"/>
    <w:rsid w:val="00CA16C1"/>
    <w:rsid w:val="00CC49C4"/>
    <w:rsid w:val="00D0393C"/>
    <w:rsid w:val="00D072F5"/>
    <w:rsid w:val="00D13305"/>
    <w:rsid w:val="00D32D4D"/>
    <w:rsid w:val="00D52380"/>
    <w:rsid w:val="00D57765"/>
    <w:rsid w:val="00D6254C"/>
    <w:rsid w:val="00D86949"/>
    <w:rsid w:val="00DA607C"/>
    <w:rsid w:val="00DD3036"/>
    <w:rsid w:val="00DE4254"/>
    <w:rsid w:val="00DF2390"/>
    <w:rsid w:val="00DF51FF"/>
    <w:rsid w:val="00E2467E"/>
    <w:rsid w:val="00E43F86"/>
    <w:rsid w:val="00E502F4"/>
    <w:rsid w:val="00E7195E"/>
    <w:rsid w:val="00E910EE"/>
    <w:rsid w:val="00E9111F"/>
    <w:rsid w:val="00E91A9E"/>
    <w:rsid w:val="00EA074B"/>
    <w:rsid w:val="00EC3367"/>
    <w:rsid w:val="00EC36DE"/>
    <w:rsid w:val="00EE4C3F"/>
    <w:rsid w:val="00EF1B5A"/>
    <w:rsid w:val="00F43713"/>
    <w:rsid w:val="00F60237"/>
    <w:rsid w:val="00F63C12"/>
    <w:rsid w:val="00FC690B"/>
    <w:rsid w:val="00FD21E9"/>
    <w:rsid w:val="00FF7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552D74"/>
    <w:rsid w:val="006073AC"/>
    <w:rsid w:val="007E2A0B"/>
    <w:rsid w:val="008A796A"/>
    <w:rsid w:val="008F3599"/>
    <w:rsid w:val="009C7F14"/>
    <w:rsid w:val="009E26FC"/>
    <w:rsid w:val="00A42FB7"/>
    <w:rsid w:val="00A81751"/>
    <w:rsid w:val="00AC042C"/>
    <w:rsid w:val="00D26A0A"/>
    <w:rsid w:val="00E776DC"/>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37</Pages>
  <Words>23518</Words>
  <Characters>134056</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13</cp:revision>
  <dcterms:created xsi:type="dcterms:W3CDTF">2023-08-13T20:59:00Z</dcterms:created>
  <dcterms:modified xsi:type="dcterms:W3CDTF">2023-08-28T03:49:00Z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id="UL6lk2Ik"/&gt;&lt;style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