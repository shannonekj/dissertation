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565D9F5D"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{"citationID":"OrmbabkI","properties":{"formattedCitation":"(McAllister, 1963)","plainCitation":"(McAllister, 1963)","noteIndex":0},"citationItems":[{"id":"8VtU1zsE/FFw0MlUX","uris":["http://www.mendeley.com/documents/?uuid=154a621a-a2e3-443b-849e-2593b42c5c2d"],"itemData":{"author":[{"dropping-particle":"","family":"McAllister","given":"D.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r w:rsidR="0000362B">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00362B">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The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proofErr w:type="spellStart"/>
      <w:r w:rsidR="0000362B" w:rsidRPr="002B09C4">
        <w:rPr>
          <w:rFonts w:asciiTheme="majorHAnsi" w:hAnsiTheme="majorHAnsi" w:cstheme="majorHAnsi"/>
          <w:sz w:val="24"/>
          <w:szCs w:val="24"/>
        </w:rPr>
        <w:t>Osmeridae</w:t>
      </w:r>
      <w:proofErr w:type="spellEnd"/>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D78C2A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proofErr w:type="spellStart"/>
      <w:r w:rsidRPr="002B09C4">
        <w:rPr>
          <w:rFonts w:asciiTheme="majorHAnsi" w:hAnsiTheme="majorHAnsi" w:cstheme="majorHAnsi"/>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male and female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730E21">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730E21">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730E21">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730E21">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730E21">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730E21">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730E21">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730E21">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730E21">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730E21">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730E21">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730E21">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730E21">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730E21">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730E21">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730E21">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730E21">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730E21">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730E21">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730E21">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730E21">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730E21">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730E21">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730E21">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730E21">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730E21">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730E21">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730E21">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44802725"/>
      <w:commentRangeStart w:id="9"/>
      <w:r>
        <w:lastRenderedPageBreak/>
        <w:t>P</w:t>
      </w:r>
      <w:commentRangeEnd w:id="9"/>
      <w:r w:rsidR="00CF3EFC">
        <w:rPr>
          <w:rStyle w:val="CommentReference"/>
          <w:rFonts w:asciiTheme="minorHAnsi" w:hAnsiTheme="minorHAnsi"/>
          <w:smallCaps w:val="0"/>
          <w:spacing w:val="0"/>
        </w:rPr>
        <w:commentReference w:id="9"/>
      </w:r>
      <w:r>
        <w:t>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137D2EEB"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2007)","noteIndex":0},"citationItems":[{"id":"8VtU1zsE/RE6Yy0hl","uris":["http://www.mendeley.com/documents/?uuid=8a207c06-c2f2-478e-9d4c-46bac4bc2a70"],"itemData":{"author":[{"dropping-particle":"","family":"Moyle","given":"Peter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commentRangeStart w:id="12"/>
      <w:r>
        <w:rPr>
          <w:rFonts w:asciiTheme="majorHAnsi" w:hAnsiTheme="majorHAnsi" w:cstheme="majorHAnsi"/>
        </w:rPr>
        <w:t>Delta</w:t>
      </w:r>
      <w:r w:rsidR="006372E7">
        <w:rPr>
          <w:rFonts w:asciiTheme="majorHAnsi" w:hAnsiTheme="majorHAnsi" w:cstheme="majorHAnsi"/>
        </w:rPr>
        <w:t xml:space="preserve"> smelt</w:t>
      </w:r>
      <w:bookmarkEnd w:id="11"/>
    </w:p>
    <w:p w14:paraId="14E9A670" w14:textId="5B7C924D"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 xml:space="preserve">ederal Endangered Species Act (ESA) in 1993 and endangered under the California ESA in 2009. </w:t>
      </w:r>
      <w:r w:rsidR="00DD61FF">
        <w:rPr>
          <w:rFonts w:asciiTheme="majorHAnsi" w:hAnsiTheme="majorHAnsi" w:cstheme="majorHAnsi"/>
          <w:sz w:val="24"/>
          <w:szCs w:val="24"/>
          <w:lang w:val="en"/>
        </w:rPr>
        <w:t>Reduced p</w:t>
      </w:r>
      <w:r w:rsidRPr="00382793">
        <w:rPr>
          <w:rFonts w:asciiTheme="majorHAnsi" w:hAnsiTheme="majorHAnsi" w:cstheme="majorHAnsi"/>
          <w:sz w:val="24"/>
          <w:szCs w:val="24"/>
          <w:lang w:val="en"/>
        </w:rPr>
        <w:t xml:space="preserve">elagic productivity and </w:t>
      </w:r>
      <w:r w:rsidR="00DD61FF">
        <w:rPr>
          <w:rFonts w:asciiTheme="majorHAnsi" w:hAnsiTheme="majorHAnsi" w:cstheme="majorHAnsi"/>
          <w:sz w:val="24"/>
          <w:szCs w:val="24"/>
          <w:lang w:val="en"/>
        </w:rPr>
        <w:t xml:space="preserve">higher </w:t>
      </w:r>
      <w:r w:rsidRPr="00382793">
        <w:rPr>
          <w:rFonts w:asciiTheme="majorHAnsi" w:hAnsiTheme="majorHAnsi" w:cstheme="majorHAnsi"/>
          <w:sz w:val="24"/>
          <w:szCs w:val="24"/>
          <w:lang w:val="en"/>
        </w:rPr>
        <w:t>water temperature</w:t>
      </w:r>
      <w:r w:rsidR="00DD61FF">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have been shown to be primary drivers of condition indices ultimately affecting the</w:t>
      </w:r>
      <w:r w:rsidR="00DD61FF">
        <w:rPr>
          <w:rFonts w:asciiTheme="majorHAnsi" w:hAnsiTheme="majorHAnsi" w:cstheme="majorHAnsi"/>
          <w:sz w:val="24"/>
          <w:szCs w:val="24"/>
          <w:lang w:val="en"/>
        </w:rPr>
        <w:t xml:space="preserve"> reduction of</w:t>
      </w:r>
      <w:r w:rsidRPr="00382793">
        <w:rPr>
          <w:rFonts w:asciiTheme="majorHAnsi" w:hAnsiTheme="majorHAnsi" w:cstheme="majorHAnsi"/>
          <w:sz w:val="24"/>
          <w:szCs w:val="24"/>
          <w:lang w:val="en"/>
        </w:rPr>
        <w:t xml:space="preserv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commentRangeEnd w:id="12"/>
      <w:r w:rsidR="00397880">
        <w:rPr>
          <w:rStyle w:val="CommentReference"/>
        </w:rPr>
        <w:commentReference w:id="12"/>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3" w:name="_Toc144802728"/>
      <w:r>
        <w:rPr>
          <w:rFonts w:asciiTheme="majorHAnsi" w:hAnsiTheme="majorHAnsi" w:cstheme="majorHAnsi"/>
        </w:rPr>
        <w:t>Genomics and Conservation</w:t>
      </w:r>
      <w:bookmarkEnd w:id="13"/>
    </w:p>
    <w:p w14:paraId="5B9FB9F0" w14:textId="62260854" w:rsidR="00332AB8" w:rsidRDefault="006B228C" w:rsidP="00137C6E">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lastRenderedPageBreak/>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sidR="002E2FF8">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sidR="002E2FF8">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ins w:id="14" w:author="Shannon Erica Kendal Joslin" w:date="2023-09-16T11:13:00Z">
        <w:r w:rsidR="00BC0AB6">
          <w:rPr>
            <w:rFonts w:asciiTheme="majorHAnsi" w:hAnsiTheme="majorHAnsi" w:cstheme="majorHAnsi"/>
            <w:sz w:val="24"/>
            <w:szCs w:val="24"/>
          </w:rPr>
          <w:t>, as such being able to compare and quantify genetic diversity with high resolution is essential to understanding the genetic underpinnings associated with biodiversity</w:t>
        </w:r>
      </w:ins>
      <w:r w:rsidRPr="004B6F68">
        <w:rPr>
          <w:rFonts w:asciiTheme="majorHAnsi" w:hAnsiTheme="majorHAnsi" w:cstheme="majorHAnsi"/>
          <w:sz w:val="24"/>
          <w:szCs w:val="24"/>
        </w:rPr>
        <w:t xml:space="preserve">. </w:t>
      </w:r>
      <w:ins w:id="15" w:author="Shannon Erica Kendal Joslin" w:date="2023-09-16T10:47:00Z">
        <w:r w:rsidR="00DB6C76">
          <w:rPr>
            <w:rFonts w:asciiTheme="majorHAnsi" w:hAnsiTheme="majorHAnsi" w:cstheme="majorHAnsi"/>
            <w:sz w:val="24"/>
            <w:szCs w:val="24"/>
          </w:rPr>
          <w:t>Recent large-scale genome assembly initiatives</w:t>
        </w:r>
      </w:ins>
      <w:ins w:id="16" w:author="Shannon Erica Kendal Joslin" w:date="2023-09-16T10:56:00Z">
        <w:r w:rsidR="00332AB8">
          <w:rPr>
            <w:rFonts w:asciiTheme="majorHAnsi" w:hAnsiTheme="majorHAnsi" w:cstheme="majorHAnsi"/>
            <w:sz w:val="24"/>
            <w:szCs w:val="24"/>
          </w:rPr>
          <w:t xml:space="preserve"> </w:t>
        </w:r>
      </w:ins>
      <w:ins w:id="17" w:author="Shannon Erica Kendal Joslin" w:date="2023-09-16T10:47:00Z">
        <w:r w:rsidR="00DB6C76">
          <w:rPr>
            <w:rFonts w:asciiTheme="majorHAnsi" w:hAnsiTheme="majorHAnsi" w:cstheme="majorHAnsi"/>
            <w:sz w:val="24"/>
            <w:szCs w:val="24"/>
          </w:rPr>
          <w:t>focused on seq</w:t>
        </w:r>
      </w:ins>
      <w:ins w:id="18" w:author="Shannon Erica Kendal Joslin" w:date="2023-09-16T10:48:00Z">
        <w:r w:rsidR="00DB6C76">
          <w:rPr>
            <w:rFonts w:asciiTheme="majorHAnsi" w:hAnsiTheme="majorHAnsi" w:cstheme="majorHAnsi"/>
            <w:sz w:val="24"/>
            <w:szCs w:val="24"/>
          </w:rPr>
          <w:t xml:space="preserve">uencing and assembling </w:t>
        </w:r>
      </w:ins>
      <w:ins w:id="19" w:author="Shannon Erica Kendal Joslin" w:date="2023-09-16T10:49:00Z">
        <w:r w:rsidR="00DB6C76">
          <w:rPr>
            <w:rFonts w:asciiTheme="majorHAnsi" w:hAnsiTheme="majorHAnsi" w:cstheme="majorHAnsi"/>
            <w:sz w:val="24"/>
            <w:szCs w:val="24"/>
          </w:rPr>
          <w:t>high quality genomes of a vast quantity</w:t>
        </w:r>
      </w:ins>
      <w:ins w:id="20" w:author="Shannon Erica Kendal Joslin" w:date="2023-09-16T10:48:00Z">
        <w:r w:rsidR="00DB6C76">
          <w:rPr>
            <w:rFonts w:asciiTheme="majorHAnsi" w:hAnsiTheme="majorHAnsi" w:cstheme="majorHAnsi"/>
            <w:sz w:val="24"/>
            <w:szCs w:val="24"/>
          </w:rPr>
          <w:t xml:space="preserve"> species across the tree of life</w:t>
        </w:r>
      </w:ins>
      <w:ins w:id="21" w:author="Shannon Erica Kendal Joslin" w:date="2023-09-16T10:57:00Z">
        <w:r w:rsidR="00332AB8">
          <w:rPr>
            <w:rFonts w:asciiTheme="majorHAnsi" w:hAnsiTheme="majorHAnsi" w:cstheme="majorHAnsi"/>
            <w:sz w:val="24"/>
            <w:szCs w:val="24"/>
          </w:rPr>
          <w:t xml:space="preserve">, such as the Earth </w:t>
        </w:r>
        <w:proofErr w:type="spellStart"/>
        <w:r w:rsidR="00332AB8">
          <w:rPr>
            <w:rFonts w:asciiTheme="majorHAnsi" w:hAnsiTheme="majorHAnsi" w:cstheme="majorHAnsi"/>
            <w:sz w:val="24"/>
            <w:szCs w:val="24"/>
          </w:rPr>
          <w:t>BioGenome</w:t>
        </w:r>
        <w:proofErr w:type="spellEnd"/>
        <w:r w:rsidR="00332AB8">
          <w:rPr>
            <w:rFonts w:asciiTheme="majorHAnsi" w:hAnsiTheme="majorHAnsi" w:cstheme="majorHAnsi"/>
            <w:sz w:val="24"/>
            <w:szCs w:val="24"/>
          </w:rPr>
          <w:t xml:space="preserve"> Project and the Vertebrate Genome Project,</w:t>
        </w:r>
      </w:ins>
      <w:ins w:id="22" w:author="Shannon Erica Kendal Joslin" w:date="2023-09-16T10:49:00Z">
        <w:r w:rsidR="00DB6C76">
          <w:rPr>
            <w:rFonts w:asciiTheme="majorHAnsi" w:hAnsiTheme="majorHAnsi" w:cstheme="majorHAnsi"/>
            <w:sz w:val="24"/>
            <w:szCs w:val="24"/>
          </w:rPr>
          <w:t xml:space="preserve"> have </w:t>
        </w:r>
      </w:ins>
      <w:ins w:id="23" w:author="Shannon Erica Kendal Joslin" w:date="2023-09-16T10:51:00Z">
        <w:r w:rsidR="00137C6E">
          <w:rPr>
            <w:rFonts w:asciiTheme="majorHAnsi" w:hAnsiTheme="majorHAnsi" w:cstheme="majorHAnsi"/>
            <w:sz w:val="24"/>
            <w:szCs w:val="24"/>
          </w:rPr>
          <w:t xml:space="preserve">provided the ability to carry out </w:t>
        </w:r>
      </w:ins>
      <w:ins w:id="24" w:author="Shannon Erica Kendal Joslin" w:date="2023-09-16T10:52:00Z">
        <w:r w:rsidR="00137C6E">
          <w:rPr>
            <w:rFonts w:asciiTheme="majorHAnsi" w:hAnsiTheme="majorHAnsi" w:cstheme="majorHAnsi"/>
            <w:sz w:val="24"/>
            <w:szCs w:val="24"/>
          </w:rPr>
          <w:t xml:space="preserve">high resolution </w:t>
        </w:r>
      </w:ins>
      <w:ins w:id="25" w:author="Shannon Erica Kendal Joslin" w:date="2023-09-16T10:48:00Z">
        <w:r w:rsidR="00DB6C76">
          <w:rPr>
            <w:rFonts w:asciiTheme="majorHAnsi" w:hAnsiTheme="majorHAnsi" w:cstheme="majorHAnsi"/>
            <w:sz w:val="24"/>
            <w:szCs w:val="24"/>
          </w:rPr>
          <w:t>c</w:t>
        </w:r>
      </w:ins>
      <w:ins w:id="26" w:author="Shannon Erica Kendal Joslin" w:date="2023-09-16T10:45:00Z">
        <w:r w:rsidR="00EE178F">
          <w:rPr>
            <w:rFonts w:asciiTheme="majorHAnsi" w:hAnsiTheme="majorHAnsi" w:cstheme="majorHAnsi"/>
            <w:sz w:val="24"/>
            <w:szCs w:val="24"/>
          </w:rPr>
          <w:t>omparative</w:t>
        </w:r>
        <w:r w:rsidR="00DB6C76">
          <w:rPr>
            <w:rFonts w:asciiTheme="majorHAnsi" w:hAnsiTheme="majorHAnsi" w:cstheme="majorHAnsi"/>
            <w:sz w:val="24"/>
            <w:szCs w:val="24"/>
          </w:rPr>
          <w:t xml:space="preserve"> genomics</w:t>
        </w:r>
      </w:ins>
      <w:ins w:id="27" w:author="Shannon Erica Kendal Joslin" w:date="2023-09-16T10:51:00Z">
        <w:r w:rsidR="00137C6E">
          <w:rPr>
            <w:rFonts w:asciiTheme="majorHAnsi" w:hAnsiTheme="majorHAnsi" w:cstheme="majorHAnsi"/>
            <w:sz w:val="24"/>
            <w:szCs w:val="24"/>
          </w:rPr>
          <w:t xml:space="preserve"> studies</w:t>
        </w:r>
      </w:ins>
      <w:ins w:id="28" w:author="Shannon Erica Kendal Joslin" w:date="2023-09-16T10:57:00Z">
        <w:r w:rsidR="00332AB8">
          <w:rPr>
            <w:rFonts w:asciiTheme="majorHAnsi" w:hAnsiTheme="majorHAnsi" w:cstheme="majorHAnsi"/>
            <w:sz w:val="24"/>
            <w:szCs w:val="24"/>
          </w:rPr>
          <w:t xml:space="preserve"> which have</w:t>
        </w:r>
      </w:ins>
      <w:ins w:id="29" w:author="Shannon Erica Kendal Joslin" w:date="2023-09-16T10:52:00Z">
        <w:r w:rsidR="00137C6E">
          <w:rPr>
            <w:rFonts w:asciiTheme="majorHAnsi" w:hAnsiTheme="majorHAnsi" w:cstheme="majorHAnsi"/>
            <w:sz w:val="24"/>
            <w:szCs w:val="24"/>
          </w:rPr>
          <w:t xml:space="preserve"> </w:t>
        </w:r>
      </w:ins>
      <w:ins w:id="30" w:author="Shannon Erica Kendal Joslin" w:date="2023-09-16T10:54:00Z">
        <w:r w:rsidR="00137C6E">
          <w:rPr>
            <w:rFonts w:asciiTheme="majorHAnsi" w:hAnsiTheme="majorHAnsi" w:cstheme="majorHAnsi"/>
            <w:sz w:val="24"/>
            <w:szCs w:val="24"/>
          </w:rPr>
          <w:t>distinguish</w:t>
        </w:r>
      </w:ins>
      <w:ins w:id="31" w:author="Shannon Erica Kendal Joslin" w:date="2023-09-16T10:57:00Z">
        <w:r w:rsidR="00332AB8">
          <w:rPr>
            <w:rFonts w:asciiTheme="majorHAnsi" w:hAnsiTheme="majorHAnsi" w:cstheme="majorHAnsi"/>
            <w:sz w:val="24"/>
            <w:szCs w:val="24"/>
          </w:rPr>
          <w:t>ed</w:t>
        </w:r>
      </w:ins>
      <w:ins w:id="32" w:author="Shannon Erica Kendal Joslin" w:date="2023-09-16T10:52:00Z">
        <w:r w:rsidR="00137C6E">
          <w:rPr>
            <w:rFonts w:asciiTheme="majorHAnsi" w:hAnsiTheme="majorHAnsi" w:cstheme="majorHAnsi"/>
            <w:sz w:val="24"/>
            <w:szCs w:val="24"/>
          </w:rPr>
          <w:t xml:space="preserve"> genomic motifs associated with a species’ risk of extinction, </w:t>
        </w:r>
      </w:ins>
      <w:ins w:id="33" w:author="Shannon Erica Kendal Joslin" w:date="2023-09-16T10:54:00Z">
        <w:r w:rsidR="00137C6E">
          <w:rPr>
            <w:rFonts w:asciiTheme="majorHAnsi" w:hAnsiTheme="majorHAnsi" w:cstheme="majorHAnsi"/>
            <w:sz w:val="24"/>
            <w:szCs w:val="24"/>
          </w:rPr>
          <w:t>identif</w:t>
        </w:r>
      </w:ins>
      <w:ins w:id="34" w:author="Shannon Erica Kendal Joslin" w:date="2023-09-16T10:57:00Z">
        <w:r w:rsidR="00332AB8">
          <w:rPr>
            <w:rFonts w:asciiTheme="majorHAnsi" w:hAnsiTheme="majorHAnsi" w:cstheme="majorHAnsi"/>
            <w:sz w:val="24"/>
            <w:szCs w:val="24"/>
          </w:rPr>
          <w:t>ied</w:t>
        </w:r>
      </w:ins>
      <w:ins w:id="35" w:author="Shannon Erica Kendal Joslin" w:date="2023-09-16T10:53:00Z">
        <w:r w:rsidR="00137C6E">
          <w:rPr>
            <w:rFonts w:asciiTheme="majorHAnsi" w:hAnsiTheme="majorHAnsi" w:cstheme="majorHAnsi"/>
            <w:sz w:val="24"/>
            <w:szCs w:val="24"/>
          </w:rPr>
          <w:t xml:space="preserve"> signals of </w:t>
        </w:r>
      </w:ins>
      <w:ins w:id="36" w:author="Shannon Erica Kendal Joslin" w:date="2023-09-16T10:57:00Z">
        <w:r w:rsidR="00332AB8">
          <w:rPr>
            <w:rFonts w:asciiTheme="majorHAnsi" w:hAnsiTheme="majorHAnsi" w:cstheme="majorHAnsi"/>
            <w:sz w:val="24"/>
            <w:szCs w:val="24"/>
          </w:rPr>
          <w:t>e</w:t>
        </w:r>
      </w:ins>
      <w:ins w:id="37" w:author="Shannon Erica Kendal Joslin" w:date="2023-09-16T10:58:00Z">
        <w:r w:rsidR="00332AB8">
          <w:rPr>
            <w:rFonts w:asciiTheme="majorHAnsi" w:hAnsiTheme="majorHAnsi" w:cstheme="majorHAnsi"/>
            <w:sz w:val="24"/>
            <w:szCs w:val="24"/>
          </w:rPr>
          <w:t xml:space="preserve">volutionary </w:t>
        </w:r>
      </w:ins>
      <w:ins w:id="38" w:author="Shannon Erica Kendal Joslin" w:date="2023-09-16T10:53:00Z">
        <w:r w:rsidR="00137C6E">
          <w:rPr>
            <w:rFonts w:asciiTheme="majorHAnsi" w:hAnsiTheme="majorHAnsi" w:cstheme="majorHAnsi"/>
            <w:sz w:val="24"/>
            <w:szCs w:val="24"/>
          </w:rPr>
          <w:t>selection</w:t>
        </w:r>
      </w:ins>
      <w:ins w:id="39" w:author="Shannon Erica Kendal Joslin" w:date="2023-09-16T10:54:00Z">
        <w:r w:rsidR="00137C6E">
          <w:rPr>
            <w:rFonts w:asciiTheme="majorHAnsi" w:hAnsiTheme="majorHAnsi" w:cstheme="majorHAnsi"/>
            <w:sz w:val="24"/>
            <w:szCs w:val="24"/>
          </w:rPr>
          <w:t>,</w:t>
        </w:r>
      </w:ins>
      <w:ins w:id="40" w:author="Shannon Erica Kendal Joslin" w:date="2023-09-16T10:53:00Z">
        <w:r w:rsidR="00137C6E">
          <w:rPr>
            <w:rFonts w:asciiTheme="majorHAnsi" w:hAnsiTheme="majorHAnsi" w:cstheme="majorHAnsi"/>
            <w:sz w:val="24"/>
            <w:szCs w:val="24"/>
          </w:rPr>
          <w:t xml:space="preserve"> and provide</w:t>
        </w:r>
      </w:ins>
      <w:ins w:id="41" w:author="Shannon Erica Kendal Joslin" w:date="2023-09-16T10:58:00Z">
        <w:r w:rsidR="00332AB8">
          <w:rPr>
            <w:rFonts w:asciiTheme="majorHAnsi" w:hAnsiTheme="majorHAnsi" w:cstheme="majorHAnsi"/>
            <w:sz w:val="24"/>
            <w:szCs w:val="24"/>
          </w:rPr>
          <w:t>d</w:t>
        </w:r>
      </w:ins>
      <w:ins w:id="42" w:author="Shannon Erica Kendal Joslin" w:date="2023-09-16T10:53:00Z">
        <w:r w:rsidR="00137C6E">
          <w:rPr>
            <w:rFonts w:asciiTheme="majorHAnsi" w:hAnsiTheme="majorHAnsi" w:cstheme="majorHAnsi"/>
            <w:sz w:val="24"/>
            <w:szCs w:val="24"/>
          </w:rPr>
          <w:t xml:space="preserve"> population level insights from individual referenc</w:t>
        </w:r>
      </w:ins>
      <w:ins w:id="43" w:author="Shannon Erica Kendal Joslin" w:date="2023-09-16T10:54:00Z">
        <w:r w:rsidR="00137C6E">
          <w:rPr>
            <w:rFonts w:asciiTheme="majorHAnsi" w:hAnsiTheme="majorHAnsi" w:cstheme="majorHAnsi"/>
            <w:sz w:val="24"/>
            <w:szCs w:val="24"/>
          </w:rPr>
          <w:t>e genomes</w:t>
        </w:r>
      </w:ins>
      <w:ins w:id="44" w:author="Shannon Erica Kendal Joslin" w:date="2023-09-16T10:55:00Z">
        <w:r w:rsidR="00137C6E">
          <w:rPr>
            <w:rFonts w:asciiTheme="majorHAnsi" w:hAnsiTheme="majorHAnsi" w:cstheme="majorHAnsi"/>
            <w:sz w:val="24"/>
            <w:szCs w:val="24"/>
          </w:rPr>
          <w:t xml:space="preserve"> </w:t>
        </w:r>
      </w:ins>
      <w:del w:id="45" w:author="Shannon Erica Kendal Joslin" w:date="2023-09-16T10:37:00Z">
        <w:r w:rsidRPr="004B6F68" w:rsidDel="00F17A5C">
          <w:rPr>
            <w:rFonts w:asciiTheme="majorHAnsi" w:hAnsiTheme="majorHAnsi" w:cstheme="majorHAnsi"/>
            <w:sz w:val="24"/>
            <w:szCs w:val="24"/>
          </w:rPr>
          <w:delText>C</w:delText>
        </w:r>
      </w:del>
      <w:del w:id="46" w:author="Shannon Erica Kendal Joslin" w:date="2023-09-16T10:38:00Z">
        <w:r w:rsidRPr="004B6F68" w:rsidDel="00F17A5C">
          <w:rPr>
            <w:rFonts w:asciiTheme="majorHAnsi" w:hAnsiTheme="majorHAnsi" w:cstheme="majorHAnsi"/>
            <w:sz w:val="24"/>
            <w:szCs w:val="24"/>
          </w:rPr>
          <w:delText>omparative methods</w:delText>
        </w:r>
      </w:del>
      <w:del w:id="47" w:author="Shannon Erica Kendal Joslin" w:date="2023-09-16T10:47:00Z">
        <w:r w:rsidRPr="004B6F68" w:rsidDel="00DB6C76">
          <w:rPr>
            <w:rFonts w:asciiTheme="majorHAnsi" w:hAnsiTheme="majorHAnsi" w:cstheme="majorHAnsi"/>
            <w:sz w:val="24"/>
            <w:szCs w:val="24"/>
          </w:rPr>
          <w:delText xml:space="preserve"> </w:delText>
        </w:r>
      </w:del>
      <w:del w:id="48" w:author="Shannon Erica Kendal Joslin" w:date="2023-09-16T10:37:00Z">
        <w:r w:rsidRPr="004B6F68" w:rsidDel="00F17A5C">
          <w:rPr>
            <w:rFonts w:asciiTheme="majorHAnsi" w:hAnsiTheme="majorHAnsi" w:cstheme="majorHAnsi"/>
            <w:sz w:val="24"/>
            <w:szCs w:val="24"/>
          </w:rPr>
          <w:delText xml:space="preserve">allow </w:delText>
        </w:r>
      </w:del>
      <w:del w:id="49" w:author="Shannon Erica Kendal Joslin" w:date="2023-09-16T10:39:00Z">
        <w:r w:rsidRPr="004B6F68" w:rsidDel="00F17A5C">
          <w:rPr>
            <w:rFonts w:asciiTheme="majorHAnsi" w:hAnsiTheme="majorHAnsi" w:cstheme="majorHAnsi"/>
            <w:sz w:val="24"/>
            <w:szCs w:val="24"/>
          </w:rPr>
          <w:delText xml:space="preserve">for a broad investigation of </w:delText>
        </w:r>
      </w:del>
      <w:del w:id="50" w:author="Shannon Erica Kendal Joslin" w:date="2023-09-16T10:55:00Z">
        <w:r w:rsidRPr="004B6F68" w:rsidDel="00137C6E">
          <w:rPr>
            <w:rFonts w:asciiTheme="majorHAnsi" w:hAnsiTheme="majorHAnsi" w:cstheme="majorHAnsi"/>
            <w:sz w:val="24"/>
            <w:szCs w:val="24"/>
          </w:rPr>
          <w:delText xml:space="preserve">genomic motifs in endangered animals </w:delText>
        </w:r>
      </w:del>
      <w:r w:rsidRPr="004B6F68">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3301D7">
        <w:rPr>
          <w:rFonts w:ascii="Calibri Light" w:hAnsiTheme="majorHAnsi" w:cs="Calibri Light"/>
          <w:sz w:val="24"/>
        </w:rPr>
        <w:t>(Feng et al., 2020; Zoonomia Consortium, 2020)</w:t>
      </w:r>
      <w:r w:rsidRPr="004B6F68">
        <w:rPr>
          <w:rFonts w:asciiTheme="majorHAnsi" w:hAnsiTheme="majorHAnsi" w:cstheme="majorHAnsi"/>
          <w:sz w:val="24"/>
          <w:szCs w:val="24"/>
        </w:rPr>
        <w:fldChar w:fldCharType="end"/>
      </w:r>
      <w:del w:id="51" w:author="Shannon Erica Kendal Joslin" w:date="2023-09-16T10:55:00Z">
        <w:r w:rsidRPr="004B6F68" w:rsidDel="00137C6E">
          <w:rPr>
            <w:rFonts w:asciiTheme="majorHAnsi" w:hAnsiTheme="majorHAnsi" w:cstheme="majorHAnsi"/>
            <w:sz w:val="24"/>
            <w:szCs w:val="24"/>
          </w:rPr>
          <w:delText xml:space="preserve"> and </w:delText>
        </w:r>
        <w:commentRangeStart w:id="52"/>
        <w:r w:rsidRPr="004B6F68" w:rsidDel="00137C6E">
          <w:rPr>
            <w:rFonts w:asciiTheme="majorHAnsi" w:hAnsiTheme="majorHAnsi" w:cstheme="majorHAnsi"/>
            <w:sz w:val="24"/>
            <w:szCs w:val="24"/>
          </w:rPr>
          <w:delText>the identification of physical threats to endangered species</w:delText>
        </w:r>
        <w:commentRangeEnd w:id="52"/>
        <w:r w:rsidR="002E2FF8" w:rsidDel="00137C6E">
          <w:rPr>
            <w:rStyle w:val="CommentReference"/>
          </w:rPr>
          <w:commentReference w:id="52"/>
        </w:r>
        <w:r w:rsidRPr="004B6F68" w:rsidDel="00137C6E">
          <w:rPr>
            <w:rFonts w:asciiTheme="majorHAnsi" w:hAnsiTheme="majorHAnsi" w:cstheme="majorHAnsi"/>
            <w:sz w:val="24"/>
            <w:szCs w:val="24"/>
          </w:rPr>
          <w:delText xml:space="preserve"> </w:delText>
        </w:r>
        <w:r w:rsidRPr="004B6F68" w:rsidDel="00137C6E">
          <w:rPr>
            <w:rFonts w:asciiTheme="majorHAnsi" w:hAnsiTheme="majorHAnsi" w:cstheme="majorHAnsi"/>
            <w:sz w:val="24"/>
            <w:szCs w:val="24"/>
          </w:rPr>
          <w:fldChar w:fldCharType="begin"/>
        </w:r>
        <w:r w:rsidRPr="004B6F68" w:rsidDel="00137C6E">
          <w:rPr>
            <w:rFonts w:asciiTheme="majorHAnsi" w:hAnsiTheme="majorHAnsi" w:cstheme="majorHAnsi"/>
            <w:sz w:val="24"/>
            <w:szCs w:val="24"/>
          </w:rPr>
          <w:del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delInstrText>
        </w:r>
        <w:r w:rsidRPr="004B6F68" w:rsidDel="00137C6E">
          <w:rPr>
            <w:rFonts w:asciiTheme="majorHAnsi" w:hAnsiTheme="majorHAnsi" w:cstheme="majorHAnsi"/>
            <w:sz w:val="24"/>
            <w:szCs w:val="24"/>
          </w:rPr>
          <w:fldChar w:fldCharType="separate"/>
        </w:r>
        <w:r w:rsidRPr="004B6F68" w:rsidDel="00137C6E">
          <w:rPr>
            <w:rFonts w:ascii="Calibri Light" w:hAnsiTheme="majorHAnsi" w:cs="Calibri Light"/>
            <w:sz w:val="24"/>
          </w:rPr>
          <w:delText>(Wasser et al., 2015; Wright et al., 2015)</w:delText>
        </w:r>
        <w:r w:rsidRPr="004B6F68" w:rsidDel="00137C6E">
          <w:rPr>
            <w:rFonts w:asciiTheme="majorHAnsi" w:hAnsiTheme="majorHAnsi" w:cstheme="majorHAnsi"/>
            <w:sz w:val="24"/>
            <w:szCs w:val="24"/>
          </w:rPr>
          <w:fldChar w:fldCharType="end"/>
        </w:r>
      </w:del>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w:t>
      </w:r>
      <w:r w:rsidR="002E2FF8">
        <w:rPr>
          <w:rFonts w:asciiTheme="majorHAnsi" w:hAnsiTheme="majorHAnsi" w:cstheme="majorHAnsi"/>
          <w:sz w:val="24"/>
          <w:szCs w:val="24"/>
        </w:rPr>
        <w:t>using</w:t>
      </w:r>
      <w:r w:rsidRPr="004B6F68">
        <w:rPr>
          <w:rFonts w:asciiTheme="majorHAnsi" w:hAnsiTheme="majorHAnsi" w:cstheme="majorHAnsi"/>
          <w:sz w:val="24"/>
          <w:szCs w:val="24"/>
        </w:rPr>
        <w:t xml:space="preserve"> multiple sequencing technolog</w:t>
      </w:r>
      <w:r w:rsidR="002E2FF8">
        <w:rPr>
          <w:rFonts w:asciiTheme="majorHAnsi" w:hAnsiTheme="majorHAnsi" w:cstheme="majorHAnsi"/>
          <w:sz w:val="24"/>
          <w:szCs w:val="24"/>
        </w:rPr>
        <w:t>ies</w:t>
      </w:r>
      <w:r w:rsidRPr="004B6F68">
        <w:rPr>
          <w:rFonts w:asciiTheme="majorHAnsi" w:hAnsiTheme="majorHAnsi" w:cstheme="majorHAnsi"/>
          <w:sz w:val="24"/>
          <w:szCs w:val="24"/>
        </w:rPr>
        <w:t xml:space="preserve"> to carry out “hybrid” methods of genome assembly increases the capacity for capturing and assembling increasingly more of an organism’s actual genome.</w:t>
      </w:r>
    </w:p>
    <w:p w14:paraId="7537986A" w14:textId="5A0F1AF0" w:rsidR="00895DB8" w:rsidRDefault="00350627" w:rsidP="006B228C">
      <w:pPr>
        <w:spacing w:line="240" w:lineRule="auto"/>
        <w:ind w:right="270"/>
        <w:rPr>
          <w:rFonts w:asciiTheme="majorHAnsi" w:hAnsiTheme="majorHAnsi" w:cstheme="majorHAnsi"/>
          <w:sz w:val="24"/>
          <w:szCs w:val="24"/>
        </w:rPr>
      </w:pPr>
      <w:r>
        <w:rPr>
          <w:rFonts w:asciiTheme="majorHAnsi" w:hAnsiTheme="majorHAnsi" w:cstheme="majorHAnsi"/>
          <w:sz w:val="24"/>
          <w:szCs w:val="24"/>
        </w:rPr>
        <w:t>Over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w:t>
      </w:r>
      <w:r w:rsidR="002E2FF8">
        <w:rPr>
          <w:rFonts w:asciiTheme="majorHAnsi" w:hAnsiTheme="majorHAnsi" w:cstheme="majorHAnsi"/>
          <w:sz w:val="24"/>
          <w:szCs w:val="24"/>
        </w:rPr>
        <w:t>us</w:t>
      </w:r>
      <w:r w:rsidR="00895DB8">
        <w:rPr>
          <w:rFonts w:asciiTheme="majorHAnsi" w:hAnsiTheme="majorHAnsi" w:cstheme="majorHAnsi"/>
          <w:sz w:val="24"/>
          <w:szCs w:val="24"/>
        </w:rPr>
        <w:t xml:space="preserve">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generate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7026F30D"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w:t>
      </w:r>
      <w:r w:rsidR="002E2FF8">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sidR="002E2FF8">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sidR="002E2FF8">
        <w:rPr>
          <w:rFonts w:asciiTheme="majorHAnsi" w:hAnsiTheme="majorHAnsi" w:cstheme="majorHAnsi"/>
          <w:sz w:val="24"/>
          <w:szCs w:val="24"/>
        </w:rPr>
        <w:t>,</w:t>
      </w:r>
      <w:r w:rsidRPr="004B6F68">
        <w:rPr>
          <w:rFonts w:asciiTheme="majorHAnsi" w:hAnsiTheme="majorHAnsi" w:cstheme="majorHAnsi"/>
          <w:sz w:val="24"/>
          <w:szCs w:val="24"/>
        </w:rPr>
        <w:t xml:space="preserve"> </w:t>
      </w:r>
      <w:r w:rsidR="0047491E">
        <w:rPr>
          <w:rFonts w:asciiTheme="majorHAnsi" w:hAnsiTheme="majorHAnsi" w:cstheme="majorHAnsi"/>
          <w:sz w:val="24"/>
          <w:szCs w:val="24"/>
        </w:rPr>
        <w:t xml:space="preserve">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r w:rsidR="002E2FF8">
        <w:rPr>
          <w:rFonts w:asciiTheme="majorHAnsi" w:hAnsiTheme="majorHAnsi" w:cstheme="majorHAnsi"/>
          <w:sz w:val="24"/>
          <w:szCs w:val="24"/>
        </w:rPr>
        <w:t xml:space="preserve">of </w:t>
      </w:r>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sequences 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There are limitation</w:t>
      </w:r>
      <w:r w:rsidR="002E2FF8">
        <w:rPr>
          <w:rFonts w:asciiTheme="majorHAnsi" w:hAnsiTheme="majorHAnsi" w:cstheme="majorHAnsi"/>
          <w:sz w:val="24"/>
          <w:szCs w:val="24"/>
        </w:rPr>
        <w:t>s</w:t>
      </w:r>
      <w:r w:rsidR="005B6C5A">
        <w:rPr>
          <w:rFonts w:asciiTheme="majorHAnsi" w:hAnsiTheme="majorHAnsi" w:cstheme="majorHAnsi"/>
          <w:sz w:val="24"/>
          <w:szCs w:val="24"/>
        </w:rPr>
        <w:t xml:space="preserve">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requires high molecular weight (HMW) DNA, which can be difficult to generate in sufficient quantities, especially for exceedingly small or rare species and 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 xml:space="preserve">ies (long-read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w:t>
      </w:r>
      <w:r w:rsidR="005B6C5A" w:rsidRPr="004B6F68">
        <w:rPr>
          <w:rFonts w:asciiTheme="majorHAnsi" w:hAnsiTheme="majorHAnsi" w:cstheme="majorHAnsi"/>
          <w:sz w:val="24"/>
          <w:szCs w:val="24"/>
        </w:rPr>
        <w:lastRenderedPageBreak/>
        <w:t xml:space="preserve">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prone reads to generate scaffolds, correct base calling errors with short reads which have high accuracy but cannot span </w:t>
      </w:r>
      <w:proofErr w:type="gramStart"/>
      <w:r w:rsidR="00F20B76" w:rsidRPr="00FD21E9">
        <w:rPr>
          <w:rFonts w:asciiTheme="majorHAnsi" w:hAnsiTheme="majorHAnsi" w:cstheme="majorHAnsi"/>
          <w:color w:val="00000A"/>
          <w:sz w:val="24"/>
          <w:szCs w:val="24"/>
        </w:rPr>
        <w:t>highly</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repetitive</w:t>
      </w:r>
      <w:proofErr w:type="gramEnd"/>
      <w:r w:rsidR="00F20B76" w:rsidRPr="00FD21E9">
        <w:rPr>
          <w:rFonts w:asciiTheme="majorHAnsi" w:hAnsiTheme="majorHAnsi" w:cstheme="majorHAnsi"/>
          <w:color w:val="00000A"/>
          <w:sz w:val="24"/>
          <w:szCs w:val="24"/>
        </w:rPr>
        <w:t xml:space="preser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11E11737" w:rsidR="006B228C" w:rsidRDefault="006B228C" w:rsidP="006B228C">
      <w:pPr>
        <w:spacing w:line="240" w:lineRule="auto"/>
        <w:ind w:right="270"/>
        <w:rPr>
          <w:ins w:id="53" w:author="Shannon Erica Kendal Joslin" w:date="2023-10-13T08:39:00Z"/>
          <w:rFonts w:asciiTheme="majorHAnsi" w:hAnsiTheme="majorHAnsi" w:cstheme="majorHAnsi"/>
          <w:sz w:val="24"/>
          <w:szCs w:val="24"/>
        </w:rPr>
      </w:pPr>
      <w:r w:rsidRPr="004B6F68">
        <w:rPr>
          <w:rFonts w:asciiTheme="majorHAnsi" w:hAnsiTheme="majorHAnsi" w:cstheme="majorHAnsi"/>
          <w:sz w:val="24"/>
          <w:szCs w:val="24"/>
        </w:rPr>
        <w:t xml:space="preserve">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reach completeness standards which took decades for the first human genome to reach at a fraction of the cost and </w:t>
      </w:r>
      <w:ins w:id="54" w:author="Shannon Erica Kendal Joslin" w:date="2023-09-16T11:17:00Z">
        <w:r w:rsidR="0081083C">
          <w:rPr>
            <w:rFonts w:asciiTheme="majorHAnsi" w:hAnsiTheme="majorHAnsi" w:cstheme="majorHAnsi"/>
            <w:sz w:val="24"/>
            <w:szCs w:val="24"/>
          </w:rPr>
          <w:t xml:space="preserve">vastly fewer contributing biologists </w:t>
        </w:r>
      </w:ins>
      <w:commentRangeStart w:id="55"/>
      <w:del w:id="56" w:author="Shannon Erica Kendal Joslin" w:date="2023-09-16T11:17:00Z">
        <w:r w:rsidRPr="004B6F68" w:rsidDel="0081083C">
          <w:rPr>
            <w:rFonts w:asciiTheme="majorHAnsi" w:hAnsiTheme="majorHAnsi" w:cstheme="majorHAnsi"/>
            <w:sz w:val="24"/>
            <w:szCs w:val="24"/>
          </w:rPr>
          <w:delText xml:space="preserve">by relatively few individuals </w:delText>
        </w:r>
        <w:commentRangeEnd w:id="55"/>
        <w:r w:rsidR="002E2FF8" w:rsidDel="0081083C">
          <w:rPr>
            <w:rStyle w:val="CommentReference"/>
          </w:rPr>
          <w:commentReference w:id="55"/>
        </w:r>
      </w:del>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was the domestic goat in 2017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21055628" w14:textId="53F0AEF1" w:rsidR="00735E71" w:rsidRDefault="005F6881" w:rsidP="006B228C">
      <w:pPr>
        <w:spacing w:line="240" w:lineRule="auto"/>
        <w:ind w:right="270"/>
        <w:rPr>
          <w:ins w:id="57" w:author="Shannon Erica Kendal Joslin" w:date="2023-10-13T09:12:00Z"/>
          <w:rFonts w:asciiTheme="majorHAnsi" w:hAnsiTheme="majorHAnsi" w:cstheme="majorHAnsi"/>
          <w:sz w:val="24"/>
          <w:szCs w:val="24"/>
        </w:rPr>
      </w:pPr>
      <w:ins w:id="58" w:author="Shannon Erica Kendal Joslin" w:date="2023-10-13T08:39:00Z">
        <w:r>
          <w:rPr>
            <w:rFonts w:asciiTheme="majorHAnsi" w:hAnsiTheme="majorHAnsi" w:cstheme="majorHAnsi"/>
            <w:sz w:val="24"/>
            <w:szCs w:val="24"/>
          </w:rPr>
          <w:t xml:space="preserve">We </w:t>
        </w:r>
      </w:ins>
      <w:ins w:id="59" w:author="Shannon Erica Kendal Joslin" w:date="2023-10-13T08:42:00Z">
        <w:r w:rsidR="0086536E">
          <w:rPr>
            <w:rFonts w:asciiTheme="majorHAnsi" w:hAnsiTheme="majorHAnsi" w:cstheme="majorHAnsi"/>
            <w:sz w:val="24"/>
            <w:szCs w:val="24"/>
          </w:rPr>
          <w:t>carried out</w:t>
        </w:r>
      </w:ins>
      <w:ins w:id="60" w:author="Shannon Erica Kendal Joslin" w:date="2023-10-13T08:39:00Z">
        <w:r>
          <w:rPr>
            <w:rFonts w:asciiTheme="majorHAnsi" w:hAnsiTheme="majorHAnsi" w:cstheme="majorHAnsi"/>
            <w:sz w:val="24"/>
            <w:szCs w:val="24"/>
          </w:rPr>
          <w:t xml:space="preserve"> </w:t>
        </w:r>
      </w:ins>
      <w:ins w:id="61" w:author="Shannon Erica Kendal Joslin" w:date="2023-10-13T08:42:00Z">
        <w:r w:rsidR="0086536E">
          <w:rPr>
            <w:rFonts w:asciiTheme="majorHAnsi" w:hAnsiTheme="majorHAnsi" w:cstheme="majorHAnsi"/>
            <w:sz w:val="24"/>
            <w:szCs w:val="24"/>
          </w:rPr>
          <w:t xml:space="preserve">a hybrid method of assembly using </w:t>
        </w:r>
      </w:ins>
      <w:ins w:id="62" w:author="Shannon Erica Kendal Joslin" w:date="2023-10-13T08:40:00Z">
        <w:r w:rsidR="0086536E">
          <w:rPr>
            <w:rFonts w:asciiTheme="majorHAnsi" w:hAnsiTheme="majorHAnsi" w:cstheme="majorHAnsi"/>
            <w:sz w:val="24"/>
            <w:szCs w:val="24"/>
          </w:rPr>
          <w:t xml:space="preserve">linked-read, long read and </w:t>
        </w:r>
      </w:ins>
      <w:ins w:id="63" w:author="Shannon Erica Kendal Joslin" w:date="2023-10-13T08:41:00Z">
        <w:r w:rsidR="0086536E">
          <w:rPr>
            <w:rFonts w:asciiTheme="majorHAnsi" w:hAnsiTheme="majorHAnsi" w:cstheme="majorHAnsi"/>
            <w:sz w:val="24"/>
            <w:szCs w:val="24"/>
          </w:rPr>
          <w:t>Hi-C</w:t>
        </w:r>
      </w:ins>
      <w:ins w:id="64" w:author="Shannon Erica Kendal Joslin" w:date="2023-10-13T08:39:00Z">
        <w:r>
          <w:rPr>
            <w:rFonts w:asciiTheme="majorHAnsi" w:hAnsiTheme="majorHAnsi" w:cstheme="majorHAnsi"/>
            <w:sz w:val="24"/>
            <w:szCs w:val="24"/>
          </w:rPr>
          <w:t xml:space="preserve"> </w:t>
        </w:r>
      </w:ins>
      <w:ins w:id="65" w:author="Shannon Erica Kendal Joslin" w:date="2023-10-13T08:43:00Z">
        <w:r w:rsidR="0086536E">
          <w:rPr>
            <w:rFonts w:asciiTheme="majorHAnsi" w:hAnsiTheme="majorHAnsi" w:cstheme="majorHAnsi"/>
            <w:sz w:val="24"/>
            <w:szCs w:val="24"/>
          </w:rPr>
          <w:t xml:space="preserve">sequencing data </w:t>
        </w:r>
      </w:ins>
      <w:ins w:id="66" w:author="Shannon Erica Kendal Joslin" w:date="2023-10-13T08:39:00Z">
        <w:r>
          <w:rPr>
            <w:rFonts w:asciiTheme="majorHAnsi" w:hAnsiTheme="majorHAnsi" w:cstheme="majorHAnsi"/>
            <w:sz w:val="24"/>
            <w:szCs w:val="24"/>
          </w:rPr>
          <w:t xml:space="preserve">to create </w:t>
        </w:r>
      </w:ins>
      <w:ins w:id="67" w:author="Shannon Erica Kendal Joslin" w:date="2023-10-13T08:40:00Z">
        <w:r>
          <w:rPr>
            <w:rFonts w:asciiTheme="majorHAnsi" w:hAnsiTheme="majorHAnsi" w:cstheme="majorHAnsi"/>
            <w:sz w:val="24"/>
            <w:szCs w:val="24"/>
          </w:rPr>
          <w:t>one</w:t>
        </w:r>
      </w:ins>
      <w:ins w:id="68" w:author="Shannon Erica Kendal Joslin" w:date="2023-10-13T08:39:00Z">
        <w:r>
          <w:rPr>
            <w:rFonts w:asciiTheme="majorHAnsi" w:hAnsiTheme="majorHAnsi" w:cstheme="majorHAnsi"/>
            <w:sz w:val="24"/>
            <w:szCs w:val="24"/>
          </w:rPr>
          <w:t xml:space="preserve"> female and</w:t>
        </w:r>
      </w:ins>
      <w:ins w:id="69" w:author="Shannon Erica Kendal Joslin" w:date="2023-10-13T08:40:00Z">
        <w:r>
          <w:rPr>
            <w:rFonts w:asciiTheme="majorHAnsi" w:hAnsiTheme="majorHAnsi" w:cstheme="majorHAnsi"/>
            <w:sz w:val="24"/>
            <w:szCs w:val="24"/>
          </w:rPr>
          <w:t xml:space="preserve"> one</w:t>
        </w:r>
      </w:ins>
      <w:ins w:id="70" w:author="Shannon Erica Kendal Joslin" w:date="2023-10-13T08:39:00Z">
        <w:r>
          <w:rPr>
            <w:rFonts w:asciiTheme="majorHAnsi" w:hAnsiTheme="majorHAnsi" w:cstheme="majorHAnsi"/>
            <w:sz w:val="24"/>
            <w:szCs w:val="24"/>
          </w:rPr>
          <w:t xml:space="preserve"> male </w:t>
        </w:r>
      </w:ins>
      <w:ins w:id="71" w:author="Shannon Erica Kendal Joslin" w:date="2023-10-13T08:40:00Z">
        <w:r>
          <w:rPr>
            <w:rFonts w:asciiTheme="majorHAnsi" w:hAnsiTheme="majorHAnsi" w:cstheme="majorHAnsi"/>
            <w:sz w:val="24"/>
            <w:szCs w:val="24"/>
          </w:rPr>
          <w:t>delta smelt reference genome.</w:t>
        </w:r>
      </w:ins>
      <w:ins w:id="72" w:author="Shannon Erica Kendal Joslin" w:date="2023-10-13T08:43:00Z">
        <w:r w:rsidR="0086536E">
          <w:rPr>
            <w:rFonts w:asciiTheme="majorHAnsi" w:hAnsiTheme="majorHAnsi" w:cstheme="majorHAnsi"/>
            <w:sz w:val="24"/>
            <w:szCs w:val="24"/>
          </w:rPr>
          <w:t xml:space="preserve"> </w:t>
        </w:r>
      </w:ins>
      <w:ins w:id="73" w:author="Shannon Erica Kendal Joslin" w:date="2023-10-13T08:44:00Z">
        <w:r w:rsidR="0086536E">
          <w:rPr>
            <w:rFonts w:asciiTheme="majorHAnsi" w:hAnsiTheme="majorHAnsi" w:cstheme="majorHAnsi"/>
            <w:sz w:val="24"/>
            <w:szCs w:val="24"/>
          </w:rPr>
          <w:t>L</w:t>
        </w:r>
        <w:commentRangeStart w:id="74"/>
        <w:r w:rsidR="0086536E">
          <w:rPr>
            <w:rFonts w:asciiTheme="majorHAnsi" w:hAnsiTheme="majorHAnsi" w:cstheme="majorHAnsi"/>
            <w:sz w:val="24"/>
            <w:szCs w:val="24"/>
          </w:rPr>
          <w:t xml:space="preserve">inked-read sequencing data was provided </w:t>
        </w:r>
      </w:ins>
      <w:ins w:id="75" w:author="Shannon Erica Kendal Joslin" w:date="2023-10-13T09:07:00Z">
        <w:r w:rsidR="000F4106">
          <w:rPr>
            <w:rFonts w:asciiTheme="majorHAnsi" w:hAnsiTheme="majorHAnsi" w:cstheme="majorHAnsi"/>
            <w:sz w:val="24"/>
            <w:szCs w:val="24"/>
          </w:rPr>
          <w:t>through</w:t>
        </w:r>
      </w:ins>
      <w:ins w:id="76" w:author="Shannon Erica Kendal Joslin" w:date="2023-10-13T08:44:00Z">
        <w:r w:rsidR="0086536E">
          <w:rPr>
            <w:rFonts w:asciiTheme="majorHAnsi" w:hAnsiTheme="majorHAnsi" w:cstheme="majorHAnsi"/>
            <w:sz w:val="24"/>
            <w:szCs w:val="24"/>
          </w:rPr>
          <w:t xml:space="preserve"> 10X Genomics. It is a useful technology to incorporate into a hybrid genome assembly, as it requires </w:t>
        </w:r>
        <w:commentRangeStart w:id="77"/>
        <w:r w:rsidR="0086536E">
          <w:rPr>
            <w:rFonts w:asciiTheme="majorHAnsi" w:hAnsiTheme="majorHAnsi" w:cstheme="majorHAnsi"/>
            <w:sz w:val="24"/>
            <w:szCs w:val="24"/>
          </w:rPr>
          <w:t xml:space="preserve">small amounts (nanograms) of HMW DNA </w:t>
        </w:r>
        <w:commentRangeEnd w:id="77"/>
        <w:r w:rsidR="0086536E">
          <w:rPr>
            <w:rStyle w:val="CommentReference"/>
          </w:rPr>
          <w:commentReference w:id="77"/>
        </w:r>
        <w:r w:rsidR="0086536E">
          <w:rPr>
            <w:rFonts w:asciiTheme="majorHAnsi" w:hAnsiTheme="majorHAnsi" w:cstheme="majorHAnsi"/>
            <w:sz w:val="24"/>
            <w:szCs w:val="24"/>
          </w:rPr>
          <w:t xml:space="preserve">and creates highly accurate pseudo-long reads. Linked-read technology combines the benefits of long and short reads through encapsulating individual long DNA fragments (50-200 kb) into droplets of water-in-oil emulsion, or </w:t>
        </w:r>
        <w:r w:rsidR="0086536E" w:rsidRPr="00FD21E9">
          <w:rPr>
            <w:rFonts w:asciiTheme="majorHAnsi" w:hAnsiTheme="majorHAnsi" w:cstheme="majorHAnsi"/>
            <w:sz w:val="24"/>
            <w:szCs w:val="24"/>
          </w:rPr>
          <w:t xml:space="preserve">Gel Bead-in-Emulsions </w:t>
        </w:r>
        <w:r w:rsidR="0086536E">
          <w:rPr>
            <w:rFonts w:asciiTheme="majorHAnsi" w:hAnsiTheme="majorHAnsi" w:cstheme="majorHAnsi"/>
            <w:sz w:val="24"/>
            <w:szCs w:val="24"/>
          </w:rPr>
          <w:t xml:space="preserve">(GEMs), shearing long fragments into short fragments (400-600 bp), attaching a unique barcode to all DNA fragments in one GEM, sequencing paired end (PE) reads on an Illumina sequencer, and using bioinformatics to create pseudo-long reads by reassociating short reads previously contained in one GEM. </w:t>
        </w:r>
        <w:commentRangeEnd w:id="74"/>
        <w:r w:rsidR="0086536E">
          <w:rPr>
            <w:rStyle w:val="CommentReference"/>
          </w:rPr>
          <w:commentReference w:id="74"/>
        </w:r>
      </w:ins>
      <w:ins w:id="78" w:author="Shannon Erica Kendal Joslin" w:date="2023-10-13T08:46:00Z">
        <w:r w:rsidR="0022315B">
          <w:rPr>
            <w:rFonts w:asciiTheme="majorHAnsi" w:hAnsiTheme="majorHAnsi" w:cstheme="majorHAnsi"/>
            <w:sz w:val="24"/>
            <w:szCs w:val="24"/>
          </w:rPr>
          <w:t xml:space="preserve">We </w:t>
        </w:r>
      </w:ins>
      <w:ins w:id="79" w:author="Shannon Erica Kendal Joslin" w:date="2023-10-13T08:48:00Z">
        <w:r w:rsidR="0022315B">
          <w:rPr>
            <w:rFonts w:asciiTheme="majorHAnsi" w:hAnsiTheme="majorHAnsi" w:cstheme="majorHAnsi"/>
            <w:sz w:val="24"/>
            <w:szCs w:val="24"/>
          </w:rPr>
          <w:t>generated</w:t>
        </w:r>
      </w:ins>
      <w:ins w:id="80" w:author="Shannon Erica Kendal Joslin" w:date="2023-10-13T08:46:00Z">
        <w:r w:rsidR="0022315B">
          <w:rPr>
            <w:rFonts w:asciiTheme="majorHAnsi" w:hAnsiTheme="majorHAnsi" w:cstheme="majorHAnsi"/>
            <w:sz w:val="24"/>
            <w:szCs w:val="24"/>
          </w:rPr>
          <w:t xml:space="preserve"> PacBio</w:t>
        </w:r>
      </w:ins>
      <w:ins w:id="81" w:author="Shannon Erica Kendal Joslin" w:date="2023-10-13T08:47:00Z">
        <w:r w:rsidR="0022315B">
          <w:rPr>
            <w:rFonts w:asciiTheme="majorHAnsi" w:hAnsiTheme="majorHAnsi" w:cstheme="majorHAnsi"/>
            <w:sz w:val="24"/>
            <w:szCs w:val="24"/>
          </w:rPr>
          <w:t xml:space="preserve"> HiFi </w:t>
        </w:r>
      </w:ins>
      <w:ins w:id="82" w:author="Shannon Erica Kendal Joslin" w:date="2023-10-13T08:46:00Z">
        <w:r w:rsidR="0022315B">
          <w:rPr>
            <w:rFonts w:asciiTheme="majorHAnsi" w:hAnsiTheme="majorHAnsi" w:cstheme="majorHAnsi"/>
            <w:sz w:val="24"/>
            <w:szCs w:val="24"/>
          </w:rPr>
          <w:t xml:space="preserve">read sequencing data </w:t>
        </w:r>
      </w:ins>
      <w:ins w:id="83" w:author="Shannon Erica Kendal Joslin" w:date="2023-10-13T08:47:00Z">
        <w:r w:rsidR="0022315B">
          <w:rPr>
            <w:rFonts w:asciiTheme="majorHAnsi" w:hAnsiTheme="majorHAnsi" w:cstheme="majorHAnsi"/>
            <w:sz w:val="24"/>
            <w:szCs w:val="24"/>
          </w:rPr>
          <w:t xml:space="preserve">to </w:t>
        </w:r>
      </w:ins>
      <w:ins w:id="84" w:author="Shannon Erica Kendal Joslin" w:date="2023-10-13T08:50:00Z">
        <w:r w:rsidR="0022315B">
          <w:rPr>
            <w:rFonts w:asciiTheme="majorHAnsi" w:hAnsiTheme="majorHAnsi" w:cstheme="majorHAnsi"/>
            <w:sz w:val="24"/>
            <w:szCs w:val="24"/>
          </w:rPr>
          <w:t>generate long reads</w:t>
        </w:r>
      </w:ins>
      <w:ins w:id="85" w:author="Shannon Erica Kendal Joslin" w:date="2023-10-13T08:52:00Z">
        <w:r w:rsidR="00735E71">
          <w:rPr>
            <w:rFonts w:asciiTheme="majorHAnsi" w:hAnsiTheme="majorHAnsi" w:cstheme="majorHAnsi"/>
            <w:sz w:val="24"/>
            <w:szCs w:val="24"/>
          </w:rPr>
          <w:t xml:space="preserve">. HiFi reads, which are generally </w:t>
        </w:r>
      </w:ins>
      <w:ins w:id="86" w:author="Shannon Erica Kendal Joslin" w:date="2023-10-13T08:56:00Z">
        <w:r w:rsidR="009B191E">
          <w:rPr>
            <w:rFonts w:asciiTheme="majorHAnsi" w:hAnsiTheme="majorHAnsi" w:cstheme="majorHAnsi"/>
            <w:sz w:val="24"/>
            <w:szCs w:val="24"/>
          </w:rPr>
          <w:t xml:space="preserve">moderate </w:t>
        </w:r>
      </w:ins>
      <w:ins w:id="87" w:author="Shannon Erica Kendal Joslin" w:date="2023-10-13T08:53:00Z">
        <w:r w:rsidR="00735E71">
          <w:rPr>
            <w:rFonts w:asciiTheme="majorHAnsi" w:hAnsiTheme="majorHAnsi" w:cstheme="majorHAnsi"/>
            <w:sz w:val="24"/>
            <w:szCs w:val="24"/>
          </w:rPr>
          <w:t>in length</w:t>
        </w:r>
      </w:ins>
      <w:ins w:id="88" w:author="Shannon Erica Kendal Joslin" w:date="2023-10-13T08:56:00Z">
        <w:r w:rsidR="009B191E">
          <w:rPr>
            <w:rFonts w:asciiTheme="majorHAnsi" w:hAnsiTheme="majorHAnsi" w:cstheme="majorHAnsi"/>
            <w:sz w:val="24"/>
            <w:szCs w:val="24"/>
          </w:rPr>
          <w:t xml:space="preserve"> (10-30 kb)</w:t>
        </w:r>
      </w:ins>
      <w:ins w:id="89" w:author="Shannon Erica Kendal Joslin" w:date="2023-10-13T08:53:00Z">
        <w:r w:rsidR="00735E71">
          <w:rPr>
            <w:rFonts w:asciiTheme="majorHAnsi" w:hAnsiTheme="majorHAnsi" w:cstheme="majorHAnsi"/>
            <w:sz w:val="24"/>
            <w:szCs w:val="24"/>
          </w:rPr>
          <w:t>, can span highly repetitive regions of moderate size</w:t>
        </w:r>
      </w:ins>
      <w:ins w:id="90" w:author="Shannon Erica Kendal Joslin" w:date="2023-10-13T08:56:00Z">
        <w:r w:rsidR="009B191E">
          <w:rPr>
            <w:rFonts w:asciiTheme="majorHAnsi" w:hAnsiTheme="majorHAnsi" w:cstheme="majorHAnsi"/>
            <w:sz w:val="24"/>
            <w:szCs w:val="24"/>
          </w:rPr>
          <w:t xml:space="preserve"> and can reach base calling accuracy of 99.9%</w:t>
        </w:r>
      </w:ins>
      <w:ins w:id="91" w:author="Shannon Erica Kendal Joslin" w:date="2023-10-13T08:53:00Z">
        <w:r w:rsidR="00735E71">
          <w:rPr>
            <w:rFonts w:asciiTheme="majorHAnsi" w:hAnsiTheme="majorHAnsi" w:cstheme="majorHAnsi"/>
            <w:sz w:val="24"/>
            <w:szCs w:val="24"/>
          </w:rPr>
          <w:t>. Hi</w:t>
        </w:r>
      </w:ins>
      <w:ins w:id="92" w:author="Shannon Erica Kendal Joslin" w:date="2023-10-13T08:54:00Z">
        <w:r w:rsidR="00735E71">
          <w:rPr>
            <w:rFonts w:asciiTheme="majorHAnsi" w:hAnsiTheme="majorHAnsi" w:cstheme="majorHAnsi"/>
            <w:sz w:val="24"/>
            <w:szCs w:val="24"/>
          </w:rPr>
          <w:t>Fi reads are generated by creating circularized DNA</w:t>
        </w:r>
      </w:ins>
      <w:ins w:id="93" w:author="Shannon Erica Kendal Joslin" w:date="2023-10-13T08:59:00Z">
        <w:r w:rsidR="009B191E">
          <w:rPr>
            <w:rFonts w:asciiTheme="majorHAnsi" w:hAnsiTheme="majorHAnsi" w:cstheme="majorHAnsi"/>
            <w:sz w:val="24"/>
            <w:szCs w:val="24"/>
          </w:rPr>
          <w:t xml:space="preserve"> from the two strands of DNA (5’ and 3’ ends). </w:t>
        </w:r>
      </w:ins>
      <w:ins w:id="94" w:author="Shannon Erica Kendal Joslin" w:date="2023-10-13T09:00:00Z">
        <w:r w:rsidR="009B191E">
          <w:rPr>
            <w:rFonts w:asciiTheme="majorHAnsi" w:hAnsiTheme="majorHAnsi" w:cstheme="majorHAnsi"/>
            <w:sz w:val="24"/>
            <w:szCs w:val="24"/>
          </w:rPr>
          <w:t>Within the circularized</w:t>
        </w:r>
      </w:ins>
      <w:ins w:id="95" w:author="Shannon Erica Kendal Joslin" w:date="2023-10-13T09:01:00Z">
        <w:r w:rsidR="009B191E">
          <w:rPr>
            <w:rFonts w:asciiTheme="majorHAnsi" w:hAnsiTheme="majorHAnsi" w:cstheme="majorHAnsi"/>
            <w:sz w:val="24"/>
            <w:szCs w:val="24"/>
          </w:rPr>
          <w:t xml:space="preserve"> DNA the</w:t>
        </w:r>
      </w:ins>
      <w:ins w:id="96" w:author="Shannon Erica Kendal Joslin" w:date="2023-10-13T09:00:00Z">
        <w:r w:rsidR="009B191E">
          <w:rPr>
            <w:rFonts w:asciiTheme="majorHAnsi" w:hAnsiTheme="majorHAnsi" w:cstheme="majorHAnsi"/>
            <w:sz w:val="24"/>
            <w:szCs w:val="24"/>
          </w:rPr>
          <w:t xml:space="preserve"> 5’ and 3’ strands are separated by a known sequence motif</w:t>
        </w:r>
      </w:ins>
      <w:ins w:id="97" w:author="Shannon Erica Kendal Joslin" w:date="2023-10-13T09:01:00Z">
        <w:r w:rsidR="009B191E">
          <w:rPr>
            <w:rFonts w:asciiTheme="majorHAnsi" w:hAnsiTheme="majorHAnsi" w:cstheme="majorHAnsi"/>
            <w:sz w:val="24"/>
            <w:szCs w:val="24"/>
          </w:rPr>
          <w:t>.</w:t>
        </w:r>
        <w:r w:rsidR="00442135">
          <w:rPr>
            <w:rFonts w:asciiTheme="majorHAnsi" w:hAnsiTheme="majorHAnsi" w:cstheme="majorHAnsi"/>
            <w:sz w:val="24"/>
            <w:szCs w:val="24"/>
          </w:rPr>
          <w:t xml:space="preserve"> </w:t>
        </w:r>
        <w:r w:rsidR="009B191E">
          <w:rPr>
            <w:rFonts w:asciiTheme="majorHAnsi" w:hAnsiTheme="majorHAnsi" w:cstheme="majorHAnsi"/>
            <w:sz w:val="24"/>
            <w:szCs w:val="24"/>
          </w:rPr>
          <w:t>Primers</w:t>
        </w:r>
      </w:ins>
      <w:ins w:id="98" w:author="Shannon Erica Kendal Joslin" w:date="2023-10-13T08:55:00Z">
        <w:r w:rsidR="00735E71">
          <w:rPr>
            <w:rFonts w:asciiTheme="majorHAnsi" w:hAnsiTheme="majorHAnsi" w:cstheme="majorHAnsi"/>
            <w:sz w:val="24"/>
            <w:szCs w:val="24"/>
          </w:rPr>
          <w:t xml:space="preserve"> and a polymerase</w:t>
        </w:r>
      </w:ins>
      <w:ins w:id="99" w:author="Shannon Erica Kendal Joslin" w:date="2023-10-13T09:01:00Z">
        <w:r w:rsidR="009B191E">
          <w:rPr>
            <w:rFonts w:asciiTheme="majorHAnsi" w:hAnsiTheme="majorHAnsi" w:cstheme="majorHAnsi"/>
            <w:sz w:val="24"/>
            <w:szCs w:val="24"/>
          </w:rPr>
          <w:t xml:space="preserve"> are annealed</w:t>
        </w:r>
      </w:ins>
      <w:ins w:id="100" w:author="Shannon Erica Kendal Joslin" w:date="2023-10-13T08:55:00Z">
        <w:r w:rsidR="00735E71">
          <w:rPr>
            <w:rFonts w:asciiTheme="majorHAnsi" w:hAnsiTheme="majorHAnsi" w:cstheme="majorHAnsi"/>
            <w:sz w:val="24"/>
            <w:szCs w:val="24"/>
          </w:rPr>
          <w:t xml:space="preserve"> to synthesize </w:t>
        </w:r>
      </w:ins>
      <w:ins w:id="101" w:author="Shannon Erica Kendal Joslin" w:date="2023-10-13T08:57:00Z">
        <w:r w:rsidR="009B191E">
          <w:rPr>
            <w:rFonts w:asciiTheme="majorHAnsi" w:hAnsiTheme="majorHAnsi" w:cstheme="majorHAnsi"/>
            <w:sz w:val="24"/>
            <w:szCs w:val="24"/>
          </w:rPr>
          <w:t xml:space="preserve">long </w:t>
        </w:r>
      </w:ins>
      <w:ins w:id="102" w:author="Shannon Erica Kendal Joslin" w:date="2023-10-13T09:02:00Z">
        <w:r w:rsidR="00442135">
          <w:rPr>
            <w:rFonts w:asciiTheme="majorHAnsi" w:hAnsiTheme="majorHAnsi" w:cstheme="majorHAnsi"/>
            <w:sz w:val="24"/>
            <w:szCs w:val="24"/>
          </w:rPr>
          <w:t>sub</w:t>
        </w:r>
      </w:ins>
      <w:ins w:id="103" w:author="Shannon Erica Kendal Joslin" w:date="2023-10-13T08:57:00Z">
        <w:r w:rsidR="009B191E">
          <w:rPr>
            <w:rFonts w:asciiTheme="majorHAnsi" w:hAnsiTheme="majorHAnsi" w:cstheme="majorHAnsi"/>
            <w:sz w:val="24"/>
            <w:szCs w:val="24"/>
          </w:rPr>
          <w:t xml:space="preserve">reads </w:t>
        </w:r>
      </w:ins>
      <w:ins w:id="104" w:author="Shannon Erica Kendal Joslin" w:date="2023-10-13T09:02:00Z">
        <w:r w:rsidR="00442135">
          <w:rPr>
            <w:rFonts w:asciiTheme="majorHAnsi" w:hAnsiTheme="majorHAnsi" w:cstheme="majorHAnsi"/>
            <w:sz w:val="24"/>
            <w:szCs w:val="24"/>
          </w:rPr>
          <w:t>where</w:t>
        </w:r>
      </w:ins>
      <w:ins w:id="105" w:author="Shannon Erica Kendal Joslin" w:date="2023-10-13T08:57:00Z">
        <w:r w:rsidR="009B191E">
          <w:rPr>
            <w:rFonts w:asciiTheme="majorHAnsi" w:hAnsiTheme="majorHAnsi" w:cstheme="majorHAnsi"/>
            <w:sz w:val="24"/>
            <w:szCs w:val="24"/>
          </w:rPr>
          <w:t xml:space="preserve"> </w:t>
        </w:r>
      </w:ins>
      <w:ins w:id="106" w:author="Shannon Erica Kendal Joslin" w:date="2023-10-13T09:01:00Z">
        <w:r w:rsidR="00442135">
          <w:rPr>
            <w:rFonts w:asciiTheme="majorHAnsi" w:hAnsiTheme="majorHAnsi" w:cstheme="majorHAnsi"/>
            <w:sz w:val="24"/>
            <w:szCs w:val="24"/>
          </w:rPr>
          <w:t xml:space="preserve">the circularized DNA sequence </w:t>
        </w:r>
      </w:ins>
      <w:ins w:id="107" w:author="Shannon Erica Kendal Joslin" w:date="2023-10-13T09:02:00Z">
        <w:r w:rsidR="00442135">
          <w:rPr>
            <w:rFonts w:asciiTheme="majorHAnsi" w:hAnsiTheme="majorHAnsi" w:cstheme="majorHAnsi"/>
            <w:sz w:val="24"/>
            <w:szCs w:val="24"/>
          </w:rPr>
          <w:t xml:space="preserve">is transcribed </w:t>
        </w:r>
      </w:ins>
      <w:ins w:id="108" w:author="Shannon Erica Kendal Joslin" w:date="2023-10-13T09:03:00Z">
        <w:r w:rsidR="00442135">
          <w:rPr>
            <w:rFonts w:asciiTheme="majorHAnsi" w:hAnsiTheme="majorHAnsi" w:cstheme="majorHAnsi"/>
            <w:sz w:val="24"/>
            <w:szCs w:val="24"/>
          </w:rPr>
          <w:t xml:space="preserve">repetitively onto one </w:t>
        </w:r>
      </w:ins>
      <w:ins w:id="109" w:author="Shannon Erica Kendal Joslin" w:date="2023-10-13T09:05:00Z">
        <w:r w:rsidR="00442135">
          <w:rPr>
            <w:rFonts w:asciiTheme="majorHAnsi" w:hAnsiTheme="majorHAnsi" w:cstheme="majorHAnsi"/>
            <w:sz w:val="24"/>
            <w:szCs w:val="24"/>
          </w:rPr>
          <w:t xml:space="preserve">long </w:t>
        </w:r>
      </w:ins>
      <w:ins w:id="110" w:author="Shannon Erica Kendal Joslin" w:date="2023-10-13T09:03:00Z">
        <w:r w:rsidR="00442135">
          <w:rPr>
            <w:rFonts w:asciiTheme="majorHAnsi" w:hAnsiTheme="majorHAnsi" w:cstheme="majorHAnsi"/>
            <w:sz w:val="24"/>
            <w:szCs w:val="24"/>
          </w:rPr>
          <w:t xml:space="preserve">sequencing read. </w:t>
        </w:r>
      </w:ins>
      <w:ins w:id="111" w:author="Shannon Erica Kendal Joslin" w:date="2023-10-13T09:05:00Z">
        <w:r w:rsidR="00442135">
          <w:rPr>
            <w:rFonts w:asciiTheme="majorHAnsi" w:hAnsiTheme="majorHAnsi" w:cstheme="majorHAnsi"/>
            <w:sz w:val="24"/>
            <w:szCs w:val="24"/>
          </w:rPr>
          <w:t>The repeating sequence</w:t>
        </w:r>
      </w:ins>
      <w:ins w:id="112" w:author="Shannon Erica Kendal Joslin" w:date="2023-10-13T09:06:00Z">
        <w:r w:rsidR="00442135">
          <w:rPr>
            <w:rFonts w:asciiTheme="majorHAnsi" w:hAnsiTheme="majorHAnsi" w:cstheme="majorHAnsi"/>
            <w:sz w:val="24"/>
            <w:szCs w:val="24"/>
          </w:rPr>
          <w:t>s separated by a known motif</w:t>
        </w:r>
      </w:ins>
      <w:ins w:id="113" w:author="Shannon Erica Kendal Joslin" w:date="2023-10-13T09:05:00Z">
        <w:r w:rsidR="00442135">
          <w:rPr>
            <w:rFonts w:asciiTheme="majorHAnsi" w:hAnsiTheme="majorHAnsi" w:cstheme="majorHAnsi"/>
            <w:sz w:val="24"/>
            <w:szCs w:val="24"/>
          </w:rPr>
          <w:t xml:space="preserve"> on one read</w:t>
        </w:r>
      </w:ins>
      <w:ins w:id="114" w:author="Shannon Erica Kendal Joslin" w:date="2023-10-13T09:06:00Z">
        <w:r w:rsidR="00442135">
          <w:rPr>
            <w:rFonts w:asciiTheme="majorHAnsi" w:hAnsiTheme="majorHAnsi" w:cstheme="majorHAnsi"/>
            <w:sz w:val="24"/>
            <w:szCs w:val="24"/>
          </w:rPr>
          <w:t xml:space="preserve"> is then used to generate</w:t>
        </w:r>
        <w:r w:rsidR="000F4106">
          <w:rPr>
            <w:rFonts w:asciiTheme="majorHAnsi" w:hAnsiTheme="majorHAnsi" w:cstheme="majorHAnsi"/>
            <w:sz w:val="24"/>
            <w:szCs w:val="24"/>
          </w:rPr>
          <w:t xml:space="preserve"> a</w:t>
        </w:r>
        <w:r w:rsidR="00442135">
          <w:rPr>
            <w:rFonts w:asciiTheme="majorHAnsi" w:hAnsiTheme="majorHAnsi" w:cstheme="majorHAnsi"/>
            <w:sz w:val="24"/>
            <w:szCs w:val="24"/>
          </w:rPr>
          <w:t xml:space="preserve"> highly accurate consensus</w:t>
        </w:r>
      </w:ins>
      <w:ins w:id="115" w:author="Shannon Erica Kendal Joslin" w:date="2023-10-13T09:04:00Z">
        <w:r w:rsidR="00442135">
          <w:rPr>
            <w:rFonts w:asciiTheme="majorHAnsi" w:hAnsiTheme="majorHAnsi" w:cstheme="majorHAnsi"/>
            <w:sz w:val="24"/>
            <w:szCs w:val="24"/>
          </w:rPr>
          <w:t xml:space="preserve"> </w:t>
        </w:r>
      </w:ins>
      <w:ins w:id="116" w:author="Shannon Erica Kendal Joslin" w:date="2023-10-13T09:06:00Z">
        <w:r w:rsidR="000F4106">
          <w:rPr>
            <w:rFonts w:asciiTheme="majorHAnsi" w:hAnsiTheme="majorHAnsi" w:cstheme="majorHAnsi"/>
            <w:sz w:val="24"/>
            <w:szCs w:val="24"/>
          </w:rPr>
          <w:t>sequence for the captured regi</w:t>
        </w:r>
      </w:ins>
      <w:ins w:id="117" w:author="Shannon Erica Kendal Joslin" w:date="2023-10-13T09:07:00Z">
        <w:r w:rsidR="000F4106">
          <w:rPr>
            <w:rFonts w:asciiTheme="majorHAnsi" w:hAnsiTheme="majorHAnsi" w:cstheme="majorHAnsi"/>
            <w:sz w:val="24"/>
            <w:szCs w:val="24"/>
          </w:rPr>
          <w:t xml:space="preserve">on. Hi-C chromatin conformation capture data was generated by Phase Genomics. Hi-C </w:t>
        </w:r>
      </w:ins>
      <w:ins w:id="118" w:author="Shannon Erica Kendal Joslin" w:date="2023-10-13T09:11:00Z">
        <w:r w:rsidR="001702BA">
          <w:rPr>
            <w:rFonts w:asciiTheme="majorHAnsi" w:hAnsiTheme="majorHAnsi" w:cstheme="majorHAnsi"/>
            <w:sz w:val="24"/>
            <w:szCs w:val="24"/>
          </w:rPr>
          <w:t xml:space="preserve">data </w:t>
        </w:r>
      </w:ins>
      <w:ins w:id="119" w:author="Shannon Erica Kendal Joslin" w:date="2023-10-13T09:12:00Z">
        <w:r w:rsidR="001702BA">
          <w:rPr>
            <w:rFonts w:asciiTheme="majorHAnsi" w:hAnsiTheme="majorHAnsi" w:cstheme="majorHAnsi"/>
            <w:sz w:val="24"/>
            <w:szCs w:val="24"/>
          </w:rPr>
          <w:t>is useful as it measures the frequency in which two pie</w:t>
        </w:r>
      </w:ins>
      <w:ins w:id="120" w:author="Shannon Erica Kendal Joslin" w:date="2023-10-13T09:13:00Z">
        <w:r w:rsidR="001702BA">
          <w:rPr>
            <w:rFonts w:asciiTheme="majorHAnsi" w:hAnsiTheme="majorHAnsi" w:cstheme="majorHAnsi"/>
            <w:sz w:val="24"/>
            <w:szCs w:val="24"/>
          </w:rPr>
          <w:t>ces of DNA physically interact to derive information on their physical distance. Hi-C</w:t>
        </w:r>
      </w:ins>
      <w:ins w:id="121" w:author="Shannon Erica Kendal Joslin" w:date="2023-10-13T09:14:00Z">
        <w:r w:rsidR="001702BA">
          <w:rPr>
            <w:rFonts w:asciiTheme="majorHAnsi" w:hAnsiTheme="majorHAnsi" w:cstheme="majorHAnsi"/>
            <w:sz w:val="24"/>
            <w:szCs w:val="24"/>
          </w:rPr>
          <w:t xml:space="preserve"> technology uses formaldehyde to crosslink </w:t>
        </w:r>
      </w:ins>
      <w:ins w:id="122" w:author="Shannon Erica Kendal Joslin" w:date="2023-10-13T09:15:00Z">
        <w:r w:rsidR="001702BA">
          <w:rPr>
            <w:rFonts w:asciiTheme="majorHAnsi" w:hAnsiTheme="majorHAnsi" w:cstheme="majorHAnsi"/>
            <w:sz w:val="24"/>
            <w:szCs w:val="24"/>
          </w:rPr>
          <w:t xml:space="preserve">pieces of DNA physically interacting in a nucleus. Crosslinked DNA is </w:t>
        </w:r>
      </w:ins>
      <w:ins w:id="123" w:author="Shannon Erica Kendal Joslin" w:date="2023-10-13T09:20:00Z">
        <w:r w:rsidR="00E25BE4">
          <w:rPr>
            <w:rFonts w:asciiTheme="majorHAnsi" w:hAnsiTheme="majorHAnsi" w:cstheme="majorHAnsi"/>
            <w:sz w:val="24"/>
            <w:szCs w:val="24"/>
          </w:rPr>
          <w:t>fragmented</w:t>
        </w:r>
      </w:ins>
      <w:ins w:id="124" w:author="Shannon Erica Kendal Joslin" w:date="2023-10-13T09:15:00Z">
        <w:r w:rsidR="001702BA">
          <w:rPr>
            <w:rFonts w:asciiTheme="majorHAnsi" w:hAnsiTheme="majorHAnsi" w:cstheme="majorHAnsi"/>
            <w:sz w:val="24"/>
            <w:szCs w:val="24"/>
          </w:rPr>
          <w:t xml:space="preserve"> into</w:t>
        </w:r>
      </w:ins>
      <w:ins w:id="125" w:author="Shannon Erica Kendal Joslin" w:date="2023-10-13T09:16:00Z">
        <w:r w:rsidR="001702BA">
          <w:rPr>
            <w:rFonts w:asciiTheme="majorHAnsi" w:hAnsiTheme="majorHAnsi" w:cstheme="majorHAnsi"/>
            <w:sz w:val="24"/>
            <w:szCs w:val="24"/>
          </w:rPr>
          <w:t xml:space="preserve"> smaller segments</w:t>
        </w:r>
      </w:ins>
      <w:ins w:id="126" w:author="Shannon Erica Kendal Joslin" w:date="2023-10-13T09:19:00Z">
        <w:r w:rsidR="00E25BE4">
          <w:rPr>
            <w:rFonts w:asciiTheme="majorHAnsi" w:hAnsiTheme="majorHAnsi" w:cstheme="majorHAnsi"/>
            <w:sz w:val="24"/>
            <w:szCs w:val="24"/>
          </w:rPr>
          <w:t xml:space="preserve">, </w:t>
        </w:r>
      </w:ins>
      <w:ins w:id="127" w:author="Shannon Erica Kendal Joslin" w:date="2023-10-13T09:17:00Z">
        <w:r w:rsidR="00E25BE4">
          <w:rPr>
            <w:rFonts w:asciiTheme="majorHAnsi" w:hAnsiTheme="majorHAnsi" w:cstheme="majorHAnsi"/>
            <w:sz w:val="24"/>
            <w:szCs w:val="24"/>
          </w:rPr>
          <w:t xml:space="preserve">biotinylated bases </w:t>
        </w:r>
      </w:ins>
      <w:ins w:id="128" w:author="Shannon Erica Kendal Joslin" w:date="2023-10-13T09:20:00Z">
        <w:r w:rsidR="00E25BE4">
          <w:rPr>
            <w:rFonts w:asciiTheme="majorHAnsi" w:hAnsiTheme="majorHAnsi" w:cstheme="majorHAnsi"/>
            <w:sz w:val="24"/>
            <w:szCs w:val="24"/>
          </w:rPr>
          <w:t xml:space="preserve">are </w:t>
        </w:r>
      </w:ins>
      <w:ins w:id="129" w:author="Shannon Erica Kendal Joslin" w:date="2023-10-13T09:17:00Z">
        <w:r w:rsidR="00E25BE4">
          <w:rPr>
            <w:rFonts w:asciiTheme="majorHAnsi" w:hAnsiTheme="majorHAnsi" w:cstheme="majorHAnsi"/>
            <w:sz w:val="24"/>
            <w:szCs w:val="24"/>
          </w:rPr>
          <w:t>attached</w:t>
        </w:r>
      </w:ins>
      <w:ins w:id="130" w:author="Shannon Erica Kendal Joslin" w:date="2023-10-13T09:20:00Z">
        <w:r w:rsidR="00E25BE4">
          <w:rPr>
            <w:rFonts w:asciiTheme="majorHAnsi" w:hAnsiTheme="majorHAnsi" w:cstheme="majorHAnsi"/>
            <w:sz w:val="24"/>
            <w:szCs w:val="24"/>
          </w:rPr>
          <w:t xml:space="preserve"> </w:t>
        </w:r>
      </w:ins>
      <w:ins w:id="131" w:author="Shannon Erica Kendal Joslin" w:date="2023-10-13T09:24:00Z">
        <w:r w:rsidR="005E5B37">
          <w:rPr>
            <w:rFonts w:asciiTheme="majorHAnsi" w:hAnsiTheme="majorHAnsi" w:cstheme="majorHAnsi"/>
            <w:sz w:val="24"/>
            <w:szCs w:val="24"/>
          </w:rPr>
          <w:t xml:space="preserve">to 5’ overhands, </w:t>
        </w:r>
      </w:ins>
      <w:ins w:id="132" w:author="Shannon Erica Kendal Joslin" w:date="2023-10-13T09:21:00Z">
        <w:r w:rsidR="00E25BE4">
          <w:rPr>
            <w:rFonts w:asciiTheme="majorHAnsi" w:hAnsiTheme="majorHAnsi" w:cstheme="majorHAnsi"/>
            <w:sz w:val="24"/>
            <w:szCs w:val="24"/>
          </w:rPr>
          <w:t>the</w:t>
        </w:r>
      </w:ins>
      <w:ins w:id="133" w:author="Shannon Erica Kendal Joslin" w:date="2023-10-13T09:23:00Z">
        <w:r w:rsidR="005E5B37">
          <w:rPr>
            <w:rFonts w:asciiTheme="majorHAnsi" w:hAnsiTheme="majorHAnsi" w:cstheme="majorHAnsi"/>
            <w:sz w:val="24"/>
            <w:szCs w:val="24"/>
          </w:rPr>
          <w:t xml:space="preserve"> ends of</w:t>
        </w:r>
      </w:ins>
      <w:ins w:id="134" w:author="Shannon Erica Kendal Joslin" w:date="2023-10-13T09:21:00Z">
        <w:r w:rsidR="00E25BE4">
          <w:rPr>
            <w:rFonts w:asciiTheme="majorHAnsi" w:hAnsiTheme="majorHAnsi" w:cstheme="majorHAnsi"/>
            <w:sz w:val="24"/>
            <w:szCs w:val="24"/>
          </w:rPr>
          <w:t xml:space="preserve"> opposite strands are ligated to </w:t>
        </w:r>
      </w:ins>
      <w:ins w:id="135" w:author="Shannon Erica Kendal Joslin" w:date="2023-10-13T09:25:00Z">
        <w:r w:rsidR="005E5B37">
          <w:rPr>
            <w:rFonts w:asciiTheme="majorHAnsi" w:hAnsiTheme="majorHAnsi" w:cstheme="majorHAnsi"/>
            <w:sz w:val="24"/>
            <w:szCs w:val="24"/>
          </w:rPr>
          <w:t>one another,</w:t>
        </w:r>
      </w:ins>
      <w:ins w:id="136" w:author="Shannon Erica Kendal Joslin" w:date="2023-10-13T09:22:00Z">
        <w:r w:rsidR="005E5B37">
          <w:rPr>
            <w:rFonts w:asciiTheme="majorHAnsi" w:hAnsiTheme="majorHAnsi" w:cstheme="majorHAnsi"/>
            <w:sz w:val="24"/>
            <w:szCs w:val="24"/>
          </w:rPr>
          <w:t xml:space="preserve"> and cro</w:t>
        </w:r>
      </w:ins>
      <w:ins w:id="137" w:author="Shannon Erica Kendal Joslin" w:date="2023-10-13T09:23:00Z">
        <w:r w:rsidR="005E5B37">
          <w:rPr>
            <w:rFonts w:asciiTheme="majorHAnsi" w:hAnsiTheme="majorHAnsi" w:cstheme="majorHAnsi"/>
            <w:sz w:val="24"/>
            <w:szCs w:val="24"/>
          </w:rPr>
          <w:t>sslinking is reversed to</w:t>
        </w:r>
      </w:ins>
      <w:ins w:id="138" w:author="Shannon Erica Kendal Joslin" w:date="2023-10-13T09:21:00Z">
        <w:r w:rsidR="00E25BE4">
          <w:rPr>
            <w:rFonts w:asciiTheme="majorHAnsi" w:hAnsiTheme="majorHAnsi" w:cstheme="majorHAnsi"/>
            <w:sz w:val="24"/>
            <w:szCs w:val="24"/>
          </w:rPr>
          <w:t xml:space="preserve"> creat</w:t>
        </w:r>
      </w:ins>
      <w:ins w:id="139" w:author="Shannon Erica Kendal Joslin" w:date="2023-10-13T09:23:00Z">
        <w:r w:rsidR="005E5B37">
          <w:rPr>
            <w:rFonts w:asciiTheme="majorHAnsi" w:hAnsiTheme="majorHAnsi" w:cstheme="majorHAnsi"/>
            <w:sz w:val="24"/>
            <w:szCs w:val="24"/>
          </w:rPr>
          <w:t>e</w:t>
        </w:r>
      </w:ins>
      <w:ins w:id="140" w:author="Shannon Erica Kendal Joslin" w:date="2023-10-13T09:21:00Z">
        <w:r w:rsidR="00E25BE4">
          <w:rPr>
            <w:rFonts w:asciiTheme="majorHAnsi" w:hAnsiTheme="majorHAnsi" w:cstheme="majorHAnsi"/>
            <w:sz w:val="24"/>
            <w:szCs w:val="24"/>
          </w:rPr>
          <w:t xml:space="preserve"> a circular s</w:t>
        </w:r>
      </w:ins>
      <w:ins w:id="141" w:author="Shannon Erica Kendal Joslin" w:date="2023-10-13T09:24:00Z">
        <w:r w:rsidR="005E5B37">
          <w:rPr>
            <w:rFonts w:asciiTheme="majorHAnsi" w:hAnsiTheme="majorHAnsi" w:cstheme="majorHAnsi"/>
            <w:sz w:val="24"/>
            <w:szCs w:val="24"/>
          </w:rPr>
          <w:t>egment of DNA</w:t>
        </w:r>
      </w:ins>
      <w:ins w:id="142" w:author="Shannon Erica Kendal Joslin" w:date="2023-10-13T09:21:00Z">
        <w:r w:rsidR="00E25BE4">
          <w:rPr>
            <w:rFonts w:asciiTheme="majorHAnsi" w:hAnsiTheme="majorHAnsi" w:cstheme="majorHAnsi"/>
            <w:sz w:val="24"/>
            <w:szCs w:val="24"/>
          </w:rPr>
          <w:t>.</w:t>
        </w:r>
      </w:ins>
      <w:ins w:id="143" w:author="Shannon Erica Kendal Joslin" w:date="2023-10-13T09:24:00Z">
        <w:r w:rsidR="005E5B37">
          <w:rPr>
            <w:rFonts w:asciiTheme="majorHAnsi" w:hAnsiTheme="majorHAnsi" w:cstheme="majorHAnsi"/>
            <w:sz w:val="24"/>
            <w:szCs w:val="24"/>
          </w:rPr>
          <w:t xml:space="preserve"> </w:t>
        </w:r>
      </w:ins>
      <w:ins w:id="144" w:author="Shannon Erica Kendal Joslin" w:date="2023-10-13T09:25:00Z">
        <w:r w:rsidR="005E5B37">
          <w:rPr>
            <w:rFonts w:asciiTheme="majorHAnsi" w:hAnsiTheme="majorHAnsi" w:cstheme="majorHAnsi"/>
            <w:sz w:val="24"/>
            <w:szCs w:val="24"/>
          </w:rPr>
          <w:t>DNA is then fragm</w:t>
        </w:r>
      </w:ins>
      <w:ins w:id="145" w:author="Shannon Erica Kendal Joslin" w:date="2023-10-13T09:26:00Z">
        <w:r w:rsidR="005E5B37">
          <w:rPr>
            <w:rFonts w:asciiTheme="majorHAnsi" w:hAnsiTheme="majorHAnsi" w:cstheme="majorHAnsi"/>
            <w:sz w:val="24"/>
            <w:szCs w:val="24"/>
          </w:rPr>
          <w:t>ented and biotinylated DNA, which contains sequence data from physically interacting DNA is pulled down for</w:t>
        </w:r>
      </w:ins>
      <w:ins w:id="146" w:author="Shannon Erica Kendal Joslin" w:date="2023-10-13T09:27:00Z">
        <w:r w:rsidR="005E5B37">
          <w:rPr>
            <w:rFonts w:asciiTheme="majorHAnsi" w:hAnsiTheme="majorHAnsi" w:cstheme="majorHAnsi"/>
            <w:sz w:val="24"/>
            <w:szCs w:val="24"/>
          </w:rPr>
          <w:t xml:space="preserve"> highly </w:t>
        </w:r>
      </w:ins>
      <w:ins w:id="147" w:author="Shannon Erica Kendal Joslin" w:date="2023-10-13T09:28:00Z">
        <w:r w:rsidR="00370ABE">
          <w:rPr>
            <w:rFonts w:asciiTheme="majorHAnsi" w:hAnsiTheme="majorHAnsi" w:cstheme="majorHAnsi"/>
            <w:sz w:val="24"/>
            <w:szCs w:val="24"/>
          </w:rPr>
          <w:t>accurate</w:t>
        </w:r>
      </w:ins>
      <w:ins w:id="148" w:author="Shannon Erica Kendal Joslin" w:date="2023-10-13T09:26:00Z">
        <w:r w:rsidR="005E5B37">
          <w:rPr>
            <w:rFonts w:asciiTheme="majorHAnsi" w:hAnsiTheme="majorHAnsi" w:cstheme="majorHAnsi"/>
            <w:sz w:val="24"/>
            <w:szCs w:val="24"/>
          </w:rPr>
          <w:t xml:space="preserve"> </w:t>
        </w:r>
        <w:r w:rsidR="005E5B37">
          <w:rPr>
            <w:rFonts w:asciiTheme="majorHAnsi" w:hAnsiTheme="majorHAnsi" w:cstheme="majorHAnsi"/>
            <w:sz w:val="24"/>
            <w:szCs w:val="24"/>
          </w:rPr>
          <w:lastRenderedPageBreak/>
          <w:t xml:space="preserve">paired-end </w:t>
        </w:r>
      </w:ins>
      <w:ins w:id="149" w:author="Shannon Erica Kendal Joslin" w:date="2023-10-13T09:29:00Z">
        <w:r w:rsidR="00EE27A7">
          <w:rPr>
            <w:rFonts w:asciiTheme="majorHAnsi" w:hAnsiTheme="majorHAnsi" w:cstheme="majorHAnsi"/>
            <w:sz w:val="24"/>
            <w:szCs w:val="24"/>
          </w:rPr>
          <w:t>I</w:t>
        </w:r>
      </w:ins>
      <w:ins w:id="150" w:author="Shannon Erica Kendal Joslin" w:date="2023-10-13T09:27:00Z">
        <w:r w:rsidR="005E5B37">
          <w:rPr>
            <w:rFonts w:asciiTheme="majorHAnsi" w:hAnsiTheme="majorHAnsi" w:cstheme="majorHAnsi"/>
            <w:sz w:val="24"/>
            <w:szCs w:val="24"/>
          </w:rPr>
          <w:t>llumina</w:t>
        </w:r>
      </w:ins>
      <w:ins w:id="151" w:author="Shannon Erica Kendal Joslin" w:date="2023-10-13T09:26:00Z">
        <w:r w:rsidR="005E5B37">
          <w:rPr>
            <w:rFonts w:asciiTheme="majorHAnsi" w:hAnsiTheme="majorHAnsi" w:cstheme="majorHAnsi"/>
            <w:sz w:val="24"/>
            <w:szCs w:val="24"/>
          </w:rPr>
          <w:t xml:space="preserve"> sequencing.</w:t>
        </w:r>
      </w:ins>
      <w:ins w:id="152" w:author="Shannon Erica Kendal Joslin" w:date="2023-10-13T09:27:00Z">
        <w:r w:rsidR="005E5B37">
          <w:rPr>
            <w:rFonts w:asciiTheme="majorHAnsi" w:hAnsiTheme="majorHAnsi" w:cstheme="majorHAnsi"/>
            <w:sz w:val="24"/>
            <w:szCs w:val="24"/>
          </w:rPr>
          <w:t xml:space="preserve"> Thus, Hi-C data gives long-range assembly information and is </w:t>
        </w:r>
      </w:ins>
      <w:ins w:id="153" w:author="Shannon Erica Kendal Joslin" w:date="2023-10-13T09:28:00Z">
        <w:r w:rsidR="008B5535">
          <w:rPr>
            <w:rFonts w:asciiTheme="majorHAnsi" w:hAnsiTheme="majorHAnsi" w:cstheme="majorHAnsi"/>
            <w:sz w:val="24"/>
            <w:szCs w:val="24"/>
          </w:rPr>
          <w:t>often a highly useful step for</w:t>
        </w:r>
      </w:ins>
      <w:ins w:id="154" w:author="Shannon Erica Kendal Joslin" w:date="2023-10-13T09:27:00Z">
        <w:r w:rsidR="008B5535">
          <w:rPr>
            <w:rFonts w:asciiTheme="majorHAnsi" w:hAnsiTheme="majorHAnsi" w:cstheme="majorHAnsi"/>
            <w:sz w:val="24"/>
            <w:szCs w:val="24"/>
          </w:rPr>
          <w:t xml:space="preserve"> scaffolding </w:t>
        </w:r>
      </w:ins>
      <w:ins w:id="155" w:author="Shannon Erica Kendal Joslin" w:date="2023-10-13T09:28:00Z">
        <w:r w:rsidR="008B5535">
          <w:rPr>
            <w:rFonts w:asciiTheme="majorHAnsi" w:hAnsiTheme="majorHAnsi" w:cstheme="majorHAnsi"/>
            <w:sz w:val="24"/>
            <w:szCs w:val="24"/>
          </w:rPr>
          <w:t>linked and long read assemblies into chromosomes.</w:t>
        </w:r>
      </w:ins>
    </w:p>
    <w:p w14:paraId="034456CD" w14:textId="02B05F50" w:rsidR="005F6881" w:rsidRPr="004B6F68" w:rsidRDefault="005F6881" w:rsidP="006B228C">
      <w:pPr>
        <w:spacing w:line="240" w:lineRule="auto"/>
        <w:ind w:right="270"/>
        <w:rPr>
          <w:rFonts w:asciiTheme="majorHAnsi" w:hAnsiTheme="majorHAnsi" w:cstheme="majorHAnsi"/>
          <w:sz w:val="24"/>
          <w:szCs w:val="24"/>
        </w:rPr>
      </w:pPr>
    </w:p>
    <w:p w14:paraId="46B4CADC" w14:textId="1B3E10B4"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t>
      </w:r>
      <w:del w:id="156" w:author="Shannon Erica Kendal Joslin" w:date="2023-09-16T11:20:00Z">
        <w:r w:rsidDel="0081083C">
          <w:rPr>
            <w:rFonts w:asciiTheme="majorHAnsi" w:hAnsiTheme="majorHAnsi" w:cstheme="majorHAnsi"/>
            <w:sz w:val="24"/>
            <w:szCs w:val="24"/>
          </w:rPr>
          <w:delText xml:space="preserve">Within </w:delText>
        </w:r>
      </w:del>
      <w:ins w:id="157" w:author="Shannon Erica Kendal Joslin" w:date="2023-09-16T11:20:00Z">
        <w:r w:rsidR="0081083C">
          <w:rPr>
            <w:rFonts w:asciiTheme="majorHAnsi" w:hAnsiTheme="majorHAnsi" w:cstheme="majorHAnsi"/>
            <w:sz w:val="24"/>
            <w:szCs w:val="24"/>
          </w:rPr>
          <w:t xml:space="preserve">Narrowing focus to </w:t>
        </w:r>
      </w:ins>
      <w:r>
        <w:rPr>
          <w:rFonts w:asciiTheme="majorHAnsi" w:hAnsiTheme="majorHAnsi" w:cstheme="majorHAnsi"/>
          <w:sz w:val="24"/>
          <w:szCs w:val="24"/>
        </w:rPr>
        <w:t xml:space="preserve">the </w:t>
      </w:r>
      <w:proofErr w:type="spellStart"/>
      <w:r w:rsidRPr="002B09C4">
        <w:rPr>
          <w:rFonts w:asciiTheme="majorHAnsi" w:hAnsiTheme="majorHAnsi" w:cstheme="majorHAnsi"/>
          <w:sz w:val="24"/>
          <w:szCs w:val="24"/>
        </w:rPr>
        <w:t>Osmeridae</w:t>
      </w:r>
      <w:proofErr w:type="spellEnd"/>
      <w:r>
        <w:rPr>
          <w:rFonts w:asciiTheme="majorHAnsi" w:hAnsiTheme="majorHAnsi" w:cstheme="majorHAnsi"/>
          <w:sz w:val="24"/>
          <w:szCs w:val="24"/>
        </w:rPr>
        <w:t xml:space="preserve"> family, </w:t>
      </w:r>
      <w:del w:id="158" w:author="Shannon Erica Kendal Joslin" w:date="2023-09-16T11:22:00Z">
        <w:r w:rsidDel="00731F54">
          <w:rPr>
            <w:rFonts w:asciiTheme="majorHAnsi" w:hAnsiTheme="majorHAnsi" w:cstheme="majorHAnsi"/>
            <w:sz w:val="24"/>
            <w:szCs w:val="24"/>
          </w:rPr>
          <w:delText xml:space="preserve">it </w:delText>
        </w:r>
      </w:del>
      <w:ins w:id="159" w:author="Shannon Erica Kendal Joslin" w:date="2023-09-16T11:22:00Z">
        <w:r w:rsidR="00731F54">
          <w:rPr>
            <w:rFonts w:asciiTheme="majorHAnsi" w:hAnsiTheme="majorHAnsi" w:cstheme="majorHAnsi"/>
            <w:sz w:val="24"/>
            <w:szCs w:val="24"/>
          </w:rPr>
          <w:t xml:space="preserve">the delta smelt reference genome </w:t>
        </w:r>
      </w:ins>
      <w:r>
        <w:rPr>
          <w:rFonts w:asciiTheme="majorHAnsi" w:hAnsiTheme="majorHAnsi" w:cstheme="majorHAnsi"/>
          <w:sz w:val="24"/>
          <w:szCs w:val="24"/>
        </w:rPr>
        <w:t xml:space="preserve">can </w:t>
      </w:r>
      <w:r w:rsidR="003A4E8E">
        <w:rPr>
          <w:rFonts w:asciiTheme="majorHAnsi" w:hAnsiTheme="majorHAnsi" w:cstheme="majorHAnsi"/>
          <w:sz w:val="24"/>
          <w:szCs w:val="24"/>
        </w:rPr>
        <w:t xml:space="preserve">be </w:t>
      </w:r>
      <w:r>
        <w:rPr>
          <w:rFonts w:asciiTheme="majorHAnsi" w:hAnsiTheme="majorHAnsi" w:cstheme="majorHAnsi"/>
          <w:sz w:val="24"/>
          <w:szCs w:val="24"/>
        </w:rPr>
        <w:t xml:space="preserve">used as a </w:t>
      </w:r>
      <w:del w:id="160" w:author="Shannon Erica Kendal Joslin" w:date="2023-09-16T11:22:00Z">
        <w:r w:rsidDel="00731F54">
          <w:rPr>
            <w:rFonts w:asciiTheme="majorHAnsi" w:hAnsiTheme="majorHAnsi" w:cstheme="majorHAnsi"/>
            <w:sz w:val="24"/>
            <w:szCs w:val="24"/>
          </w:rPr>
          <w:delText>reference genome</w:delText>
        </w:r>
      </w:del>
      <w:ins w:id="161" w:author="Shannon Erica Kendal Joslin" w:date="2023-09-16T11:22:00Z">
        <w:r w:rsidR="00731F54">
          <w:rPr>
            <w:rFonts w:asciiTheme="majorHAnsi" w:hAnsiTheme="majorHAnsi" w:cstheme="majorHAnsi"/>
            <w:sz w:val="24"/>
            <w:szCs w:val="24"/>
          </w:rPr>
          <w:t>tool for genetic studies in</w:t>
        </w:r>
      </w:ins>
      <w:r>
        <w:rPr>
          <w:rFonts w:asciiTheme="majorHAnsi" w:hAnsiTheme="majorHAnsi" w:cstheme="majorHAnsi"/>
          <w:sz w:val="24"/>
          <w:szCs w:val="24"/>
        </w:rPr>
        <w:t xml:space="preserve"> </w:t>
      </w:r>
      <w:del w:id="162" w:author="Shannon Erica Kendal Joslin" w:date="2023-09-16T11:22:00Z">
        <w:r w:rsidDel="00731F54">
          <w:rPr>
            <w:rFonts w:asciiTheme="majorHAnsi" w:hAnsiTheme="majorHAnsi" w:cstheme="majorHAnsi"/>
            <w:sz w:val="24"/>
            <w:szCs w:val="24"/>
          </w:rPr>
          <w:delText xml:space="preserve">for </w:delText>
        </w:r>
      </w:del>
      <w:r>
        <w:rPr>
          <w:rFonts w:asciiTheme="majorHAnsi" w:hAnsiTheme="majorHAnsi" w:cstheme="majorHAnsi"/>
          <w:sz w:val="24"/>
          <w:szCs w:val="24"/>
        </w:rPr>
        <w:t>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w:t>
      </w:r>
      <w:del w:id="163" w:author="Shannon Erica Kendal Joslin" w:date="2023-09-16T11:22:00Z">
        <w:r w:rsidDel="00731F54">
          <w:rPr>
            <w:rFonts w:asciiTheme="majorHAnsi" w:hAnsiTheme="majorHAnsi" w:cstheme="majorHAnsi"/>
            <w:sz w:val="24"/>
            <w:szCs w:val="24"/>
          </w:rPr>
          <w:delText>And finally</w:delText>
        </w:r>
      </w:del>
      <w:ins w:id="164" w:author="Shannon Erica Kendal Joslin" w:date="2023-09-16T11:22:00Z">
        <w:r w:rsidR="00731F54">
          <w:rPr>
            <w:rFonts w:asciiTheme="majorHAnsi" w:hAnsiTheme="majorHAnsi" w:cstheme="majorHAnsi"/>
            <w:sz w:val="24"/>
            <w:szCs w:val="24"/>
          </w:rPr>
          <w:t>Finally</w:t>
        </w:r>
      </w:ins>
      <w:ins w:id="165" w:author="Shannon Erica Kendal Joslin" w:date="2023-09-16T11:23:00Z">
        <w:r w:rsidR="00731F54">
          <w:rPr>
            <w:rFonts w:asciiTheme="majorHAnsi" w:hAnsiTheme="majorHAnsi" w:cstheme="majorHAnsi"/>
            <w:sz w:val="24"/>
            <w:szCs w:val="24"/>
          </w:rPr>
          <w:t>,</w:t>
        </w:r>
      </w:ins>
      <w:r>
        <w:rPr>
          <w:rFonts w:asciiTheme="majorHAnsi" w:hAnsiTheme="majorHAnsi" w:cstheme="majorHAnsi"/>
          <w:sz w:val="24"/>
          <w:szCs w:val="24"/>
        </w:rPr>
        <w:t xml:space="preserve"> the delta smelt reference genome can be used </w:t>
      </w:r>
      <w:ins w:id="166" w:author="Shannon Erica Kendal Joslin" w:date="2023-09-16T11:23:00Z">
        <w:r w:rsidR="00731F54">
          <w:rPr>
            <w:rFonts w:asciiTheme="majorHAnsi" w:hAnsiTheme="majorHAnsi" w:cstheme="majorHAnsi"/>
            <w:sz w:val="24"/>
            <w:szCs w:val="24"/>
          </w:rPr>
          <w:t xml:space="preserve">within the species </w:t>
        </w:r>
      </w:ins>
      <w:r>
        <w:rPr>
          <w:rFonts w:asciiTheme="majorHAnsi" w:hAnsiTheme="majorHAnsi" w:cstheme="majorHAnsi"/>
          <w:sz w:val="24"/>
          <w:szCs w:val="24"/>
        </w:rPr>
        <w:t xml:space="preserve">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w:t>
      </w:r>
      <w:r w:rsidR="002E2FF8">
        <w:rPr>
          <w:rFonts w:asciiTheme="majorHAnsi" w:hAnsiTheme="majorHAnsi" w:cstheme="majorHAnsi"/>
          <w:sz w:val="24"/>
          <w:szCs w:val="24"/>
        </w:rPr>
        <w:t>occurring in</w:t>
      </w:r>
      <w:r>
        <w:rPr>
          <w:rFonts w:asciiTheme="majorHAnsi" w:hAnsiTheme="majorHAnsi" w:cstheme="majorHAnsi"/>
          <w:sz w:val="24"/>
          <w:szCs w:val="24"/>
        </w:rPr>
        <w:t xml:space="preserve">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w:t>
      </w:r>
      <w:r w:rsidR="002E2FF8">
        <w:rPr>
          <w:rFonts w:asciiTheme="majorHAnsi" w:hAnsiTheme="majorHAnsi" w:cstheme="majorHAnsi"/>
          <w:sz w:val="24"/>
          <w:szCs w:val="24"/>
        </w:rPr>
        <w:t xml:space="preserve"> </w:t>
      </w:r>
      <w:r w:rsidR="0081083C">
        <w:rPr>
          <w:rFonts w:asciiTheme="majorHAnsi" w:hAnsiTheme="majorHAnsi" w:cstheme="majorHAnsi"/>
          <w:sz w:val="24"/>
          <w:szCs w:val="24"/>
        </w:rPr>
        <w:fldChar w:fldCharType="begin"/>
      </w:r>
      <w:r w:rsidR="0081083C">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sidR="0081083C">
        <w:rPr>
          <w:rFonts w:asciiTheme="majorHAnsi" w:hAnsiTheme="majorHAnsi" w:cstheme="majorHAnsi"/>
          <w:sz w:val="24"/>
          <w:szCs w:val="24"/>
        </w:rPr>
        <w:fldChar w:fldCharType="separate"/>
      </w:r>
      <w:r w:rsidR="0081083C">
        <w:rPr>
          <w:rFonts w:asciiTheme="majorHAnsi" w:hAnsiTheme="majorHAnsi" w:cstheme="majorHAnsi"/>
          <w:noProof/>
          <w:sz w:val="24"/>
          <w:szCs w:val="24"/>
        </w:rPr>
        <w:t>(Finger et al., 2018)</w:t>
      </w:r>
      <w:r w:rsidR="0081083C">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w:t>
      </w:r>
      <w:r w:rsidR="002E2FF8">
        <w:rPr>
          <w:rFonts w:asciiTheme="majorHAnsi" w:hAnsiTheme="majorHAnsi" w:cstheme="majorHAnsi"/>
          <w:sz w:val="24"/>
          <w:szCs w:val="24"/>
        </w:rPr>
        <w:t>is</w:t>
      </w:r>
      <w:r>
        <w:rPr>
          <w:rFonts w:asciiTheme="majorHAnsi" w:hAnsiTheme="majorHAnsi" w:cstheme="majorHAnsi"/>
          <w:sz w:val="24"/>
          <w:szCs w:val="24"/>
        </w:rPr>
        <w:t xml:space="preserve"> being used as a source for supplement</w:t>
      </w:r>
      <w:r w:rsidR="002E2FF8">
        <w:rPr>
          <w:rFonts w:asciiTheme="majorHAnsi" w:hAnsiTheme="majorHAnsi" w:cstheme="majorHAnsi"/>
          <w:sz w:val="24"/>
          <w:szCs w:val="24"/>
        </w:rPr>
        <w:t>ing</w:t>
      </w:r>
      <w:r>
        <w:rPr>
          <w:rFonts w:asciiTheme="majorHAnsi" w:hAnsiTheme="majorHAnsi" w:cstheme="majorHAnsi"/>
          <w:sz w:val="24"/>
          <w:szCs w:val="24"/>
        </w:rPr>
        <w:t xml:space="preserve">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167" w:name="_Toc144802729"/>
      <w:r>
        <w:rPr>
          <w:rFonts w:asciiTheme="majorHAnsi" w:hAnsiTheme="majorHAnsi" w:cstheme="majorHAnsi"/>
        </w:rPr>
        <w:t>Lactase Persistence and Disease</w:t>
      </w:r>
      <w:bookmarkEnd w:id="167"/>
    </w:p>
    <w:p w14:paraId="26ABED20" w14:textId="6CD06E04"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 xml:space="preserve">Lactose is the main carbohydrate found in milk. The enzyme lactase, encoded by the </w:t>
      </w:r>
      <w:commentRangeStart w:id="168"/>
      <w:commentRangeStart w:id="169"/>
      <w:r w:rsidRPr="007A13CF">
        <w:rPr>
          <w:rFonts w:asciiTheme="majorHAnsi" w:hAnsiTheme="majorHAnsi" w:cstheme="majorHAnsi"/>
          <w:sz w:val="24"/>
          <w:szCs w:val="24"/>
          <w:lang w:val="en"/>
        </w:rPr>
        <w:t>LCT</w:t>
      </w:r>
      <w:commentRangeEnd w:id="168"/>
      <w:r w:rsidR="003846EB">
        <w:rPr>
          <w:rStyle w:val="CommentReference"/>
        </w:rPr>
        <w:commentReference w:id="168"/>
      </w:r>
      <w:commentRangeEnd w:id="169"/>
      <w:r w:rsidR="00731F54">
        <w:rPr>
          <w:rStyle w:val="CommentReference"/>
        </w:rPr>
        <w:commentReference w:id="169"/>
      </w:r>
      <w:r w:rsidRPr="007A13CF">
        <w:rPr>
          <w:rFonts w:asciiTheme="majorHAnsi" w:hAnsiTheme="majorHAnsi" w:cstheme="majorHAnsi"/>
          <w:sz w:val="24"/>
          <w:szCs w:val="24"/>
          <w:lang w:val="en"/>
        </w:rPr>
        <w:t xml:space="preserve"> gene, allows for the breakdown of lactose in infant mammals. Various human populations continue to express LCT post 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Therefore, lactose tolerant and intolerant individuals’ genetic backgrounds differ in the alleles surrounding the LP allele. Positive selection for the trait of LP can hold slightly deleterious alleles that are in linkage disequilibrium (LD) with the LP allele at a higher frequency than expected under balancing 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region. However, it is unclear whether mutations found within the LP haplotype block give rise to unfavorable phenotypes. Determining the differential risk of disease based on individual genetic backgrounds with the indirect phenotype of lactase persistence may help resolve contrasting epidemiological findings and improve public health. </w:t>
      </w:r>
      <w:commentRangeStart w:id="170"/>
      <w:del w:id="171" w:author="Shannon Erica Kendal Joslin" w:date="2023-09-16T11:33:00Z">
        <w:r w:rsidRPr="007A13CF" w:rsidDel="002B09C4">
          <w:rPr>
            <w:rFonts w:asciiTheme="majorHAnsi" w:hAnsiTheme="majorHAnsi" w:cstheme="majorHAnsi"/>
            <w:sz w:val="24"/>
            <w:szCs w:val="24"/>
            <w:lang w:val="en"/>
          </w:rPr>
          <w:delText>Therefore, the objective this study was to determine the size of the LP haplotype block and its impact on disease risk in humans with and without the LP allele.</w:delText>
        </w:r>
        <w:commentRangeEnd w:id="170"/>
        <w:r w:rsidR="003846EB" w:rsidDel="002B09C4">
          <w:rPr>
            <w:rStyle w:val="CommentReference"/>
          </w:rPr>
          <w:commentReference w:id="170"/>
        </w:r>
      </w:del>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172" w:name="_Toc113123182"/>
      <w:bookmarkStart w:id="173"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172"/>
      <w:bookmarkEnd w:id="173"/>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174"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175" w:name="_Toc144802731"/>
      <w:r w:rsidRPr="00FD21E9">
        <w:rPr>
          <w:rFonts w:asciiTheme="majorHAnsi" w:hAnsiTheme="majorHAnsi" w:cstheme="majorHAnsi"/>
          <w:szCs w:val="24"/>
        </w:rPr>
        <w:t>Introduction</w:t>
      </w:r>
      <w:bookmarkEnd w:id="174"/>
      <w:bookmarkEnd w:id="175"/>
    </w:p>
    <w:p w14:paraId="0EE34836" w14:textId="59A9056C"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sidRPr="002B09C4">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0361FA93" w:rsidR="007858F9" w:rsidRPr="002C5280" w:rsidRDefault="007858F9" w:rsidP="00B83657">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Despite protections under the ESA and CESA the species ha</w:t>
      </w:r>
      <w:r w:rsidR="0030098D">
        <w:rPr>
          <w:rFonts w:asciiTheme="majorHAnsi" w:hAnsiTheme="majorHAnsi" w:cstheme="majorHAnsi"/>
          <w:color w:val="00000A"/>
          <w:sz w:val="24"/>
          <w:szCs w:val="24"/>
          <w:lang w:val="en"/>
        </w:rPr>
        <w:t>s</w:t>
      </w:r>
      <w:r>
        <w:rPr>
          <w:rFonts w:asciiTheme="majorHAnsi" w:hAnsiTheme="majorHAnsi" w:cstheme="majorHAnsi"/>
          <w:color w:val="00000A"/>
          <w:sz w:val="24"/>
          <w:szCs w:val="24"/>
          <w:lang w:val="en"/>
        </w:rPr>
        <w:t xml:space="preserve"> continued to decline throughout the SFE</w:t>
      </w:r>
      <w:r w:rsidR="00996BA9">
        <w:rPr>
          <w:rFonts w:asciiTheme="majorHAnsi" w:hAnsiTheme="majorHAnsi" w:cstheme="majorHAnsi"/>
          <w:color w:val="00000A"/>
          <w:sz w:val="24"/>
          <w:szCs w:val="24"/>
          <w:lang w:val="en"/>
        </w:rPr>
        <w:t xml:space="preserve"> </w:t>
      </w:r>
      <w:r w:rsidR="00743FAC">
        <w:rPr>
          <w:rFonts w:asciiTheme="majorHAnsi" w:hAnsiTheme="majorHAnsi" w:cstheme="majorHAnsi"/>
          <w:color w:val="00000A"/>
          <w:sz w:val="24"/>
          <w:szCs w:val="24"/>
          <w:lang w:val="en"/>
        </w:rPr>
        <w:fldChar w:fldCharType="begin"/>
      </w:r>
      <w:r w:rsidR="00996BA9">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sidR="00743FAC">
        <w:rPr>
          <w:rFonts w:asciiTheme="majorHAnsi" w:hAnsiTheme="majorHAnsi" w:cstheme="majorHAnsi"/>
          <w:color w:val="00000A"/>
          <w:sz w:val="24"/>
          <w:szCs w:val="24"/>
          <w:lang w:val="en"/>
        </w:rPr>
        <w:fldChar w:fldCharType="separate"/>
      </w:r>
      <w:r w:rsidR="00996BA9">
        <w:rPr>
          <w:rFonts w:asciiTheme="majorHAnsi" w:hAnsiTheme="majorHAnsi" w:cstheme="majorHAnsi"/>
          <w:noProof/>
          <w:color w:val="00000A"/>
          <w:sz w:val="24"/>
          <w:szCs w:val="24"/>
          <w:lang w:val="en"/>
        </w:rPr>
        <w:t>(State of California FMWT, 2022; State of California SKT, 2022)</w:t>
      </w:r>
      <w:r w:rsidR="00743FAC">
        <w:rPr>
          <w:rFonts w:asciiTheme="majorHAnsi" w:hAnsiTheme="majorHAnsi" w:cstheme="majorHAnsi"/>
          <w:color w:val="00000A"/>
          <w:sz w:val="24"/>
          <w:szCs w:val="24"/>
          <w:lang w:val="en"/>
        </w:rPr>
        <w:fldChar w:fldCharType="end"/>
      </w:r>
      <w:r>
        <w:rPr>
          <w:rFonts w:asciiTheme="majorHAnsi" w:hAnsiTheme="majorHAnsi" w:cstheme="majorHAnsi"/>
          <w:color w:val="00000A"/>
          <w:sz w:val="24"/>
          <w:szCs w:val="24"/>
          <w:lang w:val="en"/>
        </w:rPr>
        <w:t xml:space="preserve">. </w:t>
      </w:r>
      <w:ins w:id="176" w:author="Shannon Erica Kendal Joslin" w:date="2023-09-16T11:37:00Z">
        <w:r w:rsidR="00A07456">
          <w:rPr>
            <w:rFonts w:asciiTheme="majorHAnsi" w:hAnsiTheme="majorHAnsi" w:cstheme="majorHAnsi"/>
            <w:color w:val="00000A"/>
            <w:sz w:val="24"/>
            <w:szCs w:val="24"/>
            <w:lang w:val="en"/>
          </w:rPr>
          <w:t>Decreased p</w:t>
        </w:r>
      </w:ins>
      <w:commentRangeStart w:id="177"/>
      <w:del w:id="178" w:author="Shannon Erica Kendal Joslin" w:date="2023-09-16T11:37:00Z">
        <w:r w:rsidRPr="00F42C03" w:rsidDel="00A07456">
          <w:rPr>
            <w:rFonts w:asciiTheme="majorHAnsi" w:hAnsiTheme="majorHAnsi" w:cstheme="majorHAnsi"/>
            <w:color w:val="00000A"/>
            <w:sz w:val="24"/>
            <w:szCs w:val="24"/>
            <w:lang w:val="en"/>
          </w:rPr>
          <w:delText>P</w:delText>
        </w:r>
      </w:del>
      <w:r w:rsidRPr="00F42C03">
        <w:rPr>
          <w:rFonts w:asciiTheme="majorHAnsi" w:hAnsiTheme="majorHAnsi" w:cstheme="majorHAnsi"/>
          <w:color w:val="00000A"/>
          <w:sz w:val="24"/>
          <w:szCs w:val="24"/>
          <w:lang w:val="en"/>
        </w:rPr>
        <w:t xml:space="preserve">elagic productivity and </w:t>
      </w:r>
      <w:ins w:id="179" w:author="Shannon Erica Kendal Joslin" w:date="2023-09-16T11:37:00Z">
        <w:r w:rsidR="00A07456">
          <w:rPr>
            <w:rFonts w:asciiTheme="majorHAnsi" w:hAnsiTheme="majorHAnsi" w:cstheme="majorHAnsi"/>
            <w:color w:val="00000A"/>
            <w:sz w:val="24"/>
            <w:szCs w:val="24"/>
            <w:lang w:val="en"/>
          </w:rPr>
          <w:t xml:space="preserve">increased </w:t>
        </w:r>
      </w:ins>
      <w:r w:rsidRPr="00F42C03">
        <w:rPr>
          <w:rFonts w:asciiTheme="majorHAnsi" w:hAnsiTheme="majorHAnsi" w:cstheme="majorHAnsi"/>
          <w:color w:val="00000A"/>
          <w:sz w:val="24"/>
          <w:szCs w:val="24"/>
          <w:lang w:val="en"/>
        </w:rPr>
        <w:t xml:space="preserve">water temperature </w:t>
      </w:r>
      <w:ins w:id="180" w:author="Shannon Erica Kendal Joslin" w:date="2023-10-13T07:53:00Z">
        <w:r w:rsidR="00A46CE7">
          <w:rPr>
            <w:rFonts w:asciiTheme="majorHAnsi" w:hAnsiTheme="majorHAnsi" w:cstheme="majorHAnsi"/>
            <w:color w:val="00000A"/>
            <w:sz w:val="24"/>
            <w:szCs w:val="24"/>
            <w:lang w:val="en"/>
          </w:rPr>
          <w:t>in the</w:t>
        </w:r>
      </w:ins>
      <w:ins w:id="181" w:author="Shannon Erica Kendal Joslin" w:date="2023-10-13T07:50:00Z">
        <w:r w:rsidR="00391C95">
          <w:rPr>
            <w:rFonts w:asciiTheme="majorHAnsi" w:hAnsiTheme="majorHAnsi" w:cstheme="majorHAnsi"/>
            <w:color w:val="00000A"/>
            <w:sz w:val="24"/>
            <w:szCs w:val="24"/>
            <w:lang w:val="en"/>
          </w:rPr>
          <w:t xml:space="preserve"> SFE</w:t>
        </w:r>
      </w:ins>
      <w:ins w:id="182" w:author="Shannon Erica Kendal Joslin" w:date="2023-10-13T07:53:00Z">
        <w:r w:rsidR="00A46CE7">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have been shown to be primary drivers of condition indices </w:t>
      </w:r>
      <w:del w:id="183" w:author="Shannon Erica Kendal Joslin" w:date="2023-09-16T11:38:00Z">
        <w:r w:rsidRPr="00F42C03" w:rsidDel="00A07456">
          <w:rPr>
            <w:rFonts w:asciiTheme="majorHAnsi" w:hAnsiTheme="majorHAnsi" w:cstheme="majorHAnsi"/>
            <w:color w:val="00000A"/>
            <w:sz w:val="24"/>
            <w:szCs w:val="24"/>
            <w:lang w:val="en"/>
          </w:rPr>
          <w:delText xml:space="preserve">ultimately </w:delText>
        </w:r>
      </w:del>
      <w:ins w:id="184" w:author="Shannon Erica Kendal Joslin" w:date="2023-09-16T11:38:00Z">
        <w:r w:rsidR="00A07456">
          <w:rPr>
            <w:rFonts w:asciiTheme="majorHAnsi" w:hAnsiTheme="majorHAnsi" w:cstheme="majorHAnsi"/>
            <w:color w:val="00000A"/>
            <w:sz w:val="24"/>
            <w:szCs w:val="24"/>
            <w:lang w:val="en"/>
          </w:rPr>
          <w:t>negatively</w:t>
        </w:r>
        <w:r w:rsidR="00A07456" w:rsidRPr="00F42C03">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affecting </w:t>
      </w:r>
      <w:del w:id="185" w:author="Shannon Erica Kendal Joslin" w:date="2023-09-16T11:38:00Z">
        <w:r w:rsidRPr="00F42C03" w:rsidDel="00A07456">
          <w:rPr>
            <w:rFonts w:asciiTheme="majorHAnsi" w:hAnsiTheme="majorHAnsi" w:cstheme="majorHAnsi"/>
            <w:color w:val="00000A"/>
            <w:sz w:val="24"/>
            <w:szCs w:val="24"/>
            <w:lang w:val="en"/>
          </w:rPr>
          <w:delText xml:space="preserve">the </w:delText>
        </w:r>
      </w:del>
      <w:r w:rsidRPr="00F42C03">
        <w:rPr>
          <w:rFonts w:asciiTheme="majorHAnsi" w:hAnsiTheme="majorHAnsi" w:cstheme="majorHAnsi"/>
          <w:color w:val="00000A"/>
          <w:sz w:val="24"/>
          <w:szCs w:val="24"/>
          <w:lang w:val="en"/>
        </w:rPr>
        <w:t xml:space="preserve">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w:t>
      </w:r>
      <w:commentRangeEnd w:id="177"/>
      <w:r w:rsidR="00397880">
        <w:rPr>
          <w:rStyle w:val="CommentReference"/>
        </w:rPr>
        <w:commentReference w:id="177"/>
      </w:r>
      <w:r w:rsidRPr="00F42C03">
        <w:rPr>
          <w:rFonts w:asciiTheme="majorHAnsi" w:hAnsiTheme="majorHAnsi" w:cstheme="majorHAnsi"/>
          <w:color w:val="00000A"/>
          <w:sz w:val="24"/>
          <w:szCs w:val="24"/>
          <w:lang w:val="en"/>
        </w:rPr>
        <w:t xml:space="preserve">As a result of their decline, resource management agencies, such as CDFW, continue to actively monitor the distribution and abundance of the wild population, and the Genomic Variation Laboratory </w:t>
      </w:r>
      <w:r w:rsidR="00397880">
        <w:rPr>
          <w:rFonts w:asciiTheme="majorHAnsi" w:hAnsiTheme="majorHAnsi" w:cstheme="majorHAnsi"/>
          <w:color w:val="00000A"/>
          <w:sz w:val="24"/>
          <w:szCs w:val="24"/>
          <w:lang w:val="en"/>
        </w:rPr>
        <w:t xml:space="preserve">at the University of California Davis (UC Davis) </w:t>
      </w:r>
      <w:r w:rsidRPr="00F42C03">
        <w:rPr>
          <w:rFonts w:asciiTheme="majorHAnsi" w:hAnsiTheme="majorHAnsi" w:cstheme="majorHAnsi"/>
          <w:color w:val="00000A"/>
          <w:sz w:val="24"/>
          <w:szCs w:val="24"/>
          <w:lang w:val="en"/>
        </w:rPr>
        <w:t xml:space="preserve">genetically manages a captive breeding program to maintain a refuge population at the UC Davis Fish Conservation and Culture Laboratory (FCCL). </w:t>
      </w:r>
      <w:ins w:id="186" w:author="Shannon Erica Kendal Joslin" w:date="2023-10-13T07:43:00Z">
        <w:r w:rsidR="00C677B9">
          <w:rPr>
            <w:rFonts w:asciiTheme="majorHAnsi" w:hAnsiTheme="majorHAnsi" w:cstheme="majorHAnsi"/>
            <w:color w:val="00000A"/>
            <w:sz w:val="24"/>
            <w:szCs w:val="24"/>
            <w:lang w:val="en"/>
          </w:rPr>
          <w:t xml:space="preserve">A highly contiguous delta smelt reference genome </w:t>
        </w:r>
      </w:ins>
      <w:ins w:id="187" w:author="Shannon Erica Kendal Joslin" w:date="2023-10-13T08:00:00Z">
        <w:r w:rsidR="001B5C18">
          <w:rPr>
            <w:rFonts w:asciiTheme="majorHAnsi" w:hAnsiTheme="majorHAnsi" w:cstheme="majorHAnsi"/>
            <w:color w:val="00000A"/>
            <w:sz w:val="24"/>
            <w:szCs w:val="24"/>
            <w:lang w:val="en"/>
          </w:rPr>
          <w:t xml:space="preserve">will allow for better management of the captive population through </w:t>
        </w:r>
      </w:ins>
      <w:ins w:id="188" w:author="Shannon Erica Kendal Joslin" w:date="2023-10-13T08:01:00Z">
        <w:r w:rsidR="00B83657">
          <w:rPr>
            <w:rFonts w:asciiTheme="majorHAnsi" w:hAnsiTheme="majorHAnsi" w:cstheme="majorHAnsi"/>
            <w:color w:val="00000A"/>
            <w:sz w:val="24"/>
            <w:szCs w:val="24"/>
            <w:lang w:val="en"/>
          </w:rPr>
          <w:t>identifying</w:t>
        </w:r>
      </w:ins>
      <w:ins w:id="189" w:author="Shannon Erica Kendal Joslin" w:date="2023-10-13T08:02:00Z">
        <w:r w:rsidR="00B83657">
          <w:rPr>
            <w:rFonts w:asciiTheme="majorHAnsi" w:hAnsiTheme="majorHAnsi" w:cstheme="majorHAnsi"/>
            <w:color w:val="00000A"/>
            <w:sz w:val="24"/>
            <w:szCs w:val="24"/>
            <w:lang w:val="en"/>
          </w:rPr>
          <w:t xml:space="preserve"> important genomic regions where</w:t>
        </w:r>
      </w:ins>
      <w:ins w:id="190" w:author="Shannon Erica Kendal Joslin" w:date="2023-10-13T08:00:00Z">
        <w:r w:rsidR="001B5C18">
          <w:rPr>
            <w:rFonts w:asciiTheme="majorHAnsi" w:hAnsiTheme="majorHAnsi" w:cstheme="majorHAnsi"/>
            <w:color w:val="00000A"/>
            <w:sz w:val="24"/>
            <w:szCs w:val="24"/>
            <w:lang w:val="en"/>
          </w:rPr>
          <w:t xml:space="preserve"> historical and contem</w:t>
        </w:r>
      </w:ins>
      <w:ins w:id="191" w:author="Shannon Erica Kendal Joslin" w:date="2023-10-13T08:01:00Z">
        <w:r w:rsidR="001B5C18">
          <w:rPr>
            <w:rFonts w:asciiTheme="majorHAnsi" w:hAnsiTheme="majorHAnsi" w:cstheme="majorHAnsi"/>
            <w:color w:val="00000A"/>
            <w:sz w:val="24"/>
            <w:szCs w:val="24"/>
            <w:lang w:val="en"/>
          </w:rPr>
          <w:t>porary selection ha</w:t>
        </w:r>
      </w:ins>
      <w:ins w:id="192" w:author="Shannon Erica Kendal Joslin" w:date="2023-10-13T08:05:00Z">
        <w:r w:rsidR="00B83657">
          <w:rPr>
            <w:rFonts w:asciiTheme="majorHAnsi" w:hAnsiTheme="majorHAnsi" w:cstheme="majorHAnsi"/>
            <w:color w:val="00000A"/>
            <w:sz w:val="24"/>
            <w:szCs w:val="24"/>
            <w:lang w:val="en"/>
          </w:rPr>
          <w:t>ve</w:t>
        </w:r>
      </w:ins>
      <w:ins w:id="193" w:author="Shannon Erica Kendal Joslin" w:date="2023-10-13T08:01:00Z">
        <w:r w:rsidR="001B5C18">
          <w:rPr>
            <w:rFonts w:asciiTheme="majorHAnsi" w:hAnsiTheme="majorHAnsi" w:cstheme="majorHAnsi"/>
            <w:color w:val="00000A"/>
            <w:sz w:val="24"/>
            <w:szCs w:val="24"/>
            <w:lang w:val="en"/>
          </w:rPr>
          <w:t xml:space="preserve"> led to adaptations in </w:t>
        </w:r>
      </w:ins>
      <w:ins w:id="194" w:author="Shannon Erica Kendal Joslin" w:date="2023-10-13T08:14:00Z">
        <w:r w:rsidR="0013318B">
          <w:rPr>
            <w:rFonts w:asciiTheme="majorHAnsi" w:hAnsiTheme="majorHAnsi" w:cstheme="majorHAnsi"/>
            <w:color w:val="00000A"/>
            <w:sz w:val="24"/>
            <w:szCs w:val="24"/>
            <w:lang w:val="en"/>
          </w:rPr>
          <w:t xml:space="preserve">wild </w:t>
        </w:r>
      </w:ins>
      <w:ins w:id="195" w:author="Shannon Erica Kendal Joslin" w:date="2023-10-13T08:01:00Z">
        <w:r w:rsidR="001B5C18">
          <w:rPr>
            <w:rFonts w:asciiTheme="majorHAnsi" w:hAnsiTheme="majorHAnsi" w:cstheme="majorHAnsi"/>
            <w:color w:val="00000A"/>
            <w:sz w:val="24"/>
            <w:szCs w:val="24"/>
            <w:lang w:val="en"/>
          </w:rPr>
          <w:t>delta smelt</w:t>
        </w:r>
      </w:ins>
      <w:ins w:id="196" w:author="Shannon Erica Kendal Joslin" w:date="2023-10-13T08:08:00Z">
        <w:r w:rsidR="00327737">
          <w:rPr>
            <w:rFonts w:asciiTheme="majorHAnsi" w:hAnsiTheme="majorHAnsi" w:cstheme="majorHAnsi"/>
            <w:color w:val="00000A"/>
            <w:sz w:val="24"/>
            <w:szCs w:val="24"/>
            <w:lang w:val="en"/>
          </w:rPr>
          <w:t>.</w:t>
        </w:r>
      </w:ins>
      <w:ins w:id="197" w:author="Shannon Erica Kendal Joslin" w:date="2023-10-13T08:09:00Z">
        <w:r w:rsidR="00327737">
          <w:rPr>
            <w:rFonts w:asciiTheme="majorHAnsi" w:hAnsiTheme="majorHAnsi" w:cstheme="majorHAnsi"/>
            <w:color w:val="00000A"/>
            <w:sz w:val="24"/>
            <w:szCs w:val="24"/>
            <w:lang w:val="en"/>
          </w:rPr>
          <w:t xml:space="preserve"> </w:t>
        </w:r>
      </w:ins>
      <w:ins w:id="198" w:author="Shannon Erica Kendal Joslin" w:date="2023-10-13T08:31:00Z">
        <w:r w:rsidR="002B300E">
          <w:rPr>
            <w:rFonts w:asciiTheme="majorHAnsi" w:hAnsiTheme="majorHAnsi" w:cstheme="majorHAnsi"/>
            <w:color w:val="00000A"/>
            <w:sz w:val="24"/>
            <w:szCs w:val="24"/>
            <w:lang w:val="en"/>
          </w:rPr>
          <w:t xml:space="preserve">As a </w:t>
        </w:r>
        <w:proofErr w:type="gramStart"/>
        <w:r w:rsidR="002B300E">
          <w:rPr>
            <w:rFonts w:asciiTheme="majorHAnsi" w:hAnsiTheme="majorHAnsi" w:cstheme="majorHAnsi"/>
            <w:color w:val="00000A"/>
            <w:sz w:val="24"/>
            <w:szCs w:val="24"/>
            <w:lang w:val="en"/>
          </w:rPr>
          <w:t>result</w:t>
        </w:r>
        <w:proofErr w:type="gramEnd"/>
        <w:r w:rsidR="002B300E">
          <w:rPr>
            <w:rFonts w:asciiTheme="majorHAnsi" w:hAnsiTheme="majorHAnsi" w:cstheme="majorHAnsi"/>
            <w:color w:val="00000A"/>
            <w:sz w:val="24"/>
            <w:szCs w:val="24"/>
            <w:lang w:val="en"/>
          </w:rPr>
          <w:t xml:space="preserve"> m</w:t>
        </w:r>
      </w:ins>
      <w:ins w:id="199" w:author="Shannon Erica Kendal Joslin" w:date="2023-10-13T08:14:00Z">
        <w:r w:rsidR="0013318B">
          <w:rPr>
            <w:rFonts w:asciiTheme="majorHAnsi" w:hAnsiTheme="majorHAnsi" w:cstheme="majorHAnsi"/>
            <w:color w:val="00000A"/>
            <w:sz w:val="24"/>
            <w:szCs w:val="24"/>
            <w:lang w:val="en"/>
          </w:rPr>
          <w:t xml:space="preserve">anagers </w:t>
        </w:r>
      </w:ins>
      <w:ins w:id="200" w:author="Shannon Erica Kendal Joslin" w:date="2023-10-13T08:31:00Z">
        <w:r w:rsidR="002B300E">
          <w:rPr>
            <w:rFonts w:asciiTheme="majorHAnsi" w:hAnsiTheme="majorHAnsi" w:cstheme="majorHAnsi"/>
            <w:color w:val="00000A"/>
            <w:sz w:val="24"/>
            <w:szCs w:val="24"/>
            <w:lang w:val="en"/>
          </w:rPr>
          <w:t>can</w:t>
        </w:r>
      </w:ins>
      <w:ins w:id="201" w:author="Shannon Erica Kendal Joslin" w:date="2023-10-13T08:14:00Z">
        <w:r w:rsidR="0013318B">
          <w:rPr>
            <w:rFonts w:asciiTheme="majorHAnsi" w:hAnsiTheme="majorHAnsi" w:cstheme="majorHAnsi"/>
            <w:color w:val="00000A"/>
            <w:sz w:val="24"/>
            <w:szCs w:val="24"/>
            <w:lang w:val="en"/>
          </w:rPr>
          <w:t xml:space="preserve"> factor preserving </w:t>
        </w:r>
      </w:ins>
      <w:ins w:id="202" w:author="Shannon Erica Kendal Joslin" w:date="2023-10-13T08:18:00Z">
        <w:r w:rsidR="008D4E9D">
          <w:rPr>
            <w:rFonts w:asciiTheme="majorHAnsi" w:hAnsiTheme="majorHAnsi" w:cstheme="majorHAnsi"/>
            <w:color w:val="00000A"/>
            <w:sz w:val="24"/>
            <w:szCs w:val="24"/>
            <w:lang w:val="en"/>
          </w:rPr>
          <w:t>regions</w:t>
        </w:r>
      </w:ins>
      <w:ins w:id="203" w:author="Shannon Erica Kendal Joslin" w:date="2023-10-13T08:14:00Z">
        <w:r w:rsidR="0013318B">
          <w:rPr>
            <w:rFonts w:asciiTheme="majorHAnsi" w:hAnsiTheme="majorHAnsi" w:cstheme="majorHAnsi"/>
            <w:color w:val="00000A"/>
            <w:sz w:val="24"/>
            <w:szCs w:val="24"/>
            <w:lang w:val="en"/>
          </w:rPr>
          <w:t xml:space="preserve"> of diversity into </w:t>
        </w:r>
      </w:ins>
      <w:ins w:id="204" w:author="Shannon Erica Kendal Joslin" w:date="2023-10-13T08:31:00Z">
        <w:r w:rsidR="002B300E">
          <w:rPr>
            <w:rFonts w:asciiTheme="majorHAnsi" w:hAnsiTheme="majorHAnsi" w:cstheme="majorHAnsi"/>
            <w:color w:val="00000A"/>
            <w:sz w:val="24"/>
            <w:szCs w:val="24"/>
            <w:lang w:val="en"/>
          </w:rPr>
          <w:t>establishing breeding pair</w:t>
        </w:r>
      </w:ins>
      <w:ins w:id="205" w:author="Shannon Erica Kendal Joslin" w:date="2023-10-13T08:14:00Z">
        <w:r w:rsidR="0013318B">
          <w:rPr>
            <w:rFonts w:asciiTheme="majorHAnsi" w:hAnsiTheme="majorHAnsi" w:cstheme="majorHAnsi"/>
            <w:color w:val="00000A"/>
            <w:sz w:val="24"/>
            <w:szCs w:val="24"/>
            <w:lang w:val="en"/>
          </w:rPr>
          <w:t xml:space="preserve">. </w:t>
        </w:r>
      </w:ins>
      <w:ins w:id="206" w:author="Shannon Erica Kendal Joslin" w:date="2023-10-13T08:22:00Z">
        <w:r w:rsidR="005877E5">
          <w:rPr>
            <w:rFonts w:asciiTheme="majorHAnsi" w:hAnsiTheme="majorHAnsi" w:cstheme="majorHAnsi"/>
            <w:color w:val="00000A"/>
            <w:sz w:val="24"/>
            <w:szCs w:val="24"/>
            <w:lang w:val="en"/>
          </w:rPr>
          <w:t>Reference genomes of evolutionaril</w:t>
        </w:r>
      </w:ins>
      <w:ins w:id="207" w:author="Shannon Erica Kendal Joslin" w:date="2023-10-13T08:23:00Z">
        <w:r w:rsidR="005877E5">
          <w:rPr>
            <w:rFonts w:asciiTheme="majorHAnsi" w:hAnsiTheme="majorHAnsi" w:cstheme="majorHAnsi"/>
            <w:color w:val="00000A"/>
            <w:sz w:val="24"/>
            <w:szCs w:val="24"/>
            <w:lang w:val="en"/>
          </w:rPr>
          <w:t xml:space="preserve">y closely related species </w:t>
        </w:r>
      </w:ins>
      <w:ins w:id="208" w:author="Shannon Erica Kendal Joslin" w:date="2023-10-13T08:31:00Z">
        <w:r w:rsidR="002B300E">
          <w:rPr>
            <w:rFonts w:asciiTheme="majorHAnsi" w:hAnsiTheme="majorHAnsi" w:cstheme="majorHAnsi"/>
            <w:color w:val="00000A"/>
            <w:sz w:val="24"/>
            <w:szCs w:val="24"/>
            <w:lang w:val="en"/>
          </w:rPr>
          <w:t>may</w:t>
        </w:r>
      </w:ins>
      <w:ins w:id="209" w:author="Shannon Erica Kendal Joslin" w:date="2023-10-13T08:23:00Z">
        <w:r w:rsidR="005877E5">
          <w:rPr>
            <w:rFonts w:asciiTheme="majorHAnsi" w:hAnsiTheme="majorHAnsi" w:cstheme="majorHAnsi"/>
            <w:color w:val="00000A"/>
            <w:sz w:val="24"/>
            <w:szCs w:val="24"/>
            <w:lang w:val="en"/>
          </w:rPr>
          <w:t xml:space="preserve"> be used </w:t>
        </w:r>
      </w:ins>
      <w:ins w:id="210" w:author="Shannon Erica Kendal Joslin" w:date="2023-10-13T08:34:00Z">
        <w:r w:rsidR="002B300E">
          <w:rPr>
            <w:rFonts w:asciiTheme="majorHAnsi" w:hAnsiTheme="majorHAnsi" w:cstheme="majorHAnsi"/>
            <w:color w:val="00000A"/>
            <w:sz w:val="24"/>
            <w:szCs w:val="24"/>
            <w:lang w:val="en"/>
          </w:rPr>
          <w:t xml:space="preserve">to </w:t>
        </w:r>
        <w:proofErr w:type="gramStart"/>
        <w:r w:rsidR="002B300E">
          <w:rPr>
            <w:rFonts w:asciiTheme="majorHAnsi" w:hAnsiTheme="majorHAnsi" w:cstheme="majorHAnsi"/>
            <w:color w:val="00000A"/>
            <w:sz w:val="24"/>
            <w:szCs w:val="24"/>
            <w:lang w:val="en"/>
          </w:rPr>
          <w:t>study  genetic</w:t>
        </w:r>
        <w:proofErr w:type="gramEnd"/>
        <w:r w:rsidR="002B300E">
          <w:rPr>
            <w:rFonts w:asciiTheme="majorHAnsi" w:hAnsiTheme="majorHAnsi" w:cstheme="majorHAnsi"/>
            <w:color w:val="00000A"/>
            <w:sz w:val="24"/>
            <w:szCs w:val="24"/>
            <w:lang w:val="en"/>
          </w:rPr>
          <w:t xml:space="preserve"> diversity, adaptations, and vulnerabilities within other declining </w:t>
        </w:r>
        <w:proofErr w:type="spellStart"/>
        <w:r w:rsidR="002B300E">
          <w:rPr>
            <w:rFonts w:asciiTheme="majorHAnsi" w:hAnsiTheme="majorHAnsi" w:cstheme="majorHAnsi"/>
            <w:color w:val="00000A"/>
            <w:sz w:val="24"/>
            <w:szCs w:val="24"/>
            <w:lang w:val="en"/>
          </w:rPr>
          <w:t>Osmerid</w:t>
        </w:r>
        <w:proofErr w:type="spellEnd"/>
        <w:r w:rsidR="002B300E">
          <w:rPr>
            <w:rFonts w:asciiTheme="majorHAnsi" w:hAnsiTheme="majorHAnsi" w:cstheme="majorHAnsi"/>
            <w:color w:val="00000A"/>
            <w:sz w:val="24"/>
            <w:szCs w:val="24"/>
            <w:lang w:val="en"/>
          </w:rPr>
          <w:t xml:space="preserve"> species </w:t>
        </w:r>
      </w:ins>
      <w:ins w:id="211" w:author="Shannon Erica Kendal Joslin" w:date="2023-10-13T08:23:00Z">
        <w:r w:rsidR="005877E5">
          <w:rPr>
            <w:rFonts w:asciiTheme="majorHAnsi" w:hAnsiTheme="majorHAnsi" w:cstheme="majorHAnsi"/>
            <w:color w:val="00000A"/>
            <w:sz w:val="24"/>
            <w:szCs w:val="24"/>
            <w:lang w:val="en"/>
          </w:rPr>
          <w:t xml:space="preserve">when a </w:t>
        </w:r>
      </w:ins>
      <w:ins w:id="212" w:author="Shannon Erica Kendal Joslin" w:date="2023-10-13T08:28:00Z">
        <w:r w:rsidR="003E62D5">
          <w:rPr>
            <w:rFonts w:asciiTheme="majorHAnsi" w:hAnsiTheme="majorHAnsi" w:cstheme="majorHAnsi"/>
            <w:color w:val="00000A"/>
            <w:sz w:val="24"/>
            <w:szCs w:val="24"/>
            <w:lang w:val="en"/>
          </w:rPr>
          <w:t>species-specific</w:t>
        </w:r>
      </w:ins>
      <w:ins w:id="213" w:author="Shannon Erica Kendal Joslin" w:date="2023-10-13T08:23:00Z">
        <w:r w:rsidR="005877E5">
          <w:rPr>
            <w:rFonts w:asciiTheme="majorHAnsi" w:hAnsiTheme="majorHAnsi" w:cstheme="majorHAnsi"/>
            <w:color w:val="00000A"/>
            <w:sz w:val="24"/>
            <w:szCs w:val="24"/>
            <w:lang w:val="en"/>
          </w:rPr>
          <w:t xml:space="preserve"> reference genome is unavailable. Thus, the delta smelt</w:t>
        </w:r>
      </w:ins>
      <w:ins w:id="214" w:author="Shannon Erica Kendal Joslin" w:date="2023-10-13T08:16:00Z">
        <w:r w:rsidR="008D4E9D">
          <w:rPr>
            <w:rFonts w:asciiTheme="majorHAnsi" w:hAnsiTheme="majorHAnsi" w:cstheme="majorHAnsi"/>
            <w:color w:val="00000A"/>
            <w:sz w:val="24"/>
            <w:szCs w:val="24"/>
            <w:lang w:val="en"/>
          </w:rPr>
          <w:t xml:space="preserve"> reference genome </w:t>
        </w:r>
      </w:ins>
      <w:moveToRangeStart w:id="215" w:author="Shannon Erica Kendal Joslin" w:date="2023-10-13T08:29:00Z" w:name="move148078164"/>
      <w:commentRangeStart w:id="216"/>
      <w:moveTo w:id="217" w:author="Shannon Erica Kendal Joslin" w:date="2023-10-13T08:29:00Z">
        <w:r w:rsidR="003E62D5">
          <w:rPr>
            <w:rFonts w:asciiTheme="majorHAnsi" w:hAnsiTheme="majorHAnsi" w:cstheme="majorHAnsi"/>
            <w:sz w:val="24"/>
            <w:szCs w:val="24"/>
          </w:rPr>
          <w:t xml:space="preserve">is a valuable tool for active genetic research aiding in the conservation and management of delta smelt and in global efforts to preserve biodiversity and understand genomic commonalities and differences in the branches </w:t>
        </w:r>
        <w:del w:id="218" w:author="Shannon Erica Kendal Joslin" w:date="2023-10-13T08:33:00Z">
          <w:r w:rsidR="003E62D5" w:rsidDel="002B300E">
            <w:rPr>
              <w:rFonts w:asciiTheme="majorHAnsi" w:hAnsiTheme="majorHAnsi" w:cstheme="majorHAnsi"/>
              <w:sz w:val="24"/>
              <w:szCs w:val="24"/>
            </w:rPr>
            <w:delText>on</w:delText>
          </w:r>
        </w:del>
      </w:moveTo>
      <w:ins w:id="219" w:author="Shannon Erica Kendal Joslin" w:date="2023-10-13T08:33:00Z">
        <w:r w:rsidR="002B300E">
          <w:rPr>
            <w:rFonts w:asciiTheme="majorHAnsi" w:hAnsiTheme="majorHAnsi" w:cstheme="majorHAnsi"/>
            <w:sz w:val="24"/>
            <w:szCs w:val="24"/>
          </w:rPr>
          <w:t>across</w:t>
        </w:r>
      </w:ins>
      <w:moveTo w:id="220" w:author="Shannon Erica Kendal Joslin" w:date="2023-10-13T08:29:00Z">
        <w:r w:rsidR="003E62D5">
          <w:rPr>
            <w:rFonts w:asciiTheme="majorHAnsi" w:hAnsiTheme="majorHAnsi" w:cstheme="majorHAnsi"/>
            <w:sz w:val="24"/>
            <w:szCs w:val="24"/>
          </w:rPr>
          <w:t xml:space="preserve"> the tree of life.</w:t>
        </w:r>
        <w:commentRangeEnd w:id="216"/>
        <w:r w:rsidR="003E62D5">
          <w:rPr>
            <w:rStyle w:val="CommentReference"/>
          </w:rPr>
          <w:commentReference w:id="216"/>
        </w:r>
      </w:moveTo>
      <w:moveToRangeEnd w:id="215"/>
    </w:p>
    <w:p w14:paraId="400C4A41" w14:textId="13A04A7F"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w:t>
      </w:r>
      <w:r w:rsidR="00B83657">
        <w:rPr>
          <w:rFonts w:asciiTheme="majorHAnsi" w:hAnsiTheme="majorHAnsi" w:cstheme="majorHAnsi"/>
          <w:sz w:val="24"/>
          <w:szCs w:val="24"/>
        </w:rPr>
        <w:t xml:space="preserve"> </w:t>
      </w:r>
      <w:ins w:id="221" w:author="Shannon Erica Kendal Joslin" w:date="2023-10-13T08:19:00Z">
        <w:r w:rsidR="005877E5">
          <w:rPr>
            <w:rFonts w:asciiTheme="majorHAnsi" w:hAnsiTheme="majorHAnsi" w:cstheme="majorHAnsi"/>
            <w:sz w:val="24"/>
            <w:szCs w:val="24"/>
          </w:rPr>
          <w:t xml:space="preserve">no reference genome for delta smelt had been assembled. </w:t>
        </w:r>
      </w:ins>
      <w:ins w:id="222" w:author="Shannon Erica Kendal Joslin" w:date="2023-10-13T08:20:00Z">
        <w:r w:rsidR="005877E5">
          <w:rPr>
            <w:rFonts w:asciiTheme="majorHAnsi" w:hAnsiTheme="majorHAnsi" w:cstheme="majorHAnsi"/>
            <w:sz w:val="24"/>
            <w:szCs w:val="24"/>
          </w:rPr>
          <w:t xml:space="preserve">Although, </w:t>
        </w:r>
      </w:ins>
      <w:r>
        <w:rPr>
          <w:rFonts w:asciiTheme="majorHAnsi" w:hAnsiTheme="majorHAnsi" w:cstheme="majorHAnsi"/>
          <w:sz w:val="24"/>
          <w:szCs w:val="24"/>
        </w:rPr>
        <w:t xml:space="preserve">GenBank contained three </w:t>
      </w:r>
      <w:del w:id="223" w:author="Shannon Erica Kendal Joslin" w:date="2023-10-13T08:20:00Z">
        <w:r w:rsidDel="005877E5">
          <w:rPr>
            <w:rFonts w:asciiTheme="majorHAnsi" w:hAnsiTheme="majorHAnsi" w:cstheme="majorHAnsi"/>
            <w:sz w:val="24"/>
            <w:szCs w:val="24"/>
          </w:rPr>
          <w:delText xml:space="preserve">highly fragmented </w:delText>
        </w:r>
      </w:del>
      <w:r>
        <w:rPr>
          <w:rFonts w:asciiTheme="majorHAnsi" w:hAnsiTheme="majorHAnsi" w:cstheme="majorHAnsi"/>
          <w:sz w:val="24"/>
          <w:szCs w:val="24"/>
        </w:rPr>
        <w:t>draft genomes</w:t>
      </w:r>
      <w:r w:rsidR="004C3847">
        <w:rPr>
          <w:rFonts w:asciiTheme="majorHAnsi" w:hAnsiTheme="majorHAnsi" w:cstheme="majorHAnsi"/>
          <w:sz w:val="24"/>
          <w:szCs w:val="24"/>
        </w:rPr>
        <w:t xml:space="preserve"> from the </w:t>
      </w:r>
      <w:proofErr w:type="spellStart"/>
      <w:r w:rsidR="004C3847" w:rsidRPr="00A07456">
        <w:rPr>
          <w:rFonts w:asciiTheme="majorHAnsi" w:hAnsiTheme="majorHAnsi" w:cstheme="majorHAnsi"/>
          <w:sz w:val="24"/>
          <w:szCs w:val="24"/>
        </w:rPr>
        <w:t>Osemeridae</w:t>
      </w:r>
      <w:proofErr w:type="spellEnd"/>
      <w:r w:rsidR="004C3847">
        <w:rPr>
          <w:rFonts w:asciiTheme="majorHAnsi" w:hAnsiTheme="majorHAnsi" w:cstheme="majorHAnsi"/>
          <w:sz w:val="24"/>
          <w:szCs w:val="24"/>
        </w:rPr>
        <w:t xml:space="preserve"> family</w:t>
      </w:r>
      <w:ins w:id="224" w:author="Shannon Erica Kendal Joslin" w:date="2023-10-13T08:20:00Z">
        <w:r w:rsidR="005877E5">
          <w:rPr>
            <w:rFonts w:asciiTheme="majorHAnsi" w:hAnsiTheme="majorHAnsi" w:cstheme="majorHAnsi"/>
            <w:sz w:val="24"/>
            <w:szCs w:val="24"/>
          </w:rPr>
          <w:t>, all draft assemblies were highly fragmented</w:t>
        </w:r>
      </w:ins>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w:t>
      </w:r>
      <w:r>
        <w:rPr>
          <w:rFonts w:asciiTheme="majorHAnsi" w:hAnsiTheme="majorHAnsi" w:cstheme="majorHAnsi"/>
          <w:sz w:val="24"/>
          <w:szCs w:val="24"/>
        </w:rPr>
        <w:lastRenderedPageBreak/>
        <w:t>(European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(Table 2</w:t>
      </w:r>
      <w:r w:rsidR="00FE49ED">
        <w:rPr>
          <w:rFonts w:asciiTheme="majorHAnsi" w:hAnsiTheme="majorHAnsi" w:cstheme="majorHAnsi"/>
          <w:sz w:val="24"/>
          <w:szCs w:val="24"/>
        </w:rPr>
        <w:t>.1</w:t>
      </w:r>
      <w:r>
        <w:rPr>
          <w:rFonts w:asciiTheme="majorHAnsi" w:hAnsiTheme="majorHAnsi" w:cstheme="majorHAnsi"/>
          <w:sz w:val="24"/>
          <w:szCs w:val="24"/>
        </w:rPr>
        <w:t xml:space="preserve">). Understanding the differences between the delta smelt genome and </w:t>
      </w:r>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genome, estimated to be 4</w:t>
      </w:r>
      <w:r w:rsidR="00F6769B">
        <w:rPr>
          <w:rFonts w:asciiTheme="majorHAnsi" w:hAnsiTheme="majorHAnsi" w:cstheme="majorHAnsi"/>
          <w:sz w:val="24"/>
          <w:szCs w:val="24"/>
        </w:rPr>
        <w:t>6</w:t>
      </w:r>
      <w:r>
        <w:rPr>
          <w:rFonts w:asciiTheme="majorHAnsi" w:hAnsiTheme="majorHAnsi" w:cstheme="majorHAnsi"/>
          <w:sz w:val="24"/>
          <w:szCs w:val="24"/>
        </w:rPr>
        <w:t>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(Dill &amp; Cordone, 1997; Kitada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ins w:id="225" w:author="Shannon Erica Kendal Joslin" w:date="2023-09-16T14:33:00Z">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ins>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 xml:space="preserve">assembly </w:t>
      </w:r>
      <w:r>
        <w:rPr>
          <w:rFonts w:asciiTheme="majorHAnsi" w:hAnsiTheme="majorHAnsi" w:cstheme="majorHAnsi"/>
          <w:sz w:val="24"/>
          <w:szCs w:val="24"/>
        </w:rPr>
        <w:t>hosted on GenBank presents a highly 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226"/>
      <w:commentRangeStart w:id="227"/>
      <w:r>
        <w:rPr>
          <w:rFonts w:asciiTheme="majorHAnsi" w:hAnsiTheme="majorHAnsi" w:cstheme="majorHAnsi"/>
          <w:sz w:val="24"/>
          <w:szCs w:val="24"/>
        </w:rPr>
        <w:t xml:space="preserve">This discrepancy poses limitations when using the </w:t>
      </w:r>
      <w:ins w:id="228" w:author="Shannon Erica Kendal Joslin" w:date="2023-10-13T08:24:00Z">
        <w:r w:rsidR="003E62D5">
          <w:rPr>
            <w:rFonts w:asciiTheme="majorHAnsi" w:hAnsiTheme="majorHAnsi" w:cstheme="majorHAnsi"/>
            <w:sz w:val="24"/>
            <w:szCs w:val="24"/>
          </w:rPr>
          <w:t xml:space="preserve">closely related </w:t>
        </w:r>
      </w:ins>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assembly as a reference genome in analyses, as it only a partial assembly</w:t>
      </w:r>
      <w:commentRangeEnd w:id="226"/>
      <w:r w:rsidR="00EE0B9A">
        <w:rPr>
          <w:rStyle w:val="CommentReference"/>
        </w:rPr>
        <w:commentReference w:id="226"/>
      </w:r>
      <w:commentRangeEnd w:id="227"/>
      <w:r w:rsidR="003E62D5">
        <w:rPr>
          <w:rStyle w:val="CommentReference"/>
        </w:rPr>
        <w:commentReference w:id="227"/>
      </w:r>
      <w:r>
        <w:rPr>
          <w:rFonts w:asciiTheme="majorHAnsi" w:hAnsiTheme="majorHAnsi" w:cstheme="majorHAnsi"/>
          <w:sz w:val="24"/>
          <w:szCs w:val="24"/>
        </w:rPr>
        <w:t>.</w:t>
      </w:r>
    </w:p>
    <w:p w14:paraId="3289722F" w14:textId="0AAD8510"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r w:rsidR="007858F9">
        <w:rPr>
          <w:rFonts w:asciiTheme="majorHAnsi" w:hAnsiTheme="majorHAnsi" w:cstheme="majorHAnsi"/>
          <w:sz w:val="24"/>
          <w:szCs w:val="24"/>
        </w:rPr>
        <w:t xml:space="preserve"> chromosome level delta smelt reference genome</w:t>
      </w:r>
      <w:ins w:id="229" w:author="Shannon Erica Kendal Joslin" w:date="2023-10-13T08:25:00Z">
        <w:r w:rsidR="003E62D5">
          <w:rPr>
            <w:rFonts w:asciiTheme="majorHAnsi" w:hAnsiTheme="majorHAnsi" w:cstheme="majorHAnsi"/>
            <w:sz w:val="24"/>
            <w:szCs w:val="24"/>
          </w:rPr>
          <w:t xml:space="preserve"> </w:t>
        </w:r>
      </w:ins>
      <w:ins w:id="230" w:author="Shannon Erica Kendal Joslin" w:date="2023-10-13T08:26:00Z">
        <w:r w:rsidR="003E62D5">
          <w:rPr>
            <w:rFonts w:asciiTheme="majorHAnsi" w:hAnsiTheme="majorHAnsi" w:cstheme="majorHAnsi"/>
            <w:sz w:val="24"/>
            <w:szCs w:val="24"/>
          </w:rPr>
          <w:t>through a hybrid method of assembly</w:t>
        </w:r>
      </w:ins>
      <w:ins w:id="231" w:author="Shannon Erica Kendal Joslin" w:date="2023-10-13T08:27:00Z">
        <w:r w:rsidR="003E62D5">
          <w:rPr>
            <w:rFonts w:asciiTheme="majorHAnsi" w:hAnsiTheme="majorHAnsi" w:cstheme="majorHAnsi"/>
            <w:sz w:val="24"/>
            <w:szCs w:val="24"/>
          </w:rPr>
          <w:t xml:space="preserve"> using linked-reads, long reads and chromosome conformation capture</w:t>
        </w:r>
      </w:ins>
      <w:r>
        <w:rPr>
          <w:rFonts w:asciiTheme="majorHAnsi" w:hAnsiTheme="majorHAnsi" w:cstheme="majorHAnsi"/>
          <w:sz w:val="24"/>
          <w:szCs w:val="24"/>
        </w:rPr>
        <w:t>.</w:t>
      </w:r>
      <w:r w:rsidR="007858F9">
        <w:rPr>
          <w:rFonts w:asciiTheme="majorHAnsi" w:hAnsiTheme="majorHAnsi" w:cstheme="majorHAnsi"/>
          <w:sz w:val="24"/>
          <w:szCs w:val="24"/>
        </w:rPr>
        <w:t xml:space="preserve"> </w:t>
      </w:r>
      <w:moveFromRangeStart w:id="232" w:author="Shannon Erica Kendal Joslin" w:date="2023-10-13T08:29:00Z" w:name="move148078164"/>
      <w:commentRangeStart w:id="233"/>
      <w:moveFrom w:id="234" w:author="Shannon Erica Kendal Joslin" w:date="2023-10-13T08:29:00Z">
        <w:r w:rsidR="007858F9" w:rsidDel="003E62D5">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on the tree of life.</w:t>
        </w:r>
        <w:commentRangeEnd w:id="233"/>
        <w:r w:rsidDel="003E62D5">
          <w:rPr>
            <w:rStyle w:val="CommentReference"/>
          </w:rPr>
          <w:commentReference w:id="233"/>
        </w:r>
        <w:r w:rsidR="007858F9" w:rsidDel="003E62D5">
          <w:rPr>
            <w:rFonts w:asciiTheme="majorHAnsi" w:hAnsiTheme="majorHAnsi" w:cstheme="majorHAnsi"/>
            <w:sz w:val="24"/>
            <w:szCs w:val="24"/>
          </w:rPr>
          <w:t xml:space="preserve"> </w:t>
        </w:r>
      </w:moveFrom>
      <w:moveFromRangeEnd w:id="232"/>
      <w:commentRangeStart w:id="235"/>
      <w:commentRangeStart w:id="236"/>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235"/>
      <w:r>
        <w:rPr>
          <w:rStyle w:val="CommentReference"/>
        </w:rPr>
        <w:commentReference w:id="235"/>
      </w:r>
      <w:commentRangeEnd w:id="236"/>
      <w:r w:rsidR="005F6881">
        <w:rPr>
          <w:rStyle w:val="CommentReference"/>
        </w:rPr>
        <w:commentReference w:id="236"/>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237" w:name="_Toc113123184"/>
      <w:bookmarkStart w:id="238"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237"/>
      <w:bookmarkEnd w:id="238"/>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39" w:name="_Toc113123185"/>
      <w:bookmarkStart w:id="240" w:name="_Toc144802733"/>
      <w:r w:rsidRPr="00FD21E9">
        <w:rPr>
          <w:rFonts w:asciiTheme="majorHAnsi" w:hAnsiTheme="majorHAnsi" w:cstheme="majorHAnsi"/>
          <w:sz w:val="24"/>
          <w:szCs w:val="24"/>
        </w:rPr>
        <w:t>Sample collection &amp; DNA extraction</w:t>
      </w:r>
      <w:bookmarkEnd w:id="239"/>
      <w:bookmarkEnd w:id="240"/>
      <w:r w:rsidRPr="00FD21E9">
        <w:rPr>
          <w:rFonts w:asciiTheme="majorHAnsi" w:hAnsiTheme="majorHAnsi" w:cstheme="majorHAnsi"/>
          <w:sz w:val="24"/>
          <w:szCs w:val="24"/>
        </w:rPr>
        <w:t xml:space="preserve"> </w:t>
      </w:r>
    </w:p>
    <w:p w14:paraId="5261C20F" w14:textId="4733C75E"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ins w:id="241" w:author="Shannon Erica Kendal Joslin" w:date="2023-09-17T12:24:00Z">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ins>
      <w:ins w:id="242" w:author="Shannon Erica Kendal Joslin" w:date="2023-09-17T12:25:00Z">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ins w:id="243" w:author="Shannon Erica Kendal Joslin" w:date="2023-09-17T12:25:00Z">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ins w:id="244" w:author="Shannon Erica Kendal Joslin" w:date="2023-09-16T11:43:00Z">
        <w:r w:rsidR="001B202C">
          <w:rPr>
            <w:rFonts w:asciiTheme="majorHAnsi" w:hAnsiTheme="majorHAnsi" w:cstheme="majorHAnsi"/>
            <w:sz w:val="24"/>
            <w:szCs w:val="24"/>
          </w:rPr>
          <w:t xml:space="preserve"> </w:t>
        </w:r>
      </w:ins>
      <w:ins w:id="245" w:author="Shannon Erica Kendal Joslin" w:date="2023-09-17T12:18:00Z">
        <w:r w:rsidR="007E4662">
          <w:rPr>
            <w:rFonts w:asciiTheme="majorHAnsi" w:hAnsiTheme="majorHAnsi" w:cstheme="majorHAnsi"/>
            <w:sz w:val="24"/>
            <w:szCs w:val="24"/>
          </w:rPr>
          <w:t>in</w:t>
        </w:r>
      </w:ins>
      <w:ins w:id="246" w:author="Shannon Erica Kendal Joslin" w:date="2023-09-16T11:43:00Z">
        <w:r w:rsidR="001B202C">
          <w:rPr>
            <w:rFonts w:asciiTheme="majorHAnsi" w:hAnsiTheme="majorHAnsi" w:cstheme="majorHAnsi"/>
            <w:sz w:val="24"/>
            <w:szCs w:val="24"/>
          </w:rPr>
          <w:t xml:space="preserve"> MS-222</w:t>
        </w:r>
      </w:ins>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 tissue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ins w:id="247" w:author="Shannon Erica Kendal Joslin" w:date="2023-09-16T11:44:00Z">
        <w:r w:rsidR="001B202C">
          <w:rPr>
            <w:rFonts w:asciiTheme="majorHAnsi" w:hAnsiTheme="majorHAnsi" w:cstheme="majorHAnsi"/>
            <w:sz w:val="24"/>
            <w:szCs w:val="24"/>
          </w:rPr>
          <w:t>at -</w:t>
        </w:r>
      </w:ins>
      <w:ins w:id="248" w:author="Shannon Erica Kendal Joslin" w:date="2023-09-16T11:46:00Z">
        <w:r w:rsidR="001B202C">
          <w:rPr>
            <w:rFonts w:asciiTheme="majorHAnsi" w:hAnsiTheme="majorHAnsi" w:cstheme="majorHAnsi"/>
            <w:sz w:val="24"/>
            <w:szCs w:val="24"/>
          </w:rPr>
          <w:t>8</w:t>
        </w:r>
      </w:ins>
      <w:ins w:id="249" w:author="Shannon Erica Kendal Joslin" w:date="2023-09-16T11:44:00Z">
        <w:r w:rsidR="001B202C">
          <w:rPr>
            <w:rFonts w:asciiTheme="majorHAnsi" w:hAnsiTheme="majorHAnsi" w:cstheme="majorHAnsi"/>
            <w:sz w:val="24"/>
            <w:szCs w:val="24"/>
          </w:rPr>
          <w:t>0</w:t>
        </w:r>
      </w:ins>
      <w:ins w:id="250" w:author="Shannon Erica Kendal Joslin" w:date="2023-09-16T11:46:00Z">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 xml:space="preserve">C </w:t>
        </w:r>
      </w:ins>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subsequent </w:t>
      </w:r>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519C2187" w:rsidR="003F503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w:t>
      </w:r>
      <w:r w:rsidRPr="00FD21E9">
        <w:rPr>
          <w:rFonts w:asciiTheme="majorHAnsi" w:hAnsiTheme="majorHAnsi" w:cstheme="majorHAnsi"/>
          <w:sz w:val="24"/>
          <w:szCs w:val="24"/>
        </w:rPr>
        <w:lastRenderedPageBreak/>
        <w:t>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proofErr w:type="spellStart"/>
      <w:r w:rsidRPr="00FD21E9">
        <w:rPr>
          <w:rFonts w:asciiTheme="majorHAnsi" w:hAnsiTheme="majorHAnsi" w:cstheme="majorHAnsi"/>
          <w:sz w:val="24"/>
          <w:szCs w:val="24"/>
        </w:rPr>
        <w:t>NanoDrop</w:t>
      </w:r>
      <w:proofErr w:type="spellEnd"/>
      <w:ins w:id="251" w:author="Shannon Erica Kendal Joslin" w:date="2023-09-17T10:07:00Z">
        <w:r w:rsidR="003F60A5">
          <w:rPr>
            <w:rFonts w:asciiTheme="majorHAnsi" w:hAnsiTheme="majorHAnsi" w:cstheme="majorHAnsi"/>
            <w:sz w:val="24"/>
            <w:szCs w:val="24"/>
          </w:rPr>
          <w:t xml:space="preserve"> </w:t>
        </w:r>
      </w:ins>
      <w:ins w:id="252" w:author="Shannon Erica Kendal Joslin" w:date="2023-09-17T10:08:00Z">
        <w:r w:rsidR="003F60A5">
          <w:rPr>
            <w:rFonts w:asciiTheme="majorHAnsi" w:hAnsiTheme="majorHAnsi" w:cstheme="majorHAnsi"/>
            <w:sz w:val="24"/>
            <w:szCs w:val="24"/>
          </w:rPr>
          <w:t>1000 S</w:t>
        </w:r>
      </w:ins>
      <w:ins w:id="253" w:author="Shannon Erica Kendal Joslin" w:date="2023-09-17T10:09:00Z">
        <w:r w:rsidR="003F60A5">
          <w:rPr>
            <w:rFonts w:asciiTheme="majorHAnsi" w:hAnsiTheme="majorHAnsi" w:cstheme="majorHAnsi"/>
            <w:sz w:val="24"/>
            <w:szCs w:val="24"/>
          </w:rPr>
          <w:t>pectrophotometer</w:t>
        </w:r>
      </w:ins>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r w:rsidR="003F60A5">
        <w:rPr>
          <w:rFonts w:asciiTheme="majorHAnsi" w:hAnsiTheme="majorHAnsi" w:cstheme="majorHAnsi"/>
          <w:sz w:val="24"/>
          <w:szCs w:val="24"/>
        </w:rPr>
        <w:t xml:space="preserve"> </w:t>
      </w:r>
      <w:r w:rsidR="00F93580">
        <w:rPr>
          <w:rFonts w:asciiTheme="majorHAnsi" w:hAnsiTheme="majorHAnsi" w:cstheme="majorHAnsi"/>
          <w:sz w:val="24"/>
          <w:szCs w:val="24"/>
        </w:rPr>
        <w:t>an</w:t>
      </w:r>
      <w:r w:rsidR="00C74898">
        <w:rPr>
          <w:rFonts w:asciiTheme="majorHAnsi" w:hAnsiTheme="majorHAnsi" w:cstheme="majorHAnsi"/>
          <w:sz w:val="24"/>
          <w:szCs w:val="24"/>
        </w:rPr>
        <w:t>d</w:t>
      </w:r>
      <w:ins w:id="254" w:author="Shannon Erica Kendal Joslin" w:date="2023-09-17T12:14:00Z">
        <w:r w:rsidR="00FB140D">
          <w:rPr>
            <w:rFonts w:asciiTheme="majorHAnsi" w:hAnsiTheme="majorHAnsi" w:cstheme="majorHAnsi"/>
            <w:sz w:val="24"/>
            <w:szCs w:val="24"/>
          </w:rPr>
          <w:t xml:space="preserve"> 10X Genomics Chromium Genome</w:t>
        </w:r>
      </w:ins>
      <w:ins w:id="255" w:author="Shannon Erica Kendal Joslin" w:date="2023-09-17T15:32:00Z">
        <w:r w:rsidR="00B0064E">
          <w:rPr>
            <w:rFonts w:asciiTheme="majorHAnsi" w:hAnsiTheme="majorHAnsi" w:cstheme="majorHAnsi"/>
            <w:sz w:val="24"/>
            <w:szCs w:val="24"/>
          </w:rPr>
          <w:t xml:space="preserve"> </w:t>
        </w:r>
      </w:ins>
      <w:r w:rsidR="001D762E">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{"citationID":"O7TheIEw","properties":{"formattedCitation":"(10X Genomics, 2016)","plainCitation":"(10X Genomics, 2016)","dontUpdate":true,"noteIndex":0},"citationItems":[{"id":709,"uris":["http://zotero.org/users/local/3tku6QP0/items/U7FEMH88"],"itemData":{"id":709,"type":"document","title":"Chromium™ Genome Reagent Kits v2 User Guide","author":[{"family":"10X Genomics","given":""}],"issued":{"date-parts":[["2016"]]}}}],"schema":"https://github.com/citation-style-language/schema/raw/master/csl-citation.json"} </w:instrText>
      </w:r>
      <w:r w:rsidR="001D762E">
        <w:rPr>
          <w:rFonts w:asciiTheme="majorHAnsi" w:hAnsiTheme="majorHAnsi" w:cstheme="majorHAnsi"/>
          <w:sz w:val="24"/>
          <w:szCs w:val="24"/>
        </w:rPr>
        <w:fldChar w:fldCharType="separate"/>
      </w:r>
      <w:r w:rsidR="001D762E">
        <w:rPr>
          <w:rFonts w:asciiTheme="majorHAnsi" w:hAnsiTheme="majorHAnsi" w:cstheme="majorHAnsi"/>
          <w:noProof/>
          <w:sz w:val="24"/>
          <w:szCs w:val="24"/>
        </w:rPr>
        <w:t>(10X Genomics, Pleasanton, CA)</w:t>
      </w:r>
      <w:r w:rsidR="001D762E">
        <w:rPr>
          <w:rFonts w:asciiTheme="majorHAnsi" w:hAnsiTheme="majorHAnsi" w:cstheme="majorHAnsi"/>
          <w:sz w:val="24"/>
          <w:szCs w:val="24"/>
        </w:rPr>
        <w:fldChar w:fldCharType="end"/>
      </w:r>
      <w:ins w:id="256" w:author="Shannon Erica Kendal Joslin" w:date="2023-09-17T12:15:00Z">
        <w:r w:rsidR="00FB140D">
          <w:rPr>
            <w:rFonts w:asciiTheme="majorHAnsi" w:hAnsiTheme="majorHAnsi" w:cstheme="majorHAnsi"/>
            <w:sz w:val="24"/>
            <w:szCs w:val="24"/>
          </w:rPr>
          <w:t xml:space="preserve"> and</w:t>
        </w:r>
      </w:ins>
      <w:r w:rsidR="00C74898">
        <w:rPr>
          <w:rFonts w:asciiTheme="majorHAnsi" w:hAnsiTheme="majorHAnsi" w:cstheme="majorHAnsi"/>
          <w:sz w:val="24"/>
          <w:szCs w:val="24"/>
        </w:rPr>
        <w:t xml:space="preserve"> </w:t>
      </w:r>
      <w:ins w:id="257" w:author="Shannon Erica Kendal Joslin" w:date="2023-09-17T12:14:00Z">
        <w:r w:rsidR="00FB140D">
          <w:rPr>
            <w:rFonts w:asciiTheme="majorHAnsi" w:hAnsiTheme="majorHAnsi" w:cstheme="majorHAnsi"/>
            <w:sz w:val="24"/>
            <w:szCs w:val="24"/>
          </w:rPr>
          <w:t xml:space="preserve">standard and ultra-low DNA input </w:t>
        </w:r>
      </w:ins>
      <w:ins w:id="258" w:author="Shannon Erica Kendal Joslin" w:date="2023-09-16T15:06:00Z">
        <w:r w:rsidR="00B4490E">
          <w:rPr>
            <w:rFonts w:asciiTheme="majorHAnsi" w:hAnsiTheme="majorHAnsi" w:cstheme="majorHAnsi"/>
            <w:sz w:val="24"/>
            <w:szCs w:val="24"/>
          </w:rPr>
          <w:t>PacBio HiFi</w:t>
        </w:r>
      </w:ins>
      <w:ins w:id="259" w:author="Shannon Erica Kendal Joslin" w:date="2023-09-16T15:08:00Z">
        <w:r w:rsidR="001C5BF5">
          <w:rPr>
            <w:rFonts w:asciiTheme="majorHAnsi" w:hAnsiTheme="majorHAnsi" w:cstheme="majorHAnsi"/>
            <w:sz w:val="24"/>
            <w:szCs w:val="24"/>
          </w:rPr>
          <w:t xml:space="preserve"> </w:t>
        </w:r>
      </w:ins>
      <w:ins w:id="260" w:author="Shannon Erica Kendal Joslin" w:date="2023-09-17T12:08:00Z">
        <w:r w:rsidR="0072365C">
          <w:rPr>
            <w:rFonts w:asciiTheme="majorHAnsi" w:hAnsiTheme="majorHAnsi" w:cstheme="majorHAnsi"/>
            <w:sz w:val="24"/>
            <w:szCs w:val="24"/>
          </w:rPr>
          <w:t>SMRTbell</w:t>
        </w:r>
      </w:ins>
      <w:ins w:id="261" w:author="Shannon Erica Kendal Joslin" w:date="2023-09-17T12:12:00Z">
        <w:r w:rsidR="00FB140D">
          <w:rPr>
            <w:rFonts w:asciiTheme="majorHAnsi" w:hAnsiTheme="majorHAnsi" w:cstheme="majorHAnsi"/>
            <w:sz w:val="24"/>
            <w:szCs w:val="24"/>
          </w:rPr>
          <w:t xml:space="preserve"> </w:t>
        </w:r>
      </w:ins>
      <w:ins w:id="262" w:author="Shannon Erica Kendal Joslin" w:date="2023-09-17T12:09:00Z">
        <w:r w:rsidR="00FB140D">
          <w:rPr>
            <w:rFonts w:asciiTheme="majorHAnsi" w:hAnsiTheme="majorHAnsi" w:cstheme="majorHAnsi"/>
            <w:sz w:val="24"/>
            <w:szCs w:val="24"/>
          </w:rPr>
          <w:t>libraries</w:t>
        </w:r>
      </w:ins>
      <w:ins w:id="263" w:author="Shannon Erica Kendal Joslin" w:date="2023-09-16T15:07:00Z">
        <w:r w:rsidR="00B4490E">
          <w:rPr>
            <w:rFonts w:asciiTheme="majorHAnsi" w:hAnsiTheme="majorHAnsi" w:cstheme="majorHAnsi"/>
            <w:sz w:val="24"/>
            <w:szCs w:val="24"/>
          </w:rPr>
          <w:t xml:space="preserve"> </w:t>
        </w:r>
      </w:ins>
      <w:r w:rsidRPr="00FD21E9">
        <w:rPr>
          <w:rFonts w:asciiTheme="majorHAnsi" w:hAnsiTheme="majorHAnsi" w:cstheme="majorHAnsi"/>
          <w:sz w:val="24"/>
          <w:szCs w:val="24"/>
        </w:rPr>
        <w:t>were created from extractions with an average read fragment length of 50</w:t>
      </w:r>
      <w:ins w:id="264" w:author="Andrea Schreier" w:date="2023-09-06T10:57: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kb.</w:t>
      </w:r>
      <w:r w:rsidR="00CD0ACF">
        <w:rPr>
          <w:rFonts w:asciiTheme="majorHAnsi" w:hAnsiTheme="majorHAnsi" w:cstheme="majorHAnsi"/>
          <w:sz w:val="24"/>
          <w:szCs w:val="24"/>
        </w:rPr>
        <w:t xml:space="preserve"> </w:t>
      </w:r>
    </w:p>
    <w:p w14:paraId="39DFEADB" w14:textId="3B01EE40" w:rsidR="005D14A7" w:rsidRPr="00CD0ACF" w:rsidRDefault="00A94661" w:rsidP="00CD0ACF">
      <w:pPr>
        <w:spacing w:line="240" w:lineRule="auto"/>
        <w:rPr>
          <w:rFonts w:asciiTheme="majorHAnsi" w:hAnsiTheme="majorHAnsi" w:cstheme="majorHAnsi"/>
          <w:iCs/>
          <w:sz w:val="24"/>
          <w:szCs w:val="24"/>
        </w:rPr>
      </w:pPr>
      <w:ins w:id="265" w:author="Shannon Erica Kendal Joslin" w:date="2023-09-17T12:21:00Z">
        <w:r>
          <w:rPr>
            <w:rFonts w:asciiTheme="majorHAnsi" w:hAnsiTheme="majorHAnsi" w:cstheme="majorHAnsi"/>
            <w:iCs/>
            <w:sz w:val="24"/>
            <w:szCs w:val="24"/>
          </w:rPr>
          <w:t>Extracted samples with sufficient H</w:t>
        </w:r>
      </w:ins>
      <w:ins w:id="266" w:author="Shannon Erica Kendal Joslin" w:date="2023-09-17T12:22:00Z">
        <w:r>
          <w:rPr>
            <w:rFonts w:asciiTheme="majorHAnsi" w:hAnsiTheme="majorHAnsi" w:cstheme="majorHAnsi"/>
            <w:iCs/>
            <w:sz w:val="24"/>
            <w:szCs w:val="24"/>
          </w:rPr>
          <w:t>MW gDNA were used for library prep and seq</w:t>
        </w:r>
      </w:ins>
      <w:ins w:id="267" w:author="Shannon Erica Kendal Joslin" w:date="2023-09-17T13:45:00Z">
        <w:r w:rsidR="00A04A7E">
          <w:rPr>
            <w:rFonts w:asciiTheme="majorHAnsi" w:hAnsiTheme="majorHAnsi" w:cstheme="majorHAnsi"/>
            <w:iCs/>
            <w:sz w:val="24"/>
            <w:szCs w:val="24"/>
          </w:rPr>
          <w:t>ue</w:t>
        </w:r>
      </w:ins>
      <w:ins w:id="268" w:author="Shannon Erica Kendal Joslin" w:date="2023-09-17T12:22:00Z">
        <w:r>
          <w:rPr>
            <w:rFonts w:asciiTheme="majorHAnsi" w:hAnsiTheme="majorHAnsi" w:cstheme="majorHAnsi"/>
            <w:iCs/>
            <w:sz w:val="24"/>
            <w:szCs w:val="24"/>
          </w:rPr>
          <w:t xml:space="preserve">ncing. </w:t>
        </w:r>
      </w:ins>
      <w:moveToRangeStart w:id="269" w:author="Shannon Erica Kendal Joslin" w:date="2023-09-17T16:20:00Z" w:name="move145860035"/>
      <w:commentRangeStart w:id="270"/>
      <w:commentRangeStart w:id="271"/>
      <w:moveTo w:id="272" w:author="Shannon Erica Kendal Joslin" w:date="2023-09-17T16:20:00Z">
        <w:r w:rsidR="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w:t>
        </w:r>
        <w:proofErr w:type="gramStart"/>
        <w:r w:rsidR="00B50827">
          <w:rPr>
            <w:rFonts w:asciiTheme="majorHAnsi" w:hAnsiTheme="majorHAnsi" w:cstheme="majorHAnsi"/>
            <w:sz w:val="24"/>
            <w:szCs w:val="24"/>
          </w:rPr>
          <w:t>each individual</w:t>
        </w:r>
        <w:proofErr w:type="gramEnd"/>
        <w:r w:rsidR="00B50827">
          <w:rPr>
            <w:rFonts w:asciiTheme="majorHAnsi" w:hAnsiTheme="majorHAnsi" w:cstheme="majorHAnsi"/>
            <w:sz w:val="24"/>
            <w:szCs w:val="24"/>
          </w:rPr>
          <w:t xml:space="preserve">. If no further HMW gDNA was available, we resampled tissue, extracted HMW gDNA, library-prepped and sequenced a new individual of the same sex. </w:t>
        </w:r>
        <w:commentRangeEnd w:id="270"/>
        <w:r w:rsidR="00B50827">
          <w:rPr>
            <w:rStyle w:val="CommentReference"/>
          </w:rPr>
          <w:commentReference w:id="270"/>
        </w:r>
      </w:moveTo>
      <w:moveToRangeEnd w:id="269"/>
      <w:commentRangeEnd w:id="271"/>
      <w:r w:rsidR="00B50827">
        <w:rPr>
          <w:rStyle w:val="CommentReference"/>
        </w:rPr>
        <w:commentReference w:id="271"/>
      </w:r>
      <w:r>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ins w:id="273" w:author="Shannon Erica Kendal Joslin" w:date="2023-09-17T12:26:00Z">
        <w:r w:rsidR="00C454CF">
          <w:rPr>
            <w:rFonts w:asciiTheme="majorHAnsi" w:hAnsiTheme="majorHAnsi" w:cstheme="majorHAnsi"/>
            <w:iCs/>
            <w:sz w:val="24"/>
            <w:szCs w:val="24"/>
          </w:rPr>
          <w:t>generat</w:t>
        </w:r>
      </w:ins>
      <w:ins w:id="274" w:author="Shannon Erica Kendal Joslin" w:date="2023-09-17T12:27:00Z">
        <w:r w:rsidR="00C454CF">
          <w:rPr>
            <w:rFonts w:asciiTheme="majorHAnsi" w:hAnsiTheme="majorHAnsi" w:cstheme="majorHAnsi"/>
            <w:iCs/>
            <w:sz w:val="24"/>
            <w:szCs w:val="24"/>
          </w:rPr>
          <w:t xml:space="preserve">ing </w:t>
        </w:r>
      </w:ins>
      <w:ins w:id="275" w:author="Shannon Erica Kendal Joslin" w:date="2023-09-17T12:26: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linked-read</w:t>
      </w:r>
      <w:ins w:id="276" w:author="Shannon Erica Kendal Joslin" w:date="2023-09-17T12:26:00Z">
        <w:r w:rsidR="00C454CF">
          <w:rPr>
            <w:rFonts w:asciiTheme="majorHAnsi" w:hAnsiTheme="majorHAnsi" w:cstheme="majorHAnsi"/>
            <w:iCs/>
            <w:sz w:val="24"/>
            <w:szCs w:val="24"/>
          </w:rPr>
          <w:t>s</w:t>
        </w:r>
      </w:ins>
      <w:r w:rsidR="005D14A7" w:rsidRPr="00FD21E9">
        <w:rPr>
          <w:rFonts w:asciiTheme="majorHAnsi" w:hAnsiTheme="majorHAnsi" w:cstheme="majorHAnsi"/>
          <w:iCs/>
          <w:sz w:val="24"/>
          <w:szCs w:val="24"/>
        </w:rPr>
        <w:t xml:space="preserve"> and </w:t>
      </w:r>
      <w:ins w:id="277" w:author="Shannon Erica Kendal Joslin" w:date="2023-09-17T12:27:00Z">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ins>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ins w:id="278" w:author="Shannon Erica Kendal Joslin" w:date="2023-09-17T12:27: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ins w:id="279" w:author="Shannon Erica Kendal Joslin" w:date="2023-09-17T12:27:00Z">
        <w:r w:rsidR="00C454CF">
          <w:rPr>
            <w:rFonts w:asciiTheme="majorHAnsi" w:hAnsiTheme="majorHAnsi" w:cstheme="majorHAnsi"/>
            <w:iCs/>
            <w:sz w:val="24"/>
            <w:szCs w:val="24"/>
          </w:rPr>
          <w:t xml:space="preserve">PacBio HiFi </w:t>
        </w:r>
      </w:ins>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ins w:id="280" w:author="Shannon Erica Kendal Joslin" w:date="2023-09-17T12:29: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ins w:id="281" w:author="Shannon Erica Kendal Joslin" w:date="2023-09-17T12:29:00Z">
        <w:r w:rsidR="00C454CF">
          <w:rPr>
            <w:rFonts w:asciiTheme="majorHAnsi" w:hAnsiTheme="majorHAnsi" w:cstheme="majorHAnsi"/>
            <w:iCs/>
            <w:sz w:val="24"/>
            <w:szCs w:val="24"/>
          </w:rPr>
          <w:t xml:space="preserve">PacBio HiFi </w:t>
        </w:r>
      </w:ins>
      <w:r w:rsidR="005D14A7" w:rsidRPr="00FD21E9">
        <w:rPr>
          <w:rFonts w:asciiTheme="majorHAnsi" w:hAnsiTheme="majorHAnsi" w:cstheme="majorHAnsi"/>
          <w:iCs/>
          <w:sz w:val="24"/>
          <w:szCs w:val="24"/>
        </w:rPr>
        <w:t>long read sequencing</w:t>
      </w:r>
      <w:ins w:id="282" w:author="Shannon Erica Kendal Joslin" w:date="2023-09-17T12:29: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w:t>
      </w:r>
      <w:commentRangeStart w:id="283"/>
      <w:r w:rsidR="005D14A7" w:rsidRPr="00FD21E9">
        <w:rPr>
          <w:rFonts w:asciiTheme="majorHAnsi" w:hAnsiTheme="majorHAnsi" w:cstheme="majorHAnsi"/>
          <w:iCs/>
          <w:sz w:val="24"/>
          <w:szCs w:val="24"/>
        </w:rPr>
        <w:t xml:space="preserve">and </w:t>
      </w:r>
      <w:ins w:id="284" w:author="Shannon Erica Kendal Joslin" w:date="2023-09-17T12:29:00Z">
        <w:r w:rsidR="00C454CF">
          <w:rPr>
            <w:rFonts w:asciiTheme="majorHAnsi" w:hAnsiTheme="majorHAnsi" w:cstheme="majorHAnsi"/>
            <w:iCs/>
            <w:sz w:val="24"/>
            <w:szCs w:val="24"/>
          </w:rPr>
          <w:t>pool</w:t>
        </w:r>
      </w:ins>
      <w:ins w:id="285" w:author="Shannon Erica Kendal Joslin" w:date="2023-09-17T12:44:00Z">
        <w:r w:rsidR="000A3BC9">
          <w:rPr>
            <w:rFonts w:asciiTheme="majorHAnsi" w:hAnsiTheme="majorHAnsi" w:cstheme="majorHAnsi"/>
            <w:iCs/>
            <w:sz w:val="24"/>
            <w:szCs w:val="24"/>
          </w:rPr>
          <w:t>ed</w:t>
        </w:r>
      </w:ins>
      <w:ins w:id="286" w:author="Shannon Erica Kendal Joslin" w:date="2023-09-17T12:29:00Z">
        <w:r w:rsidR="00C454CF">
          <w:rPr>
            <w:rFonts w:asciiTheme="majorHAnsi" w:hAnsiTheme="majorHAnsi" w:cstheme="majorHAnsi"/>
            <w:iCs/>
            <w:sz w:val="24"/>
            <w:szCs w:val="24"/>
          </w:rPr>
          <w:t xml:space="preserve"> </w:t>
        </w:r>
      </w:ins>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ins w:id="287" w:author="Shannon Erica Kendal Joslin" w:date="2023-09-17T12:29:00Z">
        <w:r w:rsidR="00C454CF">
          <w:rPr>
            <w:rFonts w:asciiTheme="majorHAnsi" w:hAnsiTheme="majorHAnsi" w:cstheme="majorHAnsi"/>
            <w:iCs/>
            <w:sz w:val="24"/>
            <w:szCs w:val="24"/>
          </w:rPr>
          <w:t xml:space="preserve">Arima Proximo </w:t>
        </w:r>
      </w:ins>
      <w:r w:rsidR="00C454CF">
        <w:rPr>
          <w:rFonts w:asciiTheme="majorHAnsi" w:hAnsiTheme="majorHAnsi" w:cstheme="majorHAnsi"/>
          <w:iCs/>
          <w:sz w:val="24"/>
          <w:szCs w:val="24"/>
        </w:rPr>
        <w:t>hi-c</w:t>
      </w:r>
      <w:r w:rsidR="005D14A7" w:rsidRPr="00FD21E9">
        <w:rPr>
          <w:rFonts w:asciiTheme="majorHAnsi" w:hAnsiTheme="majorHAnsi" w:cstheme="majorHAnsi"/>
          <w:iCs/>
          <w:sz w:val="24"/>
          <w:szCs w:val="24"/>
        </w:rPr>
        <w:t xml:space="preserve"> sequencing data </w:t>
      </w:r>
      <w:commentRangeEnd w:id="283"/>
      <w:r w:rsidR="00B0064E">
        <w:rPr>
          <w:rStyle w:val="CommentReference"/>
        </w:rPr>
        <w:commentReference w:id="283"/>
      </w:r>
      <w:r w:rsidR="005D14A7" w:rsidRPr="00FD21E9">
        <w:rPr>
          <w:rFonts w:asciiTheme="majorHAnsi" w:hAnsiTheme="majorHAnsi" w:cstheme="majorHAnsi"/>
          <w:iCs/>
          <w:sz w:val="24"/>
          <w:szCs w:val="24"/>
        </w:rPr>
        <w:t xml:space="preserve">(Table 2.2). </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88" w:name="_Toc113123186"/>
      <w:bookmarkStart w:id="289" w:name="_Toc144802734"/>
      <w:r w:rsidRPr="00FD21E9">
        <w:rPr>
          <w:rFonts w:asciiTheme="majorHAnsi" w:hAnsiTheme="majorHAnsi" w:cstheme="majorHAnsi"/>
          <w:sz w:val="24"/>
          <w:szCs w:val="24"/>
        </w:rPr>
        <w:t>Linked-read library prep, sequencing &amp; quality control</w:t>
      </w:r>
      <w:bookmarkEnd w:id="288"/>
      <w:bookmarkEnd w:id="289"/>
    </w:p>
    <w:p w14:paraId="243F302D" w14:textId="0EA4BC9A" w:rsidR="003F5039" w:rsidRPr="00FD21E9" w:rsidRDefault="009D6B98" w:rsidP="008739C3">
      <w:pPr>
        <w:spacing w:line="240" w:lineRule="auto"/>
        <w:ind w:right="270"/>
        <w:rPr>
          <w:rFonts w:asciiTheme="majorHAnsi" w:hAnsiTheme="majorHAnsi" w:cstheme="majorHAnsi"/>
          <w:sz w:val="24"/>
          <w:szCs w:val="24"/>
        </w:rPr>
      </w:pPr>
      <w:commentRangeStart w:id="290"/>
      <w:del w:id="291" w:author="Shannon Erica Kendal Joslin" w:date="2023-10-13T08:43:00Z">
        <w:r w:rsidDel="0086536E">
          <w:rPr>
            <w:rFonts w:asciiTheme="majorHAnsi" w:hAnsiTheme="majorHAnsi" w:cstheme="majorHAnsi"/>
            <w:sz w:val="24"/>
            <w:szCs w:val="24"/>
          </w:rPr>
          <w:delText xml:space="preserve">The linked-read sequencing technology provided by 10X Genomics </w:delText>
        </w:r>
        <w:r w:rsidR="00D14BAF" w:rsidDel="0086536E">
          <w:rPr>
            <w:rFonts w:asciiTheme="majorHAnsi" w:hAnsiTheme="majorHAnsi" w:cstheme="majorHAnsi"/>
            <w:sz w:val="24"/>
            <w:szCs w:val="24"/>
          </w:rPr>
          <w:delText>i</w:delText>
        </w:r>
        <w:r w:rsidDel="0086536E">
          <w:rPr>
            <w:rFonts w:asciiTheme="majorHAnsi" w:hAnsiTheme="majorHAnsi" w:cstheme="majorHAnsi"/>
            <w:sz w:val="24"/>
            <w:szCs w:val="24"/>
          </w:rPr>
          <w:delText xml:space="preserve">s a useful technology to incorporate into </w:delText>
        </w:r>
        <w:r w:rsidR="00D14BAF" w:rsidDel="0086536E">
          <w:rPr>
            <w:rFonts w:asciiTheme="majorHAnsi" w:hAnsiTheme="majorHAnsi" w:cstheme="majorHAnsi"/>
            <w:sz w:val="24"/>
            <w:szCs w:val="24"/>
          </w:rPr>
          <w:delText xml:space="preserve">my </w:delText>
        </w:r>
        <w:r w:rsidDel="0086536E">
          <w:rPr>
            <w:rFonts w:asciiTheme="majorHAnsi" w:hAnsiTheme="majorHAnsi" w:cstheme="majorHAnsi"/>
            <w:sz w:val="24"/>
            <w:szCs w:val="24"/>
          </w:rPr>
          <w:delText>hybrid genome assembl</w:delText>
        </w:r>
        <w:r w:rsidR="00D14BAF" w:rsidDel="0086536E">
          <w:rPr>
            <w:rFonts w:asciiTheme="majorHAnsi" w:hAnsiTheme="majorHAnsi" w:cstheme="majorHAnsi"/>
            <w:sz w:val="24"/>
            <w:szCs w:val="24"/>
          </w:rPr>
          <w:delText>y</w:delText>
        </w:r>
        <w:r w:rsidDel="0086536E">
          <w:rPr>
            <w:rFonts w:asciiTheme="majorHAnsi" w:hAnsiTheme="majorHAnsi" w:cstheme="majorHAnsi"/>
            <w:sz w:val="24"/>
            <w:szCs w:val="24"/>
          </w:rPr>
          <w:delText xml:space="preserve">, as it </w:delText>
        </w:r>
        <w:r w:rsidR="00D57765" w:rsidDel="0086536E">
          <w:rPr>
            <w:rFonts w:asciiTheme="majorHAnsi" w:hAnsiTheme="majorHAnsi" w:cstheme="majorHAnsi"/>
            <w:sz w:val="24"/>
            <w:szCs w:val="24"/>
          </w:rPr>
          <w:delText xml:space="preserve">requires </w:delText>
        </w:r>
        <w:commentRangeStart w:id="292"/>
        <w:r w:rsidR="00D57765" w:rsidDel="0086536E">
          <w:rPr>
            <w:rFonts w:asciiTheme="majorHAnsi" w:hAnsiTheme="majorHAnsi" w:cstheme="majorHAnsi"/>
            <w:sz w:val="24"/>
            <w:szCs w:val="24"/>
          </w:rPr>
          <w:delText>small amounts (n</w:delText>
        </w:r>
        <w:r w:rsidR="005C1F2A" w:rsidDel="0086536E">
          <w:rPr>
            <w:rFonts w:asciiTheme="majorHAnsi" w:hAnsiTheme="majorHAnsi" w:cstheme="majorHAnsi"/>
            <w:sz w:val="24"/>
            <w:szCs w:val="24"/>
          </w:rPr>
          <w:delText>anogram</w:delText>
        </w:r>
        <w:r w:rsidR="00D57765" w:rsidDel="0086536E">
          <w:rPr>
            <w:rFonts w:asciiTheme="majorHAnsi" w:hAnsiTheme="majorHAnsi" w:cstheme="majorHAnsi"/>
            <w:sz w:val="24"/>
            <w:szCs w:val="24"/>
          </w:rPr>
          <w:delText xml:space="preserve">s) of DNA </w:delText>
        </w:r>
        <w:commentRangeEnd w:id="292"/>
        <w:r w:rsidR="00D14BAF" w:rsidDel="0086536E">
          <w:rPr>
            <w:rStyle w:val="CommentReference"/>
          </w:rPr>
          <w:commentReference w:id="292"/>
        </w:r>
        <w:r w:rsidR="00D57765" w:rsidDel="0086536E">
          <w:rPr>
            <w:rFonts w:asciiTheme="majorHAnsi" w:hAnsiTheme="majorHAnsi" w:cstheme="majorHAnsi"/>
            <w:sz w:val="24"/>
            <w:szCs w:val="24"/>
          </w:rPr>
          <w:delText xml:space="preserve">and </w:delText>
        </w:r>
        <w:r w:rsidDel="0086536E">
          <w:rPr>
            <w:rFonts w:asciiTheme="majorHAnsi" w:hAnsiTheme="majorHAnsi" w:cstheme="majorHAnsi"/>
            <w:sz w:val="24"/>
            <w:szCs w:val="24"/>
          </w:rPr>
          <w:delText>creates highly accurate pseudo-long reads</w:delText>
        </w:r>
        <w:r w:rsidR="00D57765"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L</w:delText>
        </w:r>
        <w:r w:rsidR="00025764" w:rsidDel="0086536E">
          <w:rPr>
            <w:rFonts w:asciiTheme="majorHAnsi" w:hAnsiTheme="majorHAnsi" w:cstheme="majorHAnsi"/>
            <w:sz w:val="24"/>
            <w:szCs w:val="24"/>
          </w:rPr>
          <w:delText>inked-read</w:delText>
        </w:r>
        <w:r w:rsidR="005C1F2A" w:rsidDel="0086536E">
          <w:rPr>
            <w:rFonts w:asciiTheme="majorHAnsi" w:hAnsiTheme="majorHAnsi" w:cstheme="majorHAnsi"/>
            <w:sz w:val="24"/>
            <w:szCs w:val="24"/>
          </w:rPr>
          <w:delText xml:space="preserve"> technology</w:delText>
        </w:r>
        <w:r w:rsidR="00D57765" w:rsidDel="0086536E">
          <w:rPr>
            <w:rFonts w:asciiTheme="majorHAnsi" w:hAnsiTheme="majorHAnsi" w:cstheme="majorHAnsi"/>
            <w:sz w:val="24"/>
            <w:szCs w:val="24"/>
          </w:rPr>
          <w:delText xml:space="preserve"> combine</w:delText>
        </w:r>
        <w:r w:rsidR="005C1F2A" w:rsidDel="0086536E">
          <w:rPr>
            <w:rFonts w:asciiTheme="majorHAnsi" w:hAnsiTheme="majorHAnsi" w:cstheme="majorHAnsi"/>
            <w:sz w:val="24"/>
            <w:szCs w:val="24"/>
          </w:rPr>
          <w:delText>s</w:delText>
        </w:r>
        <w:r w:rsidR="00D57765" w:rsidDel="0086536E">
          <w:rPr>
            <w:rFonts w:asciiTheme="majorHAnsi" w:hAnsiTheme="majorHAnsi" w:cstheme="majorHAnsi"/>
            <w:sz w:val="24"/>
            <w:szCs w:val="24"/>
          </w:rPr>
          <w:delText xml:space="preserve"> the benefits of long and short reads</w:delText>
        </w:r>
        <w:r w:rsidDel="0086536E">
          <w:rPr>
            <w:rFonts w:asciiTheme="majorHAnsi" w:hAnsiTheme="majorHAnsi" w:cstheme="majorHAnsi"/>
            <w:sz w:val="24"/>
            <w:szCs w:val="24"/>
          </w:rPr>
          <w:delText xml:space="preserve"> through</w:delText>
        </w:r>
        <w:r w:rsidR="00D57765" w:rsidDel="0086536E">
          <w:rPr>
            <w:rFonts w:asciiTheme="majorHAnsi" w:hAnsiTheme="majorHAnsi" w:cstheme="majorHAnsi"/>
            <w:sz w:val="24"/>
            <w:szCs w:val="24"/>
          </w:rPr>
          <w:delText xml:space="preserve"> encapsulating individual long </w:delText>
        </w:r>
        <w:r w:rsidR="00D14BAF" w:rsidDel="0086536E">
          <w:rPr>
            <w:rFonts w:asciiTheme="majorHAnsi" w:hAnsiTheme="majorHAnsi" w:cstheme="majorHAnsi"/>
            <w:sz w:val="24"/>
            <w:szCs w:val="24"/>
          </w:rPr>
          <w:delText xml:space="preserve">DNA fragments </w:delText>
        </w:r>
        <w:r w:rsidR="00025764" w:rsidDel="0086536E">
          <w:rPr>
            <w:rFonts w:asciiTheme="majorHAnsi" w:hAnsiTheme="majorHAnsi" w:cstheme="majorHAnsi"/>
            <w:sz w:val="24"/>
            <w:szCs w:val="24"/>
          </w:rPr>
          <w:delText>(50-200</w:delText>
        </w:r>
        <w:r w:rsidR="00D14BAF" w:rsidDel="0086536E">
          <w:rPr>
            <w:rFonts w:asciiTheme="majorHAnsi" w:hAnsiTheme="majorHAnsi" w:cstheme="majorHAnsi"/>
            <w:sz w:val="24"/>
            <w:szCs w:val="24"/>
          </w:rPr>
          <w:delText xml:space="preserve"> </w:delText>
        </w:r>
        <w:r w:rsidR="00025764" w:rsidDel="0086536E">
          <w:rPr>
            <w:rFonts w:asciiTheme="majorHAnsi" w:hAnsiTheme="majorHAnsi" w:cstheme="majorHAnsi"/>
            <w:sz w:val="24"/>
            <w:szCs w:val="24"/>
          </w:rPr>
          <w:delText>kb)</w:delText>
        </w:r>
        <w:r w:rsidR="00D57765" w:rsidDel="0086536E">
          <w:rPr>
            <w:rFonts w:asciiTheme="majorHAnsi" w:hAnsiTheme="majorHAnsi" w:cstheme="majorHAnsi"/>
            <w:sz w:val="24"/>
            <w:szCs w:val="24"/>
          </w:rPr>
          <w:delText xml:space="preserve"> into </w:delText>
        </w:r>
        <w:r w:rsidR="00025764" w:rsidDel="0086536E">
          <w:rPr>
            <w:rFonts w:asciiTheme="majorHAnsi" w:hAnsiTheme="majorHAnsi" w:cstheme="majorHAnsi"/>
            <w:sz w:val="24"/>
            <w:szCs w:val="24"/>
          </w:rPr>
          <w:delText>droplets of water-in-oil emulsion</w:delText>
        </w:r>
        <w:r w:rsidR="00167B56" w:rsidDel="0086536E">
          <w:rPr>
            <w:rFonts w:asciiTheme="majorHAnsi" w:hAnsiTheme="majorHAnsi" w:cstheme="majorHAnsi"/>
            <w:sz w:val="24"/>
            <w:szCs w:val="24"/>
          </w:rPr>
          <w:delText>, or</w:delText>
        </w:r>
        <w:r w:rsidR="00025764" w:rsidDel="0086536E">
          <w:rPr>
            <w:rFonts w:asciiTheme="majorHAnsi" w:hAnsiTheme="majorHAnsi" w:cstheme="majorHAnsi"/>
            <w:sz w:val="24"/>
            <w:szCs w:val="24"/>
          </w:rPr>
          <w:delText xml:space="preserve"> </w:delText>
        </w:r>
        <w:r w:rsidR="00167B56" w:rsidRPr="00FD21E9" w:rsidDel="0086536E">
          <w:rPr>
            <w:rFonts w:asciiTheme="majorHAnsi" w:hAnsiTheme="majorHAnsi" w:cstheme="majorHAnsi"/>
            <w:sz w:val="24"/>
            <w:szCs w:val="24"/>
          </w:rPr>
          <w:delText xml:space="preserve">Gel Bead-in-Emulsions </w:delText>
        </w:r>
        <w:r w:rsidR="00025764" w:rsidDel="0086536E">
          <w:rPr>
            <w:rFonts w:asciiTheme="majorHAnsi" w:hAnsiTheme="majorHAnsi" w:cstheme="majorHAnsi"/>
            <w:sz w:val="24"/>
            <w:szCs w:val="24"/>
          </w:rPr>
          <w:delText>(GEMs)</w:delText>
        </w:r>
        <w:r w:rsidR="00D57765" w:rsidDel="0086536E">
          <w:rPr>
            <w:rFonts w:asciiTheme="majorHAnsi" w:hAnsiTheme="majorHAnsi" w:cstheme="majorHAnsi"/>
            <w:sz w:val="24"/>
            <w:szCs w:val="24"/>
          </w:rPr>
          <w:delText>, shearing</w:delText>
        </w:r>
        <w:r w:rsidR="00025764" w:rsidDel="0086536E">
          <w:rPr>
            <w:rFonts w:asciiTheme="majorHAnsi" w:hAnsiTheme="majorHAnsi" w:cstheme="majorHAnsi"/>
            <w:sz w:val="24"/>
            <w:szCs w:val="24"/>
          </w:rPr>
          <w:delText xml:space="preserve"> long</w:delText>
        </w:r>
        <w:r w:rsidR="005C1F2A"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 xml:space="preserve">fragments </w:delText>
        </w:r>
        <w:r w:rsidR="00025764" w:rsidDel="0086536E">
          <w:rPr>
            <w:rFonts w:asciiTheme="majorHAnsi" w:hAnsiTheme="majorHAnsi" w:cstheme="majorHAnsi"/>
            <w:sz w:val="24"/>
            <w:szCs w:val="24"/>
          </w:rPr>
          <w:delText xml:space="preserve">into </w:delText>
        </w:r>
        <w:r w:rsidR="00D57765" w:rsidDel="0086536E">
          <w:rPr>
            <w:rFonts w:asciiTheme="majorHAnsi" w:hAnsiTheme="majorHAnsi" w:cstheme="majorHAnsi"/>
            <w:sz w:val="24"/>
            <w:szCs w:val="24"/>
          </w:rPr>
          <w:delText xml:space="preserve">short </w:delText>
        </w:r>
        <w:r w:rsidR="00D14BAF" w:rsidDel="0086536E">
          <w:rPr>
            <w:rFonts w:asciiTheme="majorHAnsi" w:hAnsiTheme="majorHAnsi" w:cstheme="majorHAnsi"/>
            <w:sz w:val="24"/>
            <w:szCs w:val="24"/>
          </w:rPr>
          <w:delText>fragment</w:delText>
        </w:r>
        <w:r w:rsidR="00D57765" w:rsidDel="0086536E">
          <w:rPr>
            <w:rFonts w:asciiTheme="majorHAnsi" w:hAnsiTheme="majorHAnsi" w:cstheme="majorHAnsi"/>
            <w:sz w:val="24"/>
            <w:szCs w:val="24"/>
          </w:rPr>
          <w:delText>s</w:delText>
        </w:r>
        <w:r w:rsidR="00025764" w:rsidDel="0086536E">
          <w:rPr>
            <w:rFonts w:asciiTheme="majorHAnsi" w:hAnsiTheme="majorHAnsi" w:cstheme="majorHAnsi"/>
            <w:sz w:val="24"/>
            <w:szCs w:val="24"/>
          </w:rPr>
          <w:delText xml:space="preserve"> (</w:delText>
        </w:r>
        <w:r w:rsidR="005C1F2A" w:rsidDel="0086536E">
          <w:rPr>
            <w:rFonts w:asciiTheme="majorHAnsi" w:hAnsiTheme="majorHAnsi" w:cstheme="majorHAnsi"/>
            <w:sz w:val="24"/>
            <w:szCs w:val="24"/>
          </w:rPr>
          <w:delText>400-600 bp)</w:delText>
        </w:r>
        <w:r w:rsidR="00D57765" w:rsidDel="0086536E">
          <w:rPr>
            <w:rFonts w:asciiTheme="majorHAnsi" w:hAnsiTheme="majorHAnsi" w:cstheme="majorHAnsi"/>
            <w:sz w:val="24"/>
            <w:szCs w:val="24"/>
          </w:rPr>
          <w:delText xml:space="preserve">, </w:delText>
        </w:r>
        <w:r w:rsidR="005C1F2A" w:rsidDel="0086536E">
          <w:rPr>
            <w:rFonts w:asciiTheme="majorHAnsi" w:hAnsiTheme="majorHAnsi" w:cstheme="majorHAnsi"/>
            <w:sz w:val="24"/>
            <w:szCs w:val="24"/>
          </w:rPr>
          <w:delText>attaching a unique barcode to all</w:delText>
        </w:r>
        <w:r w:rsidR="00D57765"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 xml:space="preserve">DNA </w:delText>
        </w:r>
        <w:r w:rsidR="00D57765" w:rsidDel="0086536E">
          <w:rPr>
            <w:rFonts w:asciiTheme="majorHAnsi" w:hAnsiTheme="majorHAnsi" w:cstheme="majorHAnsi"/>
            <w:sz w:val="24"/>
            <w:szCs w:val="24"/>
          </w:rPr>
          <w:delText xml:space="preserve">fragments in one </w:delText>
        </w:r>
        <w:r w:rsidR="00025764" w:rsidDel="0086536E">
          <w:rPr>
            <w:rFonts w:asciiTheme="majorHAnsi" w:hAnsiTheme="majorHAnsi" w:cstheme="majorHAnsi"/>
            <w:sz w:val="24"/>
            <w:szCs w:val="24"/>
          </w:rPr>
          <w:delText>GEM</w:delText>
        </w:r>
        <w:r w:rsidR="005C1F2A" w:rsidDel="0086536E">
          <w:rPr>
            <w:rFonts w:asciiTheme="majorHAnsi" w:hAnsiTheme="majorHAnsi" w:cstheme="majorHAnsi"/>
            <w:sz w:val="24"/>
            <w:szCs w:val="24"/>
          </w:rPr>
          <w:delText>, sequencing</w:delText>
        </w:r>
        <w:r w:rsidR="008739C3" w:rsidDel="0086536E">
          <w:rPr>
            <w:rFonts w:asciiTheme="majorHAnsi" w:hAnsiTheme="majorHAnsi" w:cstheme="majorHAnsi"/>
            <w:sz w:val="24"/>
            <w:szCs w:val="24"/>
          </w:rPr>
          <w:delText xml:space="preserve"> paired end (PE) reads</w:delText>
        </w:r>
        <w:r w:rsidR="005C1F2A" w:rsidDel="0086536E">
          <w:rPr>
            <w:rFonts w:asciiTheme="majorHAnsi" w:hAnsiTheme="majorHAnsi" w:cstheme="majorHAnsi"/>
            <w:sz w:val="24"/>
            <w:szCs w:val="24"/>
          </w:rPr>
          <w:delText xml:space="preserve"> on an Illumina sequencer, and using bioinformatics to</w:delText>
        </w:r>
        <w:r w:rsidR="008739C3" w:rsidDel="0086536E">
          <w:rPr>
            <w:rFonts w:asciiTheme="majorHAnsi" w:hAnsiTheme="majorHAnsi" w:cstheme="majorHAnsi"/>
            <w:sz w:val="24"/>
            <w:szCs w:val="24"/>
          </w:rPr>
          <w:delText xml:space="preserve"> create pseudo-long reads </w:delText>
        </w:r>
        <w:r w:rsidR="00D14BAF" w:rsidDel="0086536E">
          <w:rPr>
            <w:rFonts w:asciiTheme="majorHAnsi" w:hAnsiTheme="majorHAnsi" w:cstheme="majorHAnsi"/>
            <w:sz w:val="24"/>
            <w:szCs w:val="24"/>
          </w:rPr>
          <w:delText xml:space="preserve">by </w:delText>
        </w:r>
        <w:r w:rsidR="005C1F2A" w:rsidDel="0086536E">
          <w:rPr>
            <w:rFonts w:asciiTheme="majorHAnsi" w:hAnsiTheme="majorHAnsi" w:cstheme="majorHAnsi"/>
            <w:sz w:val="24"/>
            <w:szCs w:val="24"/>
          </w:rPr>
          <w:delText>reassociat</w:delText>
        </w:r>
        <w:r w:rsidR="008739C3" w:rsidDel="0086536E">
          <w:rPr>
            <w:rFonts w:asciiTheme="majorHAnsi" w:hAnsiTheme="majorHAnsi" w:cstheme="majorHAnsi"/>
            <w:sz w:val="24"/>
            <w:szCs w:val="24"/>
          </w:rPr>
          <w:delText>ing</w:delText>
        </w:r>
        <w:r w:rsidR="005C1F2A" w:rsidDel="0086536E">
          <w:rPr>
            <w:rFonts w:asciiTheme="majorHAnsi" w:hAnsiTheme="majorHAnsi" w:cstheme="majorHAnsi"/>
            <w:sz w:val="24"/>
            <w:szCs w:val="24"/>
          </w:rPr>
          <w:delText xml:space="preserve"> short reads previously contained in one GEM.</w:delText>
        </w:r>
        <w:r w:rsidDel="0086536E">
          <w:rPr>
            <w:rFonts w:asciiTheme="majorHAnsi" w:hAnsiTheme="majorHAnsi" w:cstheme="majorHAnsi"/>
            <w:sz w:val="24"/>
            <w:szCs w:val="24"/>
          </w:rPr>
          <w:delText xml:space="preserve"> </w:delText>
        </w:r>
        <w:commentRangeEnd w:id="290"/>
        <w:r w:rsidR="00D14BAF" w:rsidDel="0086536E">
          <w:rPr>
            <w:rStyle w:val="CommentReference"/>
          </w:rPr>
          <w:commentReference w:id="290"/>
        </w:r>
      </w:del>
      <w:commentRangeStart w:id="293"/>
      <w:commentRangeStart w:id="294"/>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w:t>
      </w:r>
      <w:r w:rsidR="001D762E">
        <w:rPr>
          <w:rFonts w:asciiTheme="majorHAnsi" w:hAnsiTheme="majorHAnsi" w:cstheme="majorHAnsi"/>
          <w:sz w:val="24"/>
          <w:szCs w:val="24"/>
        </w:rPr>
        <w:t>Genome Center</w:t>
      </w:r>
      <w:r w:rsidR="006E58E9">
        <w:rPr>
          <w:rFonts w:asciiTheme="majorHAnsi" w:hAnsiTheme="majorHAnsi" w:cstheme="majorHAnsi"/>
          <w:sz w:val="24"/>
          <w:szCs w:val="24"/>
        </w:rPr>
        <w:t>.</w:t>
      </w:r>
      <w:commentRangeEnd w:id="293"/>
      <w:r w:rsidR="00D14BAF">
        <w:rPr>
          <w:rStyle w:val="CommentReference"/>
        </w:rPr>
        <w:commentReference w:id="293"/>
      </w:r>
      <w:commentRangeEnd w:id="294"/>
      <w:r w:rsidR="001D762E">
        <w:rPr>
          <w:rStyle w:val="CommentReference"/>
        </w:rPr>
        <w:commentReference w:id="294"/>
      </w:r>
      <w:r w:rsidR="006E58E9"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003F5039" w:rsidRPr="00FD21E9">
        <w:rPr>
          <w:rFonts w:asciiTheme="majorHAnsi" w:hAnsiTheme="majorHAnsi" w:cstheme="majorHAnsi"/>
          <w:sz w:val="24"/>
          <w:szCs w:val="24"/>
        </w:rPr>
        <w:t>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{"citationID":"uHQj8NHQ","properties":{"formattedCitation":"(Covaris, 2017)","plainCitation":"(Covaris, 2017)","dontUpdate":true,"noteIndex":0},"citationItems":[{"id":712,"uris":["http://zotero.org/users/local/3tku6QP0/items/9D7WDQPV"],"itemData":{"id":712,"type":"document","title":"E/LE220 Series SonoLab 7 USER MANUAL","URL":"https://cdn.shopify.com/s/files/1/0377/2163/6908/files/pn_010277.pdf?v=1632901354","author":[{"family":"Covaris","given":""}],"issued":{"date-parts":[["2017"]]}}}],"schema":"https://github.com/citation-style-language/schema/raw/master/csl-citation.json"}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003F5039"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2D127E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{"citationID":"pzf31sbs","properties":{"formattedCitation":"(Illumina, 2022)","plainCitation":"(Illumina, 2022)","dontUpdate":true,"noteIndex":0},"citationItems":[{"id":714,"uris":["http://zotero.org/users/local/3tku6QP0/items/9CDQIU2D"],"itemData":{"id":714,"type":"document","title":"illumina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6353F14B"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8VtU1zsE/B6ZpB4H7","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k-mer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95" w:name="_Toc113123187"/>
      <w:bookmarkStart w:id="296" w:name="_Toc144802735"/>
      <w:r w:rsidRPr="00FD21E9">
        <w:rPr>
          <w:rFonts w:asciiTheme="majorHAnsi" w:hAnsiTheme="majorHAnsi" w:cstheme="majorHAnsi"/>
          <w:sz w:val="24"/>
          <w:szCs w:val="24"/>
        </w:rPr>
        <w:t>Long-read library prep, sequencing &amp; quality control</w:t>
      </w:r>
      <w:bookmarkEnd w:id="295"/>
      <w:bookmarkEnd w:id="296"/>
    </w:p>
    <w:p w14:paraId="0573720A" w14:textId="1C889A9E" w:rsidR="003F5039" w:rsidRPr="00FD21E9" w:rsidRDefault="00425ACB" w:rsidP="0011235A">
      <w:pPr>
        <w:spacing w:line="240" w:lineRule="auto"/>
        <w:ind w:right="270"/>
        <w:rPr>
          <w:rFonts w:asciiTheme="majorHAnsi" w:hAnsiTheme="majorHAnsi" w:cstheme="majorHAnsi"/>
          <w:sz w:val="24"/>
          <w:szCs w:val="24"/>
        </w:rPr>
      </w:pPr>
      <w:ins w:id="297" w:author="Shannon Erica Kendal Joslin" w:date="2023-09-17T15:59:00Z">
        <w:r>
          <w:rPr>
            <w:rFonts w:asciiTheme="majorHAnsi" w:hAnsiTheme="majorHAnsi" w:cstheme="majorHAnsi"/>
            <w:sz w:val="24"/>
            <w:szCs w:val="24"/>
          </w:rPr>
          <w:t>PacBio HiFi SMRTbell long</w:t>
        </w:r>
      </w:ins>
      <w:r w:rsidR="008142CF">
        <w:rPr>
          <w:rFonts w:asciiTheme="majorHAnsi" w:hAnsiTheme="majorHAnsi" w:cstheme="majorHAnsi"/>
          <w:sz w:val="24"/>
          <w:szCs w:val="24"/>
        </w:rPr>
        <w:t>-read library prep was carried out</w:t>
      </w:r>
      <w:r w:rsidR="008142CF" w:rsidRPr="00FD21E9">
        <w:rPr>
          <w:rFonts w:asciiTheme="majorHAnsi" w:hAnsiTheme="majorHAnsi" w:cstheme="majorHAnsi"/>
          <w:sz w:val="24"/>
          <w:szCs w:val="24"/>
        </w:rPr>
        <w:t xml:space="preserve"> by the UC Davis </w:t>
      </w:r>
      <w:r>
        <w:rPr>
          <w:rFonts w:asciiTheme="majorHAnsi" w:hAnsiTheme="majorHAnsi" w:cstheme="majorHAnsi"/>
          <w:sz w:val="24"/>
          <w:szCs w:val="24"/>
        </w:rPr>
        <w:t>Genome Center</w:t>
      </w:r>
      <w:r w:rsidR="008142CF">
        <w:rPr>
          <w:rFonts w:asciiTheme="majorHAnsi" w:hAnsiTheme="majorHAnsi" w:cstheme="majorHAnsi"/>
          <w:sz w:val="24"/>
          <w:szCs w:val="24"/>
        </w:rPr>
        <w:t>.</w:t>
      </w:r>
      <w:r w:rsidR="008142CF" w:rsidRPr="00FD21E9">
        <w:rPr>
          <w:rFonts w:asciiTheme="majorHAnsi" w:hAnsiTheme="majorHAnsi" w:cstheme="majorHAnsi"/>
          <w:sz w:val="24"/>
          <w:szCs w:val="24"/>
        </w:rPr>
        <w:t xml:space="preserve"> </w:t>
      </w:r>
      <w:r w:rsidR="00586A77">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male </w:t>
      </w:r>
      <w:r w:rsidR="00586A77">
        <w:rPr>
          <w:rFonts w:asciiTheme="majorHAnsi" w:hAnsiTheme="majorHAnsi" w:cstheme="majorHAnsi"/>
          <w:sz w:val="24"/>
          <w:szCs w:val="24"/>
        </w:rPr>
        <w:t xml:space="preserve">individual </w:t>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15 minutes, followed </w:t>
      </w:r>
      <w:r w:rsidRPr="00FD21E9">
        <w:rPr>
          <w:rFonts w:asciiTheme="majorHAnsi" w:hAnsiTheme="majorHAnsi" w:cstheme="majorHAnsi"/>
          <w:sz w:val="24"/>
          <w:szCs w:val="24"/>
        </w:rPr>
        <w:lastRenderedPageBreak/>
        <w:t>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06C6DF90" w:rsidR="003F5039" w:rsidRPr="00FD21E9" w:rsidRDefault="00586A77" w:rsidP="0011235A">
      <w:pPr>
        <w:spacing w:line="240" w:lineRule="auto"/>
        <w:ind w:right="270"/>
        <w:rPr>
          <w:rFonts w:asciiTheme="majorHAnsi" w:hAnsiTheme="majorHAnsi" w:cstheme="majorHAnsi"/>
          <w:sz w:val="24"/>
          <w:szCs w:val="24"/>
        </w:rPr>
      </w:pPr>
      <w:ins w:id="298" w:author="Shannon Erica Kendal Joslin" w:date="2023-09-17T16:15:00Z">
        <w:r>
          <w:rPr>
            <w:rFonts w:asciiTheme="majorHAnsi" w:hAnsiTheme="majorHAnsi" w:cstheme="majorHAnsi"/>
            <w:sz w:val="24"/>
            <w:szCs w:val="24"/>
          </w:rPr>
          <w:t xml:space="preserve">When there </w:t>
        </w:r>
        <w:proofErr w:type="gramStart"/>
        <w:r>
          <w:rPr>
            <w:rFonts w:asciiTheme="majorHAnsi" w:hAnsiTheme="majorHAnsi" w:cstheme="majorHAnsi"/>
            <w:sz w:val="24"/>
            <w:szCs w:val="24"/>
          </w:rPr>
          <w:t>was</w:t>
        </w:r>
        <w:proofErr w:type="gramEnd"/>
        <w:r>
          <w:rPr>
            <w:rFonts w:asciiTheme="majorHAnsi" w:hAnsiTheme="majorHAnsi" w:cstheme="majorHAnsi"/>
            <w:sz w:val="24"/>
            <w:szCs w:val="24"/>
          </w:rPr>
          <w:t xml:space="preserve"> insufficient quantities of extracted DNA, l</w:t>
        </w:r>
      </w:ins>
      <w:commentRangeStart w:id="299"/>
      <w:commentRangeStart w:id="300"/>
      <w:del w:id="301" w:author="Shannon Erica Kendal Joslin" w:date="2023-09-17T16:15:00Z">
        <w:r w:rsidR="003F5039" w:rsidRPr="00FD21E9" w:rsidDel="00586A77">
          <w:rPr>
            <w:rFonts w:asciiTheme="majorHAnsi" w:hAnsiTheme="majorHAnsi" w:cstheme="majorHAnsi"/>
            <w:sz w:val="24"/>
            <w:szCs w:val="24"/>
          </w:rPr>
          <w:delText>L</w:delText>
        </w:r>
      </w:del>
      <w:r w:rsidR="003F5039" w:rsidRPr="00FD21E9">
        <w:rPr>
          <w:rFonts w:asciiTheme="majorHAnsi" w:hAnsiTheme="majorHAnsi" w:cstheme="majorHAnsi"/>
          <w:sz w:val="24"/>
          <w:szCs w:val="24"/>
        </w:rPr>
        <w:t xml:space="preserve">ow-input </w:t>
      </w:r>
      <w:commentRangeEnd w:id="299"/>
      <w:r w:rsidR="007B7A16">
        <w:rPr>
          <w:rStyle w:val="CommentReference"/>
        </w:rPr>
        <w:commentReference w:id="299"/>
      </w:r>
      <w:commentRangeEnd w:id="300"/>
      <w:r>
        <w:rPr>
          <w:rStyle w:val="CommentReference"/>
        </w:rPr>
        <w:commentReference w:id="300"/>
      </w:r>
      <w:r w:rsidR="003F5039" w:rsidRPr="00FD21E9">
        <w:rPr>
          <w:rFonts w:asciiTheme="majorHAnsi" w:hAnsiTheme="majorHAnsi" w:cstheme="majorHAnsi"/>
          <w:sz w:val="24"/>
          <w:szCs w:val="24"/>
        </w:rPr>
        <w:t>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ins w:id="302"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15 minutes, followed by further enzymatic steps of DNA damage repair at 37</w:t>
      </w:r>
      <w:ins w:id="303"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End Repair and A-tailing at 20</w:t>
      </w:r>
      <w:ins w:id="304"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10 minutes and 65</w:t>
      </w:r>
      <w:ins w:id="305"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ligation of overhang adapters v3 at 20</w:t>
      </w:r>
      <w:ins w:id="306"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3FA86A47"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moveFromRangeStart w:id="307" w:author="Shannon Erica Kendal Joslin" w:date="2023-09-17T16:20:00Z" w:name="move145860035"/>
      <w:commentRangeStart w:id="308"/>
      <w:moveFrom w:id="309" w:author="Shannon Erica Kendal Joslin" w:date="2023-09-17T16:20:00Z">
        <w:r w:rsidR="00B50827" w:rsidDel="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each individual. If no further HMW gDNA was available, we resampled tissue, extracted HMW gDNA, library-prepped and sequenced a new individual of the same sex. </w:t>
        </w:r>
        <w:commentRangeEnd w:id="308"/>
        <w:r w:rsidR="00B50827" w:rsidDel="00B50827">
          <w:rPr>
            <w:rStyle w:val="CommentReference"/>
          </w:rPr>
          <w:commentReference w:id="308"/>
        </w:r>
      </w:moveFrom>
      <w:moveFromRangeEnd w:id="307"/>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10" w:name="_Toc113123188"/>
      <w:bookmarkStart w:id="311" w:name="_Toc144802736"/>
      <w:r w:rsidRPr="00FD21E9">
        <w:rPr>
          <w:rFonts w:asciiTheme="majorHAnsi" w:hAnsiTheme="majorHAnsi" w:cstheme="majorHAnsi"/>
          <w:sz w:val="24"/>
          <w:szCs w:val="24"/>
        </w:rPr>
        <w:t>Hi-C chromatin conformation capture library prep, sequencing &amp; quality control</w:t>
      </w:r>
      <w:bookmarkEnd w:id="310"/>
      <w:bookmarkEnd w:id="311"/>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ins w:id="312" w:author="Shannon Erica Kendal Joslin" w:date="2023-09-17T16:21:00Z">
        <w:r w:rsidR="003A0548">
          <w:rPr>
            <w:rFonts w:asciiTheme="majorHAnsi" w:hAnsiTheme="majorHAnsi" w:cstheme="majorHAnsi"/>
            <w:sz w:val="24"/>
            <w:szCs w:val="24"/>
          </w:rPr>
          <w:t xml:space="preserve"> the</w:t>
        </w:r>
      </w:ins>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 xml:space="preserve">Due to the COVID-19 pandemic, we were unable </w:t>
      </w:r>
      <w:r w:rsidR="00202A99">
        <w:rPr>
          <w:rFonts w:asciiTheme="majorHAnsi" w:hAnsiTheme="majorHAnsi" w:cstheme="majorHAnsi"/>
          <w:sz w:val="24"/>
          <w:szCs w:val="24"/>
        </w:rPr>
        <w:lastRenderedPageBreak/>
        <w:t>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313" w:name="_Toc113123189"/>
      <w:bookmarkStart w:id="314" w:name="_Toc144802737"/>
      <w:r w:rsidRPr="0087338E">
        <w:rPr>
          <w:rFonts w:asciiTheme="majorHAnsi" w:hAnsiTheme="majorHAnsi" w:cstheme="majorHAnsi"/>
          <w:sz w:val="24"/>
          <w:szCs w:val="24"/>
        </w:rPr>
        <w:t>Genome assembly</w:t>
      </w:r>
      <w:bookmarkEnd w:id="313"/>
      <w:bookmarkEnd w:id="314"/>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(Catchen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15" w:name="_Toc113123190"/>
      <w:bookmarkStart w:id="316" w:name="_Toc144802738"/>
      <w:r w:rsidRPr="00FD21E9">
        <w:rPr>
          <w:rFonts w:asciiTheme="majorHAnsi" w:hAnsiTheme="majorHAnsi" w:cstheme="majorHAnsi"/>
          <w:sz w:val="24"/>
          <w:szCs w:val="24"/>
        </w:rPr>
        <w:t>Assembly quality assessment</w:t>
      </w:r>
      <w:bookmarkEnd w:id="315"/>
      <w:bookmarkEnd w:id="316"/>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(Gremme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480B3D58"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17" w:name="_Toc113123191"/>
      <w:bookmarkStart w:id="318" w:name="_Toc144802739"/>
      <w:r w:rsidRPr="00FD21E9">
        <w:rPr>
          <w:rFonts w:asciiTheme="majorHAnsi" w:hAnsiTheme="majorHAnsi" w:cstheme="majorHAnsi"/>
          <w:sz w:val="24"/>
          <w:szCs w:val="24"/>
        </w:rPr>
        <w:t>Cytogenic</w:t>
      </w:r>
      <w:ins w:id="319" w:author="Shannon Erica Kendal Joslin" w:date="2023-10-13T09:48:00Z">
        <w:r w:rsidR="002C1A78">
          <w:rPr>
            <w:rFonts w:asciiTheme="majorHAnsi" w:hAnsiTheme="majorHAnsi" w:cstheme="majorHAnsi"/>
            <w:sz w:val="24"/>
            <w:szCs w:val="24"/>
          </w:rPr>
          <w:t xml:space="preserve"> karyotype</w:t>
        </w:r>
      </w:ins>
      <w:r w:rsidRPr="00FD21E9">
        <w:rPr>
          <w:rFonts w:asciiTheme="majorHAnsi" w:hAnsiTheme="majorHAnsi" w:cstheme="majorHAnsi"/>
          <w:sz w:val="24"/>
          <w:szCs w:val="24"/>
        </w:rPr>
        <w:t xml:space="preserve"> chromosome validation</w:t>
      </w:r>
      <w:bookmarkEnd w:id="317"/>
      <w:bookmarkEnd w:id="318"/>
    </w:p>
    <w:p w14:paraId="49CD6C97" w14:textId="1DA5999C"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All </w:t>
      </w:r>
      <w:proofErr w:type="gramStart"/>
      <w:r w:rsidR="002A4536">
        <w:rPr>
          <w:rFonts w:asciiTheme="majorHAnsi" w:hAnsiTheme="majorHAnsi" w:cstheme="majorHAnsi"/>
          <w:sz w:val="24"/>
          <w:szCs w:val="24"/>
        </w:rPr>
        <w:t>delta</w:t>
      </w:r>
      <w:proofErr w:type="gramEnd"/>
      <w:r w:rsidR="002A4536">
        <w:rPr>
          <w:rFonts w:asciiTheme="majorHAnsi" w:hAnsiTheme="majorHAnsi" w:cstheme="majorHAnsi"/>
          <w:sz w:val="24"/>
          <w:szCs w:val="24"/>
        </w:rPr>
        <w:t xml:space="preserve"> smelt</w:t>
      </w:r>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240 day post hatch subadult delta smelt and the second harvest using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ins w:id="320" w:author="Shannon Erica Kendal Joslin" w:date="2023-10-13T09:29:00Z">
        <w:r w:rsidR="00392570">
          <w:rPr>
            <w:rFonts w:asciiTheme="majorHAnsi" w:hAnsiTheme="majorHAnsi" w:cstheme="majorHAnsi"/>
            <w:sz w:val="24"/>
            <w:szCs w:val="24"/>
          </w:rPr>
          <w:t xml:space="preserve">total </w:t>
        </w:r>
        <w:proofErr w:type="spellStart"/>
        <w:r w:rsidR="00392570">
          <w:rPr>
            <w:rFonts w:asciiTheme="majorHAnsi" w:hAnsiTheme="majorHAnsi" w:cstheme="majorHAnsi"/>
            <w:sz w:val="24"/>
            <w:szCs w:val="24"/>
          </w:rPr>
          <w:t>len</w:t>
        </w:r>
      </w:ins>
      <w:ins w:id="321" w:author="Shannon Erica Kendal Joslin" w:date="2023-10-13T09:30:00Z">
        <w:r w:rsidR="00392570">
          <w:rPr>
            <w:rFonts w:asciiTheme="majorHAnsi" w:hAnsiTheme="majorHAnsi" w:cstheme="majorHAnsi"/>
            <w:sz w:val="24"/>
            <w:szCs w:val="24"/>
          </w:rPr>
          <w:t>th</w:t>
        </w:r>
        <w:proofErr w:type="spellEnd"/>
        <w:r w:rsidR="00392570">
          <w:rPr>
            <w:rFonts w:asciiTheme="majorHAnsi" w:hAnsiTheme="majorHAnsi" w:cstheme="majorHAnsi"/>
            <w:sz w:val="24"/>
            <w:szCs w:val="24"/>
          </w:rPr>
          <w:t xml:space="preserve"> </w:t>
        </w:r>
      </w:ins>
      <w:r w:rsidR="00AA0A58">
        <w:rPr>
          <w:rFonts w:asciiTheme="majorHAnsi" w:hAnsiTheme="majorHAnsi" w:cstheme="majorHAnsi"/>
          <w:sz w:val="24"/>
          <w:szCs w:val="24"/>
        </w:rPr>
        <w:t>measured</w:t>
      </w:r>
      <w:del w:id="322" w:author="Shannon Erica Kendal Joslin" w:date="2023-10-13T09:30:00Z">
        <w:r w:rsidR="00AA0A58" w:rsidDel="00392570">
          <w:rPr>
            <w:rFonts w:asciiTheme="majorHAnsi" w:hAnsiTheme="majorHAnsi" w:cstheme="majorHAnsi"/>
            <w:sz w:val="24"/>
            <w:szCs w:val="24"/>
          </w:rPr>
          <w:delText xml:space="preserve"> in length</w:delText>
        </w:r>
      </w:del>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D558A1">
        <w:rPr>
          <w:rFonts w:asciiTheme="majorHAnsi" w:hAnsiTheme="majorHAnsi" w:cstheme="majorHAnsi"/>
          <w:sz w:val="24"/>
          <w:szCs w:val="24"/>
        </w:rPr>
        <w:t>TKTK</w:t>
      </w:r>
      <w:commentRangeStart w:id="323"/>
      <w:commentRangeStart w:id="324"/>
      <w:r w:rsidR="002A4536">
        <w:rPr>
          <w:rFonts w:asciiTheme="majorHAnsi" w:hAnsiTheme="majorHAnsi" w:cstheme="majorHAnsi"/>
          <w:sz w:val="24"/>
          <w:szCs w:val="24"/>
        </w:rPr>
        <w:t xml:space="preserve"> ppt</w:t>
      </w:r>
      <w:commentRangeEnd w:id="323"/>
      <w:r w:rsidR="002A4536">
        <w:rPr>
          <w:rStyle w:val="CommentReference"/>
        </w:rPr>
        <w:commentReference w:id="323"/>
      </w:r>
      <w:commentRangeEnd w:id="324"/>
      <w:r w:rsidR="00CD7629">
        <w:rPr>
          <w:rStyle w:val="CommentReference"/>
        </w:rPr>
        <w:commentReference w:id="324"/>
      </w:r>
      <w:r w:rsidR="002A4536">
        <w:rPr>
          <w:rFonts w:asciiTheme="majorHAnsi" w:hAnsiTheme="majorHAnsi" w:cstheme="majorHAnsi"/>
          <w:sz w:val="24"/>
          <w:szCs w:val="24"/>
        </w:rPr>
        <w: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07C08166"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ins w:id="325" w:author="Shannon Erica Kendal Joslin" w:date="2023-10-13T09:46:00Z">
        <w:r w:rsidR="002C1A78" w:rsidRPr="002C1A78">
          <w:rPr>
            <w:rFonts w:asciiTheme="majorHAnsi" w:hAnsiTheme="majorHAnsi" w:cstheme="majorHAnsi"/>
            <w:sz w:val="24"/>
            <w:szCs w:val="24"/>
          </w:rPr>
          <w:t xml:space="preserve"> </w:t>
        </w:r>
      </w:ins>
      <w:moveToRangeStart w:id="326" w:author="Shannon Erica Kendal Joslin" w:date="2023-10-13T09:46:00Z" w:name="move148082817"/>
      <w:moveTo w:id="327" w:author="Shannon Erica Kendal Joslin" w:date="2023-10-13T09:46:00Z">
        <w:r w:rsidR="002C1A78">
          <w:rPr>
            <w:rFonts w:asciiTheme="majorHAnsi" w:hAnsiTheme="majorHAnsi" w:cstheme="majorHAnsi"/>
            <w:sz w:val="24"/>
            <w:szCs w:val="24"/>
          </w:rPr>
          <w:t>Eight and fifteen cell slides were prepared from the first and second harvest, respectively. S</w:t>
        </w:r>
        <w:r w:rsidR="002C1A78" w:rsidRPr="00FD21E9">
          <w:rPr>
            <w:rFonts w:asciiTheme="majorHAnsi" w:hAnsiTheme="majorHAnsi" w:cstheme="majorHAnsi"/>
            <w:sz w:val="24"/>
            <w:szCs w:val="24"/>
          </w:rPr>
          <w:t>eventy-five cell images were collected from the three pooled sample sets (mixed sex, males-only, females-only).</w:t>
        </w:r>
        <w:r w:rsidR="002C1A78">
          <w:rPr>
            <w:rFonts w:asciiTheme="majorHAnsi" w:hAnsiTheme="majorHAnsi" w:cstheme="majorHAnsi"/>
            <w:sz w:val="24"/>
            <w:szCs w:val="24"/>
          </w:rPr>
          <w:t xml:space="preserve"> </w:t>
        </w:r>
        <w:commentRangeStart w:id="328"/>
        <w:commentRangeEnd w:id="328"/>
        <w:r w:rsidR="002C1A78">
          <w:rPr>
            <w:rStyle w:val="CommentReference"/>
          </w:rPr>
          <w:commentReference w:id="328"/>
        </w:r>
      </w:moveTo>
      <w:moveToRangeEnd w:id="326"/>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329" w:name="_Toc113123192"/>
      <w:bookmarkStart w:id="330" w:name="_Toc144802740"/>
      <w:r w:rsidRPr="00FD21E9">
        <w:rPr>
          <w:rFonts w:asciiTheme="majorHAnsi" w:hAnsiTheme="majorHAnsi" w:cstheme="majorHAnsi"/>
          <w:szCs w:val="24"/>
        </w:rPr>
        <w:lastRenderedPageBreak/>
        <w:t>Results</w:t>
      </w:r>
      <w:bookmarkEnd w:id="329"/>
      <w:bookmarkEnd w:id="330"/>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31" w:name="_Toc113123193"/>
      <w:bookmarkStart w:id="332" w:name="_Toc144802741"/>
      <w:r w:rsidRPr="00FD21E9">
        <w:rPr>
          <w:rFonts w:asciiTheme="majorHAnsi" w:hAnsiTheme="majorHAnsi" w:cstheme="majorHAnsi"/>
          <w:sz w:val="24"/>
          <w:szCs w:val="24"/>
        </w:rPr>
        <w:t>Sample collection &amp; DNA extraction</w:t>
      </w:r>
      <w:bookmarkEnd w:id="331"/>
      <w:bookmarkEnd w:id="332"/>
    </w:p>
    <w:p w14:paraId="1687826F" w14:textId="325E2199"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 xml:space="preserve">HMW gDNA </w:t>
      </w:r>
      <w:r w:rsidR="00FE49ED">
        <w:rPr>
          <w:rFonts w:asciiTheme="majorHAnsi" w:hAnsiTheme="majorHAnsi" w:cstheme="majorHAnsi"/>
          <w:iCs/>
          <w:sz w:val="24"/>
          <w:szCs w:val="24"/>
        </w:rPr>
        <w:t xml:space="preserve">extraction </w:t>
      </w:r>
      <w:r w:rsidRPr="00FD21E9">
        <w:rPr>
          <w:rFonts w:asciiTheme="majorHAnsi" w:hAnsiTheme="majorHAnsi" w:cstheme="majorHAnsi"/>
          <w:iCs/>
          <w:sz w:val="24"/>
          <w:szCs w:val="24"/>
        </w:rPr>
        <w:t xml:space="preserve">from back muscle tissue flash frozen and stored unsuspended in liquid </w:t>
      </w:r>
      <w:r w:rsidR="00FE49ED">
        <w:rPr>
          <w:rFonts w:asciiTheme="majorHAnsi" w:hAnsiTheme="majorHAnsi" w:cstheme="majorHAnsi"/>
          <w:iCs/>
          <w:sz w:val="24"/>
          <w:szCs w:val="24"/>
        </w:rPr>
        <w:t xml:space="preserve">yielded mixed results, so </w:t>
      </w:r>
      <w:r w:rsidRPr="00FD21E9">
        <w:rPr>
          <w:rFonts w:asciiTheme="majorHAnsi" w:hAnsiTheme="majorHAnsi" w:cstheme="majorHAnsi"/>
          <w:iCs/>
          <w:sz w:val="24"/>
          <w:szCs w:val="24"/>
        </w:rPr>
        <w:t>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w:t>
      </w:r>
      <w:ins w:id="333" w:author="Shannon Erica Kendal Joslin" w:date="2023-10-13T09:37:00Z">
        <w:r w:rsidR="00CD7629">
          <w:rPr>
            <w:rFonts w:asciiTheme="majorHAnsi" w:hAnsiTheme="majorHAnsi" w:cstheme="majorHAnsi"/>
            <w:iCs/>
            <w:sz w:val="24"/>
            <w:szCs w:val="24"/>
          </w:rPr>
          <w:t xml:space="preserve">. As such, all HMW gDNA </w:t>
        </w:r>
        <w:r w:rsidR="00CD7629" w:rsidRPr="00FD21E9">
          <w:rPr>
            <w:rFonts w:asciiTheme="majorHAnsi" w:hAnsiTheme="majorHAnsi" w:cstheme="majorHAnsi"/>
            <w:iCs/>
            <w:sz w:val="24"/>
            <w:szCs w:val="24"/>
          </w:rPr>
          <w:t xml:space="preserve">extractions were </w:t>
        </w:r>
        <w:r w:rsidR="00CD7629">
          <w:rPr>
            <w:rFonts w:asciiTheme="majorHAnsi" w:hAnsiTheme="majorHAnsi" w:cstheme="majorHAnsi"/>
            <w:iCs/>
            <w:sz w:val="24"/>
            <w:szCs w:val="24"/>
          </w:rPr>
          <w:t xml:space="preserve">from tissues </w:t>
        </w:r>
        <w:r w:rsidR="00CD7629" w:rsidRPr="00FD21E9">
          <w:rPr>
            <w:rFonts w:asciiTheme="majorHAnsi" w:hAnsiTheme="majorHAnsi" w:cstheme="majorHAnsi"/>
            <w:iCs/>
            <w:sz w:val="24"/>
            <w:szCs w:val="24"/>
          </w:rPr>
          <w:t>not suspended in any kind of solution after flash freezing</w:t>
        </w:r>
      </w:ins>
      <w:r w:rsidRPr="00FD21E9">
        <w:rPr>
          <w:rFonts w:asciiTheme="majorHAnsi" w:hAnsiTheme="majorHAnsi" w:cstheme="majorHAnsi"/>
          <w:iCs/>
          <w:sz w:val="24"/>
          <w:szCs w:val="24"/>
        </w:rPr>
        <w:t xml:space="preserve">. We used </w:t>
      </w:r>
      <w:ins w:id="334" w:author="Shannon Erica Kendal Joslin" w:date="2023-10-13T09:35:00Z">
        <w:r w:rsidR="00CD7629">
          <w:rPr>
            <w:rFonts w:asciiTheme="majorHAnsi" w:hAnsiTheme="majorHAnsi" w:cstheme="majorHAnsi"/>
            <w:iCs/>
            <w:sz w:val="24"/>
            <w:szCs w:val="24"/>
          </w:rPr>
          <w:t xml:space="preserve">back muscle, internal organ and/or scale </w:t>
        </w:r>
      </w:ins>
      <w:commentRangeStart w:id="335"/>
      <w:r w:rsidRPr="00FD21E9">
        <w:rPr>
          <w:rFonts w:asciiTheme="majorHAnsi" w:hAnsiTheme="majorHAnsi" w:cstheme="majorHAnsi"/>
          <w:iCs/>
          <w:sz w:val="24"/>
          <w:szCs w:val="24"/>
        </w:rPr>
        <w:t xml:space="preserve">tissue samples </w:t>
      </w:r>
      <w:commentRangeEnd w:id="335"/>
      <w:r w:rsidR="00FE49ED">
        <w:rPr>
          <w:rStyle w:val="CommentReference"/>
        </w:rPr>
        <w:commentReference w:id="335"/>
      </w:r>
      <w:r w:rsidRPr="00FD21E9">
        <w:rPr>
          <w:rFonts w:asciiTheme="majorHAnsi" w:hAnsiTheme="majorHAnsi" w:cstheme="majorHAnsi"/>
          <w:iCs/>
          <w:sz w:val="24"/>
          <w:szCs w:val="24"/>
        </w:rPr>
        <w:t>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L for subsequent sequencing (Figure 2.1</w:t>
      </w:r>
      <w:ins w:id="336" w:author="Shannon Erica Kendal Joslin" w:date="2023-10-13T09:35:00Z">
        <w:r w:rsidR="00CD7629">
          <w:rPr>
            <w:rFonts w:asciiTheme="majorHAnsi" w:hAnsiTheme="majorHAnsi" w:cstheme="majorHAnsi"/>
            <w:iCs/>
            <w:sz w:val="24"/>
            <w:szCs w:val="24"/>
          </w:rPr>
          <w:t>, Table</w:t>
        </w:r>
      </w:ins>
      <w:ins w:id="337" w:author="Shannon Erica Kendal Joslin" w:date="2023-10-13T09:36:00Z">
        <w:r w:rsidR="00CD7629">
          <w:rPr>
            <w:rFonts w:asciiTheme="majorHAnsi" w:hAnsiTheme="majorHAnsi" w:cstheme="majorHAnsi"/>
            <w:iCs/>
            <w:sz w:val="24"/>
            <w:szCs w:val="24"/>
          </w:rPr>
          <w:t xml:space="preserve"> 2.2</w:t>
        </w:r>
      </w:ins>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ins w:id="338" w:author="Andrea Schreier" w:date="2023-09-06T12:53:00Z">
        <w:r w:rsidR="00FE49ED">
          <w:rPr>
            <w:rFonts w:asciiTheme="majorHAnsi" w:hAnsiTheme="majorHAnsi" w:cstheme="majorHAnsi"/>
            <w:iCs/>
            <w:sz w:val="24"/>
            <w:szCs w:val="24"/>
          </w:rPr>
          <w:t xml:space="preserve">HMW </w:t>
        </w:r>
      </w:ins>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68655D4F" w:rsidR="003F5039" w:rsidRPr="00FD21E9" w:rsidRDefault="003F5039" w:rsidP="0011235A">
      <w:pPr>
        <w:pStyle w:val="HTMLAddress"/>
        <w:spacing w:line="240" w:lineRule="auto"/>
        <w:outlineLvl w:val="2"/>
        <w:rPr>
          <w:rFonts w:asciiTheme="majorHAnsi" w:hAnsiTheme="majorHAnsi" w:cstheme="majorHAnsi"/>
          <w:sz w:val="24"/>
          <w:szCs w:val="24"/>
        </w:rPr>
      </w:pPr>
      <w:bookmarkStart w:id="339" w:name="_Toc113123194"/>
      <w:bookmarkStart w:id="340" w:name="_Toc144802742"/>
      <w:r w:rsidRPr="00FD21E9">
        <w:rPr>
          <w:rFonts w:asciiTheme="majorHAnsi" w:hAnsiTheme="majorHAnsi" w:cstheme="majorHAnsi"/>
          <w:sz w:val="24"/>
          <w:szCs w:val="24"/>
        </w:rPr>
        <w:t>Linked-read sequencing &amp; quality control</w:t>
      </w:r>
      <w:bookmarkEnd w:id="339"/>
      <w:bookmarkEnd w:id="340"/>
    </w:p>
    <w:p w14:paraId="529DA7B4" w14:textId="1FBE584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library electropherograms </w:t>
      </w:r>
      <w:r w:rsidR="00CD7629">
        <w:rPr>
          <w:rFonts w:asciiTheme="majorHAnsi" w:hAnsiTheme="majorHAnsi" w:cstheme="majorHAnsi"/>
          <w:sz w:val="24"/>
          <w:szCs w:val="24"/>
        </w:rPr>
        <w:t xml:space="preserve">were quantified and </w:t>
      </w:r>
      <w:r w:rsidR="00B706E8">
        <w:rPr>
          <w:rFonts w:asciiTheme="majorHAnsi" w:hAnsiTheme="majorHAnsi" w:cstheme="majorHAnsi"/>
          <w:sz w:val="24"/>
          <w:szCs w:val="24"/>
        </w:rPr>
        <w:t>displayed</w:t>
      </w:r>
      <w:r w:rsidR="00B706E8"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ins w:id="341" w:author="Shannon Erica Kendal Joslin" w:date="2023-10-13T09:41:00Z">
        <w:r w:rsidR="00B706E8">
          <w:rPr>
            <w:rFonts w:asciiTheme="majorHAnsi" w:hAnsiTheme="majorHAnsi" w:cstheme="majorHAnsi"/>
            <w:sz w:val="24"/>
            <w:szCs w:val="24"/>
          </w:rPr>
          <w:t xml:space="preserve"> and i</w:t>
        </w:r>
      </w:ins>
      <w:del w:id="342" w:author="Shannon Erica Kendal Joslin" w:date="2023-10-13T09:41:00Z">
        <w:r w:rsidRPr="009A34FE" w:rsidDel="00B706E8">
          <w:rPr>
            <w:rFonts w:asciiTheme="majorHAnsi" w:hAnsiTheme="majorHAnsi" w:cstheme="majorHAnsi"/>
            <w:sz w:val="24"/>
            <w:szCs w:val="24"/>
          </w:rPr>
          <w:delText xml:space="preserve">. </w:delText>
        </w:r>
      </w:del>
      <w:r w:rsidRPr="00FD21E9">
        <w:rPr>
          <w:rFonts w:asciiTheme="majorHAnsi" w:hAnsiTheme="majorHAnsi" w:cstheme="majorHAnsi"/>
          <w:sz w:val="24"/>
          <w:szCs w:val="24"/>
        </w:rPr>
        <w:t>n total, 65,806,680,934 bp of male linked-read sequencing data</w:t>
      </w:r>
      <w:r w:rsidR="00B706E8">
        <w:rPr>
          <w:rFonts w:asciiTheme="majorHAnsi" w:hAnsiTheme="majorHAnsi" w:cstheme="majorHAnsi"/>
          <w:sz w:val="24"/>
          <w:szCs w:val="24"/>
        </w:rPr>
        <w:t xml:space="preserve"> were generated</w:t>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600085F3"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43" w:name="_Toc113123195"/>
      <w:bookmarkStart w:id="344" w:name="_Toc144802743"/>
      <w:r w:rsidRPr="00FD21E9">
        <w:rPr>
          <w:rFonts w:asciiTheme="majorHAnsi" w:hAnsiTheme="majorHAnsi" w:cstheme="majorHAnsi"/>
          <w:sz w:val="24"/>
          <w:szCs w:val="24"/>
        </w:rPr>
        <w:t>Long-read sequencing &amp; quality control</w:t>
      </w:r>
      <w:bookmarkEnd w:id="343"/>
      <w:bookmarkEnd w:id="344"/>
    </w:p>
    <w:p w14:paraId="4D0B36AC" w14:textId="67886D48"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xml:space="preserve">) and </w:t>
      </w:r>
      <w:r w:rsidR="001C0134">
        <w:rPr>
          <w:rFonts w:asciiTheme="majorHAnsi" w:hAnsiTheme="majorHAnsi" w:cstheme="majorHAnsi"/>
          <w:sz w:val="24"/>
          <w:szCs w:val="24"/>
        </w:rPr>
        <w:t>two</w:t>
      </w:r>
      <w:r w:rsidR="001C0134">
        <w:rPr>
          <w:rFonts w:asciiTheme="majorHAnsi" w:hAnsiTheme="majorHAnsi" w:cstheme="majorHAnsi"/>
          <w:sz w:val="24"/>
          <w:szCs w:val="24"/>
        </w:rPr>
        <w:t xml:space="preserve"> </w:t>
      </w:r>
      <w:r>
        <w:rPr>
          <w:rFonts w:asciiTheme="majorHAnsi" w:hAnsiTheme="majorHAnsi" w:cstheme="majorHAnsi"/>
          <w:sz w:val="24"/>
          <w:szCs w:val="24"/>
        </w:rPr>
        <w:t>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lastRenderedPageBreak/>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13B97BDD" w:rsidR="003F5039" w:rsidRPr="00FD21E9" w:rsidRDefault="003F5039" w:rsidP="0011235A">
      <w:pPr>
        <w:pStyle w:val="HTMLAddress"/>
        <w:spacing w:line="240" w:lineRule="auto"/>
        <w:outlineLvl w:val="2"/>
        <w:rPr>
          <w:rFonts w:asciiTheme="majorHAnsi" w:hAnsiTheme="majorHAnsi" w:cstheme="majorHAnsi"/>
          <w:sz w:val="24"/>
          <w:szCs w:val="24"/>
        </w:rPr>
      </w:pPr>
      <w:bookmarkStart w:id="345" w:name="_Toc113123196"/>
      <w:bookmarkStart w:id="346" w:name="_Toc144802744"/>
      <w:r w:rsidRPr="00FD21E9">
        <w:rPr>
          <w:rFonts w:asciiTheme="majorHAnsi" w:hAnsiTheme="majorHAnsi" w:cstheme="majorHAnsi"/>
          <w:sz w:val="24"/>
          <w:szCs w:val="24"/>
        </w:rPr>
        <w:t>Hi-C sequencing &amp; quality control</w:t>
      </w:r>
      <w:bookmarkEnd w:id="345"/>
      <w:bookmarkEnd w:id="346"/>
    </w:p>
    <w:p w14:paraId="51586397" w14:textId="2A4AA2B4"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18.78% of the read pairs mapped to greater than 10 kb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47" w:name="_Toc113123197"/>
      <w:bookmarkStart w:id="348" w:name="_Toc144802745"/>
      <w:r w:rsidRPr="00FD21E9">
        <w:rPr>
          <w:rFonts w:asciiTheme="majorHAnsi" w:hAnsiTheme="majorHAnsi" w:cstheme="majorHAnsi"/>
          <w:sz w:val="24"/>
          <w:szCs w:val="24"/>
        </w:rPr>
        <w:t>Assembly quality assessment</w:t>
      </w:r>
      <w:bookmarkEnd w:id="347"/>
      <w:bookmarkEnd w:id="348"/>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1E26674"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49" w:name="_Toc113123198"/>
      <w:bookmarkStart w:id="350" w:name="_Toc144802746"/>
      <w:r w:rsidRPr="00FD21E9">
        <w:rPr>
          <w:rFonts w:asciiTheme="majorHAnsi" w:hAnsiTheme="majorHAnsi" w:cstheme="majorHAnsi"/>
          <w:sz w:val="24"/>
          <w:szCs w:val="24"/>
        </w:rPr>
        <w:t xml:space="preserve">Cytogenic </w:t>
      </w:r>
      <w:ins w:id="351" w:author="Shannon Erica Kendal Joslin" w:date="2023-10-13T09:49:00Z">
        <w:r w:rsidR="002C1A78">
          <w:rPr>
            <w:rFonts w:asciiTheme="majorHAnsi" w:hAnsiTheme="majorHAnsi" w:cstheme="majorHAnsi"/>
            <w:sz w:val="24"/>
            <w:szCs w:val="24"/>
          </w:rPr>
          <w:t xml:space="preserve">karyotype </w:t>
        </w:r>
      </w:ins>
      <w:r w:rsidRPr="00FD21E9">
        <w:rPr>
          <w:rFonts w:asciiTheme="majorHAnsi" w:hAnsiTheme="majorHAnsi" w:cstheme="majorHAnsi"/>
          <w:sz w:val="24"/>
          <w:szCs w:val="24"/>
        </w:rPr>
        <w:t>chromosome validation</w:t>
      </w:r>
      <w:bookmarkEnd w:id="349"/>
      <w:bookmarkEnd w:id="350"/>
      <w:r w:rsidRPr="00FD21E9">
        <w:rPr>
          <w:rFonts w:asciiTheme="majorHAnsi" w:hAnsiTheme="majorHAnsi" w:cstheme="majorHAnsi"/>
          <w:sz w:val="24"/>
          <w:szCs w:val="24"/>
        </w:rPr>
        <w:t xml:space="preserve"> </w:t>
      </w:r>
    </w:p>
    <w:p w14:paraId="2A9017F9" w14:textId="31853B76"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cytogenic analyses. </w:t>
      </w:r>
      <w:r w:rsidR="002F52A4">
        <w:rPr>
          <w:rFonts w:asciiTheme="majorHAnsi" w:hAnsiTheme="majorHAnsi" w:cstheme="majorHAnsi"/>
          <w:sz w:val="24"/>
          <w:szCs w:val="24"/>
        </w:rPr>
        <w:t xml:space="preserve">Subadult and adult </w:t>
      </w:r>
      <w:ins w:id="352" w:author="Shannon Erica Kendal Joslin" w:date="2023-10-13T09:43:00Z">
        <w:r w:rsidR="00B706E8">
          <w:rPr>
            <w:rFonts w:asciiTheme="majorHAnsi" w:hAnsiTheme="majorHAnsi" w:cstheme="majorHAnsi"/>
            <w:sz w:val="24"/>
            <w:szCs w:val="24"/>
          </w:rPr>
          <w:t xml:space="preserve">total </w:t>
        </w:r>
      </w:ins>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B706E8">
        <w:rPr>
          <w:rFonts w:asciiTheme="majorHAnsi" w:hAnsiTheme="majorHAnsi" w:cstheme="majorHAnsi"/>
          <w:sz w:val="24"/>
          <w:szCs w:val="24"/>
        </w:rPr>
        <w:t>5</w:t>
      </w:r>
      <w:r w:rsidR="002F52A4">
        <w:rPr>
          <w:rFonts w:asciiTheme="majorHAnsi" w:hAnsiTheme="majorHAnsi" w:cstheme="majorHAnsi"/>
          <w:sz w:val="24"/>
          <w:szCs w:val="24"/>
        </w:rPr>
        <w:t xml:space="preserve"> to </w:t>
      </w:r>
      <w:r w:rsidR="002C1A78">
        <w:rPr>
          <w:rFonts w:asciiTheme="majorHAnsi" w:hAnsiTheme="majorHAnsi" w:cstheme="majorHAnsi"/>
          <w:sz w:val="24"/>
          <w:szCs w:val="24"/>
        </w:rPr>
        <w:t>7.6</w:t>
      </w:r>
      <w:r w:rsidR="002F52A4">
        <w:rPr>
          <w:rFonts w:asciiTheme="majorHAnsi" w:hAnsiTheme="majorHAnsi" w:cstheme="majorHAnsi"/>
          <w:sz w:val="24"/>
          <w:szCs w:val="24"/>
        </w:rPr>
        <w:t xml:space="preserve"> </w:t>
      </w:r>
      <w:r w:rsidR="002C1A78">
        <w:rPr>
          <w:rFonts w:asciiTheme="majorHAnsi" w:hAnsiTheme="majorHAnsi" w:cstheme="majorHAnsi"/>
          <w:sz w:val="24"/>
          <w:szCs w:val="24"/>
        </w:rPr>
        <w:t xml:space="preserve">cm </w:t>
      </w:r>
      <w:r>
        <w:rPr>
          <w:rFonts w:asciiTheme="majorHAnsi" w:hAnsiTheme="majorHAnsi" w:cstheme="majorHAnsi"/>
          <w:sz w:val="24"/>
          <w:szCs w:val="24"/>
        </w:rPr>
        <w:t>(mean=</w:t>
      </w:r>
      <w:r w:rsidR="002C1A78">
        <w:rPr>
          <w:rFonts w:asciiTheme="majorHAnsi" w:hAnsiTheme="majorHAnsi" w:cstheme="majorHAnsi"/>
          <w:sz w:val="24"/>
          <w:szCs w:val="24"/>
        </w:rPr>
        <w:t>6.4</w:t>
      </w:r>
      <w:r>
        <w:rPr>
          <w:rFonts w:asciiTheme="majorHAnsi" w:hAnsiTheme="majorHAnsi" w:cstheme="majorHAnsi"/>
          <w:sz w:val="24"/>
          <w:szCs w:val="24"/>
        </w:rPr>
        <w:t xml:space="preserve"> </w:t>
      </w:r>
      <w:r w:rsidR="002C1A78">
        <w:rPr>
          <w:rFonts w:asciiTheme="majorHAnsi" w:hAnsiTheme="majorHAnsi" w:cstheme="majorHAnsi"/>
          <w:sz w:val="24"/>
          <w:szCs w:val="24"/>
        </w:rPr>
        <w:t>cm</w:t>
      </w:r>
      <w:r>
        <w:rPr>
          <w:rFonts w:asciiTheme="majorHAnsi" w:hAnsiTheme="majorHAnsi" w:cstheme="majorHAnsi"/>
          <w:sz w:val="24"/>
          <w:szCs w:val="24"/>
        </w:rPr>
        <w:t>)</w:t>
      </w:r>
      <w:r w:rsidR="002F52A4">
        <w:rPr>
          <w:rFonts w:asciiTheme="majorHAnsi" w:hAnsiTheme="majorHAnsi" w:cstheme="majorHAnsi"/>
          <w:sz w:val="24"/>
          <w:szCs w:val="24"/>
        </w:rPr>
        <w:t xml:space="preserve"> and </w:t>
      </w:r>
      <w:r w:rsidR="002C1A78">
        <w:rPr>
          <w:rFonts w:asciiTheme="majorHAnsi" w:hAnsiTheme="majorHAnsi" w:cstheme="majorHAnsi"/>
          <w:sz w:val="24"/>
          <w:szCs w:val="24"/>
        </w:rPr>
        <w:t>7</w:t>
      </w:r>
      <w:r w:rsidR="006C6899">
        <w:rPr>
          <w:rFonts w:asciiTheme="majorHAnsi" w:hAnsiTheme="majorHAnsi" w:cstheme="majorHAnsi"/>
          <w:sz w:val="24"/>
          <w:szCs w:val="24"/>
        </w:rPr>
        <w:t xml:space="preserve"> to </w:t>
      </w:r>
      <w:r w:rsidR="002C1A78">
        <w:rPr>
          <w:rFonts w:asciiTheme="majorHAnsi" w:hAnsiTheme="majorHAnsi" w:cstheme="majorHAnsi"/>
          <w:sz w:val="24"/>
          <w:szCs w:val="24"/>
        </w:rPr>
        <w:t xml:space="preserve">10.2 cm </w:t>
      </w:r>
      <w:r>
        <w:rPr>
          <w:rFonts w:asciiTheme="majorHAnsi" w:hAnsiTheme="majorHAnsi" w:cstheme="majorHAnsi"/>
          <w:sz w:val="24"/>
          <w:szCs w:val="24"/>
        </w:rPr>
        <w:t>(mean=</w:t>
      </w:r>
      <w:r w:rsidR="002C1A78">
        <w:rPr>
          <w:rFonts w:asciiTheme="majorHAnsi" w:hAnsiTheme="majorHAnsi" w:cstheme="majorHAnsi"/>
          <w:sz w:val="24"/>
          <w:szCs w:val="24"/>
        </w:rPr>
        <w:t>8.9 cm</w:t>
      </w:r>
      <w:r>
        <w:rPr>
          <w:rFonts w:asciiTheme="majorHAnsi" w:hAnsiTheme="majorHAnsi" w:cstheme="majorHAnsi"/>
          <w:sz w:val="24"/>
          <w:szCs w:val="24"/>
        </w:rPr>
        <w:t>)</w:t>
      </w:r>
      <w:r w:rsidR="002F52A4">
        <w:rPr>
          <w:rFonts w:asciiTheme="majorHAnsi" w:hAnsiTheme="majorHAnsi" w:cstheme="majorHAnsi"/>
          <w:sz w:val="24"/>
          <w:szCs w:val="24"/>
        </w:rPr>
        <w:t xml:space="preserve">, respectively. </w:t>
      </w:r>
      <w:moveFromRangeStart w:id="353" w:author="Shannon Erica Kendal Joslin" w:date="2023-10-13T09:46:00Z" w:name="move148082817"/>
      <w:moveFrom w:id="354" w:author="Shannon Erica Kendal Joslin" w:date="2023-10-13T09:46:00Z">
        <w:r w:rsidDel="002C1A78">
          <w:rPr>
            <w:rFonts w:asciiTheme="majorHAnsi" w:hAnsiTheme="majorHAnsi" w:cstheme="majorHAnsi"/>
            <w:sz w:val="24"/>
            <w:szCs w:val="24"/>
          </w:rPr>
          <w:t xml:space="preserve">Eight and </w:t>
        </w:r>
        <w:r w:rsidR="006F591B" w:rsidDel="002C1A78">
          <w:rPr>
            <w:rFonts w:asciiTheme="majorHAnsi" w:hAnsiTheme="majorHAnsi" w:cstheme="majorHAnsi"/>
            <w:sz w:val="24"/>
            <w:szCs w:val="24"/>
          </w:rPr>
          <w:t>fifteen cell slides were prepared from the first and second harvest, respectively. S</w:t>
        </w:r>
        <w:r w:rsidR="003F5039" w:rsidRPr="00FD21E9" w:rsidDel="002C1A78">
          <w:rPr>
            <w:rFonts w:asciiTheme="majorHAnsi" w:hAnsiTheme="majorHAnsi" w:cstheme="majorHAnsi"/>
            <w:sz w:val="24"/>
            <w:szCs w:val="24"/>
          </w:rPr>
          <w:t>eventy-five cell images were collected from the three pooled sample sets (mixed sex, males-only, females-only).</w:t>
        </w:r>
        <w:r w:rsidR="00791715" w:rsidDel="002C1A78">
          <w:rPr>
            <w:rFonts w:asciiTheme="majorHAnsi" w:hAnsiTheme="majorHAnsi" w:cstheme="majorHAnsi"/>
            <w:sz w:val="24"/>
            <w:szCs w:val="24"/>
          </w:rPr>
          <w:t xml:space="preserve"> </w:t>
        </w:r>
      </w:moveFrom>
      <w:moveFromRangeEnd w:id="353"/>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355" w:name="_Toc113123199"/>
      <w:bookmarkStart w:id="356" w:name="_Toc144802747"/>
      <w:r w:rsidRPr="00FD21E9">
        <w:rPr>
          <w:rFonts w:asciiTheme="majorHAnsi" w:hAnsiTheme="majorHAnsi" w:cstheme="majorHAnsi"/>
          <w:szCs w:val="24"/>
        </w:rPr>
        <w:t>Discussion &amp; Conclusion</w:t>
      </w:r>
      <w:bookmarkEnd w:id="355"/>
      <w:bookmarkEnd w:id="356"/>
    </w:p>
    <w:p w14:paraId="7CFC316C" w14:textId="0174B49C"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 xml:space="preserve">delta smelt </w:t>
      </w:r>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and one for a male </w:t>
      </w:r>
      <w:r w:rsidR="00384916">
        <w:rPr>
          <w:rFonts w:asciiTheme="majorHAnsi" w:hAnsiTheme="majorHAnsi" w:cstheme="majorHAnsi"/>
          <w:sz w:val="24"/>
          <w:szCs w:val="24"/>
        </w:rPr>
        <w:t>delta smelt</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and</w:t>
      </w:r>
      <w:r w:rsidRPr="00FD21E9">
        <w:rPr>
          <w:rFonts w:asciiTheme="majorHAnsi" w:hAnsiTheme="majorHAnsi" w:cstheme="majorHAnsi"/>
          <w:sz w:val="24"/>
          <w:szCs w:val="24"/>
        </w:rPr>
        <w:t xml:space="preserve"> a chromosome count of 2n=56 for the species was independently validated by </w:t>
      </w:r>
      <w:commentRangeStart w:id="357"/>
      <w:r w:rsidRPr="00FD21E9">
        <w:rPr>
          <w:rFonts w:asciiTheme="majorHAnsi" w:hAnsiTheme="majorHAnsi" w:cstheme="majorHAnsi"/>
          <w:sz w:val="24"/>
          <w:szCs w:val="24"/>
        </w:rPr>
        <w:t xml:space="preserve">sequencing-free </w:t>
      </w:r>
      <w:del w:id="358" w:author="Shannon Erica Kendal Joslin" w:date="2023-10-13T09:48:00Z">
        <w:r w:rsidRPr="00FD21E9" w:rsidDel="002C1A78">
          <w:rPr>
            <w:rFonts w:asciiTheme="majorHAnsi" w:hAnsiTheme="majorHAnsi" w:cstheme="majorHAnsi"/>
            <w:sz w:val="24"/>
            <w:szCs w:val="24"/>
          </w:rPr>
          <w:delText xml:space="preserve">cytogenetic </w:delText>
        </w:r>
      </w:del>
      <w:ins w:id="359" w:author="Shannon Erica Kendal Joslin" w:date="2023-10-13T09:48:00Z">
        <w:r w:rsidR="002C1A78">
          <w:rPr>
            <w:rFonts w:asciiTheme="majorHAnsi" w:hAnsiTheme="majorHAnsi" w:cstheme="majorHAnsi"/>
            <w:sz w:val="24"/>
            <w:szCs w:val="24"/>
          </w:rPr>
          <w:t>karyotyping</w:t>
        </w:r>
      </w:ins>
      <w:del w:id="360" w:author="Shannon Erica Kendal Joslin" w:date="2023-10-13T09:48:00Z">
        <w:r w:rsidRPr="00FD21E9" w:rsidDel="002C1A78">
          <w:rPr>
            <w:rFonts w:asciiTheme="majorHAnsi" w:hAnsiTheme="majorHAnsi" w:cstheme="majorHAnsi"/>
            <w:sz w:val="24"/>
            <w:szCs w:val="24"/>
          </w:rPr>
          <w:delText>methods</w:delText>
        </w:r>
        <w:commentRangeEnd w:id="357"/>
        <w:r w:rsidR="00384916" w:rsidDel="002C1A78">
          <w:rPr>
            <w:rStyle w:val="CommentReference"/>
          </w:rPr>
          <w:commentReference w:id="357"/>
        </w:r>
      </w:del>
      <w:r w:rsidRPr="00FD21E9">
        <w:rPr>
          <w:rFonts w:asciiTheme="majorHAnsi" w:hAnsiTheme="majorHAnsi" w:cstheme="majorHAnsi"/>
          <w:sz w:val="24"/>
          <w:szCs w:val="24"/>
        </w:rPr>
        <w:t xml:space="preserve">. </w:t>
      </w:r>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p>
    <w:p w14:paraId="21443E08" w14:textId="5F8EB282"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karyotyping, contain</w:t>
      </w:r>
      <w:r w:rsidR="00384916">
        <w:rPr>
          <w:rFonts w:asciiTheme="majorHAnsi" w:hAnsiTheme="majorHAnsi" w:cstheme="majorHAnsi"/>
          <w:sz w:val="24"/>
          <w:szCs w:val="24"/>
        </w:rPr>
        <w:t>ed</w:t>
      </w:r>
      <w:r w:rsidRPr="00FD21E9">
        <w:rPr>
          <w:rFonts w:asciiTheme="majorHAnsi" w:hAnsiTheme="majorHAnsi" w:cstheme="majorHAnsi"/>
          <w:sz w:val="24"/>
          <w:szCs w:val="24"/>
        </w:rPr>
        <w:t xml:space="preserve"> 73.3% and 81.6% of the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384916">
        <w:rPr>
          <w:rFonts w:asciiTheme="majorHAnsi" w:hAnsiTheme="majorHAnsi" w:cstheme="majorHAnsi"/>
          <w:sz w:val="24"/>
          <w:szCs w:val="24"/>
        </w:rPr>
        <w:t xml:space="preserve">not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21CB257D" w14:textId="70233C75" w:rsidR="000C33D6" w:rsidRDefault="000C33D6" w:rsidP="0011235A">
      <w:pPr>
        <w:spacing w:line="240" w:lineRule="auto"/>
        <w:rPr>
          <w:rFonts w:asciiTheme="majorHAnsi" w:hAnsiTheme="majorHAnsi" w:cstheme="majorHAnsi"/>
          <w:sz w:val="24"/>
          <w:szCs w:val="24"/>
        </w:rPr>
      </w:pPr>
      <w:commentRangeStart w:id="361"/>
      <w:commentRangeStart w:id="362"/>
      <w:r w:rsidRPr="00FD21E9">
        <w:rPr>
          <w:rFonts w:asciiTheme="majorHAnsi" w:hAnsiTheme="majorHAnsi" w:cstheme="majorHAnsi"/>
          <w:sz w:val="24"/>
          <w:szCs w:val="24"/>
        </w:rPr>
        <w:t xml:space="preserve">The diploid </w:t>
      </w:r>
      <w:commentRangeEnd w:id="361"/>
      <w:r w:rsidR="00D37010">
        <w:rPr>
          <w:rStyle w:val="CommentReference"/>
        </w:rPr>
        <w:commentReference w:id="361"/>
      </w:r>
      <w:commentRangeEnd w:id="362"/>
      <w:r w:rsidR="0002656D">
        <w:rPr>
          <w:rStyle w:val="CommentReference"/>
        </w:rPr>
        <w:commentReference w:id="362"/>
      </w:r>
      <w:r w:rsidRPr="00FD21E9">
        <w:rPr>
          <w:rFonts w:asciiTheme="majorHAnsi" w:hAnsiTheme="majorHAnsi" w:cstheme="majorHAnsi"/>
          <w:sz w:val="24"/>
          <w:szCs w:val="24"/>
        </w:rPr>
        <w:t xml:space="preserve">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w:t>
      </w:r>
      <w:del w:id="363" w:author="Shannon Erica Kendal Joslin" w:date="2023-10-13T10:00:00Z">
        <w:r w:rsidRPr="00FD21E9" w:rsidDel="00450007">
          <w:rPr>
            <w:rFonts w:asciiTheme="majorHAnsi" w:hAnsiTheme="majorHAnsi" w:cstheme="majorHAnsi"/>
            <w:sz w:val="24"/>
            <w:szCs w:val="24"/>
          </w:rPr>
          <w:delText xml:space="preserve">pond </w:delText>
        </w:r>
      </w:del>
      <w:proofErr w:type="spellStart"/>
      <w:ins w:id="364" w:author="Shannon Erica Kendal Joslin" w:date="2023-10-13T10:00:00Z">
        <w:r w:rsidR="00450007">
          <w:rPr>
            <w:rFonts w:asciiTheme="majorHAnsi" w:hAnsiTheme="majorHAnsi" w:cstheme="majorHAnsi"/>
            <w:sz w:val="24"/>
            <w:szCs w:val="24"/>
          </w:rPr>
          <w:t>wakasagi</w:t>
        </w:r>
      </w:ins>
      <w:proofErr w:type="spellEnd"/>
      <w:ins w:id="365" w:author="Shannon Erica Kendal Joslin" w:date="2023-10-13T10:02:00Z">
        <w:r w:rsidR="00450007">
          <w:rPr>
            <w:rFonts w:asciiTheme="majorHAnsi" w:hAnsiTheme="majorHAnsi" w:cstheme="majorHAnsi"/>
            <w:sz w:val="24"/>
            <w:szCs w:val="24"/>
          </w:rPr>
          <w:t xml:space="preserve"> (pond)</w:t>
        </w:r>
      </w:ins>
      <w:ins w:id="366" w:author="Shannon Erica Kendal Joslin" w:date="2023-10-13T10:00:00Z">
        <w:r w:rsidR="00450007"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source of the karyotype variation</w:t>
      </w:r>
      <w:r w:rsidR="00D37010">
        <w:rPr>
          <w:rFonts w:asciiTheme="majorHAnsi" w:hAnsiTheme="majorHAnsi" w:cstheme="majorHAnsi"/>
          <w:sz w:val="24"/>
          <w:szCs w:val="24"/>
        </w:rPr>
        <w:t xml:space="preserve"> with the </w:t>
      </w:r>
      <w:proofErr w:type="spellStart"/>
      <w:r w:rsidR="00D37010">
        <w:rPr>
          <w:rFonts w:asciiTheme="majorHAnsi" w:hAnsiTheme="majorHAnsi" w:cstheme="majorHAnsi"/>
          <w:sz w:val="24"/>
          <w:szCs w:val="24"/>
        </w:rPr>
        <w:t>Osmeridae</w:t>
      </w:r>
      <w:proofErr w:type="spellEnd"/>
      <w:r w:rsidRPr="00FD21E9">
        <w:rPr>
          <w:rFonts w:asciiTheme="majorHAnsi" w:hAnsiTheme="majorHAnsi" w:cstheme="majorHAnsi"/>
          <w:sz w:val="24"/>
          <w:szCs w:val="24"/>
        </w:rPr>
        <w:t xml:space="preserve">, </w:t>
      </w:r>
      <w:r w:rsidR="00D37010">
        <w:rPr>
          <w:rFonts w:asciiTheme="majorHAnsi" w:hAnsiTheme="majorHAnsi" w:cstheme="majorHAnsi"/>
          <w:sz w:val="24"/>
          <w:szCs w:val="24"/>
        </w:rPr>
        <w:t xml:space="preserve">as </w:t>
      </w:r>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Chromosome composition is a descriptive metric, and our findings did not alter or affect our genome assembly process.</w:t>
      </w:r>
    </w:p>
    <w:p w14:paraId="522C01BB" w14:textId="39AD2EC6"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reference genome provides a valuable resource for smelt conservation research. It is the most contiguous assembled smelt genome publicly available</w:t>
      </w:r>
      <w:del w:id="367" w:author="Shannon Erica Kendal Joslin" w:date="2023-10-13T10:03:00Z">
        <w:r w:rsidR="00081378" w:rsidDel="00450007">
          <w:rPr>
            <w:rFonts w:asciiTheme="majorHAnsi" w:hAnsiTheme="majorHAnsi" w:cstheme="majorHAnsi"/>
            <w:sz w:val="24"/>
            <w:szCs w:val="24"/>
          </w:rPr>
          <w:delText>, may be</w:delText>
        </w:r>
      </w:del>
      <w:ins w:id="368" w:author="Shannon Erica Kendal Joslin" w:date="2023-10-13T10:03:00Z">
        <w:r w:rsidR="00450007">
          <w:rPr>
            <w:rFonts w:asciiTheme="majorHAnsi" w:hAnsiTheme="majorHAnsi" w:cstheme="majorHAnsi"/>
            <w:sz w:val="24"/>
            <w:szCs w:val="24"/>
          </w:rPr>
          <w:t xml:space="preserve"> with </w:t>
        </w:r>
      </w:ins>
      <w:ins w:id="369" w:author="Shannon Erica Kendal Joslin" w:date="2023-10-13T10:04:00Z">
        <w:r w:rsidR="00450007">
          <w:rPr>
            <w:rFonts w:asciiTheme="majorHAnsi" w:hAnsiTheme="majorHAnsi" w:cstheme="majorHAnsi"/>
            <w:sz w:val="24"/>
            <w:szCs w:val="24"/>
          </w:rPr>
          <w:t>timely</w:t>
        </w:r>
      </w:ins>
      <w:r w:rsidR="00081378">
        <w:rPr>
          <w:rFonts w:asciiTheme="majorHAnsi" w:hAnsiTheme="majorHAnsi" w:cstheme="majorHAnsi"/>
          <w:sz w:val="24"/>
          <w:szCs w:val="24"/>
        </w:rPr>
        <w:t xml:space="preserve"> broad</w:t>
      </w:r>
      <w:del w:id="370" w:author="Shannon Erica Kendal Joslin" w:date="2023-10-13T10:03:00Z">
        <w:r w:rsidR="00081378" w:rsidDel="00450007">
          <w:rPr>
            <w:rFonts w:asciiTheme="majorHAnsi" w:hAnsiTheme="majorHAnsi" w:cstheme="majorHAnsi"/>
            <w:sz w:val="24"/>
            <w:szCs w:val="24"/>
          </w:rPr>
          <w:delText>ly</w:delText>
        </w:r>
      </w:del>
      <w:r w:rsidR="00081378">
        <w:rPr>
          <w:rFonts w:asciiTheme="majorHAnsi" w:hAnsiTheme="majorHAnsi" w:cstheme="majorHAnsi"/>
          <w:sz w:val="24"/>
          <w:szCs w:val="24"/>
        </w:rPr>
        <w:t xml:space="preserve"> </w:t>
      </w:r>
      <w:r w:rsidR="006B6CB5">
        <w:rPr>
          <w:rFonts w:asciiTheme="majorHAnsi" w:hAnsiTheme="majorHAnsi" w:cstheme="majorHAnsi"/>
          <w:sz w:val="24"/>
          <w:szCs w:val="24"/>
        </w:rPr>
        <w:t>and specific</w:t>
      </w:r>
      <w:ins w:id="371" w:author="Shannon Erica Kendal Joslin" w:date="2023-10-13T10:03:00Z">
        <w:r w:rsidR="00450007">
          <w:rPr>
            <w:rFonts w:asciiTheme="majorHAnsi" w:hAnsiTheme="majorHAnsi" w:cstheme="majorHAnsi"/>
            <w:sz w:val="24"/>
            <w:szCs w:val="24"/>
          </w:rPr>
          <w:t xml:space="preserve"> uses</w:t>
        </w:r>
      </w:ins>
      <w:r w:rsidR="006B6CB5">
        <w:rPr>
          <w:rFonts w:asciiTheme="majorHAnsi" w:hAnsiTheme="majorHAnsi" w:cstheme="majorHAnsi"/>
          <w:sz w:val="24"/>
          <w:szCs w:val="24"/>
        </w:rPr>
        <w:t xml:space="preserve"> </w:t>
      </w:r>
      <w:proofErr w:type="gramStart"/>
      <w:r w:rsidR="006B6CB5">
        <w:rPr>
          <w:rFonts w:asciiTheme="majorHAnsi" w:hAnsiTheme="majorHAnsi" w:cstheme="majorHAnsi"/>
          <w:sz w:val="24"/>
          <w:szCs w:val="24"/>
        </w:rPr>
        <w:t>At</w:t>
      </w:r>
      <w:proofErr w:type="gramEnd"/>
      <w:r w:rsidR="006B6CB5">
        <w:rPr>
          <w:rFonts w:asciiTheme="majorHAnsi" w:hAnsiTheme="majorHAnsi" w:cstheme="majorHAnsi"/>
          <w:sz w:val="24"/>
          <w:szCs w:val="24"/>
        </w:rPr>
        <w:t xml:space="preserve"> the broadest level, this chromosome level genome provides a resource for evolutionary studies across the tree of life. Within the </w:t>
      </w:r>
      <w:proofErr w:type="spellStart"/>
      <w:r w:rsidR="006B6CB5" w:rsidRPr="002B09C4">
        <w:rPr>
          <w:rFonts w:asciiTheme="majorHAnsi" w:hAnsiTheme="majorHAnsi" w:cstheme="majorHAnsi"/>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xml:space="preserve">. </w:t>
      </w:r>
      <w:r w:rsidR="006B6CB5">
        <w:rPr>
          <w:rFonts w:asciiTheme="majorHAnsi" w:hAnsiTheme="majorHAnsi" w:cstheme="majorHAnsi"/>
          <w:sz w:val="24"/>
          <w:szCs w:val="24"/>
        </w:rPr>
        <w:lastRenderedPageBreak/>
        <w:t>Specifically, 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D37010">
        <w:rPr>
          <w:rFonts w:asciiTheme="majorHAnsi" w:hAnsiTheme="majorHAnsi" w:cstheme="majorHAnsi"/>
          <w:sz w:val="24"/>
          <w:szCs w:val="24"/>
        </w:rPr>
        <w:t xml:space="preserve">It has also been used to investigate mechanisms driving domestication of the FCCL population </w:t>
      </w:r>
      <w:r w:rsidR="002B5B6D">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{"citationID":"7GeOZGp7","properties":{"formattedCitation":"(Habibi, 2022)","plainCitation":"(Habibi, 2022)","noteIndex":0},"citationItems":[{"id":715,"uris":["http://zotero.org/users/local/3tku6QP0/items/HGJQ6I8B"],"itemData":{"id":715,"type":"thesis","abstract":"In this dissertation, genomic tools were applied to investigate populations of two endangered native species of California for conservation purposes. The first species is the McCloud River Redband Trout (MRRT; Oncorhynchus mykiss stonei), a unique subspecies of rainbow trout that inhabits the isolated Upper McCloud River of Northern California. A major threat to MRRT is introgressive hybridization with non-native rainbow trout from historical stocking and contemporary unauthorized introductions. To help address this concern, I collected RAD-sequencing data on 308 total individuals from MRRT and other California O. mykiss populations and examined population structure using Principal Component and admixture analyses. I found that populations of MRRT in Sheepheaven, Swamp, Edson, and Moosehead creeks are nonintrogressed. Additionally, I saw no evidence of introgression in Dry Creek, and suggest further investigation to determine if it can be considered a core MRRT conservation population. Sheepheaven Creek was previously thought to be the sole historical lineage of MRRT, but our analysis identified three: Sheepheaven, Edson, and Dry creeks, all of which should be preserved. Finally, I discovered diagnostic and polymorphic SNP markers for monitoring introgression and genetic diversity in MRRT. The results provide a valuable resource for the conservation and management of MRRT.The second species is the endangered delta smelt (Hypomesus transpacificus). A refuge population of delta smelt has been maintained in a conservation hatchery system at the Fish Conservation and Culture Lab at UC Davis (FCCL). The FCCL uses a pedigree-based breeding system to keep the hatchery fish genetically close to the wild population. Despite intense genetic management at the FCCL, evidence of fitness differences between wild and cultured fish was reported. To investigate domestication selection, I used RAD-sequencing and Whole Genome Bisulfite Sequencing to collect genomic and epigenomic data on archived FCCL fin clip samples. For the genomic experiment, I grouped 240 individuals based on their level of hatchery ancestry (Domestication Index = DI) to low, medium, and high DI groups plus wild group. Selection signatures were examined using two FST comparisons: early (wild/low ID) vs. late (medium/high DI) groups, and wild vs. hatchery (low/medium/high DI) groups. I identified one candidate region on chromosome 22 as being putatively under domestication selection and discovered four genes located in this region through its annotation. Other candidate regions identified in this study need to be investigated further. My results also suggest domestication selection happens quickly (i.e., in early generations). For the epigenomic experiment, I investigated the methylation change between the wild and hatchery environments, and the inheritance patterns of the methylation changes after three generations in captivity. To do this, I collected 104 males and females from wild and hatchery delta smelt. I chose families with individuals grouped based on their generation number: G0, G1, G2, and G3. The most informative differentially methylated regions (DMRs) between the two environments were discovered by comparing methylation differences of individuals between G0 (n=12) and G3 (n=10) groups. A total of 201 significant DMRs (p-value &lt; 0.05) were discovered across 26 chromosomes. The ratio of hypermethylated DMRs was 2.4 times more than hypomethylated DMRs in the hatchery group versus the wild group (71% to 29%). Genes associated with the DMRs in our study were predominantly involved in swimming and transmembrane activity. Methylation status of those DMRs in all the individuals at the group level, revealed possible evidence of methylation inheritance across generations but further examination at the level of individual family did not illustrate a clear inheritance pattern. Collectively, our findings may ultimately help the FCCL to adjust their protocol to minimize the rate of hatchery adaptation, and thus improve the likelihood of success for future supplementation.","event-place":"Davis, CA","genre":"PhD","publisher":"University of California Davis","publisher-place":"Davis, CA","title":"Conservation genomics of two California endangered native species: Delta smelt and Upper McCloud River Redband trout.","author":[{"family":"Habibi","given":"Ensi"}],"issued":{"date-parts":[["2022"]]}}}],"schema":"https://github.com/citation-style-language/schema/raw/master/csl-citation.json"} </w:instrText>
      </w:r>
      <w:r w:rsidR="002B5B6D">
        <w:rPr>
          <w:rFonts w:asciiTheme="majorHAnsi" w:hAnsiTheme="majorHAnsi" w:cstheme="majorHAnsi"/>
          <w:sz w:val="24"/>
          <w:szCs w:val="24"/>
        </w:rPr>
        <w:fldChar w:fldCharType="separate"/>
      </w:r>
      <w:r w:rsidR="007A1A46">
        <w:rPr>
          <w:rFonts w:asciiTheme="majorHAnsi" w:hAnsiTheme="majorHAnsi" w:cstheme="majorHAnsi"/>
          <w:noProof/>
          <w:sz w:val="24"/>
          <w:szCs w:val="24"/>
        </w:rPr>
        <w:t>(Habibi, 2022</w:t>
      </w:r>
      <w:r w:rsidR="002B5B6D">
        <w:rPr>
          <w:rFonts w:asciiTheme="majorHAnsi" w:hAnsiTheme="majorHAnsi" w:cstheme="majorHAnsi"/>
          <w:sz w:val="24"/>
          <w:szCs w:val="24"/>
        </w:rPr>
        <w:fldChar w:fldCharType="end"/>
      </w:r>
      <w:r w:rsidR="00D37010">
        <w:rPr>
          <w:rFonts w:asciiTheme="majorHAnsi" w:hAnsiTheme="majorHAnsi" w:cstheme="majorHAnsi"/>
          <w:sz w:val="24"/>
          <w:szCs w:val="24"/>
        </w:rPr>
        <w:t xml:space="preserve">; </w:t>
      </w:r>
      <w:commentRangeStart w:id="372"/>
      <w:commentRangeStart w:id="373"/>
      <w:r w:rsidR="00D37010">
        <w:rPr>
          <w:rFonts w:asciiTheme="majorHAnsi" w:hAnsiTheme="majorHAnsi" w:cstheme="majorHAnsi"/>
          <w:sz w:val="24"/>
          <w:szCs w:val="24"/>
        </w:rPr>
        <w:t>Habibi et al., in prep</w:t>
      </w:r>
      <w:commentRangeEnd w:id="372"/>
      <w:r w:rsidR="00D37010">
        <w:rPr>
          <w:rStyle w:val="CommentReference"/>
        </w:rPr>
        <w:commentReference w:id="372"/>
      </w:r>
      <w:commentRangeEnd w:id="373"/>
      <w:r w:rsidR="002B5B6D">
        <w:rPr>
          <w:rStyle w:val="CommentReference"/>
        </w:rPr>
        <w:commentReference w:id="373"/>
      </w:r>
      <w:r w:rsidR="00D37010">
        <w:rPr>
          <w:rFonts w:asciiTheme="majorHAnsi" w:hAnsiTheme="majorHAnsi" w:cstheme="majorHAnsi"/>
          <w:sz w:val="24"/>
          <w:szCs w:val="24"/>
        </w:rPr>
        <w:t xml:space="preserve">). </w:t>
      </w:r>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ins w:id="374" w:author="Andrea Schreier" w:date="2023-09-06T13:29:00Z">
        <w:r w:rsidR="00D37010">
          <w:rPr>
            <w:rFonts w:asciiTheme="majorHAnsi" w:hAnsiTheme="majorHAnsi" w:cstheme="majorHAnsi"/>
            <w:sz w:val="24"/>
            <w:szCs w:val="24"/>
          </w:rPr>
          <w:t>ting</w:t>
        </w:r>
      </w:ins>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w:t>
      </w:r>
      <w:proofErr w:type="gramStart"/>
      <w:r w:rsidR="00A7543D">
        <w:rPr>
          <w:rFonts w:asciiTheme="majorHAnsi" w:hAnsiTheme="majorHAnsi" w:cstheme="majorHAnsi"/>
          <w:sz w:val="24"/>
          <w:szCs w:val="24"/>
        </w:rPr>
        <w:t>the majority of</w:t>
      </w:r>
      <w:proofErr w:type="gramEnd"/>
      <w:r w:rsidR="00A7543D">
        <w:rPr>
          <w:rFonts w:asciiTheme="majorHAnsi" w:hAnsiTheme="majorHAnsi" w:cstheme="majorHAnsi"/>
          <w:sz w:val="24"/>
          <w:szCs w:val="24"/>
        </w:rPr>
        <w:t xml:space="preserve"> all living individuals of the species, this genome provides a powerful resource to develop hatchery management strategies to best support </w:t>
      </w:r>
      <w:r w:rsidR="00D37010">
        <w:rPr>
          <w:rFonts w:asciiTheme="majorHAnsi" w:hAnsiTheme="majorHAnsi" w:cstheme="majorHAnsi"/>
          <w:sz w:val="24"/>
          <w:szCs w:val="24"/>
        </w:rPr>
        <w:t xml:space="preserve">conservation of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EABAD5A" w:rsidR="008914E8" w:rsidRPr="00D6042A" w:rsidRDefault="00174778" w:rsidP="0011235A">
      <w:pPr>
        <w:pStyle w:val="TOCHeading"/>
        <w:tabs>
          <w:tab w:val="left" w:pos="532"/>
        </w:tabs>
        <w:spacing w:line="240" w:lineRule="auto"/>
        <w:outlineLvl w:val="0"/>
        <w:rPr>
          <w:rFonts w:ascii="Calibri" w:hAnsi="Calibri" w:cs="Calibri"/>
        </w:rPr>
      </w:pPr>
      <w:bookmarkStart w:id="375" w:name="_Toc144802748"/>
      <w:r w:rsidRPr="00A973EF">
        <w:rPr>
          <w:rFonts w:asciiTheme="minorHAnsi" w:hAnsiTheme="minorHAnsi" w:cstheme="minorHAnsi"/>
        </w:rPr>
        <w:lastRenderedPageBreak/>
        <w:t>Reference</w:t>
      </w:r>
      <w:commentRangeStart w:id="376"/>
      <w:commentRangeStart w:id="377"/>
      <w:r w:rsidRPr="00A973EF">
        <w:rPr>
          <w:rFonts w:asciiTheme="minorHAnsi" w:hAnsiTheme="minorHAnsi" w:cstheme="minorHAnsi"/>
        </w:rPr>
        <w:t>s</w:t>
      </w:r>
      <w:commentRangeEnd w:id="376"/>
      <w:r w:rsidR="00AA26EA" w:rsidRPr="00A973EF">
        <w:rPr>
          <w:rStyle w:val="CommentReference"/>
          <w:rFonts w:asciiTheme="minorHAnsi" w:hAnsiTheme="minorHAnsi" w:cstheme="minorHAnsi"/>
          <w:smallCaps w:val="0"/>
          <w:spacing w:val="0"/>
        </w:rPr>
        <w:commentReference w:id="376"/>
      </w:r>
      <w:bookmarkEnd w:id="375"/>
      <w:commentRangeEnd w:id="377"/>
      <w:r w:rsidR="00D6042A">
        <w:rPr>
          <w:rStyle w:val="CommentReference"/>
          <w:rFonts w:asciiTheme="minorHAnsi" w:hAnsiTheme="minorHAnsi"/>
          <w:smallCaps w:val="0"/>
          <w:spacing w:val="0"/>
        </w:rPr>
        <w:commentReference w:id="377"/>
      </w:r>
    </w:p>
    <w:p w14:paraId="5242CBD3" w14:textId="77777777" w:rsidR="00A973EF" w:rsidRPr="00D6042A" w:rsidRDefault="0087338E" w:rsidP="00A973EF">
      <w:pPr>
        <w:pStyle w:val="Bibliography"/>
        <w:rPr>
          <w:rFonts w:ascii="Calibri" w:hAnsi="Calibri" w:cs="Calibri"/>
        </w:rPr>
      </w:pPr>
      <w:r w:rsidRPr="00D6042A">
        <w:rPr>
          <w:rFonts w:ascii="Calibri" w:eastAsia="Times New Roman" w:hAnsi="Calibri" w:cs="Calibri"/>
        </w:rPr>
        <w:fldChar w:fldCharType="begin"/>
      </w:r>
      <w:r w:rsidR="00A973EF" w:rsidRPr="00D6042A">
        <w:rPr>
          <w:rFonts w:ascii="Calibri" w:eastAsia="Times New Roman" w:hAnsi="Calibri" w:cs="Calibri"/>
        </w:rPr>
        <w:instrText xml:space="preserve"> ADDIN ZOTERO_BIBL {"uncited":[],"omitted":[],"custom":[]} CSL_BIBLIOGRAPHY </w:instrText>
      </w:r>
      <w:r w:rsidRPr="00D6042A">
        <w:rPr>
          <w:rFonts w:ascii="Calibri" w:eastAsia="Times New Roman" w:hAnsi="Calibri" w:cs="Calibri"/>
        </w:rPr>
        <w:fldChar w:fldCharType="separate"/>
      </w:r>
      <w:r w:rsidR="00A973EF" w:rsidRPr="00D6042A">
        <w:rPr>
          <w:rFonts w:ascii="Calibri" w:hAnsi="Calibri" w:cs="Calibri"/>
        </w:rPr>
        <w:t xml:space="preserve">10X Genomics. (2016). </w:t>
      </w:r>
      <w:proofErr w:type="spellStart"/>
      <w:r w:rsidR="00A973EF" w:rsidRPr="00D6042A">
        <w:rPr>
          <w:rFonts w:ascii="Calibri" w:hAnsi="Calibri" w:cs="Calibri"/>
          <w:i/>
          <w:iCs/>
        </w:rPr>
        <w:t>Chromium</w:t>
      </w:r>
      <w:r w:rsidR="00A973EF" w:rsidRPr="00D6042A">
        <w:rPr>
          <w:rFonts w:ascii="Calibri" w:hAnsi="Calibri" w:cs="Calibri"/>
          <w:i/>
          <w:iCs/>
          <w:vertAlign w:val="superscript"/>
        </w:rPr>
        <w:t>TM</w:t>
      </w:r>
      <w:proofErr w:type="spellEnd"/>
      <w:r w:rsidR="00A973EF" w:rsidRPr="00D6042A">
        <w:rPr>
          <w:rFonts w:ascii="Calibri" w:hAnsi="Calibri" w:cs="Calibri"/>
          <w:i/>
          <w:iCs/>
        </w:rPr>
        <w:t xml:space="preserve"> Genome Reagent Kits v2 User Guide</w:t>
      </w:r>
      <w:r w:rsidR="00A973EF" w:rsidRPr="00D6042A">
        <w:rPr>
          <w:rFonts w:ascii="Calibri" w:hAnsi="Calibri" w:cs="Calibri"/>
        </w:rPr>
        <w:t>.</w:t>
      </w:r>
    </w:p>
    <w:p w14:paraId="67923EFC" w14:textId="77777777" w:rsidR="00A973EF" w:rsidRPr="00D6042A" w:rsidRDefault="00A973EF" w:rsidP="00A973EF">
      <w:pPr>
        <w:pStyle w:val="Bibliography"/>
        <w:rPr>
          <w:rFonts w:ascii="Calibri" w:hAnsi="Calibri" w:cs="Calibri"/>
        </w:rPr>
      </w:pPr>
      <w:r w:rsidRPr="00D6042A">
        <w:rPr>
          <w:rFonts w:ascii="Calibri" w:hAnsi="Calibri" w:cs="Calibri"/>
        </w:rPr>
        <w:t xml:space="preserve">Andrews, S. (2010). </w:t>
      </w:r>
      <w:proofErr w:type="spellStart"/>
      <w:r w:rsidRPr="00D6042A">
        <w:rPr>
          <w:rFonts w:ascii="Calibri" w:hAnsi="Calibri" w:cs="Calibri"/>
          <w:i/>
          <w:iCs/>
        </w:rPr>
        <w:t>FastQC</w:t>
      </w:r>
      <w:proofErr w:type="spellEnd"/>
      <w:r w:rsidRPr="00D6042A">
        <w:rPr>
          <w:rFonts w:ascii="Calibri" w:hAnsi="Calibri" w:cs="Calibri"/>
          <w:i/>
          <w:iCs/>
        </w:rPr>
        <w:t>: a quality control tool for high throughput sequence data.</w:t>
      </w:r>
      <w:r w:rsidRPr="00D6042A">
        <w:rPr>
          <w:rFonts w:ascii="Calibri" w:hAnsi="Calibri" w:cs="Calibri"/>
        </w:rPr>
        <w:t xml:space="preserve"> (0.11.9) [Computer software]. https://www.bioinformatics.babraham.ac.uk/projects/fastqc/</w:t>
      </w:r>
    </w:p>
    <w:p w14:paraId="70872FE5" w14:textId="77777777" w:rsidR="00A973EF" w:rsidRPr="00D6042A" w:rsidRDefault="00A973EF" w:rsidP="00A973EF">
      <w:pPr>
        <w:pStyle w:val="Bibliography"/>
        <w:rPr>
          <w:rFonts w:ascii="Calibri" w:hAnsi="Calibri" w:cs="Calibri"/>
        </w:rPr>
      </w:pPr>
      <w:r w:rsidRPr="00D6042A">
        <w:rPr>
          <w:rFonts w:ascii="Calibri" w:hAnsi="Calibri" w:cs="Calibri"/>
        </w:rPr>
        <w:t xml:space="preserve">Barnard, P. L., </w:t>
      </w:r>
      <w:proofErr w:type="spellStart"/>
      <w:r w:rsidRPr="00D6042A">
        <w:rPr>
          <w:rFonts w:ascii="Calibri" w:hAnsi="Calibri" w:cs="Calibri"/>
        </w:rPr>
        <w:t>Schoellhamer</w:t>
      </w:r>
      <w:proofErr w:type="spellEnd"/>
      <w:r w:rsidRPr="00D6042A">
        <w:rPr>
          <w:rFonts w:ascii="Calibri" w:hAnsi="Calibri" w:cs="Calibri"/>
        </w:rPr>
        <w:t xml:space="preserve">, D. H., Jaffe, B. E., &amp; McKee, L. J. (2013). Sediment transport in the San Francisco Bay Coastal System: An overview. </w:t>
      </w:r>
      <w:r w:rsidRPr="00D6042A">
        <w:rPr>
          <w:rFonts w:ascii="Calibri" w:hAnsi="Calibri" w:cs="Calibri"/>
          <w:i/>
          <w:iCs/>
        </w:rPr>
        <w:t>Marine Geology</w:t>
      </w:r>
      <w:r w:rsidRPr="00D6042A">
        <w:rPr>
          <w:rFonts w:ascii="Calibri" w:hAnsi="Calibri" w:cs="Calibri"/>
        </w:rPr>
        <w:t xml:space="preserve">, </w:t>
      </w:r>
      <w:r w:rsidRPr="00D6042A">
        <w:rPr>
          <w:rFonts w:ascii="Calibri" w:hAnsi="Calibri" w:cs="Calibri"/>
          <w:i/>
          <w:iCs/>
        </w:rPr>
        <w:t>345</w:t>
      </w:r>
      <w:r w:rsidRPr="00D6042A">
        <w:rPr>
          <w:rFonts w:ascii="Calibri" w:hAnsi="Calibri" w:cs="Calibri"/>
        </w:rPr>
        <w:t>, 3–17. https://doi.org/10.1016/j.margeo.2013.04.005</w:t>
      </w:r>
    </w:p>
    <w:p w14:paraId="0D45690B"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Belarmino</w:t>
      </w:r>
      <w:proofErr w:type="spellEnd"/>
      <w:r w:rsidRPr="00D6042A">
        <w:rPr>
          <w:rFonts w:ascii="Calibri" w:hAnsi="Calibri" w:cs="Calibri"/>
        </w:rPr>
        <w:t xml:space="preserve">, E., </w:t>
      </w:r>
      <w:proofErr w:type="spellStart"/>
      <w:r w:rsidRPr="00D6042A">
        <w:rPr>
          <w:rFonts w:ascii="Calibri" w:hAnsi="Calibri" w:cs="Calibri"/>
        </w:rPr>
        <w:t>Nóbrega</w:t>
      </w:r>
      <w:proofErr w:type="spellEnd"/>
      <w:r w:rsidRPr="00D6042A">
        <w:rPr>
          <w:rFonts w:ascii="Calibri" w:hAnsi="Calibri" w:cs="Calibri"/>
        </w:rPr>
        <w:t xml:space="preserve">, M. F. de, Grimm, A. M., </w:t>
      </w:r>
      <w:proofErr w:type="spellStart"/>
      <w:r w:rsidRPr="00D6042A">
        <w:rPr>
          <w:rFonts w:ascii="Calibri" w:hAnsi="Calibri" w:cs="Calibri"/>
        </w:rPr>
        <w:t>Copertino</w:t>
      </w:r>
      <w:proofErr w:type="spellEnd"/>
      <w:r w:rsidRPr="00D6042A">
        <w:rPr>
          <w:rFonts w:ascii="Calibri" w:hAnsi="Calibri" w:cs="Calibri"/>
        </w:rPr>
        <w:t xml:space="preserve">, M. da S., Vieira, J. P., &amp; Garcia, A. M. (2021). Long-term trends in the abundance of an estuarine fish and relationships with El Niño climatic impacts and seagrass meadows reduction. </w:t>
      </w:r>
      <w:r w:rsidRPr="00D6042A">
        <w:rPr>
          <w:rFonts w:ascii="Calibri" w:hAnsi="Calibri" w:cs="Calibri"/>
          <w:i/>
          <w:iCs/>
        </w:rPr>
        <w:t>Estuarine, Coastal and Shelf Science</w:t>
      </w:r>
      <w:r w:rsidRPr="00D6042A">
        <w:rPr>
          <w:rFonts w:ascii="Calibri" w:hAnsi="Calibri" w:cs="Calibri"/>
        </w:rPr>
        <w:t xml:space="preserve">, </w:t>
      </w:r>
      <w:r w:rsidRPr="00D6042A">
        <w:rPr>
          <w:rFonts w:ascii="Calibri" w:hAnsi="Calibri" w:cs="Calibri"/>
          <w:i/>
          <w:iCs/>
        </w:rPr>
        <w:t>261</w:t>
      </w:r>
      <w:r w:rsidRPr="00D6042A">
        <w:rPr>
          <w:rFonts w:ascii="Calibri" w:hAnsi="Calibri" w:cs="Calibri"/>
        </w:rPr>
        <w:t>, 107565. https://doi.org/10.1016/j.ecss.2021.107565</w:t>
      </w:r>
    </w:p>
    <w:p w14:paraId="3ADB806C" w14:textId="77777777" w:rsidR="00A973EF" w:rsidRPr="00D6042A" w:rsidRDefault="00A973EF" w:rsidP="00A973EF">
      <w:pPr>
        <w:pStyle w:val="Bibliography"/>
        <w:rPr>
          <w:rFonts w:ascii="Calibri" w:hAnsi="Calibri" w:cs="Calibri"/>
        </w:rPr>
      </w:pPr>
      <w:r w:rsidRPr="00D6042A">
        <w:rPr>
          <w:rFonts w:ascii="Calibri" w:hAnsi="Calibri" w:cs="Calibri"/>
        </w:rPr>
        <w:t xml:space="preserve">Bersaglieri, T., </w:t>
      </w:r>
      <w:proofErr w:type="spellStart"/>
      <w:r w:rsidRPr="00D6042A">
        <w:rPr>
          <w:rFonts w:ascii="Calibri" w:hAnsi="Calibri" w:cs="Calibri"/>
        </w:rPr>
        <w:t>Sabeti</w:t>
      </w:r>
      <w:proofErr w:type="spellEnd"/>
      <w:r w:rsidRPr="00D6042A">
        <w:rPr>
          <w:rFonts w:ascii="Calibri" w:hAnsi="Calibri" w:cs="Calibri"/>
        </w:rPr>
        <w:t xml:space="preserve">, P. C., Patterson, N., </w:t>
      </w:r>
      <w:proofErr w:type="spellStart"/>
      <w:r w:rsidRPr="00D6042A">
        <w:rPr>
          <w:rFonts w:ascii="Calibri" w:hAnsi="Calibri" w:cs="Calibri"/>
        </w:rPr>
        <w:t>Vanderploeg</w:t>
      </w:r>
      <w:proofErr w:type="spellEnd"/>
      <w:r w:rsidRPr="00D6042A">
        <w:rPr>
          <w:rFonts w:ascii="Calibri" w:hAnsi="Calibri" w:cs="Calibri"/>
        </w:rPr>
        <w:t xml:space="preserve">, T., Schaffner, S. F., Drake, J. A., Rhodes, M., Reich, D. E., &amp; Hirschhorn, J. N. (2004). Genetic Signatures of Strong Recent Positive Selection at the Lactase Gene. </w:t>
      </w:r>
      <w:r w:rsidRPr="00D6042A">
        <w:rPr>
          <w:rFonts w:ascii="Calibri" w:hAnsi="Calibri" w:cs="Calibri"/>
          <w:i/>
          <w:iCs/>
        </w:rPr>
        <w:t>The American Journal of Human Genetics</w:t>
      </w:r>
      <w:r w:rsidRPr="00D6042A">
        <w:rPr>
          <w:rFonts w:ascii="Calibri" w:hAnsi="Calibri" w:cs="Calibri"/>
        </w:rPr>
        <w:t xml:space="preserve">, </w:t>
      </w:r>
      <w:r w:rsidRPr="00D6042A">
        <w:rPr>
          <w:rFonts w:ascii="Calibri" w:hAnsi="Calibri" w:cs="Calibri"/>
          <w:i/>
          <w:iCs/>
        </w:rPr>
        <w:t>74</w:t>
      </w:r>
      <w:r w:rsidRPr="00D6042A">
        <w:rPr>
          <w:rFonts w:ascii="Calibri" w:hAnsi="Calibri" w:cs="Calibri"/>
        </w:rPr>
        <w:t>(6), 1111–1120. https://doi.org/10.1086/421051</w:t>
      </w:r>
    </w:p>
    <w:p w14:paraId="11DA7645"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Bickhart</w:t>
      </w:r>
      <w:proofErr w:type="spellEnd"/>
      <w:r w:rsidRPr="00D6042A">
        <w:rPr>
          <w:rFonts w:ascii="Calibri" w:hAnsi="Calibri" w:cs="Calibri"/>
        </w:rPr>
        <w:t xml:space="preserve">, D. M., Rosen, B. D., </w:t>
      </w:r>
      <w:proofErr w:type="spellStart"/>
      <w:r w:rsidRPr="00D6042A">
        <w:rPr>
          <w:rFonts w:ascii="Calibri" w:hAnsi="Calibri" w:cs="Calibri"/>
        </w:rPr>
        <w:t>Koren</w:t>
      </w:r>
      <w:proofErr w:type="spellEnd"/>
      <w:r w:rsidRPr="00D6042A">
        <w:rPr>
          <w:rFonts w:ascii="Calibri" w:hAnsi="Calibri" w:cs="Calibri"/>
        </w:rPr>
        <w:t xml:space="preserve">, S., Sayre, B. L., Hastie, A. R., Chan, S., Lee, J., Lam, E. T., </w:t>
      </w:r>
      <w:proofErr w:type="spellStart"/>
      <w:r w:rsidRPr="00D6042A">
        <w:rPr>
          <w:rFonts w:ascii="Calibri" w:hAnsi="Calibri" w:cs="Calibri"/>
        </w:rPr>
        <w:t>Liachko</w:t>
      </w:r>
      <w:proofErr w:type="spellEnd"/>
      <w:r w:rsidRPr="00D6042A">
        <w:rPr>
          <w:rFonts w:ascii="Calibri" w:hAnsi="Calibri" w:cs="Calibri"/>
        </w:rPr>
        <w:t xml:space="preserve">, I., Sullivan, S. T., Burton, J. N., </w:t>
      </w:r>
      <w:proofErr w:type="spellStart"/>
      <w:r w:rsidRPr="00D6042A">
        <w:rPr>
          <w:rFonts w:ascii="Calibri" w:hAnsi="Calibri" w:cs="Calibri"/>
        </w:rPr>
        <w:t>Huson</w:t>
      </w:r>
      <w:proofErr w:type="spellEnd"/>
      <w:r w:rsidRPr="00D6042A">
        <w:rPr>
          <w:rFonts w:ascii="Calibri" w:hAnsi="Calibri" w:cs="Calibri"/>
        </w:rPr>
        <w:t xml:space="preserve">, H. J., Nystrom, J. C., Kelley, C. M., Hutchison, J. L., Zhou, Y., Sun, J., </w:t>
      </w:r>
      <w:proofErr w:type="spellStart"/>
      <w:r w:rsidRPr="00D6042A">
        <w:rPr>
          <w:rFonts w:ascii="Calibri" w:hAnsi="Calibri" w:cs="Calibri"/>
        </w:rPr>
        <w:t>Crisà</w:t>
      </w:r>
      <w:proofErr w:type="spellEnd"/>
      <w:r w:rsidRPr="00D6042A">
        <w:rPr>
          <w:rFonts w:ascii="Calibri" w:hAnsi="Calibri" w:cs="Calibri"/>
        </w:rPr>
        <w:t xml:space="preserve">, A., Ponce de León, F. A., … Smith, T. P. L. (2017). Single-molecule sequencing and chromatin conformation capture enable de novo reference assembly of the domestic goat genome. </w:t>
      </w:r>
      <w:r w:rsidRPr="00D6042A">
        <w:rPr>
          <w:rFonts w:ascii="Calibri" w:hAnsi="Calibri" w:cs="Calibri"/>
          <w:i/>
          <w:iCs/>
        </w:rPr>
        <w:t>Nature Genetics</w:t>
      </w:r>
      <w:r w:rsidRPr="00D6042A">
        <w:rPr>
          <w:rFonts w:ascii="Calibri" w:hAnsi="Calibri" w:cs="Calibri"/>
        </w:rPr>
        <w:t xml:space="preserve">, </w:t>
      </w:r>
      <w:r w:rsidRPr="00D6042A">
        <w:rPr>
          <w:rFonts w:ascii="Calibri" w:hAnsi="Calibri" w:cs="Calibri"/>
          <w:i/>
          <w:iCs/>
        </w:rPr>
        <w:t>49</w:t>
      </w:r>
      <w:r w:rsidRPr="00D6042A">
        <w:rPr>
          <w:rFonts w:ascii="Calibri" w:hAnsi="Calibri" w:cs="Calibri"/>
        </w:rPr>
        <w:t>(4), 643–650. https://doi.org/10.1038/ng.3802</w:t>
      </w:r>
    </w:p>
    <w:p w14:paraId="04F7F00A" w14:textId="77777777" w:rsidR="00A973EF" w:rsidRPr="00D6042A" w:rsidRDefault="00A973EF" w:rsidP="00A973EF">
      <w:pPr>
        <w:pStyle w:val="Bibliography"/>
        <w:rPr>
          <w:rFonts w:ascii="Calibri" w:hAnsi="Calibri" w:cs="Calibri"/>
        </w:rPr>
      </w:pPr>
      <w:r w:rsidRPr="00D6042A">
        <w:rPr>
          <w:rFonts w:ascii="Calibri" w:hAnsi="Calibri" w:cs="Calibri"/>
        </w:rPr>
        <w:t xml:space="preserve">Campbell, M. A., Joslin, S. E. K., </w:t>
      </w:r>
      <w:proofErr w:type="spellStart"/>
      <w:r w:rsidRPr="00D6042A">
        <w:rPr>
          <w:rFonts w:ascii="Calibri" w:hAnsi="Calibri" w:cs="Calibri"/>
        </w:rPr>
        <w:t>Goodbla</w:t>
      </w:r>
      <w:proofErr w:type="spellEnd"/>
      <w:r w:rsidRPr="00D6042A">
        <w:rPr>
          <w:rFonts w:ascii="Calibri" w:hAnsi="Calibri" w:cs="Calibri"/>
        </w:rPr>
        <w:t xml:space="preserve">, A. M., </w:t>
      </w:r>
      <w:proofErr w:type="spellStart"/>
      <w:r w:rsidRPr="00D6042A">
        <w:rPr>
          <w:rFonts w:ascii="Calibri" w:hAnsi="Calibri" w:cs="Calibri"/>
        </w:rPr>
        <w:t>Willmes</w:t>
      </w:r>
      <w:proofErr w:type="spellEnd"/>
      <w:r w:rsidRPr="00D6042A">
        <w:rPr>
          <w:rFonts w:ascii="Calibri" w:hAnsi="Calibri" w:cs="Calibri"/>
        </w:rPr>
        <w:t xml:space="preserve">, M., Hobbs, J. A., Lewis, L. S., &amp; Finger, A. J. (2022). Polygenic discrimination of migratory phenotypes in an estuarine forage fish. </w:t>
      </w:r>
      <w:r w:rsidRPr="00D6042A">
        <w:rPr>
          <w:rFonts w:ascii="Calibri" w:hAnsi="Calibri" w:cs="Calibri"/>
          <w:i/>
          <w:iCs/>
        </w:rPr>
        <w:t xml:space="preserve">G3 </w:t>
      </w:r>
      <w:proofErr w:type="spellStart"/>
      <w:r w:rsidRPr="00D6042A">
        <w:rPr>
          <w:rFonts w:ascii="Calibri" w:hAnsi="Calibri" w:cs="Calibri"/>
          <w:i/>
          <w:iCs/>
        </w:rPr>
        <w:t>Genes|Genomes|Genetics</w:t>
      </w:r>
      <w:proofErr w:type="spellEnd"/>
      <w:r w:rsidRPr="00D6042A">
        <w:rPr>
          <w:rFonts w:ascii="Calibri" w:hAnsi="Calibri" w:cs="Calibri"/>
        </w:rPr>
        <w:t xml:space="preserve">, </w:t>
      </w:r>
      <w:r w:rsidRPr="00D6042A">
        <w:rPr>
          <w:rFonts w:ascii="Calibri" w:hAnsi="Calibri" w:cs="Calibri"/>
          <w:i/>
          <w:iCs/>
        </w:rPr>
        <w:t>12</w:t>
      </w:r>
      <w:r w:rsidRPr="00D6042A">
        <w:rPr>
          <w:rFonts w:ascii="Calibri" w:hAnsi="Calibri" w:cs="Calibri"/>
        </w:rPr>
        <w:t>(8), jkac133. https://doi.org/10.1093/g3journal/jkac133</w:t>
      </w:r>
    </w:p>
    <w:p w14:paraId="36C0613C" w14:textId="77777777" w:rsidR="00A973EF" w:rsidRPr="00D6042A" w:rsidRDefault="00A973EF" w:rsidP="00A973EF">
      <w:pPr>
        <w:pStyle w:val="Bibliography"/>
        <w:rPr>
          <w:rFonts w:ascii="Calibri" w:hAnsi="Calibri" w:cs="Calibri"/>
        </w:rPr>
      </w:pPr>
      <w:r w:rsidRPr="00D6042A">
        <w:rPr>
          <w:rFonts w:ascii="Calibri" w:hAnsi="Calibri" w:cs="Calibri"/>
        </w:rPr>
        <w:t xml:space="preserve">Caro, T., Rowe, Z., Berger, J., </w:t>
      </w:r>
      <w:proofErr w:type="spellStart"/>
      <w:r w:rsidRPr="00D6042A">
        <w:rPr>
          <w:rFonts w:ascii="Calibri" w:hAnsi="Calibri" w:cs="Calibri"/>
        </w:rPr>
        <w:t>Wholey</w:t>
      </w:r>
      <w:proofErr w:type="spellEnd"/>
      <w:r w:rsidRPr="00D6042A">
        <w:rPr>
          <w:rFonts w:ascii="Calibri" w:hAnsi="Calibri" w:cs="Calibri"/>
        </w:rPr>
        <w:t xml:space="preserve">, P., &amp; Dobson, A. (2022). An inconvenient misconception: Climate change is not the principal driver of biodiversity loss. </w:t>
      </w:r>
      <w:r w:rsidRPr="00D6042A">
        <w:rPr>
          <w:rFonts w:ascii="Calibri" w:hAnsi="Calibri" w:cs="Calibri"/>
          <w:i/>
          <w:iCs/>
        </w:rPr>
        <w:t>Conservation Letters</w:t>
      </w:r>
      <w:r w:rsidRPr="00D6042A">
        <w:rPr>
          <w:rFonts w:ascii="Calibri" w:hAnsi="Calibri" w:cs="Calibri"/>
        </w:rPr>
        <w:t xml:space="preserve">, </w:t>
      </w:r>
      <w:r w:rsidRPr="00D6042A">
        <w:rPr>
          <w:rFonts w:ascii="Calibri" w:hAnsi="Calibri" w:cs="Calibri"/>
          <w:i/>
          <w:iCs/>
        </w:rPr>
        <w:t>15</w:t>
      </w:r>
      <w:r w:rsidRPr="00D6042A">
        <w:rPr>
          <w:rFonts w:ascii="Calibri" w:hAnsi="Calibri" w:cs="Calibri"/>
        </w:rPr>
        <w:t>(3), e12868. https://doi.org/10.1111/conl.12868</w:t>
      </w:r>
    </w:p>
    <w:p w14:paraId="0D5F1E15"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Catchen</w:t>
      </w:r>
      <w:proofErr w:type="spellEnd"/>
      <w:r w:rsidRPr="00D6042A">
        <w:rPr>
          <w:rFonts w:ascii="Calibri" w:hAnsi="Calibri" w:cs="Calibri"/>
        </w:rPr>
        <w:t xml:space="preserve">, J., </w:t>
      </w:r>
      <w:proofErr w:type="spellStart"/>
      <w:r w:rsidRPr="00D6042A">
        <w:rPr>
          <w:rFonts w:ascii="Calibri" w:hAnsi="Calibri" w:cs="Calibri"/>
        </w:rPr>
        <w:t>Amores</w:t>
      </w:r>
      <w:proofErr w:type="spellEnd"/>
      <w:r w:rsidRPr="00D6042A">
        <w:rPr>
          <w:rFonts w:ascii="Calibri" w:hAnsi="Calibri" w:cs="Calibri"/>
        </w:rPr>
        <w:t xml:space="preserve">, A., &amp; </w:t>
      </w:r>
      <w:proofErr w:type="spellStart"/>
      <w:r w:rsidRPr="00D6042A">
        <w:rPr>
          <w:rFonts w:ascii="Calibri" w:hAnsi="Calibri" w:cs="Calibri"/>
        </w:rPr>
        <w:t>Bassham</w:t>
      </w:r>
      <w:proofErr w:type="spellEnd"/>
      <w:r w:rsidRPr="00D6042A">
        <w:rPr>
          <w:rFonts w:ascii="Calibri" w:hAnsi="Calibri" w:cs="Calibri"/>
        </w:rPr>
        <w:t xml:space="preserve">, S. (2020). </w:t>
      </w:r>
      <w:proofErr w:type="spellStart"/>
      <w:r w:rsidRPr="00D6042A">
        <w:rPr>
          <w:rFonts w:ascii="Calibri" w:hAnsi="Calibri" w:cs="Calibri"/>
        </w:rPr>
        <w:t>Chromonomer</w:t>
      </w:r>
      <w:proofErr w:type="spellEnd"/>
      <w:r w:rsidRPr="00D6042A">
        <w:rPr>
          <w:rFonts w:ascii="Calibri" w:hAnsi="Calibri" w:cs="Calibri"/>
        </w:rPr>
        <w:t xml:space="preserve">: A Tool Set for Repairing and Enhancing Assembled Genomes Through Integration of Genetic Maps and Conserved Synteny. </w:t>
      </w:r>
      <w:r w:rsidRPr="00D6042A">
        <w:rPr>
          <w:rFonts w:ascii="Calibri" w:hAnsi="Calibri" w:cs="Calibri"/>
          <w:i/>
          <w:iCs/>
        </w:rPr>
        <w:t xml:space="preserve">G3: </w:t>
      </w:r>
      <w:proofErr w:type="spellStart"/>
      <w:r w:rsidRPr="00D6042A">
        <w:rPr>
          <w:rFonts w:ascii="Calibri" w:hAnsi="Calibri" w:cs="Calibri"/>
          <w:i/>
          <w:iCs/>
        </w:rPr>
        <w:t>Genes|Genomes|Genetics</w:t>
      </w:r>
      <w:proofErr w:type="spellEnd"/>
      <w:r w:rsidRPr="00D6042A">
        <w:rPr>
          <w:rFonts w:ascii="Calibri" w:hAnsi="Calibri" w:cs="Calibri"/>
        </w:rPr>
        <w:t xml:space="preserve">, </w:t>
      </w:r>
      <w:r w:rsidRPr="00D6042A">
        <w:rPr>
          <w:rFonts w:ascii="Calibri" w:hAnsi="Calibri" w:cs="Calibri"/>
          <w:i/>
          <w:iCs/>
        </w:rPr>
        <w:t>10</w:t>
      </w:r>
      <w:r w:rsidRPr="00D6042A">
        <w:rPr>
          <w:rFonts w:ascii="Calibri" w:hAnsi="Calibri" w:cs="Calibri"/>
        </w:rPr>
        <w:t>(11), 4115–4128. https://doi.org/10.1534/g3.120.401485</w:t>
      </w:r>
    </w:p>
    <w:p w14:paraId="1511B298" w14:textId="77777777" w:rsidR="00A973EF" w:rsidRPr="00D6042A" w:rsidRDefault="00A973EF" w:rsidP="00A973EF">
      <w:pPr>
        <w:pStyle w:val="Bibliography"/>
        <w:rPr>
          <w:rFonts w:ascii="Calibri" w:hAnsi="Calibri" w:cs="Calibri"/>
        </w:rPr>
      </w:pPr>
      <w:r w:rsidRPr="00D6042A">
        <w:rPr>
          <w:rFonts w:ascii="Calibri" w:hAnsi="Calibri" w:cs="Calibri"/>
        </w:rPr>
        <w:lastRenderedPageBreak/>
        <w:t xml:space="preserve">Chun, S., &amp; Fay, J. C. (2011). Evidence for Hitchhiking of Deleterious Mutations within the Human Genome. </w:t>
      </w:r>
      <w:proofErr w:type="spellStart"/>
      <w:r w:rsidRPr="00D6042A">
        <w:rPr>
          <w:rFonts w:ascii="Calibri" w:hAnsi="Calibri" w:cs="Calibri"/>
          <w:i/>
          <w:iCs/>
        </w:rPr>
        <w:t>PLoS</w:t>
      </w:r>
      <w:proofErr w:type="spellEnd"/>
      <w:r w:rsidRPr="00D6042A">
        <w:rPr>
          <w:rFonts w:ascii="Calibri" w:hAnsi="Calibri" w:cs="Calibri"/>
          <w:i/>
          <w:iCs/>
        </w:rPr>
        <w:t xml:space="preserve"> Genetics</w:t>
      </w:r>
      <w:r w:rsidRPr="00D6042A">
        <w:rPr>
          <w:rFonts w:ascii="Calibri" w:hAnsi="Calibri" w:cs="Calibri"/>
        </w:rPr>
        <w:t xml:space="preserve">, </w:t>
      </w:r>
      <w:r w:rsidRPr="00D6042A">
        <w:rPr>
          <w:rFonts w:ascii="Calibri" w:hAnsi="Calibri" w:cs="Calibri"/>
          <w:i/>
          <w:iCs/>
        </w:rPr>
        <w:t>7</w:t>
      </w:r>
      <w:r w:rsidRPr="00D6042A">
        <w:rPr>
          <w:rFonts w:ascii="Calibri" w:hAnsi="Calibri" w:cs="Calibri"/>
        </w:rPr>
        <w:t>(8), e1002240. https://doi.org/10.1371/journal.pgen.1002240</w:t>
      </w:r>
    </w:p>
    <w:p w14:paraId="62FD3613"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Claussnitzer</w:t>
      </w:r>
      <w:proofErr w:type="spellEnd"/>
      <w:r w:rsidRPr="00D6042A">
        <w:rPr>
          <w:rFonts w:ascii="Calibri" w:hAnsi="Calibri" w:cs="Calibri"/>
        </w:rPr>
        <w:t xml:space="preserve">, M., Cho, J. H., Collins, R., Cox, N. J., </w:t>
      </w:r>
      <w:proofErr w:type="spellStart"/>
      <w:r w:rsidRPr="00D6042A">
        <w:rPr>
          <w:rFonts w:ascii="Calibri" w:hAnsi="Calibri" w:cs="Calibri"/>
        </w:rPr>
        <w:t>Dermitzakis</w:t>
      </w:r>
      <w:proofErr w:type="spellEnd"/>
      <w:r w:rsidRPr="00D6042A">
        <w:rPr>
          <w:rFonts w:ascii="Calibri" w:hAnsi="Calibri" w:cs="Calibri"/>
        </w:rPr>
        <w:t xml:space="preserve">, E. T., </w:t>
      </w:r>
      <w:proofErr w:type="spellStart"/>
      <w:r w:rsidRPr="00D6042A">
        <w:rPr>
          <w:rFonts w:ascii="Calibri" w:hAnsi="Calibri" w:cs="Calibri"/>
        </w:rPr>
        <w:t>Hurles</w:t>
      </w:r>
      <w:proofErr w:type="spellEnd"/>
      <w:r w:rsidRPr="00D6042A">
        <w:rPr>
          <w:rFonts w:ascii="Calibri" w:hAnsi="Calibri" w:cs="Calibri"/>
        </w:rPr>
        <w:t xml:space="preserve">, M. E., </w:t>
      </w:r>
      <w:proofErr w:type="spellStart"/>
      <w:r w:rsidRPr="00D6042A">
        <w:rPr>
          <w:rFonts w:ascii="Calibri" w:hAnsi="Calibri" w:cs="Calibri"/>
        </w:rPr>
        <w:t>Kathiresan</w:t>
      </w:r>
      <w:proofErr w:type="spellEnd"/>
      <w:r w:rsidRPr="00D6042A">
        <w:rPr>
          <w:rFonts w:ascii="Calibri" w:hAnsi="Calibri" w:cs="Calibri"/>
        </w:rPr>
        <w:t xml:space="preserve">, S., Kenny, E. E., Lindgren, C. M., MacArthur, D. G., North, K. N., </w:t>
      </w:r>
      <w:proofErr w:type="spellStart"/>
      <w:r w:rsidRPr="00D6042A">
        <w:rPr>
          <w:rFonts w:ascii="Calibri" w:hAnsi="Calibri" w:cs="Calibri"/>
        </w:rPr>
        <w:t>Plon</w:t>
      </w:r>
      <w:proofErr w:type="spellEnd"/>
      <w:r w:rsidRPr="00D6042A">
        <w:rPr>
          <w:rFonts w:ascii="Calibri" w:hAnsi="Calibri" w:cs="Calibri"/>
        </w:rPr>
        <w:t xml:space="preserve">, S. E., Rehm, H. L., </w:t>
      </w:r>
      <w:proofErr w:type="spellStart"/>
      <w:r w:rsidRPr="00D6042A">
        <w:rPr>
          <w:rFonts w:ascii="Calibri" w:hAnsi="Calibri" w:cs="Calibri"/>
        </w:rPr>
        <w:t>Risch</w:t>
      </w:r>
      <w:proofErr w:type="spellEnd"/>
      <w:r w:rsidRPr="00D6042A">
        <w:rPr>
          <w:rFonts w:ascii="Calibri" w:hAnsi="Calibri" w:cs="Calibri"/>
        </w:rPr>
        <w:t xml:space="preserve">, N., Rotimi, C. N., </w:t>
      </w:r>
      <w:proofErr w:type="spellStart"/>
      <w:r w:rsidRPr="00D6042A">
        <w:rPr>
          <w:rFonts w:ascii="Calibri" w:hAnsi="Calibri" w:cs="Calibri"/>
        </w:rPr>
        <w:t>Shendure</w:t>
      </w:r>
      <w:proofErr w:type="spellEnd"/>
      <w:r w:rsidRPr="00D6042A">
        <w:rPr>
          <w:rFonts w:ascii="Calibri" w:hAnsi="Calibri" w:cs="Calibri"/>
        </w:rPr>
        <w:t xml:space="preserve">, J., </w:t>
      </w:r>
      <w:proofErr w:type="spellStart"/>
      <w:r w:rsidRPr="00D6042A">
        <w:rPr>
          <w:rFonts w:ascii="Calibri" w:hAnsi="Calibri" w:cs="Calibri"/>
        </w:rPr>
        <w:t>Soranzo</w:t>
      </w:r>
      <w:proofErr w:type="spellEnd"/>
      <w:r w:rsidRPr="00D6042A">
        <w:rPr>
          <w:rFonts w:ascii="Calibri" w:hAnsi="Calibri" w:cs="Calibri"/>
        </w:rPr>
        <w:t xml:space="preserve">, N., &amp; McCarthy, M. I. (2020). A brief history of human disease genetics. </w:t>
      </w:r>
      <w:r w:rsidRPr="00D6042A">
        <w:rPr>
          <w:rFonts w:ascii="Calibri" w:hAnsi="Calibri" w:cs="Calibri"/>
          <w:i/>
          <w:iCs/>
        </w:rPr>
        <w:t>Nature</w:t>
      </w:r>
      <w:r w:rsidRPr="00D6042A">
        <w:rPr>
          <w:rFonts w:ascii="Calibri" w:hAnsi="Calibri" w:cs="Calibri"/>
        </w:rPr>
        <w:t xml:space="preserve">, </w:t>
      </w:r>
      <w:r w:rsidRPr="00D6042A">
        <w:rPr>
          <w:rFonts w:ascii="Calibri" w:hAnsi="Calibri" w:cs="Calibri"/>
          <w:i/>
          <w:iCs/>
        </w:rPr>
        <w:t>577</w:t>
      </w:r>
      <w:r w:rsidRPr="00D6042A">
        <w:rPr>
          <w:rFonts w:ascii="Calibri" w:hAnsi="Calibri" w:cs="Calibri"/>
        </w:rPr>
        <w:t>(7789), 179–189. https://doi.org/10.1038/s41586-019-1879-7</w:t>
      </w:r>
    </w:p>
    <w:p w14:paraId="27107456"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Conomos</w:t>
      </w:r>
      <w:proofErr w:type="spellEnd"/>
      <w:r w:rsidRPr="00D6042A">
        <w:rPr>
          <w:rFonts w:ascii="Calibri" w:hAnsi="Calibri" w:cs="Calibri"/>
        </w:rPr>
        <w:t xml:space="preserve">, T. J. (1979). </w:t>
      </w:r>
      <w:r w:rsidRPr="00D6042A">
        <w:rPr>
          <w:rFonts w:ascii="Calibri" w:hAnsi="Calibri" w:cs="Calibri"/>
          <w:i/>
          <w:iCs/>
        </w:rPr>
        <w:t>San Francisco Bay—The urbanized estuary</w:t>
      </w:r>
      <w:r w:rsidRPr="00D6042A">
        <w:rPr>
          <w:rFonts w:ascii="Calibri" w:hAnsi="Calibri" w:cs="Calibri"/>
        </w:rPr>
        <w:t>. American Association for the Advancement of Science- Pacific Division.</w:t>
      </w:r>
    </w:p>
    <w:p w14:paraId="3D4BBD44" w14:textId="77777777" w:rsidR="00A973EF" w:rsidRPr="00D6042A" w:rsidRDefault="00A973EF" w:rsidP="00A973EF">
      <w:pPr>
        <w:pStyle w:val="Bibliography"/>
        <w:rPr>
          <w:rFonts w:ascii="Calibri" w:hAnsi="Calibri" w:cs="Calibri"/>
        </w:rPr>
      </w:pPr>
      <w:r w:rsidRPr="00D6042A">
        <w:rPr>
          <w:rFonts w:ascii="Calibri" w:hAnsi="Calibri" w:cs="Calibri"/>
        </w:rPr>
        <w:t xml:space="preserve">Cottingham, A., Huang, P., </w:t>
      </w:r>
      <w:proofErr w:type="spellStart"/>
      <w:r w:rsidRPr="00D6042A">
        <w:rPr>
          <w:rFonts w:ascii="Calibri" w:hAnsi="Calibri" w:cs="Calibri"/>
        </w:rPr>
        <w:t>Hipsey</w:t>
      </w:r>
      <w:proofErr w:type="spellEnd"/>
      <w:r w:rsidRPr="00D6042A">
        <w:rPr>
          <w:rFonts w:ascii="Calibri" w:hAnsi="Calibri" w:cs="Calibri"/>
        </w:rPr>
        <w:t xml:space="preserve">, M. R., Hall, N. G., Ashworth, E., Williams, J., &amp; Potter, I. C. (n.d.). </w:t>
      </w:r>
      <w:r w:rsidRPr="00D6042A">
        <w:rPr>
          <w:rFonts w:ascii="Calibri" w:hAnsi="Calibri" w:cs="Calibri"/>
          <w:i/>
          <w:iCs/>
        </w:rPr>
        <w:t>Growth, condition, and maturity schedules of an estuarine fish species change in estuaries following increased hypoxia due to climate change</w:t>
      </w:r>
      <w:r w:rsidRPr="00D6042A">
        <w:rPr>
          <w:rFonts w:ascii="Calibri" w:hAnsi="Calibri" w:cs="Calibri"/>
        </w:rPr>
        <w:t>. 20.</w:t>
      </w:r>
    </w:p>
    <w:p w14:paraId="1DA8B21F"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Covaris</w:t>
      </w:r>
      <w:proofErr w:type="spellEnd"/>
      <w:r w:rsidRPr="00D6042A">
        <w:rPr>
          <w:rFonts w:ascii="Calibri" w:hAnsi="Calibri" w:cs="Calibri"/>
        </w:rPr>
        <w:t xml:space="preserve">. (2017). </w:t>
      </w:r>
      <w:r w:rsidRPr="00D6042A">
        <w:rPr>
          <w:rFonts w:ascii="Calibri" w:hAnsi="Calibri" w:cs="Calibri"/>
          <w:i/>
          <w:iCs/>
        </w:rPr>
        <w:t xml:space="preserve">E/LE220 Series </w:t>
      </w:r>
      <w:proofErr w:type="spellStart"/>
      <w:r w:rsidRPr="00D6042A">
        <w:rPr>
          <w:rFonts w:ascii="Calibri" w:hAnsi="Calibri" w:cs="Calibri"/>
          <w:i/>
          <w:iCs/>
        </w:rPr>
        <w:t>SonoLab</w:t>
      </w:r>
      <w:proofErr w:type="spellEnd"/>
      <w:r w:rsidRPr="00D6042A">
        <w:rPr>
          <w:rFonts w:ascii="Calibri" w:hAnsi="Calibri" w:cs="Calibri"/>
          <w:i/>
          <w:iCs/>
        </w:rPr>
        <w:t xml:space="preserve"> 7 USER MANUAL</w:t>
      </w:r>
      <w:r w:rsidRPr="00D6042A">
        <w:rPr>
          <w:rFonts w:ascii="Calibri" w:hAnsi="Calibri" w:cs="Calibri"/>
        </w:rPr>
        <w:t>. https://cdn.shopify.com/s/files/1/0377/2163/6908/files/pn_010277.pdf?v=1632901354</w:t>
      </w:r>
    </w:p>
    <w:p w14:paraId="6BC60F9F" w14:textId="77777777" w:rsidR="00A973EF" w:rsidRPr="00D6042A" w:rsidRDefault="00A973EF" w:rsidP="00A973EF">
      <w:pPr>
        <w:pStyle w:val="Bibliography"/>
        <w:rPr>
          <w:rFonts w:ascii="Calibri" w:hAnsi="Calibri" w:cs="Calibri"/>
        </w:rPr>
      </w:pPr>
      <w:r w:rsidRPr="00D6042A">
        <w:rPr>
          <w:rFonts w:ascii="Calibri" w:hAnsi="Calibri" w:cs="Calibri"/>
        </w:rPr>
        <w:t xml:space="preserve">Cutter, A. D., &amp; </w:t>
      </w:r>
      <w:proofErr w:type="spellStart"/>
      <w:r w:rsidRPr="00D6042A">
        <w:rPr>
          <w:rFonts w:ascii="Calibri" w:hAnsi="Calibri" w:cs="Calibri"/>
        </w:rPr>
        <w:t>Payseur</w:t>
      </w:r>
      <w:proofErr w:type="spellEnd"/>
      <w:r w:rsidRPr="00D6042A">
        <w:rPr>
          <w:rFonts w:ascii="Calibri" w:hAnsi="Calibri" w:cs="Calibri"/>
        </w:rPr>
        <w:t xml:space="preserve">, B. A. (2013). Genomic signatures of selection at linked sites: Unifying the disparity among species. </w:t>
      </w:r>
      <w:r w:rsidRPr="00D6042A">
        <w:rPr>
          <w:rFonts w:ascii="Calibri" w:hAnsi="Calibri" w:cs="Calibri"/>
          <w:i/>
          <w:iCs/>
        </w:rPr>
        <w:t>Nature Reviews Genetics</w:t>
      </w:r>
      <w:r w:rsidRPr="00D6042A">
        <w:rPr>
          <w:rFonts w:ascii="Calibri" w:hAnsi="Calibri" w:cs="Calibri"/>
        </w:rPr>
        <w:t xml:space="preserve">, </w:t>
      </w:r>
      <w:r w:rsidRPr="00D6042A">
        <w:rPr>
          <w:rFonts w:ascii="Calibri" w:hAnsi="Calibri" w:cs="Calibri"/>
          <w:i/>
          <w:iCs/>
        </w:rPr>
        <w:t>14</w:t>
      </w:r>
      <w:r w:rsidRPr="00D6042A">
        <w:rPr>
          <w:rFonts w:ascii="Calibri" w:hAnsi="Calibri" w:cs="Calibri"/>
        </w:rPr>
        <w:t>(4), 262–274. https://doi.org/10.1038/nrg3425</w:t>
      </w:r>
    </w:p>
    <w:p w14:paraId="28524817" w14:textId="77777777" w:rsidR="00A973EF" w:rsidRPr="00D6042A" w:rsidRDefault="00A973EF" w:rsidP="00A973EF">
      <w:pPr>
        <w:pStyle w:val="Bibliography"/>
        <w:rPr>
          <w:rFonts w:ascii="Calibri" w:hAnsi="Calibri" w:cs="Calibri"/>
        </w:rPr>
      </w:pPr>
      <w:r w:rsidRPr="00D6042A">
        <w:rPr>
          <w:rFonts w:ascii="Calibri" w:hAnsi="Calibri" w:cs="Calibri"/>
        </w:rPr>
        <w:t xml:space="preserve">Dill, W. A., &amp; </w:t>
      </w:r>
      <w:proofErr w:type="spellStart"/>
      <w:r w:rsidRPr="00D6042A">
        <w:rPr>
          <w:rFonts w:ascii="Calibri" w:hAnsi="Calibri" w:cs="Calibri"/>
        </w:rPr>
        <w:t>Cordone</w:t>
      </w:r>
      <w:proofErr w:type="spellEnd"/>
      <w:r w:rsidRPr="00D6042A">
        <w:rPr>
          <w:rFonts w:ascii="Calibri" w:hAnsi="Calibri" w:cs="Calibri"/>
        </w:rPr>
        <w:t xml:space="preserve">, A. J. (1997). </w:t>
      </w:r>
      <w:r w:rsidRPr="00D6042A">
        <w:rPr>
          <w:rFonts w:ascii="Calibri" w:hAnsi="Calibri" w:cs="Calibri"/>
          <w:i/>
          <w:iCs/>
        </w:rPr>
        <w:t xml:space="preserve">STATE OF CALIFORNIA THE RESOURCES AGENCY DEPARTMENT OF FISH AND GAME FISH BULLETIN 178 History </w:t>
      </w:r>
      <w:proofErr w:type="gramStart"/>
      <w:r w:rsidRPr="00D6042A">
        <w:rPr>
          <w:rFonts w:ascii="Calibri" w:hAnsi="Calibri" w:cs="Calibri"/>
          <w:i/>
          <w:iCs/>
        </w:rPr>
        <w:t>And</w:t>
      </w:r>
      <w:proofErr w:type="gramEnd"/>
      <w:r w:rsidRPr="00D6042A">
        <w:rPr>
          <w:rFonts w:ascii="Calibri" w:hAnsi="Calibri" w:cs="Calibri"/>
          <w:i/>
          <w:iCs/>
        </w:rPr>
        <w:t xml:space="preserve"> Status of Introduced Fishes In California, 1871 – 1996</w:t>
      </w:r>
      <w:r w:rsidRPr="00D6042A">
        <w:rPr>
          <w:rFonts w:ascii="Calibri" w:hAnsi="Calibri" w:cs="Calibri"/>
        </w:rPr>
        <w:t>. 415.</w:t>
      </w:r>
    </w:p>
    <w:p w14:paraId="77A4619C" w14:textId="77777777" w:rsidR="00A973EF" w:rsidRPr="00D6042A" w:rsidRDefault="00A973EF" w:rsidP="00A973EF">
      <w:pPr>
        <w:pStyle w:val="Bibliography"/>
        <w:rPr>
          <w:rFonts w:ascii="Calibri" w:hAnsi="Calibri" w:cs="Calibri"/>
        </w:rPr>
      </w:pPr>
      <w:r w:rsidRPr="00D6042A">
        <w:rPr>
          <w:rFonts w:ascii="Calibri" w:hAnsi="Calibri" w:cs="Calibri"/>
        </w:rPr>
        <w:t xml:space="preserve">East, A. E., &amp; Sankey, J. B. (2020). Geomorphic and Sedimentary Effects of Modern Climate Change: Current and Anticipated Future Conditions in the Western United States. </w:t>
      </w:r>
      <w:r w:rsidRPr="00D6042A">
        <w:rPr>
          <w:rFonts w:ascii="Calibri" w:hAnsi="Calibri" w:cs="Calibri"/>
          <w:i/>
          <w:iCs/>
        </w:rPr>
        <w:t>Reviews of Geophysics</w:t>
      </w:r>
      <w:r w:rsidRPr="00D6042A">
        <w:rPr>
          <w:rFonts w:ascii="Calibri" w:hAnsi="Calibri" w:cs="Calibri"/>
        </w:rPr>
        <w:t xml:space="preserve">, </w:t>
      </w:r>
      <w:r w:rsidRPr="00D6042A">
        <w:rPr>
          <w:rFonts w:ascii="Calibri" w:hAnsi="Calibri" w:cs="Calibri"/>
          <w:i/>
          <w:iCs/>
        </w:rPr>
        <w:t>58</w:t>
      </w:r>
      <w:r w:rsidRPr="00D6042A">
        <w:rPr>
          <w:rFonts w:ascii="Calibri" w:hAnsi="Calibri" w:cs="Calibri"/>
        </w:rPr>
        <w:t>(4), e2019RG000692. https://doi.org/10.1029/2019RG000692</w:t>
      </w:r>
    </w:p>
    <w:p w14:paraId="784193E8" w14:textId="77777777" w:rsidR="00A973EF" w:rsidRPr="00D6042A" w:rsidRDefault="00A973EF" w:rsidP="00A973EF">
      <w:pPr>
        <w:pStyle w:val="Bibliography"/>
        <w:rPr>
          <w:rFonts w:ascii="Calibri" w:hAnsi="Calibri" w:cs="Calibri"/>
        </w:rPr>
      </w:pPr>
      <w:r w:rsidRPr="00D6042A">
        <w:rPr>
          <w:rFonts w:ascii="Calibri" w:hAnsi="Calibri" w:cs="Calibri"/>
        </w:rPr>
        <w:t xml:space="preserve">Fay, J. C., &amp; Wu, C.-I. (2000). Hitchhiking Under Positive Darwinian Selection. </w:t>
      </w:r>
      <w:r w:rsidRPr="00D6042A">
        <w:rPr>
          <w:rFonts w:ascii="Calibri" w:hAnsi="Calibri" w:cs="Calibri"/>
          <w:i/>
          <w:iCs/>
        </w:rPr>
        <w:t>Genetics</w:t>
      </w:r>
      <w:r w:rsidRPr="00D6042A">
        <w:rPr>
          <w:rFonts w:ascii="Calibri" w:hAnsi="Calibri" w:cs="Calibri"/>
        </w:rPr>
        <w:t xml:space="preserve">, </w:t>
      </w:r>
      <w:r w:rsidRPr="00D6042A">
        <w:rPr>
          <w:rFonts w:ascii="Calibri" w:hAnsi="Calibri" w:cs="Calibri"/>
          <w:i/>
          <w:iCs/>
        </w:rPr>
        <w:t>155</w:t>
      </w:r>
      <w:r w:rsidRPr="00D6042A">
        <w:rPr>
          <w:rFonts w:ascii="Calibri" w:hAnsi="Calibri" w:cs="Calibri"/>
        </w:rPr>
        <w:t>(3), 1405–1413.</w:t>
      </w:r>
    </w:p>
    <w:p w14:paraId="06D41D67" w14:textId="77777777" w:rsidR="00A973EF" w:rsidRPr="00D6042A" w:rsidRDefault="00A973EF" w:rsidP="00A973EF">
      <w:pPr>
        <w:pStyle w:val="Bibliography"/>
        <w:rPr>
          <w:rFonts w:ascii="Calibri" w:hAnsi="Calibri" w:cs="Calibri"/>
        </w:rPr>
      </w:pPr>
      <w:r w:rsidRPr="00D6042A">
        <w:rPr>
          <w:rFonts w:ascii="Calibri" w:hAnsi="Calibri" w:cs="Calibri"/>
        </w:rPr>
        <w:t xml:space="preserve">Feng, S., Stiller, J., Deng, Y., Armstrong, J., Fang, Q., Reeve, A. H., </w:t>
      </w:r>
      <w:proofErr w:type="spellStart"/>
      <w:r w:rsidRPr="00D6042A">
        <w:rPr>
          <w:rFonts w:ascii="Calibri" w:hAnsi="Calibri" w:cs="Calibri"/>
        </w:rPr>
        <w:t>Xie</w:t>
      </w:r>
      <w:proofErr w:type="spellEnd"/>
      <w:r w:rsidRPr="00D6042A">
        <w:rPr>
          <w:rFonts w:ascii="Calibri" w:hAnsi="Calibri" w:cs="Calibri"/>
        </w:rPr>
        <w:t xml:space="preserve">, D., Chen, G., Guo, C., Faircloth, B. C., Petersen, B., Wang, Z., Zhou, Q., </w:t>
      </w:r>
      <w:proofErr w:type="spellStart"/>
      <w:r w:rsidRPr="00D6042A">
        <w:rPr>
          <w:rFonts w:ascii="Calibri" w:hAnsi="Calibri" w:cs="Calibri"/>
        </w:rPr>
        <w:t>Diekhans</w:t>
      </w:r>
      <w:proofErr w:type="spellEnd"/>
      <w:r w:rsidRPr="00D6042A">
        <w:rPr>
          <w:rFonts w:ascii="Calibri" w:hAnsi="Calibri" w:cs="Calibri"/>
        </w:rPr>
        <w:t xml:space="preserve">, M., Chen, W., Andreu-Sánchez, S., </w:t>
      </w:r>
      <w:proofErr w:type="spellStart"/>
      <w:r w:rsidRPr="00D6042A">
        <w:rPr>
          <w:rFonts w:ascii="Calibri" w:hAnsi="Calibri" w:cs="Calibri"/>
        </w:rPr>
        <w:t>Margaryan</w:t>
      </w:r>
      <w:proofErr w:type="spellEnd"/>
      <w:r w:rsidRPr="00D6042A">
        <w:rPr>
          <w:rFonts w:ascii="Calibri" w:hAnsi="Calibri" w:cs="Calibri"/>
        </w:rPr>
        <w:t xml:space="preserve">, A., Howard, J. T., Parent, C., … Zhang, G. (2020). Dense sampling of bird diversity increases power of comparative genomics. </w:t>
      </w:r>
      <w:r w:rsidRPr="00D6042A">
        <w:rPr>
          <w:rFonts w:ascii="Calibri" w:hAnsi="Calibri" w:cs="Calibri"/>
          <w:i/>
          <w:iCs/>
        </w:rPr>
        <w:t>Nature</w:t>
      </w:r>
      <w:r w:rsidRPr="00D6042A">
        <w:rPr>
          <w:rFonts w:ascii="Calibri" w:hAnsi="Calibri" w:cs="Calibri"/>
        </w:rPr>
        <w:t xml:space="preserve">, </w:t>
      </w:r>
      <w:r w:rsidRPr="00D6042A">
        <w:rPr>
          <w:rFonts w:ascii="Calibri" w:hAnsi="Calibri" w:cs="Calibri"/>
          <w:i/>
          <w:iCs/>
        </w:rPr>
        <w:t>587</w:t>
      </w:r>
      <w:r w:rsidRPr="00D6042A">
        <w:rPr>
          <w:rFonts w:ascii="Calibri" w:hAnsi="Calibri" w:cs="Calibri"/>
        </w:rPr>
        <w:t>(7833), 252–257. https://doi.org/10.1038/s41586-020-2873-9</w:t>
      </w:r>
    </w:p>
    <w:p w14:paraId="12789E1C" w14:textId="77777777" w:rsidR="00A973EF" w:rsidRPr="00D6042A" w:rsidRDefault="00A973EF" w:rsidP="00A973EF">
      <w:pPr>
        <w:pStyle w:val="Bibliography"/>
        <w:rPr>
          <w:rFonts w:ascii="Calibri" w:hAnsi="Calibri" w:cs="Calibri"/>
        </w:rPr>
      </w:pPr>
      <w:r w:rsidRPr="00D6042A">
        <w:rPr>
          <w:rFonts w:ascii="Calibri" w:hAnsi="Calibri" w:cs="Calibri"/>
        </w:rPr>
        <w:lastRenderedPageBreak/>
        <w:t xml:space="preserve">Finger, A. J., </w:t>
      </w:r>
      <w:proofErr w:type="spellStart"/>
      <w:r w:rsidRPr="00D6042A">
        <w:rPr>
          <w:rFonts w:ascii="Calibri" w:hAnsi="Calibri" w:cs="Calibri"/>
        </w:rPr>
        <w:t>Mahardja</w:t>
      </w:r>
      <w:proofErr w:type="spellEnd"/>
      <w:r w:rsidRPr="00D6042A">
        <w:rPr>
          <w:rFonts w:ascii="Calibri" w:hAnsi="Calibri" w:cs="Calibri"/>
        </w:rPr>
        <w:t xml:space="preserve">, B., Fisch, K. M., Benjamin, A., Lindberg, J., Ellison, L., </w:t>
      </w:r>
      <w:proofErr w:type="spellStart"/>
      <w:r w:rsidRPr="00D6042A">
        <w:rPr>
          <w:rFonts w:ascii="Calibri" w:hAnsi="Calibri" w:cs="Calibri"/>
        </w:rPr>
        <w:t>Ghebremariam</w:t>
      </w:r>
      <w:proofErr w:type="spellEnd"/>
      <w:r w:rsidRPr="00D6042A">
        <w:rPr>
          <w:rFonts w:ascii="Calibri" w:hAnsi="Calibri" w:cs="Calibri"/>
        </w:rPr>
        <w:t xml:space="preserve">, T., Hung, T.-C., &amp; May, B. (2018). A Conservation Hatchery Population of Delta Smelt Shows Evidence of Genetic Adaptation to Captivity After 9 Generations. </w:t>
      </w:r>
      <w:r w:rsidRPr="00D6042A">
        <w:rPr>
          <w:rFonts w:ascii="Calibri" w:hAnsi="Calibri" w:cs="Calibri"/>
          <w:i/>
          <w:iCs/>
        </w:rPr>
        <w:t>Journal of Heredity</w:t>
      </w:r>
      <w:r w:rsidRPr="00D6042A">
        <w:rPr>
          <w:rFonts w:ascii="Calibri" w:hAnsi="Calibri" w:cs="Calibri"/>
        </w:rPr>
        <w:t xml:space="preserve">, </w:t>
      </w:r>
      <w:r w:rsidRPr="00D6042A">
        <w:rPr>
          <w:rFonts w:ascii="Calibri" w:hAnsi="Calibri" w:cs="Calibri"/>
          <w:i/>
          <w:iCs/>
        </w:rPr>
        <w:t>109</w:t>
      </w:r>
      <w:r w:rsidRPr="00D6042A">
        <w:rPr>
          <w:rFonts w:ascii="Calibri" w:hAnsi="Calibri" w:cs="Calibri"/>
        </w:rPr>
        <w:t>(6), 11.</w:t>
      </w:r>
    </w:p>
    <w:p w14:paraId="385659A9" w14:textId="77777777" w:rsidR="00A973EF" w:rsidRPr="00D6042A" w:rsidRDefault="00A973EF" w:rsidP="00A973EF">
      <w:pPr>
        <w:pStyle w:val="Bibliography"/>
        <w:rPr>
          <w:rFonts w:ascii="Calibri" w:hAnsi="Calibri" w:cs="Calibri"/>
        </w:rPr>
      </w:pPr>
      <w:r w:rsidRPr="00D6042A">
        <w:rPr>
          <w:rFonts w:ascii="Calibri" w:hAnsi="Calibri" w:cs="Calibri"/>
        </w:rPr>
        <w:t xml:space="preserve">Fisch, K. M., Henderson, J. M., Burton, R. S., &amp; May, B. (2011). Population genetics and conservation implications for the endangered delta smelt in the San Francisco Bay-Delta. </w:t>
      </w:r>
      <w:r w:rsidRPr="00D6042A">
        <w:rPr>
          <w:rFonts w:ascii="Calibri" w:hAnsi="Calibri" w:cs="Calibri"/>
          <w:i/>
          <w:iCs/>
        </w:rPr>
        <w:t>Conservation Genetics</w:t>
      </w:r>
      <w:r w:rsidRPr="00D6042A">
        <w:rPr>
          <w:rFonts w:ascii="Calibri" w:hAnsi="Calibri" w:cs="Calibri"/>
        </w:rPr>
        <w:t xml:space="preserve">, </w:t>
      </w:r>
      <w:r w:rsidRPr="00D6042A">
        <w:rPr>
          <w:rFonts w:ascii="Calibri" w:hAnsi="Calibri" w:cs="Calibri"/>
          <w:i/>
          <w:iCs/>
        </w:rPr>
        <w:t>12</w:t>
      </w:r>
      <w:r w:rsidRPr="00D6042A">
        <w:rPr>
          <w:rFonts w:ascii="Calibri" w:hAnsi="Calibri" w:cs="Calibri"/>
        </w:rPr>
        <w:t>(6), 1421–1434. https://doi.org/10.1007/s10592-011-0240-y</w:t>
      </w:r>
    </w:p>
    <w:p w14:paraId="63BA78CA"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Ghurye</w:t>
      </w:r>
      <w:proofErr w:type="spellEnd"/>
      <w:r w:rsidRPr="00D6042A">
        <w:rPr>
          <w:rFonts w:ascii="Calibri" w:hAnsi="Calibri" w:cs="Calibri"/>
        </w:rPr>
        <w:t xml:space="preserve">, J., </w:t>
      </w:r>
      <w:proofErr w:type="spellStart"/>
      <w:r w:rsidRPr="00D6042A">
        <w:rPr>
          <w:rFonts w:ascii="Calibri" w:hAnsi="Calibri" w:cs="Calibri"/>
        </w:rPr>
        <w:t>Rhie</w:t>
      </w:r>
      <w:proofErr w:type="spellEnd"/>
      <w:r w:rsidRPr="00D6042A">
        <w:rPr>
          <w:rFonts w:ascii="Calibri" w:hAnsi="Calibri" w:cs="Calibri"/>
        </w:rPr>
        <w:t xml:space="preserve">, A., </w:t>
      </w:r>
      <w:proofErr w:type="spellStart"/>
      <w:r w:rsidRPr="00D6042A">
        <w:rPr>
          <w:rFonts w:ascii="Calibri" w:hAnsi="Calibri" w:cs="Calibri"/>
        </w:rPr>
        <w:t>Walenz</w:t>
      </w:r>
      <w:proofErr w:type="spellEnd"/>
      <w:r w:rsidRPr="00D6042A">
        <w:rPr>
          <w:rFonts w:ascii="Calibri" w:hAnsi="Calibri" w:cs="Calibri"/>
        </w:rPr>
        <w:t xml:space="preserve">, B. P., Schmitt, A., Selvaraj, S., Pop, M., </w:t>
      </w:r>
      <w:proofErr w:type="spellStart"/>
      <w:r w:rsidRPr="00D6042A">
        <w:rPr>
          <w:rFonts w:ascii="Calibri" w:hAnsi="Calibri" w:cs="Calibri"/>
        </w:rPr>
        <w:t>Phillippy</w:t>
      </w:r>
      <w:proofErr w:type="spellEnd"/>
      <w:r w:rsidRPr="00D6042A">
        <w:rPr>
          <w:rFonts w:ascii="Calibri" w:hAnsi="Calibri" w:cs="Calibri"/>
        </w:rPr>
        <w:t xml:space="preserve">, A. M., &amp; </w:t>
      </w:r>
      <w:proofErr w:type="spellStart"/>
      <w:r w:rsidRPr="00D6042A">
        <w:rPr>
          <w:rFonts w:ascii="Calibri" w:hAnsi="Calibri" w:cs="Calibri"/>
        </w:rPr>
        <w:t>Koren</w:t>
      </w:r>
      <w:proofErr w:type="spellEnd"/>
      <w:r w:rsidRPr="00D6042A">
        <w:rPr>
          <w:rFonts w:ascii="Calibri" w:hAnsi="Calibri" w:cs="Calibri"/>
        </w:rPr>
        <w:t xml:space="preserve">, S. (2019). Integrating Hi-C links with assembly graphs for chromosome-scale assembly. </w:t>
      </w:r>
      <w:r w:rsidRPr="00D6042A">
        <w:rPr>
          <w:rFonts w:ascii="Calibri" w:hAnsi="Calibri" w:cs="Calibri"/>
          <w:i/>
          <w:iCs/>
        </w:rPr>
        <w:t>PLOS Computational Biology</w:t>
      </w:r>
      <w:r w:rsidRPr="00D6042A">
        <w:rPr>
          <w:rFonts w:ascii="Calibri" w:hAnsi="Calibri" w:cs="Calibri"/>
        </w:rPr>
        <w:t xml:space="preserve">, </w:t>
      </w:r>
      <w:r w:rsidRPr="00D6042A">
        <w:rPr>
          <w:rFonts w:ascii="Calibri" w:hAnsi="Calibri" w:cs="Calibri"/>
          <w:i/>
          <w:iCs/>
        </w:rPr>
        <w:t>15</w:t>
      </w:r>
      <w:r w:rsidRPr="00D6042A">
        <w:rPr>
          <w:rFonts w:ascii="Calibri" w:hAnsi="Calibri" w:cs="Calibri"/>
        </w:rPr>
        <w:t>(8), e1007273. https://doi.org/10.1371/journal.pcbi.1007273</w:t>
      </w:r>
    </w:p>
    <w:p w14:paraId="03B8D9C5"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Glibert</w:t>
      </w:r>
      <w:proofErr w:type="spellEnd"/>
      <w:r w:rsidRPr="00D6042A">
        <w:rPr>
          <w:rFonts w:ascii="Calibri" w:hAnsi="Calibri" w:cs="Calibri"/>
        </w:rPr>
        <w:t xml:space="preserve">, P. M., Fullerton, D., Burkholder, J. M., Cornwell, J. C., &amp; Kana, T. M. (2011). Ecological Stoichiometry, Biogeochemical Cycling, Invasive Species, and Aquatic Food Webs: San Francisco Estuary and Comparative Systems. </w:t>
      </w:r>
      <w:r w:rsidRPr="00D6042A">
        <w:rPr>
          <w:rFonts w:ascii="Calibri" w:hAnsi="Calibri" w:cs="Calibri"/>
          <w:i/>
          <w:iCs/>
        </w:rPr>
        <w:t>Reviews in Fisheries Science</w:t>
      </w:r>
      <w:r w:rsidRPr="00D6042A">
        <w:rPr>
          <w:rFonts w:ascii="Calibri" w:hAnsi="Calibri" w:cs="Calibri"/>
        </w:rPr>
        <w:t xml:space="preserve">, </w:t>
      </w:r>
      <w:r w:rsidRPr="00D6042A">
        <w:rPr>
          <w:rFonts w:ascii="Calibri" w:hAnsi="Calibri" w:cs="Calibri"/>
          <w:i/>
          <w:iCs/>
        </w:rPr>
        <w:t>19</w:t>
      </w:r>
      <w:r w:rsidRPr="00D6042A">
        <w:rPr>
          <w:rFonts w:ascii="Calibri" w:hAnsi="Calibri" w:cs="Calibri"/>
        </w:rPr>
        <w:t>(4), 358–417. https://doi.org/10.1080/10641262.2011.611916</w:t>
      </w:r>
    </w:p>
    <w:p w14:paraId="6586FBC2"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Gremme</w:t>
      </w:r>
      <w:proofErr w:type="spellEnd"/>
      <w:r w:rsidRPr="00D6042A">
        <w:rPr>
          <w:rFonts w:ascii="Calibri" w:hAnsi="Calibri" w:cs="Calibri"/>
        </w:rPr>
        <w:t xml:space="preserve">, G., </w:t>
      </w:r>
      <w:proofErr w:type="spellStart"/>
      <w:r w:rsidRPr="00D6042A">
        <w:rPr>
          <w:rFonts w:ascii="Calibri" w:hAnsi="Calibri" w:cs="Calibri"/>
        </w:rPr>
        <w:t>Steinbiss</w:t>
      </w:r>
      <w:proofErr w:type="spellEnd"/>
      <w:r w:rsidRPr="00D6042A">
        <w:rPr>
          <w:rFonts w:ascii="Calibri" w:hAnsi="Calibri" w:cs="Calibri"/>
        </w:rPr>
        <w:t xml:space="preserve">, S., &amp; Kurtz, S. (2013). </w:t>
      </w:r>
      <w:proofErr w:type="spellStart"/>
      <w:r w:rsidRPr="00D6042A">
        <w:rPr>
          <w:rFonts w:ascii="Calibri" w:hAnsi="Calibri" w:cs="Calibri"/>
        </w:rPr>
        <w:t>GenomeTools</w:t>
      </w:r>
      <w:proofErr w:type="spellEnd"/>
      <w:r w:rsidRPr="00D6042A">
        <w:rPr>
          <w:rFonts w:ascii="Calibri" w:hAnsi="Calibri" w:cs="Calibri"/>
        </w:rPr>
        <w:t xml:space="preserve">: A Comprehensive Software Library for Efficient Processing of Structured Genome Annotations. </w:t>
      </w:r>
      <w:r w:rsidRPr="00D6042A">
        <w:rPr>
          <w:rFonts w:ascii="Calibri" w:hAnsi="Calibri" w:cs="Calibri"/>
          <w:i/>
          <w:iCs/>
        </w:rPr>
        <w:t>IEEE/ACM Transactions on Computational Biology and Bioinformatics / IEEE, ACM</w:t>
      </w:r>
      <w:r w:rsidRPr="00D6042A">
        <w:rPr>
          <w:rFonts w:ascii="Calibri" w:hAnsi="Calibri" w:cs="Calibri"/>
        </w:rPr>
        <w:t xml:space="preserve">, </w:t>
      </w:r>
      <w:r w:rsidRPr="00D6042A">
        <w:rPr>
          <w:rFonts w:ascii="Calibri" w:hAnsi="Calibri" w:cs="Calibri"/>
          <w:i/>
          <w:iCs/>
        </w:rPr>
        <w:t>10</w:t>
      </w:r>
      <w:r w:rsidRPr="00D6042A">
        <w:rPr>
          <w:rFonts w:ascii="Calibri" w:hAnsi="Calibri" w:cs="Calibri"/>
        </w:rPr>
        <w:t>, 645–656. https://doi.org/10.1109/TCBB.2013.68</w:t>
      </w:r>
    </w:p>
    <w:p w14:paraId="06752D3A" w14:textId="77777777" w:rsidR="00A973EF" w:rsidRPr="00D6042A" w:rsidRDefault="00A973EF" w:rsidP="00A973EF">
      <w:pPr>
        <w:pStyle w:val="Bibliography"/>
        <w:rPr>
          <w:rFonts w:ascii="Calibri" w:hAnsi="Calibri" w:cs="Calibri"/>
        </w:rPr>
      </w:pPr>
      <w:r w:rsidRPr="00D6042A">
        <w:rPr>
          <w:rFonts w:ascii="Calibri" w:hAnsi="Calibri" w:cs="Calibri"/>
        </w:rPr>
        <w:t xml:space="preserve">Guan, D., McCarthy, S. A., Wood, J., Howe, K., Wang, Y., &amp; Durbin, R. (2020). Identifying and removing haplotypic duplication in primary genome assemblies.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36</w:t>
      </w:r>
      <w:r w:rsidRPr="00D6042A">
        <w:rPr>
          <w:rFonts w:ascii="Calibri" w:hAnsi="Calibri" w:cs="Calibri"/>
        </w:rPr>
        <w:t>(9), 2896–2898. https://doi.org/10.1093/bioinformatics/btaa025</w:t>
      </w:r>
    </w:p>
    <w:p w14:paraId="5854C530"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Gurevich</w:t>
      </w:r>
      <w:proofErr w:type="spellEnd"/>
      <w:r w:rsidRPr="00D6042A">
        <w:rPr>
          <w:rFonts w:ascii="Calibri" w:hAnsi="Calibri" w:cs="Calibri"/>
        </w:rPr>
        <w:t xml:space="preserve">, A., </w:t>
      </w:r>
      <w:proofErr w:type="spellStart"/>
      <w:r w:rsidRPr="00D6042A">
        <w:rPr>
          <w:rFonts w:ascii="Calibri" w:hAnsi="Calibri" w:cs="Calibri"/>
        </w:rPr>
        <w:t>Saveliev</w:t>
      </w:r>
      <w:proofErr w:type="spellEnd"/>
      <w:r w:rsidRPr="00D6042A">
        <w:rPr>
          <w:rFonts w:ascii="Calibri" w:hAnsi="Calibri" w:cs="Calibri"/>
        </w:rPr>
        <w:t xml:space="preserve">, V., </w:t>
      </w:r>
      <w:proofErr w:type="spellStart"/>
      <w:r w:rsidRPr="00D6042A">
        <w:rPr>
          <w:rFonts w:ascii="Calibri" w:hAnsi="Calibri" w:cs="Calibri"/>
        </w:rPr>
        <w:t>Vyahhi</w:t>
      </w:r>
      <w:proofErr w:type="spellEnd"/>
      <w:r w:rsidRPr="00D6042A">
        <w:rPr>
          <w:rFonts w:ascii="Calibri" w:hAnsi="Calibri" w:cs="Calibri"/>
        </w:rPr>
        <w:t xml:space="preserve">, N., &amp; </w:t>
      </w:r>
      <w:proofErr w:type="spellStart"/>
      <w:r w:rsidRPr="00D6042A">
        <w:rPr>
          <w:rFonts w:ascii="Calibri" w:hAnsi="Calibri" w:cs="Calibri"/>
        </w:rPr>
        <w:t>Tesler</w:t>
      </w:r>
      <w:proofErr w:type="spellEnd"/>
      <w:r w:rsidRPr="00D6042A">
        <w:rPr>
          <w:rFonts w:ascii="Calibri" w:hAnsi="Calibri" w:cs="Calibri"/>
        </w:rPr>
        <w:t xml:space="preserve">, G. (2013). QUAST: Quality assessment tool for genome assemblies.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29</w:t>
      </w:r>
      <w:r w:rsidRPr="00D6042A">
        <w:rPr>
          <w:rFonts w:ascii="Calibri" w:hAnsi="Calibri" w:cs="Calibri"/>
        </w:rPr>
        <w:t>(8), 1072–1075. https://doi.org/10.1093/bioinformatics/btt086</w:t>
      </w:r>
    </w:p>
    <w:p w14:paraId="471DA857" w14:textId="77777777" w:rsidR="00A973EF" w:rsidRPr="00D6042A" w:rsidRDefault="00A973EF" w:rsidP="00A973EF">
      <w:pPr>
        <w:pStyle w:val="Bibliography"/>
        <w:rPr>
          <w:rFonts w:ascii="Calibri" w:hAnsi="Calibri" w:cs="Calibri"/>
        </w:rPr>
      </w:pPr>
      <w:r w:rsidRPr="00D6042A">
        <w:rPr>
          <w:rFonts w:ascii="Calibri" w:hAnsi="Calibri" w:cs="Calibri"/>
        </w:rPr>
        <w:t xml:space="preserve">Habibi, E. (2022). </w:t>
      </w:r>
      <w:r w:rsidRPr="00D6042A">
        <w:rPr>
          <w:rFonts w:ascii="Calibri" w:hAnsi="Calibri" w:cs="Calibri"/>
          <w:i/>
          <w:iCs/>
        </w:rPr>
        <w:t xml:space="preserve">Conservation genomics of two California endangered native species: Delta smelt and Upper McCloud River </w:t>
      </w:r>
      <w:proofErr w:type="spellStart"/>
      <w:r w:rsidRPr="00D6042A">
        <w:rPr>
          <w:rFonts w:ascii="Calibri" w:hAnsi="Calibri" w:cs="Calibri"/>
          <w:i/>
          <w:iCs/>
        </w:rPr>
        <w:t>Redband</w:t>
      </w:r>
      <w:proofErr w:type="spellEnd"/>
      <w:r w:rsidRPr="00D6042A">
        <w:rPr>
          <w:rFonts w:ascii="Calibri" w:hAnsi="Calibri" w:cs="Calibri"/>
          <w:i/>
          <w:iCs/>
        </w:rPr>
        <w:t xml:space="preserve"> trout.</w:t>
      </w:r>
      <w:r w:rsidRPr="00D6042A">
        <w:rPr>
          <w:rFonts w:ascii="Calibri" w:hAnsi="Calibri" w:cs="Calibri"/>
        </w:rPr>
        <w:t xml:space="preserve"> [PhD]. University of California Davis.</w:t>
      </w:r>
    </w:p>
    <w:p w14:paraId="57CFECA4" w14:textId="77777777" w:rsidR="00A973EF" w:rsidRPr="00D6042A" w:rsidRDefault="00A973EF" w:rsidP="00A973EF">
      <w:pPr>
        <w:pStyle w:val="Bibliography"/>
        <w:rPr>
          <w:rFonts w:ascii="Calibri" w:hAnsi="Calibri" w:cs="Calibri"/>
        </w:rPr>
      </w:pPr>
      <w:r w:rsidRPr="00D6042A">
        <w:rPr>
          <w:rFonts w:ascii="Calibri" w:hAnsi="Calibri" w:cs="Calibri"/>
        </w:rPr>
        <w:t xml:space="preserve">Hammock, B. G., Hartman, R., Dahlgren, R. A., Johnston, C., Kurobe, T., Lehman, P. W., Lewis, L. S., Van Nieuwenhuyse, E., Ramírez-Duarte, W. F., Schultz, A. A., &amp; </w:t>
      </w:r>
      <w:proofErr w:type="spellStart"/>
      <w:r w:rsidRPr="00D6042A">
        <w:rPr>
          <w:rFonts w:ascii="Calibri" w:hAnsi="Calibri" w:cs="Calibri"/>
        </w:rPr>
        <w:t>Teh</w:t>
      </w:r>
      <w:proofErr w:type="spellEnd"/>
      <w:r w:rsidRPr="00D6042A">
        <w:rPr>
          <w:rFonts w:ascii="Calibri" w:hAnsi="Calibri" w:cs="Calibri"/>
        </w:rPr>
        <w:t xml:space="preserve">, S. J. (2022). Patterns and predictors of condition indices in a critically endangered fish. </w:t>
      </w:r>
      <w:proofErr w:type="spellStart"/>
      <w:r w:rsidRPr="00D6042A">
        <w:rPr>
          <w:rFonts w:ascii="Calibri" w:hAnsi="Calibri" w:cs="Calibri"/>
          <w:i/>
          <w:iCs/>
        </w:rPr>
        <w:t>Hydrobiologia</w:t>
      </w:r>
      <w:proofErr w:type="spellEnd"/>
      <w:r w:rsidRPr="00D6042A">
        <w:rPr>
          <w:rFonts w:ascii="Calibri" w:hAnsi="Calibri" w:cs="Calibri"/>
        </w:rPr>
        <w:t xml:space="preserve">, </w:t>
      </w:r>
      <w:r w:rsidRPr="00D6042A">
        <w:rPr>
          <w:rFonts w:ascii="Calibri" w:hAnsi="Calibri" w:cs="Calibri"/>
          <w:i/>
          <w:iCs/>
        </w:rPr>
        <w:t>849</w:t>
      </w:r>
      <w:r w:rsidRPr="00D6042A">
        <w:rPr>
          <w:rFonts w:ascii="Calibri" w:hAnsi="Calibri" w:cs="Calibri"/>
        </w:rPr>
        <w:t>(3), 675–695. https://doi.org/10.1007/s10750-021-04738-z</w:t>
      </w:r>
    </w:p>
    <w:p w14:paraId="5EB64404" w14:textId="77777777" w:rsidR="00A973EF" w:rsidRPr="00D6042A" w:rsidRDefault="00A973EF" w:rsidP="00A973EF">
      <w:pPr>
        <w:pStyle w:val="Bibliography"/>
        <w:rPr>
          <w:rFonts w:ascii="Calibri" w:hAnsi="Calibri" w:cs="Calibri"/>
        </w:rPr>
      </w:pPr>
      <w:r w:rsidRPr="00D6042A">
        <w:rPr>
          <w:rFonts w:ascii="Calibri" w:hAnsi="Calibri" w:cs="Calibri"/>
        </w:rPr>
        <w:lastRenderedPageBreak/>
        <w:t xml:space="preserve">Hartley, S. E. (1987). THE CHROMOSOMES OF SALMONID FISHES. </w:t>
      </w:r>
      <w:r w:rsidRPr="00D6042A">
        <w:rPr>
          <w:rFonts w:ascii="Calibri" w:hAnsi="Calibri" w:cs="Calibri"/>
          <w:i/>
          <w:iCs/>
        </w:rPr>
        <w:t>Biological Reviews</w:t>
      </w:r>
      <w:r w:rsidRPr="00D6042A">
        <w:rPr>
          <w:rFonts w:ascii="Calibri" w:hAnsi="Calibri" w:cs="Calibri"/>
        </w:rPr>
        <w:t xml:space="preserve">, </w:t>
      </w:r>
      <w:r w:rsidRPr="00D6042A">
        <w:rPr>
          <w:rFonts w:ascii="Calibri" w:hAnsi="Calibri" w:cs="Calibri"/>
          <w:i/>
          <w:iCs/>
        </w:rPr>
        <w:t>62</w:t>
      </w:r>
      <w:r w:rsidRPr="00D6042A">
        <w:rPr>
          <w:rFonts w:ascii="Calibri" w:hAnsi="Calibri" w:cs="Calibri"/>
        </w:rPr>
        <w:t>(3), 197–214. https://doi.org/10.1111/j.1469-185X.1987.tb00663.x</w:t>
      </w:r>
    </w:p>
    <w:p w14:paraId="115C31A3" w14:textId="77777777" w:rsidR="00A973EF" w:rsidRPr="00D6042A" w:rsidRDefault="00A973EF" w:rsidP="00A973EF">
      <w:pPr>
        <w:pStyle w:val="Bibliography"/>
        <w:rPr>
          <w:rFonts w:ascii="Calibri" w:hAnsi="Calibri" w:cs="Calibri"/>
        </w:rPr>
      </w:pPr>
      <w:r w:rsidRPr="00D6042A">
        <w:rPr>
          <w:rFonts w:ascii="Calibri" w:hAnsi="Calibri" w:cs="Calibri"/>
        </w:rPr>
        <w:t xml:space="preserve">Hobbs, J. A., Lewis, L. S., </w:t>
      </w:r>
      <w:proofErr w:type="spellStart"/>
      <w:r w:rsidRPr="00D6042A">
        <w:rPr>
          <w:rFonts w:ascii="Calibri" w:hAnsi="Calibri" w:cs="Calibri"/>
        </w:rPr>
        <w:t>Willmes</w:t>
      </w:r>
      <w:proofErr w:type="spellEnd"/>
      <w:r w:rsidRPr="00D6042A">
        <w:rPr>
          <w:rFonts w:ascii="Calibri" w:hAnsi="Calibri" w:cs="Calibri"/>
        </w:rPr>
        <w:t xml:space="preserve">, M., Denney, C., &amp; Bush, E. (2019). Complex life histories discovered in a critically endangered fish. </w:t>
      </w:r>
      <w:r w:rsidRPr="00D6042A">
        <w:rPr>
          <w:rFonts w:ascii="Calibri" w:hAnsi="Calibri" w:cs="Calibri"/>
          <w:i/>
          <w:iCs/>
        </w:rPr>
        <w:t>Scientific Reports</w:t>
      </w:r>
      <w:r w:rsidRPr="00D6042A">
        <w:rPr>
          <w:rFonts w:ascii="Calibri" w:hAnsi="Calibri" w:cs="Calibri"/>
        </w:rPr>
        <w:t xml:space="preserve">, </w:t>
      </w:r>
      <w:r w:rsidRPr="00D6042A">
        <w:rPr>
          <w:rFonts w:ascii="Calibri" w:hAnsi="Calibri" w:cs="Calibri"/>
          <w:i/>
          <w:iCs/>
        </w:rPr>
        <w:t>9</w:t>
      </w:r>
      <w:r w:rsidRPr="00D6042A">
        <w:rPr>
          <w:rFonts w:ascii="Calibri" w:hAnsi="Calibri" w:cs="Calibri"/>
        </w:rPr>
        <w:t>(1), 16772. https://doi.org/10.1038/s41598-019-52273-8</w:t>
      </w:r>
    </w:p>
    <w:p w14:paraId="18E8E813"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Hotaling</w:t>
      </w:r>
      <w:proofErr w:type="spellEnd"/>
      <w:r w:rsidRPr="00D6042A">
        <w:rPr>
          <w:rFonts w:ascii="Calibri" w:hAnsi="Calibri" w:cs="Calibri"/>
        </w:rPr>
        <w:t xml:space="preserve">, S., Kelley, J. L., &amp; Frandsen, P. B. (2021). Toward a genome sequence for every animal: Where are we now? </w:t>
      </w:r>
      <w:r w:rsidRPr="00D6042A">
        <w:rPr>
          <w:rFonts w:ascii="Calibri" w:hAnsi="Calibri" w:cs="Calibri"/>
          <w:i/>
          <w:iCs/>
        </w:rPr>
        <w:t>Proceedings of the National Academy of Sciences</w:t>
      </w:r>
      <w:r w:rsidRPr="00D6042A">
        <w:rPr>
          <w:rFonts w:ascii="Calibri" w:hAnsi="Calibri" w:cs="Calibri"/>
        </w:rPr>
        <w:t xml:space="preserve">, </w:t>
      </w:r>
      <w:r w:rsidRPr="00D6042A">
        <w:rPr>
          <w:rFonts w:ascii="Calibri" w:hAnsi="Calibri" w:cs="Calibri"/>
          <w:i/>
          <w:iCs/>
        </w:rPr>
        <w:t>118</w:t>
      </w:r>
      <w:r w:rsidRPr="00D6042A">
        <w:rPr>
          <w:rFonts w:ascii="Calibri" w:hAnsi="Calibri" w:cs="Calibri"/>
        </w:rPr>
        <w:t>(52), e2109019118. https://doi.org/10.1073/pnas.2109019118</w:t>
      </w:r>
    </w:p>
    <w:p w14:paraId="3A1BDAAC" w14:textId="77777777" w:rsidR="00A973EF" w:rsidRPr="00D6042A" w:rsidRDefault="00A973EF" w:rsidP="00A973EF">
      <w:pPr>
        <w:pStyle w:val="Bibliography"/>
        <w:rPr>
          <w:rFonts w:ascii="Calibri" w:hAnsi="Calibri" w:cs="Calibri"/>
        </w:rPr>
      </w:pPr>
      <w:r w:rsidRPr="00D6042A">
        <w:rPr>
          <w:rFonts w:ascii="Calibri" w:hAnsi="Calibri" w:cs="Calibri"/>
        </w:rPr>
        <w:t xml:space="preserve">Illumina. (2022). </w:t>
      </w:r>
      <w:r w:rsidRPr="00D6042A">
        <w:rPr>
          <w:rFonts w:ascii="Calibri" w:hAnsi="Calibri" w:cs="Calibri"/>
          <w:i/>
          <w:iCs/>
        </w:rPr>
        <w:t xml:space="preserve">Illumina </w:t>
      </w:r>
      <w:proofErr w:type="spellStart"/>
      <w:r w:rsidRPr="00D6042A">
        <w:rPr>
          <w:rFonts w:ascii="Calibri" w:hAnsi="Calibri" w:cs="Calibri"/>
          <w:i/>
          <w:iCs/>
        </w:rPr>
        <w:t>NovaSeq</w:t>
      </w:r>
      <w:proofErr w:type="spellEnd"/>
      <w:r w:rsidRPr="00D6042A">
        <w:rPr>
          <w:rFonts w:ascii="Calibri" w:hAnsi="Calibri" w:cs="Calibri"/>
          <w:i/>
          <w:iCs/>
        </w:rPr>
        <w:t xml:space="preserve"> 6000 Sequencing System Guide</w:t>
      </w:r>
      <w:r w:rsidRPr="00D6042A">
        <w:rPr>
          <w:rFonts w:ascii="Calibri" w:hAnsi="Calibri" w:cs="Calibri"/>
        </w:rPr>
        <w:t>.</w:t>
      </w:r>
    </w:p>
    <w:p w14:paraId="59A0D40C" w14:textId="77777777" w:rsidR="00A973EF" w:rsidRPr="00D6042A" w:rsidRDefault="00A973EF" w:rsidP="00A973EF">
      <w:pPr>
        <w:pStyle w:val="Bibliography"/>
        <w:rPr>
          <w:rFonts w:ascii="Calibri" w:hAnsi="Calibri" w:cs="Calibri"/>
        </w:rPr>
      </w:pPr>
      <w:r w:rsidRPr="00D6042A">
        <w:rPr>
          <w:rFonts w:ascii="Calibri" w:hAnsi="Calibri" w:cs="Calibri"/>
        </w:rPr>
        <w:t xml:space="preserve">International Human Genome Sequencing Consortium, Whitehead Institute for Biomedical Research, Center for Genome </w:t>
      </w:r>
      <w:proofErr w:type="gramStart"/>
      <w:r w:rsidRPr="00D6042A">
        <w:rPr>
          <w:rFonts w:ascii="Calibri" w:hAnsi="Calibri" w:cs="Calibri"/>
        </w:rPr>
        <w:t>Research:,</w:t>
      </w:r>
      <w:proofErr w:type="gramEnd"/>
      <w:r w:rsidRPr="00D6042A">
        <w:rPr>
          <w:rFonts w:ascii="Calibri" w:hAnsi="Calibri" w:cs="Calibri"/>
        </w:rPr>
        <w:t xml:space="preserve"> Lander, E. S., Linton, L. M., </w:t>
      </w:r>
      <w:proofErr w:type="spellStart"/>
      <w:r w:rsidRPr="00D6042A">
        <w:rPr>
          <w:rFonts w:ascii="Calibri" w:hAnsi="Calibri" w:cs="Calibri"/>
        </w:rPr>
        <w:t>Birren</w:t>
      </w:r>
      <w:proofErr w:type="spellEnd"/>
      <w:r w:rsidRPr="00D6042A">
        <w:rPr>
          <w:rFonts w:ascii="Calibri" w:hAnsi="Calibri" w:cs="Calibri"/>
        </w:rPr>
        <w:t xml:space="preserve">, B., Nusbaum, C., </w:t>
      </w:r>
      <w:proofErr w:type="spellStart"/>
      <w:r w:rsidRPr="00D6042A">
        <w:rPr>
          <w:rFonts w:ascii="Calibri" w:hAnsi="Calibri" w:cs="Calibri"/>
        </w:rPr>
        <w:t>Zody</w:t>
      </w:r>
      <w:proofErr w:type="spellEnd"/>
      <w:r w:rsidRPr="00D6042A">
        <w:rPr>
          <w:rFonts w:ascii="Calibri" w:hAnsi="Calibri" w:cs="Calibri"/>
        </w:rPr>
        <w:t xml:space="preserve">, M. C., Baldwin, J., Devon, K., Dewar, K., Doyle, M., </w:t>
      </w:r>
      <w:proofErr w:type="spellStart"/>
      <w:r w:rsidRPr="00D6042A">
        <w:rPr>
          <w:rFonts w:ascii="Calibri" w:hAnsi="Calibri" w:cs="Calibri"/>
        </w:rPr>
        <w:t>FitzHugh</w:t>
      </w:r>
      <w:proofErr w:type="spellEnd"/>
      <w:r w:rsidRPr="00D6042A">
        <w:rPr>
          <w:rFonts w:ascii="Calibri" w:hAnsi="Calibri" w:cs="Calibri"/>
        </w:rPr>
        <w:t xml:space="preserve">, W., Funke, R., Gage, D., Harris, K., </w:t>
      </w:r>
      <w:proofErr w:type="spellStart"/>
      <w:r w:rsidRPr="00D6042A">
        <w:rPr>
          <w:rFonts w:ascii="Calibri" w:hAnsi="Calibri" w:cs="Calibri"/>
        </w:rPr>
        <w:t>Heaford</w:t>
      </w:r>
      <w:proofErr w:type="spellEnd"/>
      <w:r w:rsidRPr="00D6042A">
        <w:rPr>
          <w:rFonts w:ascii="Calibri" w:hAnsi="Calibri" w:cs="Calibri"/>
        </w:rPr>
        <w:t xml:space="preserve">, A., Howland, J., </w:t>
      </w:r>
      <w:proofErr w:type="spellStart"/>
      <w:r w:rsidRPr="00D6042A">
        <w:rPr>
          <w:rFonts w:ascii="Calibri" w:hAnsi="Calibri" w:cs="Calibri"/>
        </w:rPr>
        <w:t>Kann</w:t>
      </w:r>
      <w:proofErr w:type="spellEnd"/>
      <w:r w:rsidRPr="00D6042A">
        <w:rPr>
          <w:rFonts w:ascii="Calibri" w:hAnsi="Calibri" w:cs="Calibri"/>
        </w:rPr>
        <w:t xml:space="preserve">, L., </w:t>
      </w:r>
      <w:proofErr w:type="spellStart"/>
      <w:r w:rsidRPr="00D6042A">
        <w:rPr>
          <w:rFonts w:ascii="Calibri" w:hAnsi="Calibri" w:cs="Calibri"/>
        </w:rPr>
        <w:t>Lehoczky</w:t>
      </w:r>
      <w:proofErr w:type="spellEnd"/>
      <w:r w:rsidRPr="00D6042A">
        <w:rPr>
          <w:rFonts w:ascii="Calibri" w:hAnsi="Calibri" w:cs="Calibri"/>
        </w:rPr>
        <w:t xml:space="preserve">, J., … Morgan, M. J. (2001). Initial sequencing and analysis of the human genome. </w:t>
      </w:r>
      <w:r w:rsidRPr="00D6042A">
        <w:rPr>
          <w:rFonts w:ascii="Calibri" w:hAnsi="Calibri" w:cs="Calibri"/>
          <w:i/>
          <w:iCs/>
        </w:rPr>
        <w:t>Nature</w:t>
      </w:r>
      <w:r w:rsidRPr="00D6042A">
        <w:rPr>
          <w:rFonts w:ascii="Calibri" w:hAnsi="Calibri" w:cs="Calibri"/>
        </w:rPr>
        <w:t xml:space="preserve">, </w:t>
      </w:r>
      <w:r w:rsidRPr="00D6042A">
        <w:rPr>
          <w:rFonts w:ascii="Calibri" w:hAnsi="Calibri" w:cs="Calibri"/>
          <w:i/>
          <w:iCs/>
        </w:rPr>
        <w:t>409</w:t>
      </w:r>
      <w:r w:rsidRPr="00D6042A">
        <w:rPr>
          <w:rFonts w:ascii="Calibri" w:hAnsi="Calibri" w:cs="Calibri"/>
        </w:rPr>
        <w:t>(6822), 860–921. https://doi.org/10.1038/35057062</w:t>
      </w:r>
    </w:p>
    <w:p w14:paraId="09F3A8DA"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Itan</w:t>
      </w:r>
      <w:proofErr w:type="spellEnd"/>
      <w:r w:rsidRPr="00D6042A">
        <w:rPr>
          <w:rFonts w:ascii="Calibri" w:hAnsi="Calibri" w:cs="Calibri"/>
        </w:rPr>
        <w:t xml:space="preserve">, Y., Powell, A., Beaumont, M. A., Burger, J., &amp; Thomas, M. G. (2009). The Origins of Lactase Persistence in Europe. </w:t>
      </w:r>
      <w:proofErr w:type="spellStart"/>
      <w:r w:rsidRPr="00D6042A">
        <w:rPr>
          <w:rFonts w:ascii="Calibri" w:hAnsi="Calibri" w:cs="Calibri"/>
          <w:i/>
          <w:iCs/>
        </w:rPr>
        <w:t>PLoS</w:t>
      </w:r>
      <w:proofErr w:type="spellEnd"/>
      <w:r w:rsidRPr="00D6042A">
        <w:rPr>
          <w:rFonts w:ascii="Calibri" w:hAnsi="Calibri" w:cs="Calibri"/>
          <w:i/>
          <w:iCs/>
        </w:rPr>
        <w:t xml:space="preserve"> Computational Biology</w:t>
      </w:r>
      <w:r w:rsidRPr="00D6042A">
        <w:rPr>
          <w:rFonts w:ascii="Calibri" w:hAnsi="Calibri" w:cs="Calibri"/>
        </w:rPr>
        <w:t xml:space="preserve">, </w:t>
      </w:r>
      <w:r w:rsidRPr="00D6042A">
        <w:rPr>
          <w:rFonts w:ascii="Calibri" w:hAnsi="Calibri" w:cs="Calibri"/>
          <w:i/>
          <w:iCs/>
        </w:rPr>
        <w:t>5</w:t>
      </w:r>
      <w:r w:rsidRPr="00D6042A">
        <w:rPr>
          <w:rFonts w:ascii="Calibri" w:hAnsi="Calibri" w:cs="Calibri"/>
        </w:rPr>
        <w:t>(8), e1000491. https://doi.org/10.1371/journal.pcbi.1000491</w:t>
      </w:r>
    </w:p>
    <w:p w14:paraId="63A17A86" w14:textId="77777777" w:rsidR="00A973EF" w:rsidRPr="00D6042A" w:rsidRDefault="00A973EF" w:rsidP="00A973EF">
      <w:pPr>
        <w:pStyle w:val="Bibliography"/>
        <w:rPr>
          <w:rFonts w:ascii="Calibri" w:hAnsi="Calibri" w:cs="Calibri"/>
        </w:rPr>
      </w:pPr>
      <w:r w:rsidRPr="00D6042A">
        <w:rPr>
          <w:rFonts w:ascii="Calibri" w:hAnsi="Calibri" w:cs="Calibri"/>
        </w:rPr>
        <w:t xml:space="preserve">James, N. C., Cowley, P. D., &amp; Whitfield, A. K. (2018). The marine fish assemblage of the East </w:t>
      </w:r>
      <w:proofErr w:type="spellStart"/>
      <w:r w:rsidRPr="00D6042A">
        <w:rPr>
          <w:rFonts w:ascii="Calibri" w:hAnsi="Calibri" w:cs="Calibri"/>
        </w:rPr>
        <w:t>Kleinemonde</w:t>
      </w:r>
      <w:proofErr w:type="spellEnd"/>
      <w:r w:rsidRPr="00D6042A">
        <w:rPr>
          <w:rFonts w:ascii="Calibri" w:hAnsi="Calibri" w:cs="Calibri"/>
        </w:rPr>
        <w:t xml:space="preserve"> Estuary over 20 years: Declining abundance and nursery function? </w:t>
      </w:r>
      <w:r w:rsidRPr="00D6042A">
        <w:rPr>
          <w:rFonts w:ascii="Calibri" w:hAnsi="Calibri" w:cs="Calibri"/>
          <w:i/>
          <w:iCs/>
        </w:rPr>
        <w:t>Estuarine, Coastal and Shelf Science</w:t>
      </w:r>
      <w:r w:rsidRPr="00D6042A">
        <w:rPr>
          <w:rFonts w:ascii="Calibri" w:hAnsi="Calibri" w:cs="Calibri"/>
        </w:rPr>
        <w:t xml:space="preserve">, </w:t>
      </w:r>
      <w:r w:rsidRPr="00D6042A">
        <w:rPr>
          <w:rFonts w:ascii="Calibri" w:hAnsi="Calibri" w:cs="Calibri"/>
          <w:i/>
          <w:iCs/>
        </w:rPr>
        <w:t>214</w:t>
      </w:r>
      <w:r w:rsidRPr="00D6042A">
        <w:rPr>
          <w:rFonts w:ascii="Calibri" w:hAnsi="Calibri" w:cs="Calibri"/>
        </w:rPr>
        <w:t>, 64–71. https://doi.org/10.1016/j.ecss.2018.09.010</w:t>
      </w:r>
    </w:p>
    <w:p w14:paraId="44E663E3"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Kitada</w:t>
      </w:r>
      <w:proofErr w:type="spellEnd"/>
      <w:r w:rsidRPr="00D6042A">
        <w:rPr>
          <w:rFonts w:ascii="Calibri" w:hAnsi="Calibri" w:cs="Calibri"/>
        </w:rPr>
        <w:t xml:space="preserve">, J., </w:t>
      </w:r>
      <w:proofErr w:type="spellStart"/>
      <w:r w:rsidRPr="00D6042A">
        <w:rPr>
          <w:rFonts w:ascii="Calibri" w:hAnsi="Calibri" w:cs="Calibri"/>
        </w:rPr>
        <w:t>Tatewaki</w:t>
      </w:r>
      <w:proofErr w:type="spellEnd"/>
      <w:r w:rsidRPr="00D6042A">
        <w:rPr>
          <w:rFonts w:ascii="Calibri" w:hAnsi="Calibri" w:cs="Calibri"/>
        </w:rPr>
        <w:t xml:space="preserve">, R., &amp; Tagawa, M. (1980). Chromosomes of the pond smelt Hypomesus transpacificus nipponensis. </w:t>
      </w:r>
      <w:proofErr w:type="spellStart"/>
      <w:r w:rsidRPr="00D6042A">
        <w:rPr>
          <w:rFonts w:ascii="Calibri" w:hAnsi="Calibri" w:cs="Calibri"/>
          <w:i/>
          <w:iCs/>
        </w:rPr>
        <w:t>Chrom</w:t>
      </w:r>
      <w:proofErr w:type="spellEnd"/>
      <w:r w:rsidRPr="00D6042A">
        <w:rPr>
          <w:rFonts w:ascii="Calibri" w:hAnsi="Calibri" w:cs="Calibri"/>
          <w:i/>
          <w:iCs/>
        </w:rPr>
        <w:t>. Inform. Serv.</w:t>
      </w:r>
      <w:r w:rsidRPr="00D6042A">
        <w:rPr>
          <w:rFonts w:ascii="Calibri" w:hAnsi="Calibri" w:cs="Calibri"/>
        </w:rPr>
        <w:t xml:space="preserve">, </w:t>
      </w:r>
      <w:r w:rsidRPr="00D6042A">
        <w:rPr>
          <w:rFonts w:ascii="Calibri" w:hAnsi="Calibri" w:cs="Calibri"/>
          <w:i/>
          <w:iCs/>
        </w:rPr>
        <w:t>28</w:t>
      </w:r>
      <w:r w:rsidRPr="00D6042A">
        <w:rPr>
          <w:rFonts w:ascii="Calibri" w:hAnsi="Calibri" w:cs="Calibri"/>
        </w:rPr>
        <w:t>, 8–9.</w:t>
      </w:r>
    </w:p>
    <w:p w14:paraId="5592C2F2" w14:textId="77777777" w:rsidR="00A973EF" w:rsidRPr="00D6042A" w:rsidRDefault="00A973EF" w:rsidP="00A973EF">
      <w:pPr>
        <w:pStyle w:val="Bibliography"/>
        <w:rPr>
          <w:rFonts w:ascii="Calibri" w:hAnsi="Calibri" w:cs="Calibri"/>
        </w:rPr>
      </w:pPr>
      <w:r w:rsidRPr="00D6042A">
        <w:rPr>
          <w:rFonts w:ascii="Calibri" w:hAnsi="Calibri" w:cs="Calibri"/>
        </w:rPr>
        <w:t xml:space="preserve">Lew, R. M., Finger, A. J., </w:t>
      </w:r>
      <w:proofErr w:type="spellStart"/>
      <w:r w:rsidRPr="00D6042A">
        <w:rPr>
          <w:rFonts w:ascii="Calibri" w:hAnsi="Calibri" w:cs="Calibri"/>
        </w:rPr>
        <w:t>Baerwald</w:t>
      </w:r>
      <w:proofErr w:type="spellEnd"/>
      <w:r w:rsidRPr="00D6042A">
        <w:rPr>
          <w:rFonts w:ascii="Calibri" w:hAnsi="Calibri" w:cs="Calibri"/>
        </w:rPr>
        <w:t xml:space="preserve">, M. R., </w:t>
      </w:r>
      <w:proofErr w:type="spellStart"/>
      <w:r w:rsidRPr="00D6042A">
        <w:rPr>
          <w:rFonts w:ascii="Calibri" w:hAnsi="Calibri" w:cs="Calibri"/>
        </w:rPr>
        <w:t>Goodbla</w:t>
      </w:r>
      <w:proofErr w:type="spellEnd"/>
      <w:r w:rsidRPr="00D6042A">
        <w:rPr>
          <w:rFonts w:ascii="Calibri" w:hAnsi="Calibri" w:cs="Calibri"/>
        </w:rPr>
        <w:t xml:space="preserve">, A., May, B., &amp; Meek, M. H. (2015). Using Next-Generation Sequencing to Assist a Conservation Hatchery: A Single-Nucleotide Polymorphism Panel for the Genetic Management of Endangered Delta Smelt. </w:t>
      </w:r>
      <w:r w:rsidRPr="00D6042A">
        <w:rPr>
          <w:rFonts w:ascii="Calibri" w:hAnsi="Calibri" w:cs="Calibri"/>
          <w:i/>
          <w:iCs/>
        </w:rPr>
        <w:t>Transactions of the American Fisheries Society</w:t>
      </w:r>
      <w:r w:rsidRPr="00D6042A">
        <w:rPr>
          <w:rFonts w:ascii="Calibri" w:hAnsi="Calibri" w:cs="Calibri"/>
        </w:rPr>
        <w:t xml:space="preserve">, </w:t>
      </w:r>
      <w:r w:rsidRPr="00D6042A">
        <w:rPr>
          <w:rFonts w:ascii="Calibri" w:hAnsi="Calibri" w:cs="Calibri"/>
          <w:i/>
          <w:iCs/>
        </w:rPr>
        <w:t>144</w:t>
      </w:r>
      <w:r w:rsidRPr="00D6042A">
        <w:rPr>
          <w:rFonts w:ascii="Calibri" w:hAnsi="Calibri" w:cs="Calibri"/>
        </w:rPr>
        <w:t>(4), 767–779. https://doi.org/10.1080/00028487.2015.1037016</w:t>
      </w:r>
    </w:p>
    <w:p w14:paraId="7A4DA2B0" w14:textId="77777777" w:rsidR="00A973EF" w:rsidRPr="00D6042A" w:rsidRDefault="00A973EF" w:rsidP="00A973EF">
      <w:pPr>
        <w:pStyle w:val="Bibliography"/>
        <w:rPr>
          <w:rFonts w:ascii="Calibri" w:hAnsi="Calibri" w:cs="Calibri"/>
        </w:rPr>
      </w:pPr>
      <w:r w:rsidRPr="00D6042A">
        <w:rPr>
          <w:rFonts w:ascii="Calibri" w:hAnsi="Calibri" w:cs="Calibri"/>
        </w:rPr>
        <w:t xml:space="preserve">Li, H., &amp; Durbin, R. (2009). Fast and accurate short read alignment with Burrows-Wheeler transform.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25</w:t>
      </w:r>
      <w:r w:rsidRPr="00D6042A">
        <w:rPr>
          <w:rFonts w:ascii="Calibri" w:hAnsi="Calibri" w:cs="Calibri"/>
        </w:rPr>
        <w:t>(14), 1754–1760. https://doi.org/10.1093/bioinformatics/btp324</w:t>
      </w:r>
    </w:p>
    <w:p w14:paraId="0F6745E8" w14:textId="77777777" w:rsidR="00A973EF" w:rsidRPr="00D6042A" w:rsidRDefault="00A973EF" w:rsidP="00A973EF">
      <w:pPr>
        <w:pStyle w:val="Bibliography"/>
        <w:rPr>
          <w:rFonts w:ascii="Calibri" w:hAnsi="Calibri" w:cs="Calibri"/>
        </w:rPr>
      </w:pPr>
      <w:r w:rsidRPr="00D6042A">
        <w:rPr>
          <w:rFonts w:ascii="Calibri" w:hAnsi="Calibri" w:cs="Calibri"/>
        </w:rPr>
        <w:lastRenderedPageBreak/>
        <w:t xml:space="preserve">Li, H., </w:t>
      </w:r>
      <w:proofErr w:type="spellStart"/>
      <w:r w:rsidRPr="00D6042A">
        <w:rPr>
          <w:rFonts w:ascii="Calibri" w:hAnsi="Calibri" w:cs="Calibri"/>
        </w:rPr>
        <w:t>Handsaker</w:t>
      </w:r>
      <w:proofErr w:type="spellEnd"/>
      <w:r w:rsidRPr="00D6042A">
        <w:rPr>
          <w:rFonts w:ascii="Calibri" w:hAnsi="Calibri" w:cs="Calibri"/>
        </w:rPr>
        <w:t xml:space="preserve">, B., </w:t>
      </w:r>
      <w:proofErr w:type="spellStart"/>
      <w:r w:rsidRPr="00D6042A">
        <w:rPr>
          <w:rFonts w:ascii="Calibri" w:hAnsi="Calibri" w:cs="Calibri"/>
        </w:rPr>
        <w:t>Wysoker</w:t>
      </w:r>
      <w:proofErr w:type="spellEnd"/>
      <w:r w:rsidRPr="00D6042A">
        <w:rPr>
          <w:rFonts w:ascii="Calibri" w:hAnsi="Calibri" w:cs="Calibri"/>
        </w:rPr>
        <w:t xml:space="preserve">, A., Fennell, T., </w:t>
      </w:r>
      <w:proofErr w:type="spellStart"/>
      <w:r w:rsidRPr="00D6042A">
        <w:rPr>
          <w:rFonts w:ascii="Calibri" w:hAnsi="Calibri" w:cs="Calibri"/>
        </w:rPr>
        <w:t>Ruan</w:t>
      </w:r>
      <w:proofErr w:type="spellEnd"/>
      <w:r w:rsidRPr="00D6042A">
        <w:rPr>
          <w:rFonts w:ascii="Calibri" w:hAnsi="Calibri" w:cs="Calibri"/>
        </w:rPr>
        <w:t xml:space="preserve">, J., Homer, N., Marth, G., </w:t>
      </w:r>
      <w:proofErr w:type="spellStart"/>
      <w:r w:rsidRPr="00D6042A">
        <w:rPr>
          <w:rFonts w:ascii="Calibri" w:hAnsi="Calibri" w:cs="Calibri"/>
        </w:rPr>
        <w:t>Abecasis</w:t>
      </w:r>
      <w:proofErr w:type="spellEnd"/>
      <w:r w:rsidRPr="00D6042A">
        <w:rPr>
          <w:rFonts w:ascii="Calibri" w:hAnsi="Calibri" w:cs="Calibri"/>
        </w:rPr>
        <w:t xml:space="preserve">, G., &amp; Durbin, R. (2009). The Sequence Alignment/Map format and </w:t>
      </w:r>
      <w:proofErr w:type="spellStart"/>
      <w:r w:rsidRPr="00D6042A">
        <w:rPr>
          <w:rFonts w:ascii="Calibri" w:hAnsi="Calibri" w:cs="Calibri"/>
        </w:rPr>
        <w:t>SAMtools</w:t>
      </w:r>
      <w:proofErr w:type="spellEnd"/>
      <w:r w:rsidRPr="00D6042A">
        <w:rPr>
          <w:rFonts w:ascii="Calibri" w:hAnsi="Calibri" w:cs="Calibri"/>
        </w:rPr>
        <w:t xml:space="preserve">.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25</w:t>
      </w:r>
      <w:r w:rsidRPr="00D6042A">
        <w:rPr>
          <w:rFonts w:ascii="Calibri" w:hAnsi="Calibri" w:cs="Calibri"/>
        </w:rPr>
        <w:t>(16), 2078–2079. https://doi.org/10.1093/bioinformatics/btp352</w:t>
      </w:r>
    </w:p>
    <w:p w14:paraId="07F19473" w14:textId="77777777" w:rsidR="00A973EF" w:rsidRPr="00D6042A" w:rsidRDefault="00A973EF" w:rsidP="00A973EF">
      <w:pPr>
        <w:pStyle w:val="Bibliography"/>
        <w:rPr>
          <w:rFonts w:ascii="Calibri" w:hAnsi="Calibri" w:cs="Calibri"/>
        </w:rPr>
      </w:pPr>
      <w:r w:rsidRPr="00D6042A">
        <w:rPr>
          <w:rFonts w:ascii="Calibri" w:hAnsi="Calibri" w:cs="Calibri"/>
        </w:rPr>
        <w:t xml:space="preserve">Mapleson, D., </w:t>
      </w:r>
      <w:proofErr w:type="spellStart"/>
      <w:r w:rsidRPr="00D6042A">
        <w:rPr>
          <w:rFonts w:ascii="Calibri" w:hAnsi="Calibri" w:cs="Calibri"/>
        </w:rPr>
        <w:t>Accinelli</w:t>
      </w:r>
      <w:proofErr w:type="spellEnd"/>
      <w:r w:rsidRPr="00D6042A">
        <w:rPr>
          <w:rFonts w:ascii="Calibri" w:hAnsi="Calibri" w:cs="Calibri"/>
        </w:rPr>
        <w:t xml:space="preserve">, G. G., </w:t>
      </w:r>
      <w:proofErr w:type="spellStart"/>
      <w:r w:rsidRPr="00D6042A">
        <w:rPr>
          <w:rFonts w:ascii="Calibri" w:hAnsi="Calibri" w:cs="Calibri"/>
        </w:rPr>
        <w:t>Kettleborough</w:t>
      </w:r>
      <w:proofErr w:type="spellEnd"/>
      <w:r w:rsidRPr="00D6042A">
        <w:rPr>
          <w:rFonts w:ascii="Calibri" w:hAnsi="Calibri" w:cs="Calibri"/>
        </w:rPr>
        <w:t xml:space="preserve">, G., Wright, J., &amp; Clavijo, B. J. (2017). </w:t>
      </w:r>
      <w:r w:rsidRPr="00D6042A">
        <w:rPr>
          <w:rFonts w:ascii="Calibri" w:hAnsi="Calibri" w:cs="Calibri"/>
          <w:i/>
          <w:iCs/>
        </w:rPr>
        <w:t xml:space="preserve">Sequence analysis </w:t>
      </w:r>
      <w:proofErr w:type="gramStart"/>
      <w:r w:rsidRPr="00D6042A">
        <w:rPr>
          <w:rFonts w:ascii="Calibri" w:hAnsi="Calibri" w:cs="Calibri"/>
          <w:i/>
          <w:iCs/>
        </w:rPr>
        <w:t>KAT :</w:t>
      </w:r>
      <w:proofErr w:type="gramEnd"/>
      <w:r w:rsidRPr="00D6042A">
        <w:rPr>
          <w:rFonts w:ascii="Calibri" w:hAnsi="Calibri" w:cs="Calibri"/>
          <w:i/>
          <w:iCs/>
        </w:rPr>
        <w:t xml:space="preserve"> a K-mer analysis toolkit to quality control NGS datasets and genome assemblies</w:t>
      </w:r>
      <w:r w:rsidRPr="00D6042A">
        <w:rPr>
          <w:rFonts w:ascii="Calibri" w:hAnsi="Calibri" w:cs="Calibri"/>
        </w:rPr>
        <w:t xml:space="preserve">. </w:t>
      </w:r>
      <w:r w:rsidRPr="00D6042A">
        <w:rPr>
          <w:rFonts w:ascii="Calibri" w:hAnsi="Calibri" w:cs="Calibri"/>
          <w:i/>
          <w:iCs/>
        </w:rPr>
        <w:t>33</w:t>
      </w:r>
      <w:r w:rsidRPr="00D6042A">
        <w:rPr>
          <w:rFonts w:ascii="Calibri" w:hAnsi="Calibri" w:cs="Calibri"/>
        </w:rPr>
        <w:t>(November 2016), 574–576. https://doi.org/10.1093/bioinformatics/btw663</w:t>
      </w:r>
    </w:p>
    <w:p w14:paraId="59D8B7F9"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Marçais</w:t>
      </w:r>
      <w:proofErr w:type="spellEnd"/>
      <w:r w:rsidRPr="00D6042A">
        <w:rPr>
          <w:rFonts w:ascii="Calibri" w:hAnsi="Calibri" w:cs="Calibri"/>
        </w:rPr>
        <w:t xml:space="preserve">, G., &amp; Kingsford, C. (2011). A fast, lock-free approach for efficient parallel counting of occurrences of k-mers.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27</w:t>
      </w:r>
      <w:r w:rsidRPr="00D6042A">
        <w:rPr>
          <w:rFonts w:ascii="Calibri" w:hAnsi="Calibri" w:cs="Calibri"/>
        </w:rPr>
        <w:t>(6), 764–770. https://doi.org/10.1093/bioinformatics/btr011</w:t>
      </w:r>
    </w:p>
    <w:p w14:paraId="6A16AE23" w14:textId="77777777" w:rsidR="00A973EF" w:rsidRPr="00D6042A" w:rsidRDefault="00A973EF" w:rsidP="00A973EF">
      <w:pPr>
        <w:pStyle w:val="Bibliography"/>
        <w:rPr>
          <w:rFonts w:ascii="Calibri" w:hAnsi="Calibri" w:cs="Calibri"/>
        </w:rPr>
      </w:pPr>
      <w:r w:rsidRPr="00D6042A">
        <w:rPr>
          <w:rFonts w:ascii="Calibri" w:hAnsi="Calibri" w:cs="Calibri"/>
        </w:rPr>
        <w:t xml:space="preserve">McAllister, D. E. (1963). </w:t>
      </w:r>
      <w:r w:rsidRPr="00D6042A">
        <w:rPr>
          <w:rFonts w:ascii="Calibri" w:hAnsi="Calibri" w:cs="Calibri"/>
          <w:i/>
          <w:iCs/>
        </w:rPr>
        <w:t xml:space="preserve">Revision of the smelt family, </w:t>
      </w:r>
      <w:proofErr w:type="spellStart"/>
      <w:r w:rsidRPr="00D6042A">
        <w:rPr>
          <w:rFonts w:ascii="Calibri" w:hAnsi="Calibri" w:cs="Calibri"/>
          <w:i/>
          <w:iCs/>
        </w:rPr>
        <w:t>Osmeridae</w:t>
      </w:r>
      <w:proofErr w:type="spellEnd"/>
      <w:r w:rsidRPr="00D6042A">
        <w:rPr>
          <w:rFonts w:ascii="Calibri" w:hAnsi="Calibri" w:cs="Calibri"/>
          <w:i/>
          <w:iCs/>
        </w:rPr>
        <w:t>.</w:t>
      </w:r>
      <w:r w:rsidRPr="00D6042A">
        <w:rPr>
          <w:rFonts w:ascii="Calibri" w:hAnsi="Calibri" w:cs="Calibri"/>
        </w:rPr>
        <w:t xml:space="preserve"> National Museum of Canada, Biological Series 191.</w:t>
      </w:r>
    </w:p>
    <w:p w14:paraId="03235706" w14:textId="77777777" w:rsidR="00A973EF" w:rsidRPr="00D6042A" w:rsidRDefault="00A973EF" w:rsidP="00A973EF">
      <w:pPr>
        <w:pStyle w:val="Bibliography"/>
        <w:rPr>
          <w:rFonts w:ascii="Calibri" w:hAnsi="Calibri" w:cs="Calibri"/>
        </w:rPr>
      </w:pPr>
      <w:r w:rsidRPr="00D6042A">
        <w:rPr>
          <w:rFonts w:ascii="Calibri" w:hAnsi="Calibri" w:cs="Calibri"/>
        </w:rPr>
        <w:t xml:space="preserve">Moyle, P. B. (2002). </w:t>
      </w:r>
      <w:r w:rsidRPr="00D6042A">
        <w:rPr>
          <w:rFonts w:ascii="Calibri" w:hAnsi="Calibri" w:cs="Calibri"/>
          <w:i/>
          <w:iCs/>
        </w:rPr>
        <w:t>Inland Fishes of California</w:t>
      </w:r>
      <w:r w:rsidRPr="00D6042A">
        <w:rPr>
          <w:rFonts w:ascii="Calibri" w:hAnsi="Calibri" w:cs="Calibri"/>
        </w:rPr>
        <w:t xml:space="preserve"> (2nd ed.). University of California Press.</w:t>
      </w:r>
    </w:p>
    <w:p w14:paraId="7DCE40A4" w14:textId="77777777" w:rsidR="00A973EF" w:rsidRPr="00D6042A" w:rsidRDefault="00A973EF" w:rsidP="00A973EF">
      <w:pPr>
        <w:pStyle w:val="Bibliography"/>
        <w:rPr>
          <w:rFonts w:ascii="Calibri" w:hAnsi="Calibri" w:cs="Calibri"/>
        </w:rPr>
      </w:pPr>
      <w:r w:rsidRPr="00D6042A">
        <w:rPr>
          <w:rFonts w:ascii="Calibri" w:hAnsi="Calibri" w:cs="Calibri"/>
        </w:rPr>
        <w:t xml:space="preserve">Moyle, P. B., Herbold, B., Stevens, D. E., &amp; Miller, L. W. (1992). Transactions of the American Fisheries Society Life History and Status of Delta Smelt in the Sacramento-San Joaquin </w:t>
      </w:r>
      <w:proofErr w:type="gramStart"/>
      <w:r w:rsidRPr="00D6042A">
        <w:rPr>
          <w:rFonts w:ascii="Calibri" w:hAnsi="Calibri" w:cs="Calibri"/>
        </w:rPr>
        <w:t>Estuary ,</w:t>
      </w:r>
      <w:proofErr w:type="gramEnd"/>
      <w:r w:rsidRPr="00D6042A">
        <w:rPr>
          <w:rFonts w:ascii="Calibri" w:hAnsi="Calibri" w:cs="Calibri"/>
        </w:rPr>
        <w:t xml:space="preserve"> California. </w:t>
      </w:r>
      <w:r w:rsidRPr="00D6042A">
        <w:rPr>
          <w:rFonts w:ascii="Calibri" w:hAnsi="Calibri" w:cs="Calibri"/>
          <w:i/>
          <w:iCs/>
        </w:rPr>
        <w:t>Transactions of the American Fisheries Society</w:t>
      </w:r>
      <w:r w:rsidRPr="00D6042A">
        <w:rPr>
          <w:rFonts w:ascii="Calibri" w:hAnsi="Calibri" w:cs="Calibri"/>
        </w:rPr>
        <w:t xml:space="preserve">, </w:t>
      </w:r>
      <w:r w:rsidRPr="00D6042A">
        <w:rPr>
          <w:rFonts w:ascii="Calibri" w:hAnsi="Calibri" w:cs="Calibri"/>
          <w:i/>
          <w:iCs/>
        </w:rPr>
        <w:t>121</w:t>
      </w:r>
      <w:r w:rsidRPr="00D6042A">
        <w:rPr>
          <w:rFonts w:ascii="Calibri" w:hAnsi="Calibri" w:cs="Calibri"/>
        </w:rPr>
        <w:t>(1), 67–77. https://doi.org/10.1016/j.fertnstert.2012.04.042</w:t>
      </w:r>
    </w:p>
    <w:p w14:paraId="6C92CE03" w14:textId="77777777" w:rsidR="00A973EF" w:rsidRPr="00D6042A" w:rsidRDefault="00A973EF" w:rsidP="00A973EF">
      <w:pPr>
        <w:pStyle w:val="Bibliography"/>
        <w:rPr>
          <w:rFonts w:ascii="Calibri" w:hAnsi="Calibri" w:cs="Calibri"/>
        </w:rPr>
      </w:pPr>
      <w:r w:rsidRPr="00D6042A">
        <w:rPr>
          <w:rFonts w:ascii="Calibri" w:hAnsi="Calibri" w:cs="Calibri"/>
        </w:rPr>
        <w:t xml:space="preserve">Moyle, P. B., Hobbs, J. A., &amp; Durand, J. R. (2018). Delta Smelt and Water Politics in California. </w:t>
      </w:r>
      <w:r w:rsidRPr="00D6042A">
        <w:rPr>
          <w:rFonts w:ascii="Calibri" w:hAnsi="Calibri" w:cs="Calibri"/>
          <w:i/>
          <w:iCs/>
        </w:rPr>
        <w:t>Fisheries</w:t>
      </w:r>
      <w:r w:rsidRPr="00D6042A">
        <w:rPr>
          <w:rFonts w:ascii="Calibri" w:hAnsi="Calibri" w:cs="Calibri"/>
        </w:rPr>
        <w:t xml:space="preserve">, </w:t>
      </w:r>
      <w:r w:rsidRPr="00D6042A">
        <w:rPr>
          <w:rFonts w:ascii="Calibri" w:hAnsi="Calibri" w:cs="Calibri"/>
          <w:i/>
          <w:iCs/>
        </w:rPr>
        <w:t>43</w:t>
      </w:r>
      <w:r w:rsidRPr="00D6042A">
        <w:rPr>
          <w:rFonts w:ascii="Calibri" w:hAnsi="Calibri" w:cs="Calibri"/>
        </w:rPr>
        <w:t>(1), 42–50. https://doi.org/10.1002/fsh.10014</w:t>
      </w:r>
    </w:p>
    <w:p w14:paraId="56F6325D" w14:textId="77777777" w:rsidR="00A973EF" w:rsidRPr="00D6042A" w:rsidRDefault="00A973EF" w:rsidP="00A973EF">
      <w:pPr>
        <w:pStyle w:val="Bibliography"/>
        <w:rPr>
          <w:rFonts w:ascii="Calibri" w:hAnsi="Calibri" w:cs="Calibri"/>
        </w:rPr>
      </w:pPr>
      <w:r w:rsidRPr="00D6042A">
        <w:rPr>
          <w:rFonts w:ascii="Calibri" w:hAnsi="Calibri" w:cs="Calibri"/>
        </w:rPr>
        <w:t xml:space="preserve">Moyle, Peter B., Brown, Larry R., Durand, John R., Hobbs, J. A. (2016). Delta Smelt: </w:t>
      </w:r>
      <w:proofErr w:type="spellStart"/>
      <w:r w:rsidRPr="00D6042A">
        <w:rPr>
          <w:rFonts w:ascii="Calibri" w:hAnsi="Calibri" w:cs="Calibri"/>
        </w:rPr>
        <w:t>LIfe</w:t>
      </w:r>
      <w:proofErr w:type="spellEnd"/>
      <w:r w:rsidRPr="00D6042A">
        <w:rPr>
          <w:rFonts w:ascii="Calibri" w:hAnsi="Calibri" w:cs="Calibri"/>
        </w:rPr>
        <w:t xml:space="preserve"> History and Decline of a Once-</w:t>
      </w:r>
      <w:proofErr w:type="spellStart"/>
      <w:r w:rsidRPr="00D6042A">
        <w:rPr>
          <w:rFonts w:ascii="Calibri" w:hAnsi="Calibri" w:cs="Calibri"/>
        </w:rPr>
        <w:t>Adundant</w:t>
      </w:r>
      <w:proofErr w:type="spellEnd"/>
      <w:r w:rsidRPr="00D6042A">
        <w:rPr>
          <w:rFonts w:ascii="Calibri" w:hAnsi="Calibri" w:cs="Calibri"/>
        </w:rPr>
        <w:t xml:space="preserve"> Species in the San Francisco Estuary. </w:t>
      </w:r>
      <w:r w:rsidRPr="00D6042A">
        <w:rPr>
          <w:rFonts w:ascii="Calibri" w:hAnsi="Calibri" w:cs="Calibri"/>
          <w:i/>
          <w:iCs/>
        </w:rPr>
        <w:t>San Francisco Estuary and Watershed Science</w:t>
      </w:r>
      <w:r w:rsidRPr="00D6042A">
        <w:rPr>
          <w:rFonts w:ascii="Calibri" w:hAnsi="Calibri" w:cs="Calibri"/>
        </w:rPr>
        <w:t xml:space="preserve">, </w:t>
      </w:r>
      <w:r w:rsidRPr="00D6042A">
        <w:rPr>
          <w:rFonts w:ascii="Calibri" w:hAnsi="Calibri" w:cs="Calibri"/>
          <w:i/>
          <w:iCs/>
        </w:rPr>
        <w:t>14</w:t>
      </w:r>
      <w:r w:rsidRPr="00D6042A">
        <w:rPr>
          <w:rFonts w:ascii="Calibri" w:hAnsi="Calibri" w:cs="Calibri"/>
        </w:rPr>
        <w:t>(2), 1–40.</w:t>
      </w:r>
    </w:p>
    <w:p w14:paraId="3DF6FB91" w14:textId="77777777" w:rsidR="00A973EF" w:rsidRPr="00D6042A" w:rsidRDefault="00A973EF" w:rsidP="00A973EF">
      <w:pPr>
        <w:pStyle w:val="Bibliography"/>
        <w:rPr>
          <w:rFonts w:ascii="Calibri" w:hAnsi="Calibri" w:cs="Calibri"/>
        </w:rPr>
      </w:pPr>
      <w:r w:rsidRPr="00D6042A">
        <w:rPr>
          <w:rFonts w:ascii="Calibri" w:hAnsi="Calibri" w:cs="Calibri"/>
        </w:rPr>
        <w:t xml:space="preserve">Nichols, F. H., </w:t>
      </w:r>
      <w:proofErr w:type="spellStart"/>
      <w:r w:rsidRPr="00D6042A">
        <w:rPr>
          <w:rFonts w:ascii="Calibri" w:hAnsi="Calibri" w:cs="Calibri"/>
        </w:rPr>
        <w:t>Cloern</w:t>
      </w:r>
      <w:proofErr w:type="spellEnd"/>
      <w:r w:rsidRPr="00D6042A">
        <w:rPr>
          <w:rFonts w:ascii="Calibri" w:hAnsi="Calibri" w:cs="Calibri"/>
        </w:rPr>
        <w:t xml:space="preserve">, J. E., </w:t>
      </w:r>
      <w:proofErr w:type="spellStart"/>
      <w:r w:rsidRPr="00D6042A">
        <w:rPr>
          <w:rFonts w:ascii="Calibri" w:hAnsi="Calibri" w:cs="Calibri"/>
        </w:rPr>
        <w:t>Luoma</w:t>
      </w:r>
      <w:proofErr w:type="spellEnd"/>
      <w:r w:rsidRPr="00D6042A">
        <w:rPr>
          <w:rFonts w:ascii="Calibri" w:hAnsi="Calibri" w:cs="Calibri"/>
        </w:rPr>
        <w:t xml:space="preserve">, S. N., &amp; Peterson, D. H. (1986). The Modification of an Estuary. </w:t>
      </w:r>
      <w:r w:rsidRPr="00D6042A">
        <w:rPr>
          <w:rFonts w:ascii="Calibri" w:hAnsi="Calibri" w:cs="Calibri"/>
          <w:i/>
          <w:iCs/>
        </w:rPr>
        <w:t>Science</w:t>
      </w:r>
      <w:r w:rsidRPr="00D6042A">
        <w:rPr>
          <w:rFonts w:ascii="Calibri" w:hAnsi="Calibri" w:cs="Calibri"/>
        </w:rPr>
        <w:t xml:space="preserve">, </w:t>
      </w:r>
      <w:r w:rsidRPr="00D6042A">
        <w:rPr>
          <w:rFonts w:ascii="Calibri" w:hAnsi="Calibri" w:cs="Calibri"/>
          <w:i/>
          <w:iCs/>
        </w:rPr>
        <w:t>231</w:t>
      </w:r>
      <w:r w:rsidRPr="00D6042A">
        <w:rPr>
          <w:rFonts w:ascii="Calibri" w:hAnsi="Calibri" w:cs="Calibri"/>
        </w:rPr>
        <w:t>(4738), 567–573. https://doi.org/10.1126/science.231.4738.567</w:t>
      </w:r>
    </w:p>
    <w:p w14:paraId="471DC517" w14:textId="77777777" w:rsidR="00A973EF" w:rsidRPr="00D6042A" w:rsidRDefault="00A973EF" w:rsidP="00A973EF">
      <w:pPr>
        <w:pStyle w:val="Bibliography"/>
        <w:rPr>
          <w:rFonts w:ascii="Calibri" w:hAnsi="Calibri" w:cs="Calibri"/>
        </w:rPr>
      </w:pPr>
      <w:r w:rsidRPr="00D6042A">
        <w:rPr>
          <w:rFonts w:ascii="Calibri" w:hAnsi="Calibri" w:cs="Calibri"/>
        </w:rPr>
        <w:t xml:space="preserve">Ning, Z. (n.d.). </w:t>
      </w:r>
      <w:r w:rsidRPr="00D6042A">
        <w:rPr>
          <w:rFonts w:ascii="Calibri" w:hAnsi="Calibri" w:cs="Calibri"/>
          <w:i/>
          <w:iCs/>
        </w:rPr>
        <w:t>Scaff10X: Pipeline for scaffolding and breaking a genome assembly using 10x genomics linked-reads</w:t>
      </w:r>
      <w:r w:rsidRPr="00D6042A">
        <w:rPr>
          <w:rFonts w:ascii="Calibri" w:hAnsi="Calibri" w:cs="Calibri"/>
        </w:rPr>
        <w:t xml:space="preserve"> [Computer software].</w:t>
      </w:r>
    </w:p>
    <w:p w14:paraId="5C1ECDE8" w14:textId="77777777" w:rsidR="00A973EF" w:rsidRPr="00D6042A" w:rsidRDefault="00A973EF" w:rsidP="00A973EF">
      <w:pPr>
        <w:pStyle w:val="Bibliography"/>
        <w:rPr>
          <w:rFonts w:ascii="Calibri" w:hAnsi="Calibri" w:cs="Calibri"/>
        </w:rPr>
      </w:pPr>
      <w:r w:rsidRPr="00D6042A">
        <w:rPr>
          <w:rFonts w:ascii="Calibri" w:hAnsi="Calibri" w:cs="Calibri"/>
        </w:rPr>
        <w:t xml:space="preserve">Nygren, A., Nilsson, B., &amp; Jahnke, M. (1971). Cytological studies in the smelt (Osmerus eperlanus L.). </w:t>
      </w:r>
      <w:proofErr w:type="spellStart"/>
      <w:r w:rsidRPr="00D6042A">
        <w:rPr>
          <w:rFonts w:ascii="Calibri" w:hAnsi="Calibri" w:cs="Calibri"/>
          <w:i/>
          <w:iCs/>
        </w:rPr>
        <w:t>Hereditas</w:t>
      </w:r>
      <w:proofErr w:type="spellEnd"/>
      <w:r w:rsidRPr="00D6042A">
        <w:rPr>
          <w:rFonts w:ascii="Calibri" w:hAnsi="Calibri" w:cs="Calibri"/>
        </w:rPr>
        <w:t xml:space="preserve">, </w:t>
      </w:r>
      <w:r w:rsidRPr="00D6042A">
        <w:rPr>
          <w:rFonts w:ascii="Calibri" w:hAnsi="Calibri" w:cs="Calibri"/>
          <w:i/>
          <w:iCs/>
        </w:rPr>
        <w:t>67</w:t>
      </w:r>
      <w:r w:rsidRPr="00D6042A">
        <w:rPr>
          <w:rFonts w:ascii="Calibri" w:hAnsi="Calibri" w:cs="Calibri"/>
        </w:rPr>
        <w:t>(2), 283–286. https://doi.org/10.1111/j.1601-5223.1971.tb02381.x</w:t>
      </w:r>
    </w:p>
    <w:p w14:paraId="24CE3338"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Ocalewicz</w:t>
      </w:r>
      <w:proofErr w:type="spellEnd"/>
      <w:r w:rsidRPr="00D6042A">
        <w:rPr>
          <w:rFonts w:ascii="Calibri" w:hAnsi="Calibri" w:cs="Calibri"/>
        </w:rPr>
        <w:t xml:space="preserve">, K., </w:t>
      </w:r>
      <w:proofErr w:type="spellStart"/>
      <w:r w:rsidRPr="00D6042A">
        <w:rPr>
          <w:rFonts w:ascii="Calibri" w:hAnsi="Calibri" w:cs="Calibri"/>
        </w:rPr>
        <w:t>Hliwa</w:t>
      </w:r>
      <w:proofErr w:type="spellEnd"/>
      <w:r w:rsidRPr="00D6042A">
        <w:rPr>
          <w:rFonts w:ascii="Calibri" w:hAnsi="Calibri" w:cs="Calibri"/>
        </w:rPr>
        <w:t xml:space="preserve">, P., </w:t>
      </w:r>
      <w:proofErr w:type="spellStart"/>
      <w:r w:rsidRPr="00D6042A">
        <w:rPr>
          <w:rFonts w:ascii="Calibri" w:hAnsi="Calibri" w:cs="Calibri"/>
        </w:rPr>
        <w:t>Krol</w:t>
      </w:r>
      <w:proofErr w:type="spellEnd"/>
      <w:r w:rsidRPr="00D6042A">
        <w:rPr>
          <w:rFonts w:ascii="Calibri" w:hAnsi="Calibri" w:cs="Calibri"/>
        </w:rPr>
        <w:t xml:space="preserve">, J., </w:t>
      </w:r>
      <w:proofErr w:type="spellStart"/>
      <w:r w:rsidRPr="00D6042A">
        <w:rPr>
          <w:rFonts w:ascii="Calibri" w:hAnsi="Calibri" w:cs="Calibri"/>
        </w:rPr>
        <w:t>Rábová</w:t>
      </w:r>
      <w:proofErr w:type="spellEnd"/>
      <w:r w:rsidRPr="00D6042A">
        <w:rPr>
          <w:rFonts w:ascii="Calibri" w:hAnsi="Calibri" w:cs="Calibri"/>
        </w:rPr>
        <w:t xml:space="preserve">, M., </w:t>
      </w:r>
      <w:proofErr w:type="spellStart"/>
      <w:r w:rsidRPr="00D6042A">
        <w:rPr>
          <w:rFonts w:ascii="Calibri" w:hAnsi="Calibri" w:cs="Calibri"/>
        </w:rPr>
        <w:t>Stabinski</w:t>
      </w:r>
      <w:proofErr w:type="spellEnd"/>
      <w:r w:rsidRPr="00D6042A">
        <w:rPr>
          <w:rFonts w:ascii="Calibri" w:hAnsi="Calibri" w:cs="Calibri"/>
        </w:rPr>
        <w:t xml:space="preserve">, R., &amp; </w:t>
      </w:r>
      <w:proofErr w:type="spellStart"/>
      <w:r w:rsidRPr="00D6042A">
        <w:rPr>
          <w:rFonts w:ascii="Calibri" w:hAnsi="Calibri" w:cs="Calibri"/>
        </w:rPr>
        <w:t>Ráb</w:t>
      </w:r>
      <w:proofErr w:type="spellEnd"/>
      <w:r w:rsidRPr="00D6042A">
        <w:rPr>
          <w:rFonts w:ascii="Calibri" w:hAnsi="Calibri" w:cs="Calibri"/>
        </w:rPr>
        <w:t xml:space="preserve">, P. (2007). Karyotype and chromosomal characteristics of Ag–NOR sites and 5S rDNA in European smelt, Osmerus eperlanus. </w:t>
      </w:r>
      <w:proofErr w:type="spellStart"/>
      <w:r w:rsidRPr="00D6042A">
        <w:rPr>
          <w:rFonts w:ascii="Calibri" w:hAnsi="Calibri" w:cs="Calibri"/>
          <w:i/>
          <w:iCs/>
        </w:rPr>
        <w:t>Genetica</w:t>
      </w:r>
      <w:proofErr w:type="spellEnd"/>
      <w:r w:rsidRPr="00D6042A">
        <w:rPr>
          <w:rFonts w:ascii="Calibri" w:hAnsi="Calibri" w:cs="Calibri"/>
        </w:rPr>
        <w:t xml:space="preserve">, </w:t>
      </w:r>
      <w:r w:rsidRPr="00D6042A">
        <w:rPr>
          <w:rFonts w:ascii="Calibri" w:hAnsi="Calibri" w:cs="Calibri"/>
          <w:i/>
          <w:iCs/>
        </w:rPr>
        <w:t>131</w:t>
      </w:r>
      <w:r w:rsidRPr="00D6042A">
        <w:rPr>
          <w:rFonts w:ascii="Calibri" w:hAnsi="Calibri" w:cs="Calibri"/>
        </w:rPr>
        <w:t>(1), 29–35. https://doi.org/10.1007/s10709-006-9110-9</w:t>
      </w:r>
    </w:p>
    <w:p w14:paraId="158FC170" w14:textId="77777777" w:rsidR="00A973EF" w:rsidRPr="00D6042A" w:rsidRDefault="00A973EF" w:rsidP="00A973EF">
      <w:pPr>
        <w:pStyle w:val="Bibliography"/>
        <w:rPr>
          <w:rFonts w:ascii="Calibri" w:hAnsi="Calibri" w:cs="Calibri"/>
        </w:rPr>
      </w:pPr>
      <w:r w:rsidRPr="00D6042A">
        <w:rPr>
          <w:rFonts w:ascii="Calibri" w:hAnsi="Calibri" w:cs="Calibri"/>
        </w:rPr>
        <w:lastRenderedPageBreak/>
        <w:t xml:space="preserve">Patrick, H. J. H., </w:t>
      </w:r>
      <w:proofErr w:type="spellStart"/>
      <w:r w:rsidRPr="00D6042A">
        <w:rPr>
          <w:rFonts w:ascii="Calibri" w:hAnsi="Calibri" w:cs="Calibri"/>
        </w:rPr>
        <w:t>Chomič</w:t>
      </w:r>
      <w:proofErr w:type="spellEnd"/>
      <w:r w:rsidRPr="00D6042A">
        <w:rPr>
          <w:rFonts w:ascii="Calibri" w:hAnsi="Calibri" w:cs="Calibri"/>
        </w:rPr>
        <w:t xml:space="preserve">, A., &amp; Armstrong, K. F. (2016). Cooled Propylene Glycol as a Pragmatic Choice for Preservation of DNA From Remote Field-Collected Diptera for Next-Generation Sequence Analysis. </w:t>
      </w:r>
      <w:r w:rsidRPr="00D6042A">
        <w:rPr>
          <w:rFonts w:ascii="Calibri" w:hAnsi="Calibri" w:cs="Calibri"/>
          <w:i/>
          <w:iCs/>
        </w:rPr>
        <w:t>Journal of Economic Entomology</w:t>
      </w:r>
      <w:r w:rsidRPr="00D6042A">
        <w:rPr>
          <w:rFonts w:ascii="Calibri" w:hAnsi="Calibri" w:cs="Calibri"/>
        </w:rPr>
        <w:t xml:space="preserve">, </w:t>
      </w:r>
      <w:r w:rsidRPr="00D6042A">
        <w:rPr>
          <w:rFonts w:ascii="Calibri" w:hAnsi="Calibri" w:cs="Calibri"/>
          <w:i/>
          <w:iCs/>
        </w:rPr>
        <w:t>109</w:t>
      </w:r>
      <w:r w:rsidRPr="00D6042A">
        <w:rPr>
          <w:rFonts w:ascii="Calibri" w:hAnsi="Calibri" w:cs="Calibri"/>
        </w:rPr>
        <w:t>(3), 1469–1473. https://doi.org/10.1093/jee/tow047</w:t>
      </w:r>
    </w:p>
    <w:p w14:paraId="46FCB436" w14:textId="77777777" w:rsidR="00A973EF" w:rsidRPr="00D6042A" w:rsidRDefault="00A973EF" w:rsidP="00A973EF">
      <w:pPr>
        <w:pStyle w:val="Bibliography"/>
        <w:rPr>
          <w:rFonts w:ascii="Calibri" w:hAnsi="Calibri" w:cs="Calibri"/>
        </w:rPr>
      </w:pPr>
      <w:r w:rsidRPr="00D6042A">
        <w:rPr>
          <w:rFonts w:ascii="Calibri" w:hAnsi="Calibri" w:cs="Calibri"/>
        </w:rPr>
        <w:t xml:space="preserve">Quinlan, A. R., &amp; Hall, I. M. (2010). </w:t>
      </w:r>
      <w:proofErr w:type="spellStart"/>
      <w:r w:rsidRPr="00D6042A">
        <w:rPr>
          <w:rFonts w:ascii="Calibri" w:hAnsi="Calibri" w:cs="Calibri"/>
        </w:rPr>
        <w:t>BEDTools</w:t>
      </w:r>
      <w:proofErr w:type="spellEnd"/>
      <w:r w:rsidRPr="00D6042A">
        <w:rPr>
          <w:rFonts w:ascii="Calibri" w:hAnsi="Calibri" w:cs="Calibri"/>
        </w:rPr>
        <w:t xml:space="preserve">: A flexible suite of utilities for comparing genomic features.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26</w:t>
      </w:r>
      <w:r w:rsidRPr="00D6042A">
        <w:rPr>
          <w:rFonts w:ascii="Calibri" w:hAnsi="Calibri" w:cs="Calibri"/>
        </w:rPr>
        <w:t>(6), 841–842. https://doi.org/10.1093/bioinformatics/btq033</w:t>
      </w:r>
    </w:p>
    <w:p w14:paraId="679A633E"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Rhie</w:t>
      </w:r>
      <w:proofErr w:type="spellEnd"/>
      <w:r w:rsidRPr="00D6042A">
        <w:rPr>
          <w:rFonts w:ascii="Calibri" w:hAnsi="Calibri" w:cs="Calibri"/>
        </w:rPr>
        <w:t xml:space="preserve">, A., McCarthy, S. A., </w:t>
      </w:r>
      <w:proofErr w:type="spellStart"/>
      <w:r w:rsidRPr="00D6042A">
        <w:rPr>
          <w:rFonts w:ascii="Calibri" w:hAnsi="Calibri" w:cs="Calibri"/>
        </w:rPr>
        <w:t>Fedrigo</w:t>
      </w:r>
      <w:proofErr w:type="spellEnd"/>
      <w:r w:rsidRPr="00D6042A">
        <w:rPr>
          <w:rFonts w:ascii="Calibri" w:hAnsi="Calibri" w:cs="Calibri"/>
        </w:rPr>
        <w:t xml:space="preserve">, O., Damas, J., </w:t>
      </w:r>
      <w:proofErr w:type="spellStart"/>
      <w:r w:rsidRPr="00D6042A">
        <w:rPr>
          <w:rFonts w:ascii="Calibri" w:hAnsi="Calibri" w:cs="Calibri"/>
        </w:rPr>
        <w:t>Formenti</w:t>
      </w:r>
      <w:proofErr w:type="spellEnd"/>
      <w:r w:rsidRPr="00D6042A">
        <w:rPr>
          <w:rFonts w:ascii="Calibri" w:hAnsi="Calibri" w:cs="Calibri"/>
        </w:rPr>
        <w:t xml:space="preserve">, G., </w:t>
      </w:r>
      <w:proofErr w:type="spellStart"/>
      <w:r w:rsidRPr="00D6042A">
        <w:rPr>
          <w:rFonts w:ascii="Calibri" w:hAnsi="Calibri" w:cs="Calibri"/>
        </w:rPr>
        <w:t>Koren</w:t>
      </w:r>
      <w:proofErr w:type="spellEnd"/>
      <w:r w:rsidRPr="00D6042A">
        <w:rPr>
          <w:rFonts w:ascii="Calibri" w:hAnsi="Calibri" w:cs="Calibri"/>
        </w:rPr>
        <w:t xml:space="preserve">, S., </w:t>
      </w:r>
      <w:proofErr w:type="spellStart"/>
      <w:r w:rsidRPr="00D6042A">
        <w:rPr>
          <w:rFonts w:ascii="Calibri" w:hAnsi="Calibri" w:cs="Calibri"/>
        </w:rPr>
        <w:t>Uliano</w:t>
      </w:r>
      <w:proofErr w:type="spellEnd"/>
      <w:r w:rsidRPr="00D6042A">
        <w:rPr>
          <w:rFonts w:ascii="Calibri" w:hAnsi="Calibri" w:cs="Calibri"/>
        </w:rPr>
        <w:t xml:space="preserve">-Silva, M., Chow, W., </w:t>
      </w:r>
      <w:proofErr w:type="spellStart"/>
      <w:r w:rsidRPr="00D6042A">
        <w:rPr>
          <w:rFonts w:ascii="Calibri" w:hAnsi="Calibri" w:cs="Calibri"/>
        </w:rPr>
        <w:t>Fungtammasan</w:t>
      </w:r>
      <w:proofErr w:type="spellEnd"/>
      <w:r w:rsidRPr="00D6042A">
        <w:rPr>
          <w:rFonts w:ascii="Calibri" w:hAnsi="Calibri" w:cs="Calibri"/>
        </w:rPr>
        <w:t xml:space="preserve">, A., Kim, J., Lee, C., Ko, B. J., </w:t>
      </w:r>
      <w:proofErr w:type="spellStart"/>
      <w:r w:rsidRPr="00D6042A">
        <w:rPr>
          <w:rFonts w:ascii="Calibri" w:hAnsi="Calibri" w:cs="Calibri"/>
        </w:rPr>
        <w:t>Chaisson</w:t>
      </w:r>
      <w:proofErr w:type="spellEnd"/>
      <w:r w:rsidRPr="00D6042A">
        <w:rPr>
          <w:rFonts w:ascii="Calibri" w:hAnsi="Calibri" w:cs="Calibri"/>
        </w:rPr>
        <w:t xml:space="preserve">, M., </w:t>
      </w:r>
      <w:proofErr w:type="spellStart"/>
      <w:r w:rsidRPr="00D6042A">
        <w:rPr>
          <w:rFonts w:ascii="Calibri" w:hAnsi="Calibri" w:cs="Calibri"/>
        </w:rPr>
        <w:t>Gedman</w:t>
      </w:r>
      <w:proofErr w:type="spellEnd"/>
      <w:r w:rsidRPr="00D6042A">
        <w:rPr>
          <w:rFonts w:ascii="Calibri" w:hAnsi="Calibri" w:cs="Calibri"/>
        </w:rPr>
        <w:t xml:space="preserve">, G. L., </w:t>
      </w:r>
      <w:proofErr w:type="spellStart"/>
      <w:r w:rsidRPr="00D6042A">
        <w:rPr>
          <w:rFonts w:ascii="Calibri" w:hAnsi="Calibri" w:cs="Calibri"/>
        </w:rPr>
        <w:t>Cantin</w:t>
      </w:r>
      <w:proofErr w:type="spellEnd"/>
      <w:r w:rsidRPr="00D6042A">
        <w:rPr>
          <w:rFonts w:ascii="Calibri" w:hAnsi="Calibri" w:cs="Calibri"/>
        </w:rPr>
        <w:t xml:space="preserve">, L. J., </w:t>
      </w:r>
      <w:proofErr w:type="spellStart"/>
      <w:r w:rsidRPr="00D6042A">
        <w:rPr>
          <w:rFonts w:ascii="Calibri" w:hAnsi="Calibri" w:cs="Calibri"/>
        </w:rPr>
        <w:t>Thibaud</w:t>
      </w:r>
      <w:proofErr w:type="spellEnd"/>
      <w:r w:rsidRPr="00D6042A">
        <w:rPr>
          <w:rFonts w:ascii="Calibri" w:hAnsi="Calibri" w:cs="Calibri"/>
        </w:rPr>
        <w:t xml:space="preserve">-Nissen, F., Haggerty, L., </w:t>
      </w:r>
      <w:proofErr w:type="spellStart"/>
      <w:r w:rsidRPr="00D6042A">
        <w:rPr>
          <w:rFonts w:ascii="Calibri" w:hAnsi="Calibri" w:cs="Calibri"/>
        </w:rPr>
        <w:t>Bista</w:t>
      </w:r>
      <w:proofErr w:type="spellEnd"/>
      <w:r w:rsidRPr="00D6042A">
        <w:rPr>
          <w:rFonts w:ascii="Calibri" w:hAnsi="Calibri" w:cs="Calibri"/>
        </w:rPr>
        <w:t xml:space="preserve">, I., Smith, M., … Jarvis, E. D. (2021). Towards complete and error-free genome assemblies of all vertebrate species. </w:t>
      </w:r>
      <w:r w:rsidRPr="00D6042A">
        <w:rPr>
          <w:rFonts w:ascii="Calibri" w:hAnsi="Calibri" w:cs="Calibri"/>
          <w:i/>
          <w:iCs/>
        </w:rPr>
        <w:t>Nature</w:t>
      </w:r>
      <w:r w:rsidRPr="00D6042A">
        <w:rPr>
          <w:rFonts w:ascii="Calibri" w:hAnsi="Calibri" w:cs="Calibri"/>
        </w:rPr>
        <w:t xml:space="preserve">, </w:t>
      </w:r>
      <w:r w:rsidRPr="00D6042A">
        <w:rPr>
          <w:rFonts w:ascii="Calibri" w:hAnsi="Calibri" w:cs="Calibri"/>
          <w:i/>
          <w:iCs/>
        </w:rPr>
        <w:t>592</w:t>
      </w:r>
      <w:r w:rsidRPr="00D6042A">
        <w:rPr>
          <w:rFonts w:ascii="Calibri" w:hAnsi="Calibri" w:cs="Calibri"/>
        </w:rPr>
        <w:t>(7856), 737–746. https://doi.org/10.1038/s41586-021-03451-0</w:t>
      </w:r>
    </w:p>
    <w:p w14:paraId="28DE2362" w14:textId="77777777" w:rsidR="00A973EF" w:rsidRPr="00D6042A" w:rsidRDefault="00A973EF" w:rsidP="00A973EF">
      <w:pPr>
        <w:pStyle w:val="Bibliography"/>
        <w:rPr>
          <w:rFonts w:ascii="Calibri" w:hAnsi="Calibri" w:cs="Calibri"/>
        </w:rPr>
      </w:pPr>
      <w:r w:rsidRPr="00D6042A">
        <w:rPr>
          <w:rFonts w:ascii="Calibri" w:hAnsi="Calibri" w:cs="Calibri"/>
        </w:rPr>
        <w:t xml:space="preserve">Rosenfield, J. A., &amp; Baxter, R. D. (2007). Population Dynamics and Distribution Patterns of Longfin Smelt in the San Francisco Estuary. </w:t>
      </w:r>
      <w:r w:rsidRPr="00D6042A">
        <w:rPr>
          <w:rFonts w:ascii="Calibri" w:hAnsi="Calibri" w:cs="Calibri"/>
          <w:i/>
          <w:iCs/>
        </w:rPr>
        <w:t>Transactions of the American Fisheries Society</w:t>
      </w:r>
      <w:r w:rsidRPr="00D6042A">
        <w:rPr>
          <w:rFonts w:ascii="Calibri" w:hAnsi="Calibri" w:cs="Calibri"/>
        </w:rPr>
        <w:t xml:space="preserve">, </w:t>
      </w:r>
      <w:r w:rsidRPr="00D6042A">
        <w:rPr>
          <w:rFonts w:ascii="Calibri" w:hAnsi="Calibri" w:cs="Calibri"/>
          <w:i/>
          <w:iCs/>
        </w:rPr>
        <w:t>136</w:t>
      </w:r>
      <w:r w:rsidRPr="00D6042A">
        <w:rPr>
          <w:rFonts w:ascii="Calibri" w:hAnsi="Calibri" w:cs="Calibri"/>
        </w:rPr>
        <w:t>(6), 1577–1592. https://doi.org/10.1577/T06-148.1</w:t>
      </w:r>
    </w:p>
    <w:p w14:paraId="6D00229E" w14:textId="77777777" w:rsidR="00A973EF" w:rsidRPr="00D6042A" w:rsidRDefault="00A973EF" w:rsidP="00A973EF">
      <w:pPr>
        <w:pStyle w:val="Bibliography"/>
        <w:rPr>
          <w:rFonts w:ascii="Calibri" w:hAnsi="Calibri" w:cs="Calibri"/>
        </w:rPr>
      </w:pPr>
      <w:r w:rsidRPr="00D6042A">
        <w:rPr>
          <w:rFonts w:ascii="Calibri" w:hAnsi="Calibri" w:cs="Calibri"/>
        </w:rPr>
        <w:t xml:space="preserve">Sage Sciences. (2014). </w:t>
      </w:r>
      <w:r w:rsidRPr="00D6042A">
        <w:rPr>
          <w:rFonts w:ascii="Calibri" w:hAnsi="Calibri" w:cs="Calibri"/>
          <w:i/>
          <w:iCs/>
        </w:rPr>
        <w:t>User Manual Pippin Pulse Electrophoresis Power Supply</w:t>
      </w:r>
      <w:r w:rsidRPr="00D6042A">
        <w:rPr>
          <w:rFonts w:ascii="Calibri" w:hAnsi="Calibri" w:cs="Calibri"/>
        </w:rPr>
        <w:t>. https://www.sagescience.com/wp-content/uploads/2014/01/Pippin-Pulse-User-Manual-RevH.pdf</w:t>
      </w:r>
    </w:p>
    <w:p w14:paraId="393CF432"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Ségurel</w:t>
      </w:r>
      <w:proofErr w:type="spellEnd"/>
      <w:r w:rsidRPr="00D6042A">
        <w:rPr>
          <w:rFonts w:ascii="Calibri" w:hAnsi="Calibri" w:cs="Calibri"/>
        </w:rPr>
        <w:t xml:space="preserve">, L., &amp; Bon, C. (2017). On the Evolution of Lactase Persistence in Humans. </w:t>
      </w:r>
      <w:r w:rsidRPr="00D6042A">
        <w:rPr>
          <w:rFonts w:ascii="Calibri" w:hAnsi="Calibri" w:cs="Calibri"/>
          <w:i/>
          <w:iCs/>
        </w:rPr>
        <w:t>Annual Review of Genomics and Human Genetics</w:t>
      </w:r>
      <w:r w:rsidRPr="00D6042A">
        <w:rPr>
          <w:rFonts w:ascii="Calibri" w:hAnsi="Calibri" w:cs="Calibri"/>
        </w:rPr>
        <w:t xml:space="preserve">, </w:t>
      </w:r>
      <w:r w:rsidRPr="00D6042A">
        <w:rPr>
          <w:rFonts w:ascii="Calibri" w:hAnsi="Calibri" w:cs="Calibri"/>
          <w:i/>
          <w:iCs/>
        </w:rPr>
        <w:t>18</w:t>
      </w:r>
      <w:r w:rsidRPr="00D6042A">
        <w:rPr>
          <w:rFonts w:ascii="Calibri" w:hAnsi="Calibri" w:cs="Calibri"/>
        </w:rPr>
        <w:t>(1), 297–319. https://doi.org/10.1146/annurev-genom-091416-035340</w:t>
      </w:r>
    </w:p>
    <w:p w14:paraId="7270F21C"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Simão</w:t>
      </w:r>
      <w:proofErr w:type="spellEnd"/>
      <w:r w:rsidRPr="00D6042A">
        <w:rPr>
          <w:rFonts w:ascii="Calibri" w:hAnsi="Calibri" w:cs="Calibri"/>
        </w:rPr>
        <w:t xml:space="preserve">, F. A., Waterhouse, R. M., Ioannidis, P., </w:t>
      </w:r>
      <w:proofErr w:type="spellStart"/>
      <w:r w:rsidRPr="00D6042A">
        <w:rPr>
          <w:rFonts w:ascii="Calibri" w:hAnsi="Calibri" w:cs="Calibri"/>
        </w:rPr>
        <w:t>Kriventseva</w:t>
      </w:r>
      <w:proofErr w:type="spellEnd"/>
      <w:r w:rsidRPr="00D6042A">
        <w:rPr>
          <w:rFonts w:ascii="Calibri" w:hAnsi="Calibri" w:cs="Calibri"/>
        </w:rPr>
        <w:t xml:space="preserve">, E. V., &amp; </w:t>
      </w:r>
      <w:proofErr w:type="spellStart"/>
      <w:r w:rsidRPr="00D6042A">
        <w:rPr>
          <w:rFonts w:ascii="Calibri" w:hAnsi="Calibri" w:cs="Calibri"/>
        </w:rPr>
        <w:t>Zdobnov</w:t>
      </w:r>
      <w:proofErr w:type="spellEnd"/>
      <w:r w:rsidRPr="00D6042A">
        <w:rPr>
          <w:rFonts w:ascii="Calibri" w:hAnsi="Calibri" w:cs="Calibri"/>
        </w:rPr>
        <w:t xml:space="preserve">, E. M. (2015). BUSCO: Assessing genome assembly and annotation completeness with </w:t>
      </w:r>
      <w:proofErr w:type="gramStart"/>
      <w:r w:rsidRPr="00D6042A">
        <w:rPr>
          <w:rFonts w:ascii="Calibri" w:hAnsi="Calibri" w:cs="Calibri"/>
        </w:rPr>
        <w:t>single-copy</w:t>
      </w:r>
      <w:proofErr w:type="gramEnd"/>
      <w:r w:rsidRPr="00D6042A">
        <w:rPr>
          <w:rFonts w:ascii="Calibri" w:hAnsi="Calibri" w:cs="Calibri"/>
        </w:rPr>
        <w:t xml:space="preserve"> orthologs.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31</w:t>
      </w:r>
      <w:r w:rsidRPr="00D6042A">
        <w:rPr>
          <w:rFonts w:ascii="Calibri" w:hAnsi="Calibri" w:cs="Calibri"/>
        </w:rPr>
        <w:t>(19), 3210–3212. https://doi.org/10.1093/bioinformatics/btv351</w:t>
      </w:r>
    </w:p>
    <w:p w14:paraId="7205151A" w14:textId="77777777" w:rsidR="00A973EF" w:rsidRPr="00D6042A" w:rsidRDefault="00A973EF" w:rsidP="00A973EF">
      <w:pPr>
        <w:pStyle w:val="Bibliography"/>
        <w:rPr>
          <w:rFonts w:ascii="Calibri" w:hAnsi="Calibri" w:cs="Calibri"/>
        </w:rPr>
      </w:pPr>
      <w:r w:rsidRPr="00D6042A">
        <w:rPr>
          <w:rFonts w:ascii="Calibri" w:hAnsi="Calibri" w:cs="Calibri"/>
        </w:rPr>
        <w:t xml:space="preserve">Smith, J. M., &amp; Haigh, J. (1974). The hitch-hiking effect of a </w:t>
      </w:r>
      <w:proofErr w:type="spellStart"/>
      <w:r w:rsidRPr="00D6042A">
        <w:rPr>
          <w:rFonts w:ascii="Calibri" w:hAnsi="Calibri" w:cs="Calibri"/>
        </w:rPr>
        <w:t>favourable</w:t>
      </w:r>
      <w:proofErr w:type="spellEnd"/>
      <w:r w:rsidRPr="00D6042A">
        <w:rPr>
          <w:rFonts w:ascii="Calibri" w:hAnsi="Calibri" w:cs="Calibri"/>
        </w:rPr>
        <w:t xml:space="preserve"> gene. </w:t>
      </w:r>
      <w:r w:rsidRPr="00D6042A">
        <w:rPr>
          <w:rFonts w:ascii="Calibri" w:hAnsi="Calibri" w:cs="Calibri"/>
          <w:i/>
          <w:iCs/>
        </w:rPr>
        <w:t>Genetical Research</w:t>
      </w:r>
      <w:r w:rsidRPr="00D6042A">
        <w:rPr>
          <w:rFonts w:ascii="Calibri" w:hAnsi="Calibri" w:cs="Calibri"/>
        </w:rPr>
        <w:t xml:space="preserve">, </w:t>
      </w:r>
      <w:r w:rsidRPr="00D6042A">
        <w:rPr>
          <w:rFonts w:ascii="Calibri" w:hAnsi="Calibri" w:cs="Calibri"/>
          <w:i/>
          <w:iCs/>
        </w:rPr>
        <w:t>23</w:t>
      </w:r>
      <w:r w:rsidRPr="00D6042A">
        <w:rPr>
          <w:rFonts w:ascii="Calibri" w:hAnsi="Calibri" w:cs="Calibri"/>
        </w:rPr>
        <w:t>(1), 23–35. https://doi.org/10.1017/S0016672300014634</w:t>
      </w:r>
    </w:p>
    <w:p w14:paraId="48078D3E" w14:textId="77777777" w:rsidR="00A973EF" w:rsidRPr="00D6042A" w:rsidRDefault="00A973EF" w:rsidP="00A973EF">
      <w:pPr>
        <w:pStyle w:val="Bibliography"/>
        <w:rPr>
          <w:rFonts w:ascii="Calibri" w:hAnsi="Calibri" w:cs="Calibri"/>
        </w:rPr>
      </w:pPr>
      <w:r w:rsidRPr="00D6042A">
        <w:rPr>
          <w:rFonts w:ascii="Calibri" w:hAnsi="Calibri" w:cs="Calibri"/>
        </w:rPr>
        <w:t xml:space="preserve">Sommer, T., Armor, C., Baxter, R., Breuer, R., Brown, L., </w:t>
      </w:r>
      <w:proofErr w:type="spellStart"/>
      <w:r w:rsidRPr="00D6042A">
        <w:rPr>
          <w:rFonts w:ascii="Calibri" w:hAnsi="Calibri" w:cs="Calibri"/>
        </w:rPr>
        <w:t>Chotkowski</w:t>
      </w:r>
      <w:proofErr w:type="spellEnd"/>
      <w:r w:rsidRPr="00D6042A">
        <w:rPr>
          <w:rFonts w:ascii="Calibri" w:hAnsi="Calibri" w:cs="Calibri"/>
        </w:rPr>
        <w:t xml:space="preserve">, M., Culberson, S., </w:t>
      </w:r>
      <w:proofErr w:type="spellStart"/>
      <w:r w:rsidRPr="00D6042A">
        <w:rPr>
          <w:rFonts w:ascii="Calibri" w:hAnsi="Calibri" w:cs="Calibri"/>
        </w:rPr>
        <w:t>Feyrer</w:t>
      </w:r>
      <w:proofErr w:type="spellEnd"/>
      <w:r w:rsidRPr="00D6042A">
        <w:rPr>
          <w:rFonts w:ascii="Calibri" w:hAnsi="Calibri" w:cs="Calibri"/>
        </w:rPr>
        <w:t>, F., Gingras, M., Herbold, B., Kimmerer, W., Mueller-</w:t>
      </w:r>
      <w:proofErr w:type="spellStart"/>
      <w:r w:rsidRPr="00D6042A">
        <w:rPr>
          <w:rFonts w:ascii="Calibri" w:hAnsi="Calibri" w:cs="Calibri"/>
        </w:rPr>
        <w:t>Solger</w:t>
      </w:r>
      <w:proofErr w:type="spellEnd"/>
      <w:r w:rsidRPr="00D6042A">
        <w:rPr>
          <w:rFonts w:ascii="Calibri" w:hAnsi="Calibri" w:cs="Calibri"/>
        </w:rPr>
        <w:t xml:space="preserve">, A., </w:t>
      </w:r>
      <w:proofErr w:type="spellStart"/>
      <w:r w:rsidRPr="00D6042A">
        <w:rPr>
          <w:rFonts w:ascii="Calibri" w:hAnsi="Calibri" w:cs="Calibri"/>
        </w:rPr>
        <w:t>Nobriga</w:t>
      </w:r>
      <w:proofErr w:type="spellEnd"/>
      <w:r w:rsidRPr="00D6042A">
        <w:rPr>
          <w:rFonts w:ascii="Calibri" w:hAnsi="Calibri" w:cs="Calibri"/>
        </w:rPr>
        <w:t xml:space="preserve">, M., &amp; Souza, K. (2007). The Collapse of Pelagic Fishes in the Upper San Francisco Estuary: El </w:t>
      </w:r>
      <w:proofErr w:type="spellStart"/>
      <w:r w:rsidRPr="00D6042A">
        <w:rPr>
          <w:rFonts w:ascii="Calibri" w:hAnsi="Calibri" w:cs="Calibri"/>
        </w:rPr>
        <w:t>Colapso</w:t>
      </w:r>
      <w:proofErr w:type="spellEnd"/>
      <w:r w:rsidRPr="00D6042A">
        <w:rPr>
          <w:rFonts w:ascii="Calibri" w:hAnsi="Calibri" w:cs="Calibri"/>
        </w:rPr>
        <w:t xml:space="preserve"> de los </w:t>
      </w:r>
      <w:proofErr w:type="spellStart"/>
      <w:r w:rsidRPr="00D6042A">
        <w:rPr>
          <w:rFonts w:ascii="Calibri" w:hAnsi="Calibri" w:cs="Calibri"/>
        </w:rPr>
        <w:t>Peces</w:t>
      </w:r>
      <w:proofErr w:type="spellEnd"/>
      <w:r w:rsidRPr="00D6042A">
        <w:rPr>
          <w:rFonts w:ascii="Calibri" w:hAnsi="Calibri" w:cs="Calibri"/>
        </w:rPr>
        <w:t xml:space="preserve"> </w:t>
      </w:r>
      <w:proofErr w:type="spellStart"/>
      <w:r w:rsidRPr="00D6042A">
        <w:rPr>
          <w:rFonts w:ascii="Calibri" w:hAnsi="Calibri" w:cs="Calibri"/>
        </w:rPr>
        <w:t>Pelagicos</w:t>
      </w:r>
      <w:proofErr w:type="spellEnd"/>
      <w:r w:rsidRPr="00D6042A">
        <w:rPr>
          <w:rFonts w:ascii="Calibri" w:hAnsi="Calibri" w:cs="Calibri"/>
        </w:rPr>
        <w:t xml:space="preserve"> </w:t>
      </w:r>
      <w:proofErr w:type="spellStart"/>
      <w:r w:rsidRPr="00D6042A">
        <w:rPr>
          <w:rFonts w:ascii="Calibri" w:hAnsi="Calibri" w:cs="Calibri"/>
        </w:rPr>
        <w:t>en</w:t>
      </w:r>
      <w:proofErr w:type="spellEnd"/>
      <w:r w:rsidRPr="00D6042A">
        <w:rPr>
          <w:rFonts w:ascii="Calibri" w:hAnsi="Calibri" w:cs="Calibri"/>
        </w:rPr>
        <w:t xml:space="preserve"> La Cabecera Del </w:t>
      </w:r>
      <w:proofErr w:type="spellStart"/>
      <w:r w:rsidRPr="00D6042A">
        <w:rPr>
          <w:rFonts w:ascii="Calibri" w:hAnsi="Calibri" w:cs="Calibri"/>
        </w:rPr>
        <w:t>Estuario</w:t>
      </w:r>
      <w:proofErr w:type="spellEnd"/>
      <w:r w:rsidRPr="00D6042A">
        <w:rPr>
          <w:rFonts w:ascii="Calibri" w:hAnsi="Calibri" w:cs="Calibri"/>
        </w:rPr>
        <w:t xml:space="preserve"> San Francisco. </w:t>
      </w:r>
      <w:r w:rsidRPr="00D6042A">
        <w:rPr>
          <w:rFonts w:ascii="Calibri" w:hAnsi="Calibri" w:cs="Calibri"/>
          <w:i/>
          <w:iCs/>
        </w:rPr>
        <w:t>Fisheries</w:t>
      </w:r>
      <w:r w:rsidRPr="00D6042A">
        <w:rPr>
          <w:rFonts w:ascii="Calibri" w:hAnsi="Calibri" w:cs="Calibri"/>
        </w:rPr>
        <w:t xml:space="preserve">, </w:t>
      </w:r>
      <w:r w:rsidRPr="00D6042A">
        <w:rPr>
          <w:rFonts w:ascii="Calibri" w:hAnsi="Calibri" w:cs="Calibri"/>
          <w:i/>
          <w:iCs/>
        </w:rPr>
        <w:t>32</w:t>
      </w:r>
      <w:r w:rsidRPr="00D6042A">
        <w:rPr>
          <w:rFonts w:ascii="Calibri" w:hAnsi="Calibri" w:cs="Calibri"/>
        </w:rPr>
        <w:t>(6), 270–277. https://doi.org/10.1577/1548-8446(2007)32[</w:t>
      </w:r>
      <w:proofErr w:type="gramStart"/>
      <w:r w:rsidRPr="00D6042A">
        <w:rPr>
          <w:rFonts w:ascii="Calibri" w:hAnsi="Calibri" w:cs="Calibri"/>
        </w:rPr>
        <w:t>270:TCOPFI</w:t>
      </w:r>
      <w:proofErr w:type="gramEnd"/>
      <w:r w:rsidRPr="00D6042A">
        <w:rPr>
          <w:rFonts w:ascii="Calibri" w:hAnsi="Calibri" w:cs="Calibri"/>
        </w:rPr>
        <w:t>]2.0.CO;2</w:t>
      </w:r>
    </w:p>
    <w:p w14:paraId="64C254AB" w14:textId="77777777" w:rsidR="00A973EF" w:rsidRPr="00D6042A" w:rsidRDefault="00A973EF" w:rsidP="00A973EF">
      <w:pPr>
        <w:pStyle w:val="Bibliography"/>
        <w:rPr>
          <w:rFonts w:ascii="Calibri" w:hAnsi="Calibri" w:cs="Calibri"/>
        </w:rPr>
      </w:pPr>
      <w:r w:rsidRPr="00D6042A">
        <w:rPr>
          <w:rFonts w:ascii="Calibri" w:hAnsi="Calibri" w:cs="Calibri"/>
        </w:rPr>
        <w:lastRenderedPageBreak/>
        <w:t xml:space="preserve">Sommer, T., Mejia, F., </w:t>
      </w:r>
      <w:proofErr w:type="spellStart"/>
      <w:r w:rsidRPr="00D6042A">
        <w:rPr>
          <w:rFonts w:ascii="Calibri" w:hAnsi="Calibri" w:cs="Calibri"/>
        </w:rPr>
        <w:t>Nobriga</w:t>
      </w:r>
      <w:proofErr w:type="spellEnd"/>
      <w:r w:rsidRPr="00D6042A">
        <w:rPr>
          <w:rFonts w:ascii="Calibri" w:hAnsi="Calibri" w:cs="Calibri"/>
        </w:rPr>
        <w:t xml:space="preserve">, M., </w:t>
      </w:r>
      <w:proofErr w:type="spellStart"/>
      <w:r w:rsidRPr="00D6042A">
        <w:rPr>
          <w:rFonts w:ascii="Calibri" w:hAnsi="Calibri" w:cs="Calibri"/>
        </w:rPr>
        <w:t>Feyrer</w:t>
      </w:r>
      <w:proofErr w:type="spellEnd"/>
      <w:r w:rsidRPr="00D6042A">
        <w:rPr>
          <w:rFonts w:ascii="Calibri" w:hAnsi="Calibri" w:cs="Calibri"/>
        </w:rPr>
        <w:t xml:space="preserve">, F., &amp; </w:t>
      </w:r>
      <w:proofErr w:type="spellStart"/>
      <w:r w:rsidRPr="00D6042A">
        <w:rPr>
          <w:rFonts w:ascii="Calibri" w:hAnsi="Calibri" w:cs="Calibri"/>
        </w:rPr>
        <w:t>Grimaldo</w:t>
      </w:r>
      <w:proofErr w:type="spellEnd"/>
      <w:r w:rsidRPr="00D6042A">
        <w:rPr>
          <w:rFonts w:ascii="Calibri" w:hAnsi="Calibri" w:cs="Calibri"/>
        </w:rPr>
        <w:t xml:space="preserve">, L. (2011). The Spawning Migration of Delta Smelt in the Upper San Francisco Estuary. </w:t>
      </w:r>
      <w:r w:rsidRPr="00D6042A">
        <w:rPr>
          <w:rFonts w:ascii="Calibri" w:hAnsi="Calibri" w:cs="Calibri"/>
          <w:i/>
          <w:iCs/>
        </w:rPr>
        <w:t>San Francisco Estuary and Watershed Science</w:t>
      </w:r>
      <w:r w:rsidRPr="00D6042A">
        <w:rPr>
          <w:rFonts w:ascii="Calibri" w:hAnsi="Calibri" w:cs="Calibri"/>
        </w:rPr>
        <w:t xml:space="preserve">, </w:t>
      </w:r>
      <w:r w:rsidRPr="00D6042A">
        <w:rPr>
          <w:rFonts w:ascii="Calibri" w:hAnsi="Calibri" w:cs="Calibri"/>
          <w:i/>
          <w:iCs/>
        </w:rPr>
        <w:t>9</w:t>
      </w:r>
      <w:r w:rsidRPr="00D6042A">
        <w:rPr>
          <w:rFonts w:ascii="Calibri" w:hAnsi="Calibri" w:cs="Calibri"/>
        </w:rPr>
        <w:t>(2), 1–44.</w:t>
      </w:r>
    </w:p>
    <w:p w14:paraId="0E371976" w14:textId="77777777" w:rsidR="00A973EF" w:rsidRPr="00D6042A" w:rsidRDefault="00A973EF" w:rsidP="00A973EF">
      <w:pPr>
        <w:pStyle w:val="Bibliography"/>
        <w:rPr>
          <w:rFonts w:ascii="Calibri" w:hAnsi="Calibri" w:cs="Calibri"/>
        </w:rPr>
      </w:pPr>
      <w:r w:rsidRPr="00D6042A">
        <w:rPr>
          <w:rFonts w:ascii="Calibri" w:hAnsi="Calibri" w:cs="Calibri"/>
        </w:rPr>
        <w:t xml:space="preserve">State of California FMWT. (2022). </w:t>
      </w:r>
      <w:r w:rsidRPr="00D6042A">
        <w:rPr>
          <w:rFonts w:ascii="Calibri" w:hAnsi="Calibri" w:cs="Calibri"/>
          <w:i/>
          <w:iCs/>
        </w:rPr>
        <w:t>2022 Fall Midwater Trawl annual fish abundance and distribution summary</w:t>
      </w:r>
      <w:r w:rsidRPr="00D6042A">
        <w:rPr>
          <w:rFonts w:ascii="Calibri" w:hAnsi="Calibri" w:cs="Calibri"/>
        </w:rPr>
        <w:t xml:space="preserve"> (pp. 1–16) [Annual Survey Results Memorandum]. State of California Department of Fish and Wildlife. https://wildlife.ca.gov/Conservation/Delta/Fall-Midwater-Trawl</w:t>
      </w:r>
    </w:p>
    <w:p w14:paraId="72D88893" w14:textId="77777777" w:rsidR="00A973EF" w:rsidRPr="00D6042A" w:rsidRDefault="00A973EF" w:rsidP="00A973EF">
      <w:pPr>
        <w:pStyle w:val="Bibliography"/>
        <w:rPr>
          <w:rFonts w:ascii="Calibri" w:hAnsi="Calibri" w:cs="Calibri"/>
        </w:rPr>
      </w:pPr>
      <w:r w:rsidRPr="00D6042A">
        <w:rPr>
          <w:rFonts w:ascii="Calibri" w:hAnsi="Calibri" w:cs="Calibri"/>
        </w:rPr>
        <w:t xml:space="preserve">State of California SKT. (2022). </w:t>
      </w:r>
      <w:r w:rsidRPr="00D6042A">
        <w:rPr>
          <w:rFonts w:ascii="Calibri" w:hAnsi="Calibri" w:cs="Calibri"/>
          <w:i/>
          <w:iCs/>
        </w:rPr>
        <w:t>2022 Spring Kodiak Trawl Delta Smelt Index</w:t>
      </w:r>
      <w:r w:rsidRPr="00D6042A">
        <w:rPr>
          <w:rFonts w:ascii="Calibri" w:hAnsi="Calibri" w:cs="Calibri"/>
        </w:rPr>
        <w:t xml:space="preserve"> (pp. 1–2) [Annual Survey Results Memorandum]. State of California Department of Fish and Wildlife. https://nrm.dfg.ca.gov/FileHandler.ashx?DocumentId=204731&amp;inline</w:t>
      </w:r>
    </w:p>
    <w:p w14:paraId="77FC5EE4"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Strona</w:t>
      </w:r>
      <w:proofErr w:type="spellEnd"/>
      <w:r w:rsidRPr="00D6042A">
        <w:rPr>
          <w:rFonts w:ascii="Calibri" w:hAnsi="Calibri" w:cs="Calibri"/>
        </w:rPr>
        <w:t xml:space="preserve">, G., &amp; Bradshaw, C. J. A. (2022). Coextinctions dominate future vertebrate losses from climate and land use change. </w:t>
      </w:r>
      <w:r w:rsidRPr="00D6042A">
        <w:rPr>
          <w:rFonts w:ascii="Calibri" w:hAnsi="Calibri" w:cs="Calibri"/>
          <w:i/>
          <w:iCs/>
        </w:rPr>
        <w:t>Science Advances</w:t>
      </w:r>
      <w:r w:rsidRPr="00D6042A">
        <w:rPr>
          <w:rFonts w:ascii="Calibri" w:hAnsi="Calibri" w:cs="Calibri"/>
        </w:rPr>
        <w:t xml:space="preserve">, </w:t>
      </w:r>
      <w:r w:rsidRPr="00D6042A">
        <w:rPr>
          <w:rFonts w:ascii="Calibri" w:hAnsi="Calibri" w:cs="Calibri"/>
          <w:i/>
          <w:iCs/>
        </w:rPr>
        <w:t>8</w:t>
      </w:r>
      <w:r w:rsidRPr="00D6042A">
        <w:rPr>
          <w:rFonts w:ascii="Calibri" w:hAnsi="Calibri" w:cs="Calibri"/>
        </w:rPr>
        <w:t>(50), eabn4345. https://doi.org/10.1126/sciadv.abn4345</w:t>
      </w:r>
    </w:p>
    <w:p w14:paraId="27D15BD2" w14:textId="77777777" w:rsidR="00A973EF" w:rsidRPr="00D6042A" w:rsidRDefault="00A973EF" w:rsidP="00A973EF">
      <w:pPr>
        <w:pStyle w:val="Bibliography"/>
        <w:rPr>
          <w:rFonts w:ascii="Calibri" w:hAnsi="Calibri" w:cs="Calibri"/>
        </w:rPr>
      </w:pPr>
      <w:r w:rsidRPr="00D6042A">
        <w:rPr>
          <w:rFonts w:ascii="Calibri" w:hAnsi="Calibri" w:cs="Calibri"/>
        </w:rPr>
        <w:t xml:space="preserve">Swallow, D. M. (2003). Genetics of Lactase Persistence and Lactose Intolerance. </w:t>
      </w:r>
      <w:r w:rsidRPr="00D6042A">
        <w:rPr>
          <w:rFonts w:ascii="Calibri" w:hAnsi="Calibri" w:cs="Calibri"/>
          <w:i/>
          <w:iCs/>
        </w:rPr>
        <w:t>Annual Review of Genetics</w:t>
      </w:r>
      <w:r w:rsidRPr="00D6042A">
        <w:rPr>
          <w:rFonts w:ascii="Calibri" w:hAnsi="Calibri" w:cs="Calibri"/>
        </w:rPr>
        <w:t xml:space="preserve">, </w:t>
      </w:r>
      <w:r w:rsidRPr="00D6042A">
        <w:rPr>
          <w:rFonts w:ascii="Calibri" w:hAnsi="Calibri" w:cs="Calibri"/>
          <w:i/>
          <w:iCs/>
        </w:rPr>
        <w:t>37</w:t>
      </w:r>
      <w:r w:rsidRPr="00D6042A">
        <w:rPr>
          <w:rFonts w:ascii="Calibri" w:hAnsi="Calibri" w:cs="Calibri"/>
        </w:rPr>
        <w:t>(1), 197–219. https://doi.org/10.1146/annurev.genet.37.110801.143820</w:t>
      </w:r>
    </w:p>
    <w:p w14:paraId="25BC5F08" w14:textId="77777777" w:rsidR="00A973EF" w:rsidRPr="00D6042A" w:rsidRDefault="00A973EF" w:rsidP="00A973EF">
      <w:pPr>
        <w:pStyle w:val="Bibliography"/>
        <w:rPr>
          <w:rFonts w:ascii="Calibri" w:hAnsi="Calibri" w:cs="Calibri"/>
        </w:rPr>
      </w:pPr>
      <w:r w:rsidRPr="00D6042A">
        <w:rPr>
          <w:rFonts w:ascii="Calibri" w:hAnsi="Calibri" w:cs="Calibri"/>
        </w:rPr>
        <w:t xml:space="preserve">Thermo Scientific. (2010). </w:t>
      </w:r>
      <w:proofErr w:type="spellStart"/>
      <w:r w:rsidRPr="00D6042A">
        <w:rPr>
          <w:rFonts w:ascii="Calibri" w:hAnsi="Calibri" w:cs="Calibri"/>
          <w:i/>
          <w:iCs/>
        </w:rPr>
        <w:t>NanoDrop</w:t>
      </w:r>
      <w:proofErr w:type="spellEnd"/>
      <w:r w:rsidRPr="00D6042A">
        <w:rPr>
          <w:rFonts w:ascii="Calibri" w:hAnsi="Calibri" w:cs="Calibri"/>
          <w:i/>
          <w:iCs/>
        </w:rPr>
        <w:t xml:space="preserve"> 1000 Spectrophotometer User’s Manual</w:t>
      </w:r>
      <w:r w:rsidRPr="00D6042A">
        <w:rPr>
          <w:rFonts w:ascii="Calibri" w:hAnsi="Calibri" w:cs="Calibri"/>
        </w:rPr>
        <w:t>. https://assets.thermofisher.com/TFS-Assets/CAD/manuals/nd-1000-v3.8-users-manual-8%205x11.pdf</w:t>
      </w:r>
    </w:p>
    <w:p w14:paraId="46968448" w14:textId="77777777" w:rsidR="00A973EF" w:rsidRPr="00D6042A" w:rsidRDefault="00A973EF" w:rsidP="00A973EF">
      <w:pPr>
        <w:pStyle w:val="Bibliography"/>
        <w:rPr>
          <w:rFonts w:ascii="Calibri" w:hAnsi="Calibri" w:cs="Calibri"/>
        </w:rPr>
      </w:pPr>
      <w:r w:rsidRPr="00D6042A">
        <w:rPr>
          <w:rFonts w:ascii="Calibri" w:hAnsi="Calibri" w:cs="Calibri"/>
        </w:rPr>
        <w:t xml:space="preserve">Ullrich, P. A., Xu, Z., Rhoades, A. M., </w:t>
      </w:r>
      <w:proofErr w:type="spellStart"/>
      <w:r w:rsidRPr="00D6042A">
        <w:rPr>
          <w:rFonts w:ascii="Calibri" w:hAnsi="Calibri" w:cs="Calibri"/>
        </w:rPr>
        <w:t>Dettinger</w:t>
      </w:r>
      <w:proofErr w:type="spellEnd"/>
      <w:r w:rsidRPr="00D6042A">
        <w:rPr>
          <w:rFonts w:ascii="Calibri" w:hAnsi="Calibri" w:cs="Calibri"/>
        </w:rPr>
        <w:t xml:space="preserve">, M. D., Mount, J. F., Jones, A. D., &amp; </w:t>
      </w:r>
      <w:proofErr w:type="spellStart"/>
      <w:r w:rsidRPr="00D6042A">
        <w:rPr>
          <w:rFonts w:ascii="Calibri" w:hAnsi="Calibri" w:cs="Calibri"/>
        </w:rPr>
        <w:t>Vahmani</w:t>
      </w:r>
      <w:proofErr w:type="spellEnd"/>
      <w:r w:rsidRPr="00D6042A">
        <w:rPr>
          <w:rFonts w:ascii="Calibri" w:hAnsi="Calibri" w:cs="Calibri"/>
        </w:rPr>
        <w:t xml:space="preserve">, P. (2018). California’s Drought of the Future: A Midcentury Recreation of the Exceptional Conditions of 2012–2017. </w:t>
      </w:r>
      <w:r w:rsidRPr="00D6042A">
        <w:rPr>
          <w:rFonts w:ascii="Calibri" w:hAnsi="Calibri" w:cs="Calibri"/>
          <w:i/>
          <w:iCs/>
        </w:rPr>
        <w:t>Earth’s Future</w:t>
      </w:r>
      <w:r w:rsidRPr="00D6042A">
        <w:rPr>
          <w:rFonts w:ascii="Calibri" w:hAnsi="Calibri" w:cs="Calibri"/>
        </w:rPr>
        <w:t xml:space="preserve">, </w:t>
      </w:r>
      <w:r w:rsidRPr="00D6042A">
        <w:rPr>
          <w:rFonts w:ascii="Calibri" w:hAnsi="Calibri" w:cs="Calibri"/>
          <w:i/>
          <w:iCs/>
        </w:rPr>
        <w:t>6</w:t>
      </w:r>
      <w:r w:rsidRPr="00D6042A">
        <w:rPr>
          <w:rFonts w:ascii="Calibri" w:hAnsi="Calibri" w:cs="Calibri"/>
        </w:rPr>
        <w:t>(11), 1568–1587. https://doi.org/10.1029/2018EF001007</w:t>
      </w:r>
    </w:p>
    <w:p w14:paraId="175D97D9"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Vaser</w:t>
      </w:r>
      <w:proofErr w:type="spellEnd"/>
      <w:r w:rsidRPr="00D6042A">
        <w:rPr>
          <w:rFonts w:ascii="Calibri" w:hAnsi="Calibri" w:cs="Calibri"/>
        </w:rPr>
        <w:t xml:space="preserve">, R., </w:t>
      </w:r>
      <w:proofErr w:type="spellStart"/>
      <w:r w:rsidRPr="00D6042A">
        <w:rPr>
          <w:rFonts w:ascii="Calibri" w:hAnsi="Calibri" w:cs="Calibri"/>
        </w:rPr>
        <w:t>Sović</w:t>
      </w:r>
      <w:proofErr w:type="spellEnd"/>
      <w:r w:rsidRPr="00D6042A">
        <w:rPr>
          <w:rFonts w:ascii="Calibri" w:hAnsi="Calibri" w:cs="Calibri"/>
        </w:rPr>
        <w:t xml:space="preserve">, I., Nagarajan, N., &amp; </w:t>
      </w:r>
      <w:proofErr w:type="spellStart"/>
      <w:r w:rsidRPr="00D6042A">
        <w:rPr>
          <w:rFonts w:ascii="Calibri" w:hAnsi="Calibri" w:cs="Calibri"/>
        </w:rPr>
        <w:t>Šikić</w:t>
      </w:r>
      <w:proofErr w:type="spellEnd"/>
      <w:r w:rsidRPr="00D6042A">
        <w:rPr>
          <w:rFonts w:ascii="Calibri" w:hAnsi="Calibri" w:cs="Calibri"/>
        </w:rPr>
        <w:t xml:space="preserve">, M. (2017). Fast and accurate de novo genome assembly from long uncorrected reads. </w:t>
      </w:r>
      <w:r w:rsidRPr="00D6042A">
        <w:rPr>
          <w:rFonts w:ascii="Calibri" w:hAnsi="Calibri" w:cs="Calibri"/>
          <w:i/>
          <w:iCs/>
        </w:rPr>
        <w:t>Genome Research</w:t>
      </w:r>
      <w:r w:rsidRPr="00D6042A">
        <w:rPr>
          <w:rFonts w:ascii="Calibri" w:hAnsi="Calibri" w:cs="Calibri"/>
        </w:rPr>
        <w:t xml:space="preserve">, </w:t>
      </w:r>
      <w:r w:rsidRPr="00D6042A">
        <w:rPr>
          <w:rFonts w:ascii="Calibri" w:hAnsi="Calibri" w:cs="Calibri"/>
          <w:i/>
          <w:iCs/>
        </w:rPr>
        <w:t>27</w:t>
      </w:r>
      <w:r w:rsidRPr="00D6042A">
        <w:rPr>
          <w:rFonts w:ascii="Calibri" w:hAnsi="Calibri" w:cs="Calibri"/>
        </w:rPr>
        <w:t>(5), 737–746. https://doi.org/10.1101/gr.214270.116</w:t>
      </w:r>
    </w:p>
    <w:p w14:paraId="7C972390"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Vurture</w:t>
      </w:r>
      <w:proofErr w:type="spellEnd"/>
      <w:r w:rsidRPr="00D6042A">
        <w:rPr>
          <w:rFonts w:ascii="Calibri" w:hAnsi="Calibri" w:cs="Calibri"/>
        </w:rPr>
        <w:t xml:space="preserve">, G. W., </w:t>
      </w:r>
      <w:proofErr w:type="spellStart"/>
      <w:r w:rsidRPr="00D6042A">
        <w:rPr>
          <w:rFonts w:ascii="Calibri" w:hAnsi="Calibri" w:cs="Calibri"/>
        </w:rPr>
        <w:t>Sedlazeck</w:t>
      </w:r>
      <w:proofErr w:type="spellEnd"/>
      <w:r w:rsidRPr="00D6042A">
        <w:rPr>
          <w:rFonts w:ascii="Calibri" w:hAnsi="Calibri" w:cs="Calibri"/>
        </w:rPr>
        <w:t xml:space="preserve">, F. J., </w:t>
      </w:r>
      <w:proofErr w:type="spellStart"/>
      <w:r w:rsidRPr="00D6042A">
        <w:rPr>
          <w:rFonts w:ascii="Calibri" w:hAnsi="Calibri" w:cs="Calibri"/>
        </w:rPr>
        <w:t>Nattestad</w:t>
      </w:r>
      <w:proofErr w:type="spellEnd"/>
      <w:r w:rsidRPr="00D6042A">
        <w:rPr>
          <w:rFonts w:ascii="Calibri" w:hAnsi="Calibri" w:cs="Calibri"/>
        </w:rPr>
        <w:t xml:space="preserve">, M., Underwood, C. J., Fang, H., </w:t>
      </w:r>
      <w:proofErr w:type="spellStart"/>
      <w:r w:rsidRPr="00D6042A">
        <w:rPr>
          <w:rFonts w:ascii="Calibri" w:hAnsi="Calibri" w:cs="Calibri"/>
        </w:rPr>
        <w:t>Gurtowski</w:t>
      </w:r>
      <w:proofErr w:type="spellEnd"/>
      <w:r w:rsidRPr="00D6042A">
        <w:rPr>
          <w:rFonts w:ascii="Calibri" w:hAnsi="Calibri" w:cs="Calibri"/>
        </w:rPr>
        <w:t xml:space="preserve">, J., &amp; Schatz, M. C. (2017). </w:t>
      </w:r>
      <w:proofErr w:type="spellStart"/>
      <w:r w:rsidRPr="00D6042A">
        <w:rPr>
          <w:rFonts w:ascii="Calibri" w:hAnsi="Calibri" w:cs="Calibri"/>
        </w:rPr>
        <w:t>GenomeScope</w:t>
      </w:r>
      <w:proofErr w:type="spellEnd"/>
      <w:r w:rsidRPr="00D6042A">
        <w:rPr>
          <w:rFonts w:ascii="Calibri" w:hAnsi="Calibri" w:cs="Calibri"/>
        </w:rPr>
        <w:t xml:space="preserve">: Fast reference-free genome profiling from short reads. </w:t>
      </w:r>
      <w:r w:rsidRPr="00D6042A">
        <w:rPr>
          <w:rFonts w:ascii="Calibri" w:hAnsi="Calibri" w:cs="Calibri"/>
          <w:i/>
          <w:iCs/>
        </w:rPr>
        <w:t>Bioinformatics</w:t>
      </w:r>
      <w:r w:rsidRPr="00D6042A">
        <w:rPr>
          <w:rFonts w:ascii="Calibri" w:hAnsi="Calibri" w:cs="Calibri"/>
        </w:rPr>
        <w:t xml:space="preserve">, </w:t>
      </w:r>
      <w:r w:rsidRPr="00D6042A">
        <w:rPr>
          <w:rFonts w:ascii="Calibri" w:hAnsi="Calibri" w:cs="Calibri"/>
          <w:i/>
          <w:iCs/>
        </w:rPr>
        <w:t>33</w:t>
      </w:r>
      <w:r w:rsidRPr="00D6042A">
        <w:rPr>
          <w:rFonts w:ascii="Calibri" w:hAnsi="Calibri" w:cs="Calibri"/>
        </w:rPr>
        <w:t>(14), 2202–2204. https://doi.org/10.1093/bioinformatics/btx153</w:t>
      </w:r>
    </w:p>
    <w:p w14:paraId="4D3C534F"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Wasko</w:t>
      </w:r>
      <w:proofErr w:type="spellEnd"/>
      <w:r w:rsidRPr="00D6042A">
        <w:rPr>
          <w:rFonts w:ascii="Calibri" w:hAnsi="Calibri" w:cs="Calibri"/>
        </w:rPr>
        <w:t xml:space="preserve">, A. P., Martins, C., Oliveira, C., &amp; </w:t>
      </w:r>
      <w:proofErr w:type="spellStart"/>
      <w:r w:rsidRPr="00D6042A">
        <w:rPr>
          <w:rFonts w:ascii="Calibri" w:hAnsi="Calibri" w:cs="Calibri"/>
        </w:rPr>
        <w:t>Foresti</w:t>
      </w:r>
      <w:proofErr w:type="spellEnd"/>
      <w:r w:rsidRPr="00D6042A">
        <w:rPr>
          <w:rFonts w:ascii="Calibri" w:hAnsi="Calibri" w:cs="Calibri"/>
        </w:rPr>
        <w:t xml:space="preserve">, F. (2003). Non-destructive genetic sampling in fish. An improved method for DNA extraction from fish fins and scales. </w:t>
      </w:r>
      <w:proofErr w:type="spellStart"/>
      <w:r w:rsidRPr="00D6042A">
        <w:rPr>
          <w:rFonts w:ascii="Calibri" w:hAnsi="Calibri" w:cs="Calibri"/>
          <w:i/>
          <w:iCs/>
        </w:rPr>
        <w:t>Hereditas</w:t>
      </w:r>
      <w:proofErr w:type="spellEnd"/>
      <w:r w:rsidRPr="00D6042A">
        <w:rPr>
          <w:rFonts w:ascii="Calibri" w:hAnsi="Calibri" w:cs="Calibri"/>
        </w:rPr>
        <w:t xml:space="preserve">, </w:t>
      </w:r>
      <w:r w:rsidRPr="00D6042A">
        <w:rPr>
          <w:rFonts w:ascii="Calibri" w:hAnsi="Calibri" w:cs="Calibri"/>
          <w:i/>
          <w:iCs/>
        </w:rPr>
        <w:t>138</w:t>
      </w:r>
      <w:r w:rsidRPr="00D6042A">
        <w:rPr>
          <w:rFonts w:ascii="Calibri" w:hAnsi="Calibri" w:cs="Calibri"/>
        </w:rPr>
        <w:t>(3), 161–165. https://doi.org/10.1034/j.1601-5223.2003.01503.x</w:t>
      </w:r>
    </w:p>
    <w:p w14:paraId="1E54CB41" w14:textId="77777777" w:rsidR="00A973EF" w:rsidRPr="00D6042A" w:rsidRDefault="00A973EF" w:rsidP="00A973EF">
      <w:pPr>
        <w:pStyle w:val="Bibliography"/>
        <w:rPr>
          <w:rFonts w:ascii="Calibri" w:hAnsi="Calibri" w:cs="Calibri"/>
        </w:rPr>
      </w:pPr>
      <w:r w:rsidRPr="00D6042A">
        <w:rPr>
          <w:rFonts w:ascii="Calibri" w:hAnsi="Calibri" w:cs="Calibri"/>
        </w:rPr>
        <w:lastRenderedPageBreak/>
        <w:t xml:space="preserve">Xuan, B., Kim, E. M., Song, M.-Y., Shin, Y., Jeon, J.-H., &amp; Bae, E. (2021). Draft Genome of the Korean smelt Hypomesus nipponensis and its transcriptomic. </w:t>
      </w:r>
      <w:r w:rsidRPr="00D6042A">
        <w:rPr>
          <w:rFonts w:ascii="Calibri" w:hAnsi="Calibri" w:cs="Calibri"/>
          <w:i/>
          <w:iCs/>
        </w:rPr>
        <w:t xml:space="preserve">G3: </w:t>
      </w:r>
      <w:proofErr w:type="spellStart"/>
      <w:r w:rsidRPr="00D6042A">
        <w:rPr>
          <w:rFonts w:ascii="Calibri" w:hAnsi="Calibri" w:cs="Calibri"/>
          <w:i/>
          <w:iCs/>
        </w:rPr>
        <w:t>Genes|Genomes|Genetics</w:t>
      </w:r>
      <w:proofErr w:type="spellEnd"/>
      <w:r w:rsidRPr="00D6042A">
        <w:rPr>
          <w:rFonts w:ascii="Calibri" w:hAnsi="Calibri" w:cs="Calibri"/>
        </w:rPr>
        <w:t>, 35. https://doi.org/10.1093/g3journal/jkab147</w:t>
      </w:r>
    </w:p>
    <w:p w14:paraId="36063004" w14:textId="77777777" w:rsidR="00A973EF" w:rsidRPr="00D6042A" w:rsidRDefault="00A973EF" w:rsidP="00A973EF">
      <w:pPr>
        <w:pStyle w:val="Bibliography"/>
        <w:rPr>
          <w:rFonts w:ascii="Calibri" w:hAnsi="Calibri" w:cs="Calibri"/>
        </w:rPr>
      </w:pPr>
      <w:proofErr w:type="spellStart"/>
      <w:r w:rsidRPr="00D6042A">
        <w:rPr>
          <w:rFonts w:ascii="Calibri" w:hAnsi="Calibri" w:cs="Calibri"/>
        </w:rPr>
        <w:t>Zoonomia</w:t>
      </w:r>
      <w:proofErr w:type="spellEnd"/>
      <w:r w:rsidRPr="00D6042A">
        <w:rPr>
          <w:rFonts w:ascii="Calibri" w:hAnsi="Calibri" w:cs="Calibri"/>
        </w:rPr>
        <w:t xml:space="preserve"> Consortium. (2020). A comparative genomics multitool for scientific discovery and conservation. </w:t>
      </w:r>
      <w:r w:rsidRPr="00D6042A">
        <w:rPr>
          <w:rFonts w:ascii="Calibri" w:hAnsi="Calibri" w:cs="Calibri"/>
          <w:i/>
          <w:iCs/>
        </w:rPr>
        <w:t>Nature</w:t>
      </w:r>
      <w:r w:rsidRPr="00D6042A">
        <w:rPr>
          <w:rFonts w:ascii="Calibri" w:hAnsi="Calibri" w:cs="Calibri"/>
        </w:rPr>
        <w:t xml:space="preserve">, </w:t>
      </w:r>
      <w:r w:rsidRPr="00D6042A">
        <w:rPr>
          <w:rFonts w:ascii="Calibri" w:hAnsi="Calibri" w:cs="Calibri"/>
          <w:i/>
          <w:iCs/>
        </w:rPr>
        <w:t>587</w:t>
      </w:r>
      <w:r w:rsidRPr="00D6042A">
        <w:rPr>
          <w:rFonts w:ascii="Calibri" w:hAnsi="Calibri" w:cs="Calibri"/>
        </w:rPr>
        <w:t>(7833), 240–245. https://doi.org/10.1038/s41586-020-2876-6</w:t>
      </w:r>
    </w:p>
    <w:p w14:paraId="25149163" w14:textId="4E646A14" w:rsidR="000E70AC" w:rsidRPr="00A973EF" w:rsidRDefault="0087338E" w:rsidP="0011235A">
      <w:pPr>
        <w:spacing w:after="0" w:line="240" w:lineRule="auto"/>
        <w:jc w:val="left"/>
        <w:rPr>
          <w:rFonts w:eastAsia="Times New Roman" w:cstheme="minorHAnsi"/>
          <w:color w:val="000000"/>
        </w:rPr>
      </w:pPr>
      <w:r w:rsidRPr="00D6042A">
        <w:rPr>
          <w:rFonts w:ascii="Calibri" w:eastAsia="Times New Roman" w:hAnsi="Calibri" w:cs="Calibri"/>
          <w:color w:val="000000"/>
          <w:sz w:val="24"/>
          <w:szCs w:val="24"/>
        </w:rPr>
        <w:fldChar w:fldCharType="end"/>
      </w:r>
    </w:p>
    <w:p w14:paraId="0978B2C1" w14:textId="77777777" w:rsidR="008914E8" w:rsidRPr="00A973EF" w:rsidRDefault="008914E8" w:rsidP="0011235A">
      <w:pPr>
        <w:spacing w:after="0" w:line="240" w:lineRule="auto"/>
        <w:jc w:val="left"/>
        <w:rPr>
          <w:rFonts w:eastAsia="Times New Roman" w:cstheme="minorHAns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378" w:name="_Toc144802749"/>
      <w:r>
        <w:t>Tables and Figures</w:t>
      </w:r>
      <w:bookmarkEnd w:id="378"/>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r w:rsidR="00D37010">
              <w:rPr>
                <w:rFonts w:ascii="Calibri Light" w:eastAsia="Times New Roman" w:hAnsi="Calibri Light" w:cs="Calibri Light"/>
                <w:color w:val="000000"/>
              </w:rPr>
              <w:t xml:space="preserve">sampling </w:t>
            </w:r>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7270" w:type="dxa"/>
        <w:jc w:val="center"/>
        <w:tblLook w:val="04A0" w:firstRow="1" w:lastRow="0" w:firstColumn="1" w:lastColumn="0" w:noHBand="0" w:noVBand="1"/>
        <w:tblPrChange w:id="379" w:author="Shannon Erica Kendal Joslin" w:date="2023-10-13T11:05:00Z">
          <w:tblPr>
            <w:tblW w:w="13700" w:type="dxa"/>
            <w:jc w:val="center"/>
            <w:tblLook w:val="04A0" w:firstRow="1" w:lastRow="0" w:firstColumn="1" w:lastColumn="0" w:noHBand="0" w:noVBand="1"/>
          </w:tblPr>
        </w:tblPrChange>
      </w:tblPr>
      <w:tblGrid>
        <w:gridCol w:w="263"/>
        <w:gridCol w:w="489"/>
        <w:gridCol w:w="1958"/>
        <w:gridCol w:w="216"/>
        <w:gridCol w:w="1459"/>
        <w:gridCol w:w="2435"/>
        <w:gridCol w:w="1830"/>
        <w:gridCol w:w="1829"/>
        <w:gridCol w:w="1396"/>
        <w:gridCol w:w="1082"/>
        <w:gridCol w:w="477"/>
        <w:gridCol w:w="1506"/>
        <w:gridCol w:w="2068"/>
        <w:gridCol w:w="262"/>
        <w:tblGridChange w:id="380">
          <w:tblGrid>
            <w:gridCol w:w="260"/>
            <w:gridCol w:w="2"/>
            <w:gridCol w:w="490"/>
            <w:gridCol w:w="1953"/>
            <w:gridCol w:w="128"/>
            <w:gridCol w:w="158"/>
            <w:gridCol w:w="1505"/>
            <w:gridCol w:w="2518"/>
            <w:gridCol w:w="2453"/>
            <w:gridCol w:w="1031"/>
            <w:gridCol w:w="662"/>
            <w:gridCol w:w="738"/>
            <w:gridCol w:w="1089"/>
            <w:gridCol w:w="437"/>
            <w:gridCol w:w="1126"/>
            <w:gridCol w:w="2196"/>
            <w:gridCol w:w="4"/>
            <w:gridCol w:w="258"/>
            <w:gridCol w:w="2"/>
            <w:gridCol w:w="140"/>
            <w:gridCol w:w="120"/>
            <w:gridCol w:w="142"/>
            <w:gridCol w:w="262"/>
          </w:tblGrid>
        </w:tblGridChange>
      </w:tblGrid>
      <w:tr w:rsidR="00210561" w:rsidRPr="007E7567" w14:paraId="02E1A725" w14:textId="77777777" w:rsidTr="001C0134">
        <w:trPr>
          <w:gridAfter w:val="1"/>
          <w:wAfter w:w="260" w:type="dxa"/>
          <w:trHeight w:val="240"/>
          <w:jc w:val="center"/>
          <w:trPrChange w:id="381" w:author="Shannon Erica Kendal Joslin" w:date="2023-10-13T11:05:00Z">
            <w:trPr>
              <w:gridAfter w:val="1"/>
              <w:wAfter w:w="93" w:type="dxa"/>
              <w:trHeight w:val="240"/>
              <w:jc w:val="center"/>
            </w:trPr>
          </w:trPrChange>
        </w:trPr>
        <w:tc>
          <w:tcPr>
            <w:tcW w:w="260" w:type="dxa"/>
            <w:tcBorders>
              <w:top w:val="single" w:sz="4" w:space="0" w:color="auto"/>
              <w:left w:val="single" w:sz="4" w:space="0" w:color="auto"/>
              <w:bottom w:val="nil"/>
              <w:right w:val="nil"/>
            </w:tcBorders>
            <w:shd w:val="clear" w:color="auto" w:fill="auto"/>
            <w:noWrap/>
            <w:vAlign w:val="bottom"/>
            <w:hideMark/>
            <w:tcPrChange w:id="382" w:author="Shannon Erica Kendal Joslin" w:date="2023-10-13T11:05:00Z">
              <w:tcPr>
                <w:tcW w:w="240" w:type="dxa"/>
                <w:gridSpan w:val="2"/>
                <w:tcBorders>
                  <w:top w:val="single" w:sz="4" w:space="0" w:color="auto"/>
                  <w:left w:val="single" w:sz="4" w:space="0" w:color="auto"/>
                  <w:bottom w:val="nil"/>
                  <w:right w:val="nil"/>
                </w:tcBorders>
                <w:shd w:val="clear" w:color="auto" w:fill="auto"/>
                <w:noWrap/>
                <w:vAlign w:val="bottom"/>
                <w:hideMark/>
              </w:tcPr>
            </w:tcPrChange>
          </w:tcPr>
          <w:p w14:paraId="50EE8E2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2445" w:type="dxa"/>
            <w:gridSpan w:val="2"/>
            <w:tcBorders>
              <w:top w:val="single" w:sz="4" w:space="0" w:color="auto"/>
              <w:left w:val="nil"/>
              <w:bottom w:val="nil"/>
              <w:right w:val="nil"/>
            </w:tcBorders>
            <w:tcPrChange w:id="383" w:author="Shannon Erica Kendal Joslin" w:date="2023-10-13T11:05:00Z">
              <w:tcPr>
                <w:tcW w:w="2571" w:type="dxa"/>
                <w:gridSpan w:val="3"/>
                <w:tcBorders>
                  <w:top w:val="single" w:sz="4" w:space="0" w:color="auto"/>
                  <w:left w:val="nil"/>
                  <w:bottom w:val="nil"/>
                  <w:right w:val="nil"/>
                </w:tcBorders>
              </w:tcPr>
            </w:tcPrChange>
          </w:tcPr>
          <w:p w14:paraId="457F07EE" w14:textId="77777777" w:rsidR="00210561" w:rsidRPr="007E7567" w:rsidRDefault="00210561" w:rsidP="0011235A">
            <w:pPr>
              <w:spacing w:after="0" w:line="240" w:lineRule="auto"/>
              <w:jc w:val="left"/>
              <w:rPr>
                <w:ins w:id="384" w:author="Shannon Erica Kendal Joslin" w:date="2023-10-13T10:53:00Z"/>
                <w:rFonts w:ascii="Calibri Light" w:eastAsia="Times New Roman" w:hAnsi="Calibri Light" w:cs="Calibri Light"/>
                <w:color w:val="000000"/>
              </w:rPr>
            </w:pPr>
          </w:p>
        </w:tc>
        <w:tc>
          <w:tcPr>
            <w:tcW w:w="12230" w:type="dxa"/>
            <w:gridSpan w:val="9"/>
            <w:tcBorders>
              <w:top w:val="single" w:sz="4" w:space="0" w:color="auto"/>
              <w:left w:val="nil"/>
              <w:bottom w:val="nil"/>
              <w:right w:val="nil"/>
            </w:tcBorders>
            <w:shd w:val="clear" w:color="auto" w:fill="auto"/>
            <w:noWrap/>
            <w:vAlign w:val="bottom"/>
            <w:hideMark/>
            <w:tcPrChange w:id="385" w:author="Shannon Erica Kendal Joslin" w:date="2023-10-13T11:05:00Z">
              <w:tcPr>
                <w:tcW w:w="13127" w:type="dxa"/>
                <w:gridSpan w:val="15"/>
                <w:tcBorders>
                  <w:top w:val="single" w:sz="4" w:space="0" w:color="auto"/>
                  <w:left w:val="nil"/>
                  <w:bottom w:val="nil"/>
                  <w:right w:val="nil"/>
                </w:tcBorders>
                <w:shd w:val="clear" w:color="auto" w:fill="auto"/>
                <w:noWrap/>
                <w:vAlign w:val="bottom"/>
                <w:hideMark/>
              </w:tcPr>
            </w:tcPrChange>
          </w:tcPr>
          <w:p w14:paraId="6ACFAB54" w14:textId="5DB3603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075" w:type="dxa"/>
            <w:tcBorders>
              <w:top w:val="single" w:sz="4" w:space="0" w:color="auto"/>
              <w:left w:val="nil"/>
              <w:bottom w:val="nil"/>
              <w:right w:val="single" w:sz="4" w:space="0" w:color="auto"/>
            </w:tcBorders>
            <w:shd w:val="clear" w:color="auto" w:fill="auto"/>
            <w:noWrap/>
            <w:vAlign w:val="bottom"/>
            <w:hideMark/>
            <w:tcPrChange w:id="386" w:author="Shannon Erica Kendal Joslin" w:date="2023-10-13T11:05:00Z">
              <w:tcPr>
                <w:tcW w:w="240" w:type="dxa"/>
                <w:gridSpan w:val="2"/>
                <w:tcBorders>
                  <w:top w:val="single" w:sz="4" w:space="0" w:color="auto"/>
                  <w:left w:val="nil"/>
                  <w:bottom w:val="nil"/>
                  <w:right w:val="single" w:sz="4" w:space="0" w:color="auto"/>
                </w:tcBorders>
                <w:shd w:val="clear" w:color="auto" w:fill="auto"/>
                <w:noWrap/>
                <w:vAlign w:val="bottom"/>
                <w:hideMark/>
              </w:tcPr>
            </w:tcPrChange>
          </w:tcPr>
          <w:p w14:paraId="3BECB4D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1C0134" w:rsidRPr="007E7567" w14:paraId="4A31DBE4" w14:textId="77777777" w:rsidTr="001C0134">
        <w:tblPrEx>
          <w:tblPrExChange w:id="387" w:author="Shannon Erica Kendal Joslin" w:date="2023-10-13T11:05:00Z">
            <w:tblPrEx>
              <w:tblW w:w="17270" w:type="dxa"/>
            </w:tblPrEx>
          </w:tblPrExChange>
        </w:tblPrEx>
        <w:trPr>
          <w:trHeight w:val="280"/>
          <w:jc w:val="center"/>
          <w:trPrChange w:id="388"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389" w:author="Shannon Erica Kendal Joslin" w:date="2023-10-13T11:05:00Z">
              <w:tcPr>
                <w:tcW w:w="262" w:type="dxa"/>
                <w:tcBorders>
                  <w:top w:val="nil"/>
                  <w:left w:val="single" w:sz="4" w:space="0" w:color="auto"/>
                  <w:bottom w:val="nil"/>
                  <w:right w:val="nil"/>
                </w:tcBorders>
                <w:shd w:val="clear" w:color="auto" w:fill="auto"/>
                <w:noWrap/>
                <w:vAlign w:val="bottom"/>
                <w:hideMark/>
              </w:tcPr>
            </w:tcPrChange>
          </w:tcPr>
          <w:p w14:paraId="25D5FB8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45" w:type="dxa"/>
            <w:gridSpan w:val="2"/>
            <w:tcBorders>
              <w:top w:val="nil"/>
              <w:left w:val="nil"/>
              <w:bottom w:val="nil"/>
              <w:right w:val="nil"/>
            </w:tcBorders>
            <w:tcPrChange w:id="390" w:author="Shannon Erica Kendal Joslin" w:date="2023-10-13T11:05:00Z">
              <w:tcPr>
                <w:tcW w:w="2513" w:type="dxa"/>
                <w:gridSpan w:val="3"/>
                <w:tcBorders>
                  <w:top w:val="nil"/>
                  <w:left w:val="nil"/>
                  <w:bottom w:val="nil"/>
                  <w:right w:val="nil"/>
                </w:tcBorders>
              </w:tcPr>
            </w:tcPrChange>
          </w:tcPr>
          <w:p w14:paraId="404C1940" w14:textId="77777777" w:rsidR="00210561" w:rsidRPr="007E7567" w:rsidRDefault="00210561" w:rsidP="0011235A">
            <w:pPr>
              <w:spacing w:after="0" w:line="240" w:lineRule="auto"/>
              <w:jc w:val="left"/>
              <w:rPr>
                <w:ins w:id="391" w:author="Shannon Erica Kendal Joslin" w:date="2023-10-13T10:53:00Z"/>
                <w:rFonts w:ascii="Calibri Light" w:eastAsia="Times New Roman" w:hAnsi="Calibri Light" w:cs="Calibri Light"/>
                <w:b/>
                <w:bCs/>
                <w:color w:val="000000"/>
              </w:rPr>
            </w:pPr>
          </w:p>
        </w:tc>
        <w:tc>
          <w:tcPr>
            <w:tcW w:w="7793" w:type="dxa"/>
            <w:gridSpan w:val="5"/>
            <w:tcBorders>
              <w:top w:val="nil"/>
              <w:left w:val="nil"/>
              <w:bottom w:val="nil"/>
              <w:right w:val="nil"/>
            </w:tcBorders>
            <w:shd w:val="clear" w:color="auto" w:fill="auto"/>
            <w:noWrap/>
            <w:vAlign w:val="bottom"/>
            <w:hideMark/>
            <w:tcPrChange w:id="392" w:author="Shannon Erica Kendal Joslin" w:date="2023-10-13T11:05:00Z">
              <w:tcPr>
                <w:tcW w:w="8020" w:type="dxa"/>
                <w:gridSpan w:val="6"/>
                <w:tcBorders>
                  <w:top w:val="nil"/>
                  <w:left w:val="nil"/>
                  <w:bottom w:val="nil"/>
                  <w:right w:val="nil"/>
                </w:tcBorders>
                <w:shd w:val="clear" w:color="auto" w:fill="auto"/>
                <w:noWrap/>
                <w:vAlign w:val="bottom"/>
                <w:hideMark/>
              </w:tcPr>
            </w:tcPrChange>
          </w:tcPr>
          <w:p w14:paraId="1D1F2FA8" w14:textId="35600928"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400" w:type="dxa"/>
            <w:tcBorders>
              <w:top w:val="nil"/>
              <w:left w:val="nil"/>
              <w:bottom w:val="nil"/>
              <w:right w:val="nil"/>
            </w:tcBorders>
            <w:shd w:val="clear" w:color="auto" w:fill="auto"/>
            <w:noWrap/>
            <w:vAlign w:val="bottom"/>
            <w:hideMark/>
            <w:tcPrChange w:id="393" w:author="Shannon Erica Kendal Joslin" w:date="2023-10-13T11:05:00Z">
              <w:tcPr>
                <w:tcW w:w="1440" w:type="dxa"/>
                <w:gridSpan w:val="2"/>
                <w:tcBorders>
                  <w:top w:val="nil"/>
                  <w:left w:val="nil"/>
                  <w:bottom w:val="nil"/>
                  <w:right w:val="nil"/>
                </w:tcBorders>
                <w:shd w:val="clear" w:color="auto" w:fill="auto"/>
                <w:noWrap/>
                <w:vAlign w:val="bottom"/>
                <w:hideMark/>
              </w:tcPr>
            </w:tcPrChange>
          </w:tcPr>
          <w:p w14:paraId="507400B2"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526" w:type="dxa"/>
            <w:gridSpan w:val="2"/>
            <w:tcBorders>
              <w:top w:val="nil"/>
              <w:left w:val="nil"/>
              <w:bottom w:val="nil"/>
              <w:right w:val="nil"/>
            </w:tcBorders>
            <w:shd w:val="clear" w:color="auto" w:fill="auto"/>
            <w:noWrap/>
            <w:vAlign w:val="bottom"/>
            <w:hideMark/>
            <w:tcPrChange w:id="394" w:author="Shannon Erica Kendal Joslin" w:date="2023-10-13T11:05:00Z">
              <w:tcPr>
                <w:tcW w:w="1080" w:type="dxa"/>
                <w:gridSpan w:val="2"/>
                <w:tcBorders>
                  <w:top w:val="nil"/>
                  <w:left w:val="nil"/>
                  <w:bottom w:val="nil"/>
                  <w:right w:val="nil"/>
                </w:tcBorders>
                <w:shd w:val="clear" w:color="auto" w:fill="auto"/>
                <w:noWrap/>
                <w:vAlign w:val="bottom"/>
                <w:hideMark/>
              </w:tcPr>
            </w:tcPrChange>
          </w:tcPr>
          <w:p w14:paraId="0D4B7D2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511" w:type="dxa"/>
            <w:tcBorders>
              <w:top w:val="nil"/>
              <w:left w:val="nil"/>
              <w:bottom w:val="nil"/>
              <w:right w:val="nil"/>
            </w:tcBorders>
            <w:shd w:val="clear" w:color="auto" w:fill="auto"/>
            <w:noWrap/>
            <w:vAlign w:val="bottom"/>
            <w:hideMark/>
            <w:tcPrChange w:id="395" w:author="Shannon Erica Kendal Joslin" w:date="2023-10-13T11:05:00Z">
              <w:tcPr>
                <w:tcW w:w="3431" w:type="dxa"/>
                <w:gridSpan w:val="3"/>
                <w:tcBorders>
                  <w:top w:val="nil"/>
                  <w:left w:val="nil"/>
                  <w:bottom w:val="nil"/>
                  <w:right w:val="nil"/>
                </w:tcBorders>
                <w:shd w:val="clear" w:color="auto" w:fill="auto"/>
                <w:noWrap/>
                <w:vAlign w:val="bottom"/>
                <w:hideMark/>
              </w:tcPr>
            </w:tcPrChange>
          </w:tcPr>
          <w:p w14:paraId="240C84B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075" w:type="dxa"/>
            <w:tcBorders>
              <w:top w:val="nil"/>
              <w:left w:val="nil"/>
              <w:bottom w:val="nil"/>
              <w:right w:val="nil"/>
            </w:tcBorders>
            <w:shd w:val="clear" w:color="auto" w:fill="auto"/>
            <w:noWrap/>
            <w:vAlign w:val="bottom"/>
            <w:hideMark/>
            <w:tcPrChange w:id="396" w:author="Shannon Erica Kendal Joslin" w:date="2023-10-13T11:05:00Z">
              <w:tcPr>
                <w:tcW w:w="262" w:type="dxa"/>
                <w:gridSpan w:val="2"/>
                <w:tcBorders>
                  <w:top w:val="nil"/>
                  <w:left w:val="nil"/>
                  <w:bottom w:val="nil"/>
                  <w:right w:val="nil"/>
                </w:tcBorders>
                <w:shd w:val="clear" w:color="auto" w:fill="auto"/>
                <w:noWrap/>
                <w:vAlign w:val="bottom"/>
                <w:hideMark/>
              </w:tcPr>
            </w:tcPrChange>
          </w:tcPr>
          <w:p w14:paraId="0F4BB0D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60" w:type="dxa"/>
            <w:tcBorders>
              <w:top w:val="nil"/>
              <w:left w:val="nil"/>
              <w:bottom w:val="nil"/>
              <w:right w:val="single" w:sz="4" w:space="0" w:color="auto"/>
            </w:tcBorders>
            <w:shd w:val="clear" w:color="auto" w:fill="auto"/>
            <w:noWrap/>
            <w:vAlign w:val="bottom"/>
            <w:hideMark/>
            <w:tcPrChange w:id="397"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65CB7A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1C0134" w:rsidRPr="007E7567" w14:paraId="75D51B5F" w14:textId="77777777" w:rsidTr="001C0134">
        <w:tblPrEx>
          <w:tblPrExChange w:id="398" w:author="Shannon Erica Kendal Joslin" w:date="2023-10-13T11:05:00Z">
            <w:tblPrEx>
              <w:tblW w:w="17270" w:type="dxa"/>
            </w:tblPrEx>
          </w:tblPrExChange>
        </w:tblPrEx>
        <w:trPr>
          <w:trHeight w:val="280"/>
          <w:jc w:val="center"/>
          <w:trPrChange w:id="399"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00"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5CD8B1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401" w:author="Shannon Erica Kendal Joslin" w:date="2023-10-13T11:05:00Z">
              <w:tcPr>
                <w:tcW w:w="49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695F278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80" w:type="dxa"/>
            <w:gridSpan w:val="2"/>
            <w:tcBorders>
              <w:top w:val="single" w:sz="4" w:space="0" w:color="auto"/>
              <w:left w:val="nil"/>
              <w:bottom w:val="single" w:sz="4" w:space="0" w:color="auto"/>
              <w:right w:val="single" w:sz="4" w:space="0" w:color="auto"/>
            </w:tcBorders>
            <w:shd w:val="clear" w:color="000000" w:fill="D9D9D9"/>
            <w:noWrap/>
            <w:vAlign w:val="bottom"/>
            <w:hideMark/>
            <w:tcPrChange w:id="402" w:author="Shannon Erica Kendal Joslin" w:date="2023-10-13T11:05:00Z">
              <w:tcPr>
                <w:tcW w:w="2239" w:type="dxa"/>
                <w:gridSpan w:val="3"/>
                <w:tcBorders>
                  <w:top w:val="single" w:sz="4" w:space="0" w:color="auto"/>
                  <w:left w:val="nil"/>
                  <w:bottom w:val="single" w:sz="4" w:space="0" w:color="auto"/>
                  <w:right w:val="single" w:sz="4" w:space="0" w:color="auto"/>
                </w:tcBorders>
                <w:shd w:val="clear" w:color="000000" w:fill="D9D9D9"/>
                <w:noWrap/>
                <w:vAlign w:val="bottom"/>
                <w:hideMark/>
              </w:tcPr>
            </w:tcPrChange>
          </w:tcPr>
          <w:p w14:paraId="027C959B" w14:textId="65D45FCF"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r>
              <w:rPr>
                <w:rFonts w:ascii="Calibri Light" w:eastAsia="Times New Roman" w:hAnsi="Calibri Light" w:cs="Calibri Light"/>
                <w:b/>
                <w:bCs/>
                <w:color w:val="000000"/>
              </w:rPr>
              <w:t>c</w:t>
            </w:r>
            <w:r w:rsidRPr="007E7567">
              <w:rPr>
                <w:rFonts w:ascii="Calibri Light" w:eastAsia="Times New Roman" w:hAnsi="Calibri Light" w:cs="Calibri Light"/>
                <w:b/>
                <w:bCs/>
                <w:color w:val="000000"/>
              </w:rPr>
              <w:t xml:space="preserve">ing </w:t>
            </w:r>
            <w:r>
              <w:rPr>
                <w:rFonts w:ascii="Calibri Light" w:eastAsia="Times New Roman" w:hAnsi="Calibri Light" w:cs="Calibri Light"/>
                <w:b/>
                <w:bCs/>
                <w:color w:val="000000"/>
              </w:rPr>
              <w:t>Platform</w:t>
            </w:r>
          </w:p>
        </w:tc>
        <w:tc>
          <w:tcPr>
            <w:tcW w:w="1463" w:type="dxa"/>
            <w:tcBorders>
              <w:top w:val="single" w:sz="4" w:space="0" w:color="auto"/>
              <w:left w:val="nil"/>
              <w:bottom w:val="single" w:sz="4" w:space="0" w:color="auto"/>
              <w:right w:val="single" w:sz="4" w:space="0" w:color="auto"/>
            </w:tcBorders>
            <w:shd w:val="clear" w:color="000000" w:fill="D9D9D9"/>
            <w:tcPrChange w:id="403" w:author="Shannon Erica Kendal Joslin" w:date="2023-10-13T11:05:00Z">
              <w:tcPr>
                <w:tcW w:w="1505" w:type="dxa"/>
                <w:tcBorders>
                  <w:top w:val="single" w:sz="4" w:space="0" w:color="auto"/>
                  <w:left w:val="nil"/>
                  <w:bottom w:val="single" w:sz="4" w:space="0" w:color="auto"/>
                  <w:right w:val="single" w:sz="4" w:space="0" w:color="auto"/>
                </w:tcBorders>
                <w:shd w:val="clear" w:color="000000" w:fill="D9D9D9"/>
              </w:tcPr>
            </w:tcPrChange>
          </w:tcPr>
          <w:p w14:paraId="2E933310" w14:textId="77777777" w:rsidR="00210561" w:rsidRDefault="00210561" w:rsidP="0011235A">
            <w:pPr>
              <w:spacing w:after="0" w:line="240" w:lineRule="auto"/>
              <w:jc w:val="center"/>
              <w:rPr>
                <w:ins w:id="404" w:author="Shannon Erica Kendal Joslin" w:date="2023-10-13T10:54:00Z"/>
                <w:rFonts w:ascii="Calibri Light" w:eastAsia="Times New Roman" w:hAnsi="Calibri Light" w:cs="Calibri Light"/>
                <w:b/>
                <w:bCs/>
                <w:color w:val="000000"/>
              </w:rPr>
            </w:pPr>
          </w:p>
          <w:p w14:paraId="1706FF7B" w14:textId="5F85E446" w:rsidR="00210561" w:rsidRPr="007E7567" w:rsidRDefault="00210561" w:rsidP="0011235A">
            <w:pPr>
              <w:spacing w:after="0" w:line="240" w:lineRule="auto"/>
              <w:jc w:val="center"/>
              <w:rPr>
                <w:rFonts w:ascii="Calibri Light" w:eastAsia="Times New Roman" w:hAnsi="Calibri Light" w:cs="Calibri Light"/>
                <w:b/>
                <w:bCs/>
                <w:color w:val="000000"/>
              </w:rPr>
            </w:pPr>
            <w:ins w:id="405" w:author="Shannon Erica Kendal Joslin" w:date="2023-10-13T10:53:00Z">
              <w:r>
                <w:rPr>
                  <w:rFonts w:ascii="Calibri Light" w:eastAsia="Times New Roman" w:hAnsi="Calibri Light" w:cs="Calibri Light"/>
                  <w:b/>
                  <w:bCs/>
                  <w:color w:val="000000"/>
                </w:rPr>
                <w:t>Individual ID</w:t>
              </w:r>
            </w:ins>
          </w:p>
        </w:tc>
        <w:tc>
          <w:tcPr>
            <w:tcW w:w="244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Change w:id="406" w:author="Shannon Erica Kendal Joslin" w:date="2023-10-13T11:05:00Z">
              <w:tcPr>
                <w:tcW w:w="251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tcPrChange>
          </w:tcPr>
          <w:p w14:paraId="0083FED4" w14:textId="42717E4C"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407"/>
            <w:commentRangeStart w:id="408"/>
            <w:r w:rsidRPr="007E7567">
              <w:rPr>
                <w:rFonts w:ascii="Calibri Light" w:eastAsia="Times New Roman" w:hAnsi="Calibri Light" w:cs="Calibri Light"/>
                <w:b/>
                <w:bCs/>
                <w:color w:val="000000"/>
              </w:rPr>
              <w:t>Run ID</w:t>
            </w:r>
            <w:commentRangeEnd w:id="407"/>
            <w:r>
              <w:rPr>
                <w:rStyle w:val="CommentReference"/>
              </w:rPr>
              <w:commentReference w:id="407"/>
            </w:r>
            <w:commentRangeEnd w:id="408"/>
            <w:r w:rsidR="001C0134">
              <w:rPr>
                <w:rStyle w:val="CommentReference"/>
              </w:rPr>
              <w:commentReference w:id="408"/>
            </w:r>
          </w:p>
        </w:tc>
        <w:tc>
          <w:tcPr>
            <w:tcW w:w="1836" w:type="dxa"/>
            <w:tcBorders>
              <w:top w:val="single" w:sz="4" w:space="0" w:color="auto"/>
              <w:left w:val="nil"/>
              <w:bottom w:val="single" w:sz="4" w:space="0" w:color="auto"/>
              <w:right w:val="single" w:sz="4" w:space="0" w:color="auto"/>
            </w:tcBorders>
            <w:shd w:val="clear" w:color="000000" w:fill="D9D9D9"/>
            <w:noWrap/>
            <w:vAlign w:val="bottom"/>
            <w:hideMark/>
            <w:tcPrChange w:id="409" w:author="Shannon Erica Kendal Joslin" w:date="2023-10-13T11:05:00Z">
              <w:tcPr>
                <w:tcW w:w="2453"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62D3C23D"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835" w:type="dxa"/>
            <w:tcBorders>
              <w:top w:val="single" w:sz="4" w:space="0" w:color="auto"/>
              <w:left w:val="nil"/>
              <w:bottom w:val="single" w:sz="4" w:space="0" w:color="auto"/>
              <w:right w:val="single" w:sz="4" w:space="0" w:color="auto"/>
            </w:tcBorders>
            <w:shd w:val="clear" w:color="000000" w:fill="D9D9D9"/>
            <w:noWrap/>
            <w:vAlign w:val="bottom"/>
            <w:hideMark/>
            <w:tcPrChange w:id="410" w:author="Shannon Erica Kendal Joslin" w:date="2023-10-13T11:05:00Z">
              <w:tcPr>
                <w:tcW w:w="1693"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0CF89F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400" w:type="dxa"/>
            <w:tcBorders>
              <w:top w:val="single" w:sz="4" w:space="0" w:color="auto"/>
              <w:left w:val="nil"/>
              <w:bottom w:val="single" w:sz="4" w:space="0" w:color="auto"/>
              <w:right w:val="single" w:sz="4" w:space="0" w:color="auto"/>
            </w:tcBorders>
            <w:shd w:val="clear" w:color="000000" w:fill="D9D9D9"/>
            <w:noWrap/>
            <w:vAlign w:val="bottom"/>
            <w:hideMark/>
            <w:tcPrChange w:id="411" w:author="Shannon Erica Kendal Joslin" w:date="2023-10-13T11:05:00Z">
              <w:tcPr>
                <w:tcW w:w="1827"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64ED112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1526" w:type="dxa"/>
            <w:gridSpan w:val="2"/>
            <w:tcBorders>
              <w:top w:val="single" w:sz="4" w:space="0" w:color="auto"/>
              <w:left w:val="nil"/>
              <w:bottom w:val="single" w:sz="4" w:space="0" w:color="auto"/>
              <w:right w:val="single" w:sz="4" w:space="0" w:color="auto"/>
            </w:tcBorders>
            <w:shd w:val="clear" w:color="000000" w:fill="D9D9D9"/>
            <w:noWrap/>
            <w:vAlign w:val="bottom"/>
            <w:hideMark/>
            <w:tcPrChange w:id="412" w:author="Shannon Erica Kendal Joslin" w:date="2023-10-13T11:05:00Z">
              <w:tcPr>
                <w:tcW w:w="1562" w:type="dxa"/>
                <w:gridSpan w:val="2"/>
                <w:tcBorders>
                  <w:top w:val="single" w:sz="4" w:space="0" w:color="auto"/>
                  <w:left w:val="nil"/>
                  <w:bottom w:val="single" w:sz="4" w:space="0" w:color="auto"/>
                  <w:right w:val="single" w:sz="4" w:space="0" w:color="auto"/>
                </w:tcBorders>
                <w:shd w:val="clear" w:color="000000" w:fill="D9D9D9"/>
                <w:noWrap/>
                <w:vAlign w:val="bottom"/>
                <w:hideMark/>
              </w:tcPr>
            </w:tcPrChange>
          </w:tcPr>
          <w:p w14:paraId="75B84DE6"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413"/>
            <w:commentRangeStart w:id="414"/>
            <w:r w:rsidRPr="007E7567">
              <w:rPr>
                <w:rFonts w:ascii="Calibri Light" w:eastAsia="Times New Roman" w:hAnsi="Calibri Light" w:cs="Calibri Light"/>
                <w:b/>
                <w:bCs/>
                <w:color w:val="000000"/>
              </w:rPr>
              <w:t>GC%</w:t>
            </w:r>
            <w:commentRangeEnd w:id="413"/>
            <w:r>
              <w:rPr>
                <w:rStyle w:val="CommentReference"/>
              </w:rPr>
              <w:commentReference w:id="413"/>
            </w:r>
            <w:commentRangeEnd w:id="414"/>
            <w:r>
              <w:rPr>
                <w:rStyle w:val="CommentReference"/>
              </w:rPr>
              <w:commentReference w:id="414"/>
            </w:r>
          </w:p>
        </w:tc>
        <w:tc>
          <w:tcPr>
            <w:tcW w:w="1511" w:type="dxa"/>
            <w:tcBorders>
              <w:top w:val="single" w:sz="4" w:space="0" w:color="auto"/>
              <w:left w:val="nil"/>
              <w:bottom w:val="single" w:sz="4" w:space="0" w:color="auto"/>
              <w:right w:val="single" w:sz="4" w:space="0" w:color="auto"/>
            </w:tcBorders>
            <w:shd w:val="clear" w:color="000000" w:fill="D9D9D9"/>
            <w:noWrap/>
            <w:vAlign w:val="bottom"/>
            <w:hideMark/>
            <w:tcPrChange w:id="415" w:author="Shannon Erica Kendal Joslin" w:date="2023-10-13T11:05:00Z">
              <w:tcPr>
                <w:tcW w:w="2196" w:type="dxa"/>
                <w:tcBorders>
                  <w:top w:val="single" w:sz="4" w:space="0" w:color="auto"/>
                  <w:left w:val="nil"/>
                  <w:bottom w:val="single" w:sz="4" w:space="0" w:color="auto"/>
                  <w:right w:val="single" w:sz="4" w:space="0" w:color="auto"/>
                </w:tcBorders>
                <w:shd w:val="clear" w:color="000000" w:fill="D9D9D9"/>
                <w:noWrap/>
                <w:vAlign w:val="bottom"/>
                <w:hideMark/>
              </w:tcPr>
            </w:tcPrChange>
          </w:tcPr>
          <w:p w14:paraId="3A9161FF"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075" w:type="dxa"/>
            <w:tcBorders>
              <w:top w:val="nil"/>
              <w:left w:val="nil"/>
              <w:bottom w:val="nil"/>
              <w:right w:val="single" w:sz="4" w:space="0" w:color="auto"/>
            </w:tcBorders>
            <w:shd w:val="clear" w:color="auto" w:fill="auto"/>
            <w:noWrap/>
            <w:vAlign w:val="bottom"/>
            <w:hideMark/>
            <w:tcPrChange w:id="416"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6694D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17" w:author="Shannon Erica Kendal Joslin" w:date="2023-10-13T11:05:00Z">
              <w:tcPr>
                <w:tcW w:w="262" w:type="dxa"/>
                <w:gridSpan w:val="3"/>
                <w:vAlign w:val="center"/>
                <w:hideMark/>
              </w:tcPr>
            </w:tcPrChange>
          </w:tcPr>
          <w:p w14:paraId="40D9927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50CA1A96" w14:textId="77777777" w:rsidTr="001C0134">
        <w:tblPrEx>
          <w:tblPrExChange w:id="418" w:author="Shannon Erica Kendal Joslin" w:date="2023-10-13T11:05:00Z">
            <w:tblPrEx>
              <w:tblW w:w="17270" w:type="dxa"/>
            </w:tblPrEx>
          </w:tblPrExChange>
        </w:tblPrEx>
        <w:trPr>
          <w:trHeight w:val="280"/>
          <w:jc w:val="center"/>
          <w:trPrChange w:id="419"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20"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0B880F8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21"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DC8D6B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22"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1CE1B2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23"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151B3CF7" w14:textId="777B8CDE" w:rsidR="00210561" w:rsidRPr="007E7567" w:rsidRDefault="001C0134" w:rsidP="0011235A">
            <w:pPr>
              <w:spacing w:after="0" w:line="240" w:lineRule="auto"/>
              <w:jc w:val="center"/>
              <w:rPr>
                <w:ins w:id="424" w:author="Shannon Erica Kendal Joslin" w:date="2023-10-13T10:53:00Z"/>
                <w:rFonts w:ascii="Calibri Light" w:eastAsia="Times New Roman" w:hAnsi="Calibri Light" w:cs="Calibri Light"/>
                <w:color w:val="000000"/>
              </w:rPr>
            </w:pPr>
            <w:ins w:id="425"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26"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9923C73" w14:textId="0283CB4F"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836" w:type="dxa"/>
            <w:tcBorders>
              <w:top w:val="nil"/>
              <w:left w:val="nil"/>
              <w:bottom w:val="single" w:sz="4" w:space="0" w:color="auto"/>
              <w:right w:val="single" w:sz="4" w:space="0" w:color="auto"/>
            </w:tcBorders>
            <w:shd w:val="clear" w:color="auto" w:fill="auto"/>
            <w:noWrap/>
            <w:vAlign w:val="bottom"/>
            <w:hideMark/>
            <w:tcPrChange w:id="427"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1A25C81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835" w:type="dxa"/>
            <w:tcBorders>
              <w:top w:val="nil"/>
              <w:left w:val="nil"/>
              <w:bottom w:val="single" w:sz="4" w:space="0" w:color="auto"/>
              <w:right w:val="single" w:sz="4" w:space="0" w:color="auto"/>
            </w:tcBorders>
            <w:shd w:val="clear" w:color="auto" w:fill="auto"/>
            <w:noWrap/>
            <w:vAlign w:val="bottom"/>
            <w:hideMark/>
            <w:tcPrChange w:id="428"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679082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400" w:type="dxa"/>
            <w:tcBorders>
              <w:top w:val="nil"/>
              <w:left w:val="nil"/>
              <w:bottom w:val="single" w:sz="4" w:space="0" w:color="auto"/>
              <w:right w:val="single" w:sz="4" w:space="0" w:color="auto"/>
            </w:tcBorders>
            <w:shd w:val="clear" w:color="auto" w:fill="auto"/>
            <w:noWrap/>
            <w:vAlign w:val="bottom"/>
            <w:hideMark/>
            <w:tcPrChange w:id="429"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5C3B4B3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30"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69C13E8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Change w:id="431"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58931D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075" w:type="dxa"/>
            <w:tcBorders>
              <w:top w:val="nil"/>
              <w:left w:val="nil"/>
              <w:bottom w:val="nil"/>
              <w:right w:val="single" w:sz="4" w:space="0" w:color="auto"/>
            </w:tcBorders>
            <w:shd w:val="clear" w:color="auto" w:fill="auto"/>
            <w:noWrap/>
            <w:vAlign w:val="bottom"/>
            <w:hideMark/>
            <w:tcPrChange w:id="432"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6B4ABD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33" w:author="Shannon Erica Kendal Joslin" w:date="2023-10-13T11:05:00Z">
              <w:tcPr>
                <w:tcW w:w="262" w:type="dxa"/>
                <w:gridSpan w:val="3"/>
                <w:vAlign w:val="center"/>
                <w:hideMark/>
              </w:tcPr>
            </w:tcPrChange>
          </w:tcPr>
          <w:p w14:paraId="2D487C0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7599B7AA" w14:textId="77777777" w:rsidTr="001C0134">
        <w:tblPrEx>
          <w:tblPrExChange w:id="434" w:author="Shannon Erica Kendal Joslin" w:date="2023-10-13T11:05:00Z">
            <w:tblPrEx>
              <w:tblW w:w="17270" w:type="dxa"/>
            </w:tblPrEx>
          </w:tblPrExChange>
        </w:tblPrEx>
        <w:trPr>
          <w:trHeight w:val="280"/>
          <w:jc w:val="center"/>
          <w:trPrChange w:id="435"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36"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46ADFB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37"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15F0B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38"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3BC03F9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39"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004E508" w14:textId="59D80D85" w:rsidR="00210561" w:rsidRPr="007E7567" w:rsidRDefault="001C0134" w:rsidP="0011235A">
            <w:pPr>
              <w:spacing w:after="0" w:line="240" w:lineRule="auto"/>
              <w:jc w:val="center"/>
              <w:rPr>
                <w:ins w:id="440" w:author="Shannon Erica Kendal Joslin" w:date="2023-10-13T10:53:00Z"/>
                <w:rFonts w:ascii="Calibri Light" w:eastAsia="Times New Roman" w:hAnsi="Calibri Light" w:cs="Calibri Light"/>
                <w:color w:val="000000"/>
              </w:rPr>
            </w:pPr>
            <w:ins w:id="441"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42"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95597DE" w14:textId="50FE8A1A"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836" w:type="dxa"/>
            <w:tcBorders>
              <w:top w:val="nil"/>
              <w:left w:val="nil"/>
              <w:bottom w:val="single" w:sz="4" w:space="0" w:color="auto"/>
              <w:right w:val="single" w:sz="4" w:space="0" w:color="auto"/>
            </w:tcBorders>
            <w:shd w:val="clear" w:color="auto" w:fill="auto"/>
            <w:noWrap/>
            <w:vAlign w:val="bottom"/>
            <w:hideMark/>
            <w:tcPrChange w:id="443"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43B0091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835" w:type="dxa"/>
            <w:tcBorders>
              <w:top w:val="nil"/>
              <w:left w:val="nil"/>
              <w:bottom w:val="single" w:sz="4" w:space="0" w:color="auto"/>
              <w:right w:val="single" w:sz="4" w:space="0" w:color="auto"/>
            </w:tcBorders>
            <w:shd w:val="clear" w:color="auto" w:fill="auto"/>
            <w:noWrap/>
            <w:vAlign w:val="bottom"/>
            <w:hideMark/>
            <w:tcPrChange w:id="444"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5358E7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400" w:type="dxa"/>
            <w:tcBorders>
              <w:top w:val="nil"/>
              <w:left w:val="nil"/>
              <w:bottom w:val="single" w:sz="4" w:space="0" w:color="auto"/>
              <w:right w:val="single" w:sz="4" w:space="0" w:color="auto"/>
            </w:tcBorders>
            <w:shd w:val="clear" w:color="auto" w:fill="auto"/>
            <w:noWrap/>
            <w:vAlign w:val="bottom"/>
            <w:hideMark/>
            <w:tcPrChange w:id="445"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14A9C24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46"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4F8EED3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Change w:id="447"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92F458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Change w:id="448"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658A164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49" w:author="Shannon Erica Kendal Joslin" w:date="2023-10-13T11:05:00Z">
              <w:tcPr>
                <w:tcW w:w="262" w:type="dxa"/>
                <w:gridSpan w:val="3"/>
                <w:vAlign w:val="center"/>
                <w:hideMark/>
              </w:tcPr>
            </w:tcPrChange>
          </w:tcPr>
          <w:p w14:paraId="7D85159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5B4D3895" w14:textId="77777777" w:rsidTr="001C0134">
        <w:tblPrEx>
          <w:tblPrExChange w:id="450" w:author="Shannon Erica Kendal Joslin" w:date="2023-10-13T11:05:00Z">
            <w:tblPrEx>
              <w:tblW w:w="17270" w:type="dxa"/>
            </w:tblPrEx>
          </w:tblPrExChange>
        </w:tblPrEx>
        <w:trPr>
          <w:trHeight w:val="280"/>
          <w:jc w:val="center"/>
          <w:trPrChange w:id="451"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52"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2527D9F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53"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4E281A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54"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0095774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55"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03402B9" w14:textId="508B89D9" w:rsidR="00210561" w:rsidRPr="007E7567" w:rsidRDefault="001C0134" w:rsidP="0011235A">
            <w:pPr>
              <w:spacing w:after="0" w:line="240" w:lineRule="auto"/>
              <w:jc w:val="center"/>
              <w:rPr>
                <w:ins w:id="456" w:author="Shannon Erica Kendal Joslin" w:date="2023-10-13T10:53:00Z"/>
                <w:rFonts w:ascii="Calibri Light" w:eastAsia="Times New Roman" w:hAnsi="Calibri Light" w:cs="Calibri Light"/>
                <w:color w:val="000000"/>
              </w:rPr>
            </w:pPr>
            <w:ins w:id="457"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58"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0CD54E" w14:textId="66D338B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836" w:type="dxa"/>
            <w:tcBorders>
              <w:top w:val="nil"/>
              <w:left w:val="nil"/>
              <w:bottom w:val="single" w:sz="4" w:space="0" w:color="auto"/>
              <w:right w:val="single" w:sz="4" w:space="0" w:color="auto"/>
            </w:tcBorders>
            <w:shd w:val="clear" w:color="auto" w:fill="auto"/>
            <w:noWrap/>
            <w:vAlign w:val="bottom"/>
            <w:hideMark/>
            <w:tcPrChange w:id="459"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45FB8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835" w:type="dxa"/>
            <w:tcBorders>
              <w:top w:val="nil"/>
              <w:left w:val="nil"/>
              <w:bottom w:val="single" w:sz="4" w:space="0" w:color="auto"/>
              <w:right w:val="single" w:sz="4" w:space="0" w:color="auto"/>
            </w:tcBorders>
            <w:shd w:val="clear" w:color="auto" w:fill="auto"/>
            <w:noWrap/>
            <w:vAlign w:val="bottom"/>
            <w:hideMark/>
            <w:tcPrChange w:id="460"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4745314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400" w:type="dxa"/>
            <w:tcBorders>
              <w:top w:val="nil"/>
              <w:left w:val="nil"/>
              <w:bottom w:val="single" w:sz="4" w:space="0" w:color="auto"/>
              <w:right w:val="single" w:sz="4" w:space="0" w:color="auto"/>
            </w:tcBorders>
            <w:shd w:val="clear" w:color="auto" w:fill="auto"/>
            <w:noWrap/>
            <w:vAlign w:val="bottom"/>
            <w:hideMark/>
            <w:tcPrChange w:id="461"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448104C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62"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24A0394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Change w:id="463"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1C238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075" w:type="dxa"/>
            <w:tcBorders>
              <w:top w:val="nil"/>
              <w:left w:val="nil"/>
              <w:bottom w:val="nil"/>
              <w:right w:val="single" w:sz="4" w:space="0" w:color="auto"/>
            </w:tcBorders>
            <w:shd w:val="clear" w:color="auto" w:fill="auto"/>
            <w:noWrap/>
            <w:vAlign w:val="bottom"/>
            <w:hideMark/>
            <w:tcPrChange w:id="464"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02FD787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65" w:author="Shannon Erica Kendal Joslin" w:date="2023-10-13T11:05:00Z">
              <w:tcPr>
                <w:tcW w:w="262" w:type="dxa"/>
                <w:gridSpan w:val="3"/>
                <w:vAlign w:val="center"/>
                <w:hideMark/>
              </w:tcPr>
            </w:tcPrChange>
          </w:tcPr>
          <w:p w14:paraId="51022B8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59CD4041" w14:textId="77777777" w:rsidTr="001C0134">
        <w:tblPrEx>
          <w:tblPrExChange w:id="466" w:author="Shannon Erica Kendal Joslin" w:date="2023-10-13T11:05:00Z">
            <w:tblPrEx>
              <w:tblW w:w="17270" w:type="dxa"/>
            </w:tblPrEx>
          </w:tblPrExChange>
        </w:tblPrEx>
        <w:trPr>
          <w:trHeight w:val="280"/>
          <w:jc w:val="center"/>
          <w:trPrChange w:id="467"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68"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3C8088B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69"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A0AA7F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70"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75DB22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71"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BFEAABE" w14:textId="7DF3E440" w:rsidR="00210561" w:rsidRPr="007E7567" w:rsidRDefault="001C0134" w:rsidP="0011235A">
            <w:pPr>
              <w:spacing w:after="0" w:line="240" w:lineRule="auto"/>
              <w:jc w:val="center"/>
              <w:rPr>
                <w:ins w:id="472" w:author="Shannon Erica Kendal Joslin" w:date="2023-10-13T10:53:00Z"/>
                <w:rFonts w:ascii="Calibri Light" w:eastAsia="Times New Roman" w:hAnsi="Calibri Light" w:cs="Calibri Light"/>
                <w:color w:val="000000"/>
              </w:rPr>
            </w:pPr>
            <w:ins w:id="473" w:author="Shannon Erica Kendal Joslin" w:date="2023-10-13T11:07: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74"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2C930F2" w14:textId="7659542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836" w:type="dxa"/>
            <w:tcBorders>
              <w:top w:val="nil"/>
              <w:left w:val="nil"/>
              <w:bottom w:val="single" w:sz="4" w:space="0" w:color="auto"/>
              <w:right w:val="single" w:sz="4" w:space="0" w:color="auto"/>
            </w:tcBorders>
            <w:shd w:val="clear" w:color="auto" w:fill="auto"/>
            <w:noWrap/>
            <w:vAlign w:val="bottom"/>
            <w:hideMark/>
            <w:tcPrChange w:id="475"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2B6796E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835" w:type="dxa"/>
            <w:tcBorders>
              <w:top w:val="nil"/>
              <w:left w:val="nil"/>
              <w:bottom w:val="single" w:sz="4" w:space="0" w:color="auto"/>
              <w:right w:val="single" w:sz="4" w:space="0" w:color="auto"/>
            </w:tcBorders>
            <w:shd w:val="clear" w:color="auto" w:fill="auto"/>
            <w:noWrap/>
            <w:vAlign w:val="bottom"/>
            <w:hideMark/>
            <w:tcPrChange w:id="476"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4014A71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400" w:type="dxa"/>
            <w:tcBorders>
              <w:top w:val="nil"/>
              <w:left w:val="nil"/>
              <w:bottom w:val="single" w:sz="4" w:space="0" w:color="auto"/>
              <w:right w:val="single" w:sz="4" w:space="0" w:color="auto"/>
            </w:tcBorders>
            <w:shd w:val="clear" w:color="auto" w:fill="auto"/>
            <w:noWrap/>
            <w:vAlign w:val="bottom"/>
            <w:hideMark/>
            <w:tcPrChange w:id="477"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35AAC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78"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78A96AFF" w14:textId="01923175" w:rsidR="00210561" w:rsidRPr="007E7567" w:rsidRDefault="00210561"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44%</w:t>
            </w:r>
            <w:r w:rsidRPr="007E7567">
              <w:rPr>
                <w:rFonts w:ascii="Calibri Light" w:eastAsia="Times New Roman" w:hAnsi="Calibri Light" w:cs="Calibri Light"/>
                <w:color w:val="000000"/>
              </w:rPr>
              <w:t> </w:t>
            </w:r>
          </w:p>
        </w:tc>
        <w:tc>
          <w:tcPr>
            <w:tcW w:w="1511" w:type="dxa"/>
            <w:tcBorders>
              <w:top w:val="nil"/>
              <w:left w:val="nil"/>
              <w:bottom w:val="single" w:sz="4" w:space="0" w:color="auto"/>
              <w:right w:val="single" w:sz="4" w:space="0" w:color="auto"/>
            </w:tcBorders>
            <w:shd w:val="clear" w:color="auto" w:fill="auto"/>
            <w:noWrap/>
            <w:vAlign w:val="bottom"/>
            <w:hideMark/>
            <w:tcPrChange w:id="479"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167AA39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075" w:type="dxa"/>
            <w:tcBorders>
              <w:top w:val="nil"/>
              <w:left w:val="nil"/>
              <w:bottom w:val="nil"/>
              <w:right w:val="single" w:sz="4" w:space="0" w:color="auto"/>
            </w:tcBorders>
            <w:shd w:val="clear" w:color="auto" w:fill="auto"/>
            <w:noWrap/>
            <w:vAlign w:val="bottom"/>
            <w:hideMark/>
            <w:tcPrChange w:id="480"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9E1869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81" w:author="Shannon Erica Kendal Joslin" w:date="2023-10-13T11:05:00Z">
              <w:tcPr>
                <w:tcW w:w="262" w:type="dxa"/>
                <w:gridSpan w:val="3"/>
                <w:vAlign w:val="center"/>
                <w:hideMark/>
              </w:tcPr>
            </w:tcPrChange>
          </w:tcPr>
          <w:p w14:paraId="5BF4CF9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007767D" w14:textId="77777777" w:rsidTr="001C0134">
        <w:tblPrEx>
          <w:tblPrExChange w:id="482" w:author="Shannon Erica Kendal Joslin" w:date="2023-10-13T11:05:00Z">
            <w:tblPrEx>
              <w:tblW w:w="17270" w:type="dxa"/>
            </w:tblPrEx>
          </w:tblPrExChange>
        </w:tblPrEx>
        <w:trPr>
          <w:trHeight w:val="280"/>
          <w:jc w:val="center"/>
          <w:trPrChange w:id="483"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484"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3226DA6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485"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79469C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486"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33AA7C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Change w:id="487"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3455BFF8" w14:textId="10885534" w:rsidR="00210561" w:rsidRPr="007E7567" w:rsidRDefault="001C0134" w:rsidP="0011235A">
            <w:pPr>
              <w:spacing w:after="0" w:line="240" w:lineRule="auto"/>
              <w:jc w:val="center"/>
              <w:rPr>
                <w:ins w:id="488" w:author="Shannon Erica Kendal Joslin" w:date="2023-10-13T10:53:00Z"/>
                <w:rFonts w:ascii="Calibri Light" w:eastAsia="Times New Roman" w:hAnsi="Calibri Light" w:cs="Calibri Light"/>
                <w:color w:val="000000"/>
              </w:rPr>
            </w:pPr>
            <w:ins w:id="489" w:author="Shannon Erica Kendal Joslin" w:date="2023-10-13T11:07: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490"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E7E48C6" w14:textId="53E932F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836" w:type="dxa"/>
            <w:tcBorders>
              <w:top w:val="nil"/>
              <w:left w:val="nil"/>
              <w:bottom w:val="single" w:sz="4" w:space="0" w:color="auto"/>
              <w:right w:val="single" w:sz="4" w:space="0" w:color="auto"/>
            </w:tcBorders>
            <w:shd w:val="clear" w:color="auto" w:fill="auto"/>
            <w:noWrap/>
            <w:vAlign w:val="bottom"/>
            <w:hideMark/>
            <w:tcPrChange w:id="491"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3DBAAF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835" w:type="dxa"/>
            <w:tcBorders>
              <w:top w:val="nil"/>
              <w:left w:val="nil"/>
              <w:bottom w:val="single" w:sz="4" w:space="0" w:color="auto"/>
              <w:right w:val="single" w:sz="4" w:space="0" w:color="auto"/>
            </w:tcBorders>
            <w:shd w:val="clear" w:color="auto" w:fill="auto"/>
            <w:noWrap/>
            <w:vAlign w:val="bottom"/>
            <w:hideMark/>
            <w:tcPrChange w:id="492"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DF6CCB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400" w:type="dxa"/>
            <w:tcBorders>
              <w:top w:val="nil"/>
              <w:left w:val="nil"/>
              <w:bottom w:val="single" w:sz="4" w:space="0" w:color="auto"/>
              <w:right w:val="single" w:sz="4" w:space="0" w:color="auto"/>
            </w:tcBorders>
            <w:shd w:val="clear" w:color="auto" w:fill="auto"/>
            <w:noWrap/>
            <w:vAlign w:val="bottom"/>
            <w:hideMark/>
            <w:tcPrChange w:id="493"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4019989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494"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30FFFDE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1511" w:type="dxa"/>
            <w:tcBorders>
              <w:top w:val="nil"/>
              <w:left w:val="nil"/>
              <w:bottom w:val="single" w:sz="4" w:space="0" w:color="auto"/>
              <w:right w:val="single" w:sz="4" w:space="0" w:color="auto"/>
            </w:tcBorders>
            <w:shd w:val="clear" w:color="auto" w:fill="auto"/>
            <w:noWrap/>
            <w:vAlign w:val="bottom"/>
            <w:hideMark/>
            <w:tcPrChange w:id="495"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7BD267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Change w:id="496"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5E7A8ED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497" w:author="Shannon Erica Kendal Joslin" w:date="2023-10-13T11:05:00Z">
              <w:tcPr>
                <w:tcW w:w="262" w:type="dxa"/>
                <w:gridSpan w:val="3"/>
                <w:vAlign w:val="center"/>
                <w:hideMark/>
              </w:tcPr>
            </w:tcPrChange>
          </w:tcPr>
          <w:p w14:paraId="1EC754A8"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18543CAC" w14:textId="77777777" w:rsidTr="001C0134">
        <w:tblPrEx>
          <w:tblPrExChange w:id="498" w:author="Shannon Erica Kendal Joslin" w:date="2023-10-13T11:05:00Z">
            <w:tblPrEx>
              <w:tblW w:w="17270" w:type="dxa"/>
            </w:tblPrEx>
          </w:tblPrExChange>
        </w:tblPrEx>
        <w:trPr>
          <w:trHeight w:val="280"/>
          <w:jc w:val="center"/>
          <w:trPrChange w:id="499"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00"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195981D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01"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9D7B6B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02"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0388F2C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03"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4E043D6E" w14:textId="3281AEF6" w:rsidR="00210561" w:rsidRPr="007E7567" w:rsidRDefault="00210561" w:rsidP="0011235A">
            <w:pPr>
              <w:spacing w:after="0" w:line="240" w:lineRule="auto"/>
              <w:jc w:val="center"/>
              <w:rPr>
                <w:ins w:id="504" w:author="Shannon Erica Kendal Joslin" w:date="2023-10-13T10:53:00Z"/>
                <w:rFonts w:ascii="Calibri Light" w:eastAsia="Times New Roman" w:hAnsi="Calibri Light" w:cs="Calibri Light"/>
                <w:color w:val="000000"/>
              </w:rPr>
            </w:pPr>
            <w:ins w:id="505"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06"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7D79364" w14:textId="58B25F70"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836" w:type="dxa"/>
            <w:tcBorders>
              <w:top w:val="nil"/>
              <w:left w:val="nil"/>
              <w:bottom w:val="single" w:sz="4" w:space="0" w:color="auto"/>
              <w:right w:val="single" w:sz="4" w:space="0" w:color="auto"/>
            </w:tcBorders>
            <w:shd w:val="clear" w:color="auto" w:fill="auto"/>
            <w:noWrap/>
            <w:vAlign w:val="bottom"/>
            <w:hideMark/>
            <w:tcPrChange w:id="507"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43E32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835" w:type="dxa"/>
            <w:tcBorders>
              <w:top w:val="nil"/>
              <w:left w:val="nil"/>
              <w:bottom w:val="single" w:sz="4" w:space="0" w:color="auto"/>
              <w:right w:val="single" w:sz="4" w:space="0" w:color="auto"/>
            </w:tcBorders>
            <w:shd w:val="clear" w:color="auto" w:fill="auto"/>
            <w:noWrap/>
            <w:vAlign w:val="bottom"/>
            <w:hideMark/>
            <w:tcPrChange w:id="508"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41339E0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400" w:type="dxa"/>
            <w:tcBorders>
              <w:top w:val="nil"/>
              <w:left w:val="nil"/>
              <w:bottom w:val="single" w:sz="4" w:space="0" w:color="auto"/>
              <w:right w:val="single" w:sz="4" w:space="0" w:color="auto"/>
            </w:tcBorders>
            <w:shd w:val="clear" w:color="auto" w:fill="auto"/>
            <w:noWrap/>
            <w:vAlign w:val="bottom"/>
            <w:hideMark/>
            <w:tcPrChange w:id="509"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441A79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10"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15C819A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511" w:type="dxa"/>
            <w:tcBorders>
              <w:top w:val="nil"/>
              <w:left w:val="nil"/>
              <w:bottom w:val="single" w:sz="4" w:space="0" w:color="auto"/>
              <w:right w:val="single" w:sz="4" w:space="0" w:color="auto"/>
            </w:tcBorders>
            <w:shd w:val="clear" w:color="auto" w:fill="auto"/>
            <w:noWrap/>
            <w:vAlign w:val="bottom"/>
            <w:hideMark/>
            <w:tcPrChange w:id="511"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88D4A5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Change w:id="512"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1F693B8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13" w:author="Shannon Erica Kendal Joslin" w:date="2023-10-13T11:05:00Z">
              <w:tcPr>
                <w:tcW w:w="262" w:type="dxa"/>
                <w:gridSpan w:val="3"/>
                <w:vAlign w:val="center"/>
                <w:hideMark/>
              </w:tcPr>
            </w:tcPrChange>
          </w:tcPr>
          <w:p w14:paraId="231C862D"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68ACA02" w14:textId="77777777" w:rsidTr="001C0134">
        <w:tblPrEx>
          <w:tblPrExChange w:id="514" w:author="Shannon Erica Kendal Joslin" w:date="2023-10-13T11:05:00Z">
            <w:tblPrEx>
              <w:tblW w:w="17270" w:type="dxa"/>
            </w:tblPrEx>
          </w:tblPrExChange>
        </w:tblPrEx>
        <w:trPr>
          <w:trHeight w:val="280"/>
          <w:jc w:val="center"/>
          <w:trPrChange w:id="515"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16"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2A86188"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17"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B2907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18"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1D5C50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19"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3341A1FE" w14:textId="3421DDFF" w:rsidR="00210561" w:rsidRPr="007E7567" w:rsidRDefault="00210561" w:rsidP="0011235A">
            <w:pPr>
              <w:spacing w:after="0" w:line="240" w:lineRule="auto"/>
              <w:jc w:val="center"/>
              <w:rPr>
                <w:ins w:id="520" w:author="Shannon Erica Kendal Joslin" w:date="2023-10-13T10:53:00Z"/>
                <w:rFonts w:ascii="Calibri Light" w:eastAsia="Times New Roman" w:hAnsi="Calibri Light" w:cs="Calibri Light"/>
                <w:color w:val="000000"/>
              </w:rPr>
            </w:pPr>
            <w:ins w:id="521"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22"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999D3C3" w14:textId="13B57476"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836" w:type="dxa"/>
            <w:tcBorders>
              <w:top w:val="nil"/>
              <w:left w:val="nil"/>
              <w:bottom w:val="single" w:sz="4" w:space="0" w:color="auto"/>
              <w:right w:val="single" w:sz="4" w:space="0" w:color="auto"/>
            </w:tcBorders>
            <w:shd w:val="clear" w:color="auto" w:fill="auto"/>
            <w:noWrap/>
            <w:vAlign w:val="bottom"/>
            <w:hideMark/>
            <w:tcPrChange w:id="523"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1D5DD21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835" w:type="dxa"/>
            <w:tcBorders>
              <w:top w:val="nil"/>
              <w:left w:val="nil"/>
              <w:bottom w:val="single" w:sz="4" w:space="0" w:color="auto"/>
              <w:right w:val="single" w:sz="4" w:space="0" w:color="auto"/>
            </w:tcBorders>
            <w:shd w:val="clear" w:color="auto" w:fill="auto"/>
            <w:noWrap/>
            <w:vAlign w:val="bottom"/>
            <w:hideMark/>
            <w:tcPrChange w:id="524"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3522FC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400" w:type="dxa"/>
            <w:tcBorders>
              <w:top w:val="nil"/>
              <w:left w:val="nil"/>
              <w:bottom w:val="single" w:sz="4" w:space="0" w:color="auto"/>
              <w:right w:val="single" w:sz="4" w:space="0" w:color="auto"/>
            </w:tcBorders>
            <w:shd w:val="clear" w:color="auto" w:fill="auto"/>
            <w:noWrap/>
            <w:vAlign w:val="bottom"/>
            <w:hideMark/>
            <w:tcPrChange w:id="525"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30084B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26"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75F057F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511" w:type="dxa"/>
            <w:tcBorders>
              <w:top w:val="nil"/>
              <w:left w:val="nil"/>
              <w:bottom w:val="single" w:sz="4" w:space="0" w:color="auto"/>
              <w:right w:val="single" w:sz="4" w:space="0" w:color="auto"/>
            </w:tcBorders>
            <w:shd w:val="clear" w:color="auto" w:fill="auto"/>
            <w:noWrap/>
            <w:vAlign w:val="bottom"/>
            <w:hideMark/>
            <w:tcPrChange w:id="527"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206C7A5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075" w:type="dxa"/>
            <w:tcBorders>
              <w:top w:val="nil"/>
              <w:left w:val="nil"/>
              <w:bottom w:val="nil"/>
              <w:right w:val="single" w:sz="4" w:space="0" w:color="auto"/>
            </w:tcBorders>
            <w:shd w:val="clear" w:color="auto" w:fill="auto"/>
            <w:noWrap/>
            <w:vAlign w:val="bottom"/>
            <w:hideMark/>
            <w:tcPrChange w:id="528"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C9D8DE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29" w:author="Shannon Erica Kendal Joslin" w:date="2023-10-13T11:05:00Z">
              <w:tcPr>
                <w:tcW w:w="262" w:type="dxa"/>
                <w:gridSpan w:val="3"/>
                <w:vAlign w:val="center"/>
                <w:hideMark/>
              </w:tcPr>
            </w:tcPrChange>
          </w:tcPr>
          <w:p w14:paraId="4359C94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1C516755" w14:textId="77777777" w:rsidTr="001C0134">
        <w:tblPrEx>
          <w:tblPrExChange w:id="530" w:author="Shannon Erica Kendal Joslin" w:date="2023-10-13T11:05:00Z">
            <w:tblPrEx>
              <w:tblW w:w="17270" w:type="dxa"/>
            </w:tblPrEx>
          </w:tblPrExChange>
        </w:tblPrEx>
        <w:trPr>
          <w:trHeight w:val="280"/>
          <w:jc w:val="center"/>
          <w:trPrChange w:id="531"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32"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57491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33"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3F285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34"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59F7653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35"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B9CA19F" w14:textId="7D43AC11" w:rsidR="00210561" w:rsidRPr="007E7567" w:rsidRDefault="001C0134" w:rsidP="0011235A">
            <w:pPr>
              <w:spacing w:after="0" w:line="240" w:lineRule="auto"/>
              <w:jc w:val="center"/>
              <w:rPr>
                <w:ins w:id="536" w:author="Shannon Erica Kendal Joslin" w:date="2023-10-13T10:53:00Z"/>
                <w:rFonts w:ascii="Calibri Light" w:eastAsia="Times New Roman" w:hAnsi="Calibri Light" w:cs="Calibri Light"/>
                <w:color w:val="000000"/>
              </w:rPr>
            </w:pPr>
            <w:ins w:id="537" w:author="Shannon Erica Kendal Joslin" w:date="2023-10-13T11:08: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38"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2F315A0" w14:textId="77F05FE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836" w:type="dxa"/>
            <w:tcBorders>
              <w:top w:val="nil"/>
              <w:left w:val="nil"/>
              <w:bottom w:val="single" w:sz="4" w:space="0" w:color="auto"/>
              <w:right w:val="single" w:sz="4" w:space="0" w:color="auto"/>
            </w:tcBorders>
            <w:shd w:val="clear" w:color="auto" w:fill="auto"/>
            <w:noWrap/>
            <w:vAlign w:val="bottom"/>
            <w:hideMark/>
            <w:tcPrChange w:id="539"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42914D6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835" w:type="dxa"/>
            <w:tcBorders>
              <w:top w:val="nil"/>
              <w:left w:val="nil"/>
              <w:bottom w:val="single" w:sz="4" w:space="0" w:color="auto"/>
              <w:right w:val="single" w:sz="4" w:space="0" w:color="auto"/>
            </w:tcBorders>
            <w:shd w:val="clear" w:color="auto" w:fill="auto"/>
            <w:noWrap/>
            <w:vAlign w:val="bottom"/>
            <w:hideMark/>
            <w:tcPrChange w:id="540"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5B533D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400" w:type="dxa"/>
            <w:tcBorders>
              <w:top w:val="nil"/>
              <w:left w:val="nil"/>
              <w:bottom w:val="single" w:sz="4" w:space="0" w:color="auto"/>
              <w:right w:val="single" w:sz="4" w:space="0" w:color="auto"/>
            </w:tcBorders>
            <w:shd w:val="clear" w:color="auto" w:fill="auto"/>
            <w:noWrap/>
            <w:vAlign w:val="bottom"/>
            <w:hideMark/>
            <w:tcPrChange w:id="541"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23726E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42"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780789A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511" w:type="dxa"/>
            <w:tcBorders>
              <w:top w:val="nil"/>
              <w:left w:val="nil"/>
              <w:bottom w:val="single" w:sz="4" w:space="0" w:color="auto"/>
              <w:right w:val="single" w:sz="4" w:space="0" w:color="auto"/>
            </w:tcBorders>
            <w:shd w:val="clear" w:color="auto" w:fill="auto"/>
            <w:noWrap/>
            <w:vAlign w:val="bottom"/>
            <w:hideMark/>
            <w:tcPrChange w:id="543"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5438F6F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075" w:type="dxa"/>
            <w:tcBorders>
              <w:top w:val="nil"/>
              <w:left w:val="nil"/>
              <w:bottom w:val="nil"/>
              <w:right w:val="single" w:sz="4" w:space="0" w:color="auto"/>
            </w:tcBorders>
            <w:shd w:val="clear" w:color="auto" w:fill="auto"/>
            <w:noWrap/>
            <w:vAlign w:val="bottom"/>
            <w:hideMark/>
            <w:tcPrChange w:id="544"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2866D17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45" w:author="Shannon Erica Kendal Joslin" w:date="2023-10-13T11:05:00Z">
              <w:tcPr>
                <w:tcW w:w="262" w:type="dxa"/>
                <w:gridSpan w:val="3"/>
                <w:vAlign w:val="center"/>
                <w:hideMark/>
              </w:tcPr>
            </w:tcPrChange>
          </w:tcPr>
          <w:p w14:paraId="0B7ED8D7"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2355FC8" w14:textId="77777777" w:rsidTr="001C0134">
        <w:tblPrEx>
          <w:tblPrExChange w:id="546" w:author="Shannon Erica Kendal Joslin" w:date="2023-10-13T11:05:00Z">
            <w:tblPrEx>
              <w:tblW w:w="17270" w:type="dxa"/>
            </w:tblPrEx>
          </w:tblPrExChange>
        </w:tblPrEx>
        <w:trPr>
          <w:trHeight w:val="280"/>
          <w:jc w:val="center"/>
          <w:trPrChange w:id="547"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48"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79F5D65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49"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72C6C6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50"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2E473F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Change w:id="551"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1ABC9372" w14:textId="282CF845" w:rsidR="00210561" w:rsidRPr="007E7567" w:rsidRDefault="001C0134" w:rsidP="0011235A">
            <w:pPr>
              <w:spacing w:after="0" w:line="240" w:lineRule="auto"/>
              <w:jc w:val="center"/>
              <w:rPr>
                <w:ins w:id="552" w:author="Shannon Erica Kendal Joslin" w:date="2023-10-13T10:53:00Z"/>
                <w:rFonts w:ascii="Calibri Light" w:eastAsia="Times New Roman" w:hAnsi="Calibri Light" w:cs="Calibri Light"/>
                <w:color w:val="000000"/>
              </w:rPr>
            </w:pPr>
            <w:ins w:id="553" w:author="Shannon Erica Kendal Joslin" w:date="2023-10-13T11:08: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54"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647EA9" w14:textId="22F1364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836" w:type="dxa"/>
            <w:tcBorders>
              <w:top w:val="nil"/>
              <w:left w:val="nil"/>
              <w:bottom w:val="single" w:sz="4" w:space="0" w:color="auto"/>
              <w:right w:val="single" w:sz="4" w:space="0" w:color="auto"/>
            </w:tcBorders>
            <w:shd w:val="clear" w:color="auto" w:fill="auto"/>
            <w:noWrap/>
            <w:vAlign w:val="bottom"/>
            <w:hideMark/>
            <w:tcPrChange w:id="555"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705C0D2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835" w:type="dxa"/>
            <w:tcBorders>
              <w:top w:val="nil"/>
              <w:left w:val="nil"/>
              <w:bottom w:val="single" w:sz="4" w:space="0" w:color="auto"/>
              <w:right w:val="single" w:sz="4" w:space="0" w:color="auto"/>
            </w:tcBorders>
            <w:shd w:val="clear" w:color="auto" w:fill="auto"/>
            <w:noWrap/>
            <w:vAlign w:val="bottom"/>
            <w:hideMark/>
            <w:tcPrChange w:id="556"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1671A9C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400" w:type="dxa"/>
            <w:tcBorders>
              <w:top w:val="nil"/>
              <w:left w:val="nil"/>
              <w:bottom w:val="single" w:sz="4" w:space="0" w:color="auto"/>
              <w:right w:val="single" w:sz="4" w:space="0" w:color="auto"/>
            </w:tcBorders>
            <w:shd w:val="clear" w:color="auto" w:fill="auto"/>
            <w:noWrap/>
            <w:vAlign w:val="bottom"/>
            <w:hideMark/>
            <w:tcPrChange w:id="557"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218BD11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58"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0BE18BB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511" w:type="dxa"/>
            <w:tcBorders>
              <w:top w:val="nil"/>
              <w:left w:val="nil"/>
              <w:bottom w:val="single" w:sz="4" w:space="0" w:color="auto"/>
              <w:right w:val="single" w:sz="4" w:space="0" w:color="auto"/>
            </w:tcBorders>
            <w:shd w:val="clear" w:color="auto" w:fill="auto"/>
            <w:noWrap/>
            <w:vAlign w:val="bottom"/>
            <w:hideMark/>
            <w:tcPrChange w:id="559"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6B8D67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075" w:type="dxa"/>
            <w:tcBorders>
              <w:top w:val="nil"/>
              <w:left w:val="nil"/>
              <w:bottom w:val="nil"/>
              <w:right w:val="single" w:sz="4" w:space="0" w:color="auto"/>
            </w:tcBorders>
            <w:shd w:val="clear" w:color="auto" w:fill="auto"/>
            <w:noWrap/>
            <w:vAlign w:val="bottom"/>
            <w:hideMark/>
            <w:tcPrChange w:id="560"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5C07C8C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61" w:author="Shannon Erica Kendal Joslin" w:date="2023-10-13T11:05:00Z">
              <w:tcPr>
                <w:tcW w:w="262" w:type="dxa"/>
                <w:gridSpan w:val="3"/>
                <w:vAlign w:val="center"/>
                <w:hideMark/>
              </w:tcPr>
            </w:tcPrChange>
          </w:tcPr>
          <w:p w14:paraId="31AD58D3"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4C05D348" w14:textId="77777777" w:rsidTr="001C0134">
        <w:tblPrEx>
          <w:tblPrExChange w:id="562" w:author="Shannon Erica Kendal Joslin" w:date="2023-10-13T11:05:00Z">
            <w:tblPrEx>
              <w:tblW w:w="17270" w:type="dxa"/>
            </w:tblPrEx>
          </w:tblPrExChange>
        </w:tblPrEx>
        <w:trPr>
          <w:trHeight w:val="280"/>
          <w:jc w:val="center"/>
          <w:trPrChange w:id="563"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64"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34A8604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65"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A82A83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66"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417B00D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463" w:type="dxa"/>
            <w:tcBorders>
              <w:top w:val="single" w:sz="4" w:space="0" w:color="auto"/>
              <w:left w:val="nil"/>
              <w:bottom w:val="single" w:sz="4" w:space="0" w:color="auto"/>
              <w:right w:val="single" w:sz="4" w:space="0" w:color="auto"/>
            </w:tcBorders>
            <w:tcPrChange w:id="567"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459A403D" w14:textId="66D2DE3A" w:rsidR="00210561" w:rsidRPr="007E7567" w:rsidRDefault="00210561" w:rsidP="0011235A">
            <w:pPr>
              <w:spacing w:after="0" w:line="240" w:lineRule="auto"/>
              <w:jc w:val="center"/>
              <w:rPr>
                <w:ins w:id="568" w:author="Shannon Erica Kendal Joslin" w:date="2023-10-13T10:53:00Z"/>
                <w:rFonts w:ascii="Calibri Light" w:eastAsia="Times New Roman" w:hAnsi="Calibri Light" w:cs="Calibri Light"/>
                <w:color w:val="000000"/>
              </w:rPr>
            </w:pPr>
            <w:ins w:id="569"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70"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6DC3C48" w14:textId="4F7138B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836" w:type="dxa"/>
            <w:tcBorders>
              <w:top w:val="nil"/>
              <w:left w:val="nil"/>
              <w:bottom w:val="single" w:sz="4" w:space="0" w:color="auto"/>
              <w:right w:val="single" w:sz="4" w:space="0" w:color="auto"/>
            </w:tcBorders>
            <w:shd w:val="clear" w:color="auto" w:fill="auto"/>
            <w:noWrap/>
            <w:vAlign w:val="bottom"/>
            <w:hideMark/>
            <w:tcPrChange w:id="571"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A01598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835" w:type="dxa"/>
            <w:tcBorders>
              <w:top w:val="nil"/>
              <w:left w:val="nil"/>
              <w:bottom w:val="single" w:sz="4" w:space="0" w:color="auto"/>
              <w:right w:val="single" w:sz="4" w:space="0" w:color="auto"/>
            </w:tcBorders>
            <w:shd w:val="clear" w:color="auto" w:fill="auto"/>
            <w:noWrap/>
            <w:vAlign w:val="bottom"/>
            <w:hideMark/>
            <w:tcPrChange w:id="572"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50D402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400" w:type="dxa"/>
            <w:tcBorders>
              <w:top w:val="nil"/>
              <w:left w:val="nil"/>
              <w:bottom w:val="single" w:sz="4" w:space="0" w:color="auto"/>
              <w:right w:val="single" w:sz="4" w:space="0" w:color="auto"/>
            </w:tcBorders>
            <w:shd w:val="clear" w:color="auto" w:fill="auto"/>
            <w:noWrap/>
            <w:vAlign w:val="bottom"/>
            <w:hideMark/>
            <w:tcPrChange w:id="573"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7061A7E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74"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6D72A6C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575"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273F4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075" w:type="dxa"/>
            <w:tcBorders>
              <w:top w:val="nil"/>
              <w:left w:val="nil"/>
              <w:bottom w:val="nil"/>
              <w:right w:val="single" w:sz="4" w:space="0" w:color="auto"/>
            </w:tcBorders>
            <w:shd w:val="clear" w:color="auto" w:fill="auto"/>
            <w:noWrap/>
            <w:vAlign w:val="bottom"/>
            <w:hideMark/>
            <w:tcPrChange w:id="576"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156B803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77" w:author="Shannon Erica Kendal Joslin" w:date="2023-10-13T11:05:00Z">
              <w:tcPr>
                <w:tcW w:w="262" w:type="dxa"/>
                <w:gridSpan w:val="3"/>
                <w:vAlign w:val="center"/>
                <w:hideMark/>
              </w:tcPr>
            </w:tcPrChange>
          </w:tcPr>
          <w:p w14:paraId="5822D9AE"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6C58B3E5" w14:textId="77777777" w:rsidTr="001C0134">
        <w:tblPrEx>
          <w:tblPrExChange w:id="578" w:author="Shannon Erica Kendal Joslin" w:date="2023-10-13T11:05:00Z">
            <w:tblPrEx>
              <w:tblW w:w="17270" w:type="dxa"/>
            </w:tblPrEx>
          </w:tblPrExChange>
        </w:tblPrEx>
        <w:trPr>
          <w:trHeight w:val="280"/>
          <w:jc w:val="center"/>
          <w:trPrChange w:id="579"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80"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168760A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81"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293A4E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82"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552B3C7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463" w:type="dxa"/>
            <w:tcBorders>
              <w:top w:val="single" w:sz="4" w:space="0" w:color="auto"/>
              <w:left w:val="nil"/>
              <w:bottom w:val="single" w:sz="4" w:space="0" w:color="auto"/>
              <w:right w:val="single" w:sz="4" w:space="0" w:color="auto"/>
            </w:tcBorders>
            <w:tcPrChange w:id="583"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7EE642FA" w14:textId="42A441EB" w:rsidR="00210561" w:rsidRPr="007E7567" w:rsidRDefault="00210561" w:rsidP="0011235A">
            <w:pPr>
              <w:spacing w:after="0" w:line="240" w:lineRule="auto"/>
              <w:jc w:val="center"/>
              <w:rPr>
                <w:ins w:id="584" w:author="Shannon Erica Kendal Joslin" w:date="2023-10-13T10:53:00Z"/>
                <w:rFonts w:ascii="Calibri Light" w:eastAsia="Times New Roman" w:hAnsi="Calibri Light" w:cs="Calibri Light"/>
                <w:color w:val="000000"/>
              </w:rPr>
            </w:pPr>
            <w:ins w:id="585"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586"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BC752D" w14:textId="499F49FD"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836" w:type="dxa"/>
            <w:tcBorders>
              <w:top w:val="nil"/>
              <w:left w:val="nil"/>
              <w:bottom w:val="single" w:sz="4" w:space="0" w:color="auto"/>
              <w:right w:val="single" w:sz="4" w:space="0" w:color="auto"/>
            </w:tcBorders>
            <w:shd w:val="clear" w:color="auto" w:fill="auto"/>
            <w:noWrap/>
            <w:vAlign w:val="bottom"/>
            <w:hideMark/>
            <w:tcPrChange w:id="587"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36E8438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835" w:type="dxa"/>
            <w:tcBorders>
              <w:top w:val="nil"/>
              <w:left w:val="nil"/>
              <w:bottom w:val="single" w:sz="4" w:space="0" w:color="auto"/>
              <w:right w:val="single" w:sz="4" w:space="0" w:color="auto"/>
            </w:tcBorders>
            <w:shd w:val="clear" w:color="auto" w:fill="auto"/>
            <w:noWrap/>
            <w:vAlign w:val="bottom"/>
            <w:hideMark/>
            <w:tcPrChange w:id="588"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07732F0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400" w:type="dxa"/>
            <w:tcBorders>
              <w:top w:val="nil"/>
              <w:left w:val="nil"/>
              <w:bottom w:val="single" w:sz="4" w:space="0" w:color="auto"/>
              <w:right w:val="single" w:sz="4" w:space="0" w:color="auto"/>
            </w:tcBorders>
            <w:shd w:val="clear" w:color="auto" w:fill="auto"/>
            <w:noWrap/>
            <w:vAlign w:val="bottom"/>
            <w:hideMark/>
            <w:tcPrChange w:id="589"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68E077C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590"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06603C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591"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34EE825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075" w:type="dxa"/>
            <w:tcBorders>
              <w:top w:val="nil"/>
              <w:left w:val="nil"/>
              <w:bottom w:val="nil"/>
              <w:right w:val="single" w:sz="4" w:space="0" w:color="auto"/>
            </w:tcBorders>
            <w:shd w:val="clear" w:color="auto" w:fill="auto"/>
            <w:noWrap/>
            <w:vAlign w:val="bottom"/>
            <w:hideMark/>
            <w:tcPrChange w:id="592"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3D0C309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93" w:author="Shannon Erica Kendal Joslin" w:date="2023-10-13T11:05:00Z">
              <w:tcPr>
                <w:tcW w:w="262" w:type="dxa"/>
                <w:gridSpan w:val="3"/>
                <w:vAlign w:val="center"/>
                <w:hideMark/>
              </w:tcPr>
            </w:tcPrChange>
          </w:tcPr>
          <w:p w14:paraId="17B0953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7E849AEC" w14:textId="77777777" w:rsidTr="001C0134">
        <w:tblPrEx>
          <w:tblPrExChange w:id="594" w:author="Shannon Erica Kendal Joslin" w:date="2023-10-13T11:05:00Z">
            <w:tblPrEx>
              <w:tblW w:w="17270" w:type="dxa"/>
            </w:tblPrEx>
          </w:tblPrExChange>
        </w:tblPrEx>
        <w:trPr>
          <w:trHeight w:val="280"/>
          <w:jc w:val="center"/>
          <w:trPrChange w:id="595"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96"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21FA476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597"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99169B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598"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7A919FF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463" w:type="dxa"/>
            <w:tcBorders>
              <w:top w:val="single" w:sz="4" w:space="0" w:color="auto"/>
              <w:left w:val="nil"/>
              <w:bottom w:val="single" w:sz="4" w:space="0" w:color="auto"/>
              <w:right w:val="single" w:sz="4" w:space="0" w:color="auto"/>
            </w:tcBorders>
            <w:tcPrChange w:id="599"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586B921E" w14:textId="4669BC6D" w:rsidR="00210561" w:rsidRPr="007E7567" w:rsidRDefault="001C0134" w:rsidP="0011235A">
            <w:pPr>
              <w:spacing w:after="0" w:line="240" w:lineRule="auto"/>
              <w:jc w:val="center"/>
              <w:rPr>
                <w:ins w:id="600" w:author="Shannon Erica Kendal Joslin" w:date="2023-10-13T10:53:00Z"/>
                <w:rFonts w:ascii="Calibri Light" w:eastAsia="Times New Roman" w:hAnsi="Calibri Light" w:cs="Calibri Light"/>
                <w:color w:val="000000"/>
              </w:rPr>
            </w:pPr>
            <w:ins w:id="601" w:author="Shannon Erica Kendal Joslin" w:date="2023-10-13T11:08:00Z">
              <w:r w:rsidRPr="00D22895">
                <w:rPr>
                  <w:rFonts w:ascii="Calibri Light" w:eastAsia="Times New Roman" w:hAnsi="Calibri Light" w:cs="Calibri Light"/>
                  <w:color w:val="000000"/>
                </w:rPr>
                <w:t>T4M01_IO_FF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602"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FB3BF8C" w14:textId="62A46961"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836" w:type="dxa"/>
            <w:tcBorders>
              <w:top w:val="nil"/>
              <w:left w:val="nil"/>
              <w:bottom w:val="single" w:sz="4" w:space="0" w:color="auto"/>
              <w:right w:val="single" w:sz="4" w:space="0" w:color="auto"/>
            </w:tcBorders>
            <w:shd w:val="clear" w:color="auto" w:fill="auto"/>
            <w:noWrap/>
            <w:vAlign w:val="bottom"/>
            <w:hideMark/>
            <w:tcPrChange w:id="603"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6DC8237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835" w:type="dxa"/>
            <w:tcBorders>
              <w:top w:val="nil"/>
              <w:left w:val="nil"/>
              <w:bottom w:val="single" w:sz="4" w:space="0" w:color="auto"/>
              <w:right w:val="single" w:sz="4" w:space="0" w:color="auto"/>
            </w:tcBorders>
            <w:shd w:val="clear" w:color="auto" w:fill="auto"/>
            <w:noWrap/>
            <w:vAlign w:val="bottom"/>
            <w:hideMark/>
            <w:tcPrChange w:id="604"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3205829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400" w:type="dxa"/>
            <w:tcBorders>
              <w:top w:val="nil"/>
              <w:left w:val="nil"/>
              <w:bottom w:val="single" w:sz="4" w:space="0" w:color="auto"/>
              <w:right w:val="single" w:sz="4" w:space="0" w:color="auto"/>
            </w:tcBorders>
            <w:shd w:val="clear" w:color="auto" w:fill="auto"/>
            <w:noWrap/>
            <w:vAlign w:val="bottom"/>
            <w:hideMark/>
            <w:tcPrChange w:id="605"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1870C0F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606"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38A6935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607"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696FA73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075" w:type="dxa"/>
            <w:tcBorders>
              <w:top w:val="nil"/>
              <w:left w:val="nil"/>
              <w:bottom w:val="nil"/>
              <w:right w:val="single" w:sz="4" w:space="0" w:color="auto"/>
            </w:tcBorders>
            <w:shd w:val="clear" w:color="auto" w:fill="auto"/>
            <w:noWrap/>
            <w:vAlign w:val="bottom"/>
            <w:hideMark/>
            <w:tcPrChange w:id="608"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7B6E68F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09" w:author="Shannon Erica Kendal Joslin" w:date="2023-10-13T11:05:00Z">
              <w:tcPr>
                <w:tcW w:w="262" w:type="dxa"/>
                <w:gridSpan w:val="3"/>
                <w:vAlign w:val="center"/>
                <w:hideMark/>
              </w:tcPr>
            </w:tcPrChange>
          </w:tcPr>
          <w:p w14:paraId="55BE3F06"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4B87888F" w14:textId="77777777" w:rsidTr="001C0134">
        <w:tblPrEx>
          <w:tblPrExChange w:id="610" w:author="Shannon Erica Kendal Joslin" w:date="2023-10-13T11:05:00Z">
            <w:tblPrEx>
              <w:tblW w:w="17270" w:type="dxa"/>
            </w:tblPrEx>
          </w:tblPrExChange>
        </w:tblPrEx>
        <w:trPr>
          <w:trHeight w:val="280"/>
          <w:jc w:val="center"/>
          <w:trPrChange w:id="611"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612" w:author="Shannon Erica Kendal Joslin" w:date="2023-10-13T11:05:00Z">
              <w:tcPr>
                <w:tcW w:w="263" w:type="dxa"/>
                <w:gridSpan w:val="2"/>
                <w:tcBorders>
                  <w:top w:val="nil"/>
                  <w:left w:val="single" w:sz="4" w:space="0" w:color="auto"/>
                  <w:bottom w:val="nil"/>
                  <w:right w:val="nil"/>
                </w:tcBorders>
                <w:shd w:val="clear" w:color="auto" w:fill="auto"/>
                <w:noWrap/>
                <w:vAlign w:val="bottom"/>
                <w:hideMark/>
              </w:tcPr>
            </w:tcPrChange>
          </w:tcPr>
          <w:p w14:paraId="4038567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Change w:id="613" w:author="Shannon Erica Kendal Joslin" w:date="2023-10-13T11:05:00Z">
              <w:tcPr>
                <w:tcW w:w="49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5990C2" w14:textId="77777777" w:rsidR="00210561" w:rsidRPr="007E7567" w:rsidRDefault="00210561" w:rsidP="0011235A">
            <w:pPr>
              <w:spacing w:after="0" w:line="240" w:lineRule="auto"/>
              <w:jc w:val="center"/>
              <w:rPr>
                <w:rFonts w:ascii="Calibri Light" w:eastAsia="Times New Roman" w:hAnsi="Calibri Light" w:cs="Calibri Light"/>
                <w:color w:val="000000"/>
              </w:rPr>
            </w:pPr>
            <w:commentRangeStart w:id="614"/>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Change w:id="615" w:author="Shannon Erica Kendal Joslin" w:date="2023-10-13T11:05:00Z">
              <w:tcPr>
                <w:tcW w:w="2239" w:type="dxa"/>
                <w:gridSpan w:val="3"/>
                <w:tcBorders>
                  <w:top w:val="nil"/>
                  <w:left w:val="nil"/>
                  <w:bottom w:val="single" w:sz="4" w:space="0" w:color="auto"/>
                  <w:right w:val="single" w:sz="4" w:space="0" w:color="auto"/>
                </w:tcBorders>
                <w:shd w:val="clear" w:color="auto" w:fill="auto"/>
                <w:noWrap/>
                <w:vAlign w:val="bottom"/>
                <w:hideMark/>
              </w:tcPr>
            </w:tcPrChange>
          </w:tcPr>
          <w:p w14:paraId="23133C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463" w:type="dxa"/>
            <w:tcBorders>
              <w:top w:val="single" w:sz="4" w:space="0" w:color="auto"/>
              <w:left w:val="nil"/>
              <w:bottom w:val="single" w:sz="4" w:space="0" w:color="auto"/>
              <w:right w:val="single" w:sz="4" w:space="0" w:color="auto"/>
            </w:tcBorders>
            <w:tcPrChange w:id="616" w:author="Shannon Erica Kendal Joslin" w:date="2023-10-13T11:05:00Z">
              <w:tcPr>
                <w:tcW w:w="1505" w:type="dxa"/>
                <w:tcBorders>
                  <w:top w:val="single" w:sz="4" w:space="0" w:color="auto"/>
                  <w:left w:val="nil"/>
                  <w:bottom w:val="single" w:sz="4" w:space="0" w:color="auto"/>
                  <w:right w:val="single" w:sz="4" w:space="0" w:color="auto"/>
                </w:tcBorders>
              </w:tcPr>
            </w:tcPrChange>
          </w:tcPr>
          <w:p w14:paraId="498095ED" w14:textId="616E7837" w:rsidR="00210561" w:rsidRPr="007E7567" w:rsidRDefault="001C0134" w:rsidP="0011235A">
            <w:pPr>
              <w:spacing w:after="0" w:line="240" w:lineRule="auto"/>
              <w:jc w:val="center"/>
              <w:rPr>
                <w:ins w:id="617" w:author="Shannon Erica Kendal Joslin" w:date="2023-10-13T10:53:00Z"/>
                <w:rFonts w:ascii="Calibri Light" w:eastAsia="Times New Roman" w:hAnsi="Calibri Light" w:cs="Calibri Light"/>
                <w:color w:val="000000"/>
              </w:rPr>
            </w:pPr>
            <w:ins w:id="618" w:author="Shannon Erica Kendal Joslin" w:date="2023-10-13T11:08:00Z">
              <w:r w:rsidRPr="00D22895">
                <w:rPr>
                  <w:rFonts w:ascii="Calibri Light" w:eastAsia="Times New Roman" w:hAnsi="Calibri Light" w:cs="Calibri Light"/>
                  <w:color w:val="000000"/>
                </w:rPr>
                <w:t>T4M01_IO_FF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Change w:id="619" w:author="Shannon Erica Kendal Joslin" w:date="2023-10-13T11:05:00Z">
              <w:tcPr>
                <w:tcW w:w="251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40660B6" w14:textId="31D1679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836" w:type="dxa"/>
            <w:tcBorders>
              <w:top w:val="nil"/>
              <w:left w:val="nil"/>
              <w:bottom w:val="single" w:sz="4" w:space="0" w:color="auto"/>
              <w:right w:val="single" w:sz="4" w:space="0" w:color="auto"/>
            </w:tcBorders>
            <w:shd w:val="clear" w:color="auto" w:fill="auto"/>
            <w:noWrap/>
            <w:vAlign w:val="bottom"/>
            <w:hideMark/>
            <w:tcPrChange w:id="620" w:author="Shannon Erica Kendal Joslin" w:date="2023-10-13T11:05:00Z">
              <w:tcPr>
                <w:tcW w:w="2453" w:type="dxa"/>
                <w:tcBorders>
                  <w:top w:val="nil"/>
                  <w:left w:val="nil"/>
                  <w:bottom w:val="single" w:sz="4" w:space="0" w:color="auto"/>
                  <w:right w:val="single" w:sz="4" w:space="0" w:color="auto"/>
                </w:tcBorders>
                <w:shd w:val="clear" w:color="auto" w:fill="auto"/>
                <w:noWrap/>
                <w:vAlign w:val="bottom"/>
                <w:hideMark/>
              </w:tcPr>
            </w:tcPrChange>
          </w:tcPr>
          <w:p w14:paraId="73B8F32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835" w:type="dxa"/>
            <w:tcBorders>
              <w:top w:val="nil"/>
              <w:left w:val="nil"/>
              <w:bottom w:val="single" w:sz="4" w:space="0" w:color="auto"/>
              <w:right w:val="single" w:sz="4" w:space="0" w:color="auto"/>
            </w:tcBorders>
            <w:shd w:val="clear" w:color="auto" w:fill="auto"/>
            <w:noWrap/>
            <w:vAlign w:val="bottom"/>
            <w:hideMark/>
            <w:tcPrChange w:id="621" w:author="Shannon Erica Kendal Joslin" w:date="2023-10-13T11:05:00Z">
              <w:tcPr>
                <w:tcW w:w="1693" w:type="dxa"/>
                <w:gridSpan w:val="2"/>
                <w:tcBorders>
                  <w:top w:val="nil"/>
                  <w:left w:val="nil"/>
                  <w:bottom w:val="single" w:sz="4" w:space="0" w:color="auto"/>
                  <w:right w:val="single" w:sz="4" w:space="0" w:color="auto"/>
                </w:tcBorders>
                <w:shd w:val="clear" w:color="auto" w:fill="auto"/>
                <w:noWrap/>
                <w:vAlign w:val="bottom"/>
                <w:hideMark/>
              </w:tcPr>
            </w:tcPrChange>
          </w:tcPr>
          <w:p w14:paraId="1954A1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400" w:type="dxa"/>
            <w:tcBorders>
              <w:top w:val="nil"/>
              <w:left w:val="nil"/>
              <w:bottom w:val="single" w:sz="4" w:space="0" w:color="auto"/>
              <w:right w:val="single" w:sz="4" w:space="0" w:color="auto"/>
            </w:tcBorders>
            <w:shd w:val="clear" w:color="auto" w:fill="auto"/>
            <w:noWrap/>
            <w:vAlign w:val="bottom"/>
            <w:hideMark/>
            <w:tcPrChange w:id="622" w:author="Shannon Erica Kendal Joslin" w:date="2023-10-13T11:05:00Z">
              <w:tcPr>
                <w:tcW w:w="1827" w:type="dxa"/>
                <w:gridSpan w:val="2"/>
                <w:tcBorders>
                  <w:top w:val="nil"/>
                  <w:left w:val="nil"/>
                  <w:bottom w:val="single" w:sz="4" w:space="0" w:color="auto"/>
                  <w:right w:val="single" w:sz="4" w:space="0" w:color="auto"/>
                </w:tcBorders>
                <w:shd w:val="clear" w:color="auto" w:fill="auto"/>
                <w:noWrap/>
                <w:vAlign w:val="bottom"/>
                <w:hideMark/>
              </w:tcPr>
            </w:tcPrChange>
          </w:tcPr>
          <w:p w14:paraId="5ECFAA0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Change w:id="623" w:author="Shannon Erica Kendal Joslin" w:date="2023-10-13T11:05:00Z">
              <w:tcPr>
                <w:tcW w:w="1562" w:type="dxa"/>
                <w:gridSpan w:val="2"/>
                <w:tcBorders>
                  <w:top w:val="nil"/>
                  <w:left w:val="nil"/>
                  <w:bottom w:val="single" w:sz="4" w:space="0" w:color="auto"/>
                  <w:right w:val="single" w:sz="4" w:space="0" w:color="auto"/>
                </w:tcBorders>
                <w:shd w:val="clear" w:color="auto" w:fill="auto"/>
                <w:noWrap/>
                <w:vAlign w:val="bottom"/>
                <w:hideMark/>
              </w:tcPr>
            </w:tcPrChange>
          </w:tcPr>
          <w:p w14:paraId="5FB9F09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Change w:id="624" w:author="Shannon Erica Kendal Joslin" w:date="2023-10-13T11:05:00Z">
              <w:tcPr>
                <w:tcW w:w="2196" w:type="dxa"/>
                <w:tcBorders>
                  <w:top w:val="nil"/>
                  <w:left w:val="nil"/>
                  <w:bottom w:val="single" w:sz="4" w:space="0" w:color="auto"/>
                  <w:right w:val="single" w:sz="4" w:space="0" w:color="auto"/>
                </w:tcBorders>
                <w:shd w:val="clear" w:color="auto" w:fill="auto"/>
                <w:noWrap/>
                <w:vAlign w:val="bottom"/>
                <w:hideMark/>
              </w:tcPr>
            </w:tcPrChange>
          </w:tcPr>
          <w:p w14:paraId="7B4F668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commentRangeEnd w:id="614"/>
            <w:r>
              <w:rPr>
                <w:rStyle w:val="CommentReference"/>
              </w:rPr>
              <w:commentReference w:id="614"/>
            </w:r>
          </w:p>
        </w:tc>
        <w:tc>
          <w:tcPr>
            <w:tcW w:w="2075" w:type="dxa"/>
            <w:tcBorders>
              <w:top w:val="nil"/>
              <w:left w:val="nil"/>
              <w:bottom w:val="nil"/>
              <w:right w:val="single" w:sz="4" w:space="0" w:color="auto"/>
            </w:tcBorders>
            <w:shd w:val="clear" w:color="auto" w:fill="auto"/>
            <w:noWrap/>
            <w:vAlign w:val="bottom"/>
            <w:hideMark/>
            <w:tcPrChange w:id="625"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301C760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26" w:author="Shannon Erica Kendal Joslin" w:date="2023-10-13T11:05:00Z">
              <w:tcPr>
                <w:tcW w:w="262" w:type="dxa"/>
                <w:gridSpan w:val="3"/>
                <w:vAlign w:val="center"/>
                <w:hideMark/>
              </w:tcPr>
            </w:tcPrChange>
          </w:tcPr>
          <w:p w14:paraId="4EE89421"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210561" w:rsidRPr="007E7567" w14:paraId="7ED4727E" w14:textId="77777777" w:rsidTr="001C0134">
        <w:trPr>
          <w:trHeight w:val="280"/>
          <w:jc w:val="center"/>
          <w:trPrChange w:id="627" w:author="Shannon Erica Kendal Joslin" w:date="2023-10-13T11:05:00Z">
            <w:trPr>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628" w:author="Shannon Erica Kendal Joslin" w:date="2023-10-13T11:05:00Z">
              <w:tcPr>
                <w:tcW w:w="240" w:type="dxa"/>
                <w:gridSpan w:val="2"/>
                <w:tcBorders>
                  <w:top w:val="nil"/>
                  <w:left w:val="single" w:sz="4" w:space="0" w:color="auto"/>
                  <w:bottom w:val="nil"/>
                  <w:right w:val="nil"/>
                </w:tcBorders>
                <w:shd w:val="clear" w:color="auto" w:fill="auto"/>
                <w:noWrap/>
                <w:vAlign w:val="bottom"/>
                <w:hideMark/>
              </w:tcPr>
            </w:tcPrChange>
          </w:tcPr>
          <w:p w14:paraId="298EB63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45" w:type="dxa"/>
            <w:gridSpan w:val="2"/>
            <w:tcBorders>
              <w:top w:val="single" w:sz="4" w:space="0" w:color="auto"/>
              <w:left w:val="nil"/>
              <w:bottom w:val="nil"/>
              <w:right w:val="nil"/>
            </w:tcBorders>
            <w:tcPrChange w:id="629" w:author="Shannon Erica Kendal Joslin" w:date="2023-10-13T11:05:00Z">
              <w:tcPr>
                <w:tcW w:w="2571" w:type="dxa"/>
                <w:gridSpan w:val="3"/>
                <w:tcBorders>
                  <w:top w:val="single" w:sz="4" w:space="0" w:color="auto"/>
                  <w:left w:val="nil"/>
                  <w:bottom w:val="nil"/>
                  <w:right w:val="nil"/>
                </w:tcBorders>
              </w:tcPr>
            </w:tcPrChange>
          </w:tcPr>
          <w:p w14:paraId="788F2E78" w14:textId="77777777" w:rsidR="00210561" w:rsidRPr="007E7567" w:rsidRDefault="00210561" w:rsidP="0011235A">
            <w:pPr>
              <w:spacing w:after="0" w:line="240" w:lineRule="auto"/>
              <w:jc w:val="left"/>
              <w:rPr>
                <w:ins w:id="630" w:author="Shannon Erica Kendal Joslin" w:date="2023-10-13T10:53:00Z"/>
                <w:rFonts w:ascii="Calibri Light" w:eastAsia="Times New Roman" w:hAnsi="Calibri Light" w:cs="Calibri Light"/>
                <w:color w:val="000000"/>
              </w:rPr>
            </w:pPr>
          </w:p>
        </w:tc>
        <w:tc>
          <w:tcPr>
            <w:tcW w:w="12230" w:type="dxa"/>
            <w:gridSpan w:val="9"/>
            <w:tcBorders>
              <w:top w:val="single" w:sz="4" w:space="0" w:color="auto"/>
              <w:left w:val="nil"/>
              <w:bottom w:val="nil"/>
              <w:right w:val="nil"/>
            </w:tcBorders>
            <w:shd w:val="clear" w:color="auto" w:fill="auto"/>
            <w:noWrap/>
            <w:vAlign w:val="bottom"/>
            <w:hideMark/>
            <w:tcPrChange w:id="631" w:author="Shannon Erica Kendal Joslin" w:date="2023-10-13T11:05:00Z">
              <w:tcPr>
                <w:tcW w:w="13127" w:type="dxa"/>
                <w:gridSpan w:val="15"/>
                <w:tcBorders>
                  <w:top w:val="single" w:sz="4" w:space="0" w:color="auto"/>
                  <w:left w:val="nil"/>
                  <w:bottom w:val="nil"/>
                  <w:right w:val="nil"/>
                </w:tcBorders>
                <w:shd w:val="clear" w:color="auto" w:fill="auto"/>
                <w:noWrap/>
                <w:vAlign w:val="bottom"/>
                <w:hideMark/>
              </w:tcPr>
            </w:tcPrChange>
          </w:tcPr>
          <w:p w14:paraId="62F1DEEE" w14:textId="65047F29"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075" w:type="dxa"/>
            <w:tcBorders>
              <w:top w:val="nil"/>
              <w:left w:val="nil"/>
              <w:bottom w:val="nil"/>
              <w:right w:val="single" w:sz="4" w:space="0" w:color="auto"/>
            </w:tcBorders>
            <w:shd w:val="clear" w:color="auto" w:fill="auto"/>
            <w:noWrap/>
            <w:vAlign w:val="bottom"/>
            <w:hideMark/>
            <w:tcPrChange w:id="632" w:author="Shannon Erica Kendal Joslin" w:date="2023-10-13T11:05:00Z">
              <w:tcPr>
                <w:tcW w:w="240" w:type="dxa"/>
                <w:gridSpan w:val="2"/>
                <w:tcBorders>
                  <w:top w:val="nil"/>
                  <w:left w:val="nil"/>
                  <w:bottom w:val="nil"/>
                  <w:right w:val="single" w:sz="4" w:space="0" w:color="auto"/>
                </w:tcBorders>
                <w:shd w:val="clear" w:color="auto" w:fill="auto"/>
                <w:noWrap/>
                <w:vAlign w:val="bottom"/>
                <w:hideMark/>
              </w:tcPr>
            </w:tcPrChange>
          </w:tcPr>
          <w:p w14:paraId="7402471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33" w:author="Shannon Erica Kendal Joslin" w:date="2023-10-13T11:05:00Z">
              <w:tcPr>
                <w:tcW w:w="93" w:type="dxa"/>
                <w:vAlign w:val="center"/>
                <w:hideMark/>
              </w:tcPr>
            </w:tcPrChange>
          </w:tcPr>
          <w:p w14:paraId="166D6BFC"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1C0134" w:rsidRPr="007E7567" w14:paraId="34ED5EB9" w14:textId="77777777" w:rsidTr="001C0134">
        <w:tblPrEx>
          <w:tblPrExChange w:id="634" w:author="Shannon Erica Kendal Joslin" w:date="2023-10-13T11:05:00Z">
            <w:tblPrEx>
              <w:tblW w:w="17270" w:type="dxa"/>
            </w:tblPrEx>
          </w:tblPrExChange>
        </w:tblPrEx>
        <w:trPr>
          <w:trHeight w:val="240"/>
          <w:jc w:val="center"/>
          <w:trPrChange w:id="635" w:author="Shannon Erica Kendal Joslin" w:date="2023-10-13T11:05:00Z">
            <w:trPr>
              <w:gridAfter w:val="0"/>
              <w:trHeight w:val="240"/>
              <w:jc w:val="center"/>
            </w:trPr>
          </w:trPrChange>
        </w:trPr>
        <w:tc>
          <w:tcPr>
            <w:tcW w:w="260" w:type="dxa"/>
            <w:tcBorders>
              <w:top w:val="nil"/>
              <w:left w:val="single" w:sz="4" w:space="0" w:color="auto"/>
              <w:bottom w:val="single" w:sz="4" w:space="0" w:color="auto"/>
              <w:right w:val="nil"/>
            </w:tcBorders>
            <w:shd w:val="clear" w:color="auto" w:fill="auto"/>
            <w:noWrap/>
            <w:vAlign w:val="bottom"/>
            <w:hideMark/>
            <w:tcPrChange w:id="636" w:author="Shannon Erica Kendal Joslin" w:date="2023-10-13T11:05:00Z">
              <w:tcPr>
                <w:tcW w:w="263" w:type="dxa"/>
                <w:gridSpan w:val="2"/>
                <w:tcBorders>
                  <w:top w:val="nil"/>
                  <w:left w:val="single" w:sz="4" w:space="0" w:color="auto"/>
                  <w:bottom w:val="single" w:sz="4" w:space="0" w:color="auto"/>
                  <w:right w:val="nil"/>
                </w:tcBorders>
                <w:shd w:val="clear" w:color="auto" w:fill="auto"/>
                <w:noWrap/>
                <w:vAlign w:val="bottom"/>
                <w:hideMark/>
              </w:tcPr>
            </w:tcPrChange>
          </w:tcPr>
          <w:p w14:paraId="373944B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nil"/>
              <w:bottom w:val="single" w:sz="4" w:space="0" w:color="auto"/>
              <w:right w:val="nil"/>
            </w:tcBorders>
            <w:shd w:val="clear" w:color="auto" w:fill="auto"/>
            <w:noWrap/>
            <w:vAlign w:val="bottom"/>
            <w:hideMark/>
            <w:tcPrChange w:id="637" w:author="Shannon Erica Kendal Joslin" w:date="2023-10-13T11:05:00Z">
              <w:tcPr>
                <w:tcW w:w="490" w:type="dxa"/>
                <w:tcBorders>
                  <w:top w:val="nil"/>
                  <w:left w:val="nil"/>
                  <w:bottom w:val="single" w:sz="4" w:space="0" w:color="auto"/>
                  <w:right w:val="nil"/>
                </w:tcBorders>
                <w:shd w:val="clear" w:color="auto" w:fill="auto"/>
                <w:noWrap/>
                <w:vAlign w:val="bottom"/>
                <w:hideMark/>
              </w:tcPr>
            </w:tcPrChange>
          </w:tcPr>
          <w:p w14:paraId="2B0DB43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80" w:type="dxa"/>
            <w:gridSpan w:val="2"/>
            <w:tcBorders>
              <w:top w:val="nil"/>
              <w:left w:val="nil"/>
              <w:bottom w:val="single" w:sz="4" w:space="0" w:color="auto"/>
              <w:right w:val="nil"/>
            </w:tcBorders>
            <w:shd w:val="clear" w:color="auto" w:fill="auto"/>
            <w:noWrap/>
            <w:vAlign w:val="bottom"/>
            <w:hideMark/>
            <w:tcPrChange w:id="638" w:author="Shannon Erica Kendal Joslin" w:date="2023-10-13T11:05:00Z">
              <w:tcPr>
                <w:tcW w:w="2239" w:type="dxa"/>
                <w:gridSpan w:val="3"/>
                <w:tcBorders>
                  <w:top w:val="nil"/>
                  <w:left w:val="nil"/>
                  <w:bottom w:val="single" w:sz="4" w:space="0" w:color="auto"/>
                  <w:right w:val="nil"/>
                </w:tcBorders>
                <w:shd w:val="clear" w:color="auto" w:fill="auto"/>
                <w:noWrap/>
                <w:vAlign w:val="bottom"/>
                <w:hideMark/>
              </w:tcPr>
            </w:tcPrChange>
          </w:tcPr>
          <w:p w14:paraId="47C6668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463" w:type="dxa"/>
            <w:tcBorders>
              <w:top w:val="nil"/>
              <w:left w:val="nil"/>
              <w:bottom w:val="single" w:sz="4" w:space="0" w:color="auto"/>
              <w:right w:val="nil"/>
            </w:tcBorders>
            <w:tcPrChange w:id="639" w:author="Shannon Erica Kendal Joslin" w:date="2023-10-13T11:05:00Z">
              <w:tcPr>
                <w:tcW w:w="1505" w:type="dxa"/>
                <w:tcBorders>
                  <w:top w:val="nil"/>
                  <w:left w:val="nil"/>
                  <w:bottom w:val="single" w:sz="4" w:space="0" w:color="auto"/>
                  <w:right w:val="nil"/>
                </w:tcBorders>
              </w:tcPr>
            </w:tcPrChange>
          </w:tcPr>
          <w:p w14:paraId="3C2426E6" w14:textId="77777777" w:rsidR="00210561" w:rsidRPr="007E7567" w:rsidRDefault="00210561" w:rsidP="0011235A">
            <w:pPr>
              <w:spacing w:after="0" w:line="240" w:lineRule="auto"/>
              <w:jc w:val="left"/>
              <w:rPr>
                <w:ins w:id="640" w:author="Shannon Erica Kendal Joslin" w:date="2023-10-13T10:53:00Z"/>
                <w:rFonts w:ascii="Calibri Light" w:eastAsia="Times New Roman" w:hAnsi="Calibri Light" w:cs="Calibri Light"/>
                <w:color w:val="000000"/>
              </w:rPr>
            </w:pPr>
          </w:p>
        </w:tc>
        <w:tc>
          <w:tcPr>
            <w:tcW w:w="2443" w:type="dxa"/>
            <w:tcBorders>
              <w:top w:val="nil"/>
              <w:left w:val="nil"/>
              <w:bottom w:val="single" w:sz="4" w:space="0" w:color="auto"/>
              <w:right w:val="nil"/>
            </w:tcBorders>
            <w:shd w:val="clear" w:color="auto" w:fill="auto"/>
            <w:noWrap/>
            <w:vAlign w:val="bottom"/>
            <w:hideMark/>
            <w:tcPrChange w:id="641" w:author="Shannon Erica Kendal Joslin" w:date="2023-10-13T11:05:00Z">
              <w:tcPr>
                <w:tcW w:w="2518" w:type="dxa"/>
                <w:tcBorders>
                  <w:top w:val="nil"/>
                  <w:left w:val="nil"/>
                  <w:bottom w:val="single" w:sz="4" w:space="0" w:color="auto"/>
                  <w:right w:val="nil"/>
                </w:tcBorders>
                <w:shd w:val="clear" w:color="auto" w:fill="auto"/>
                <w:noWrap/>
                <w:vAlign w:val="bottom"/>
                <w:hideMark/>
              </w:tcPr>
            </w:tcPrChange>
          </w:tcPr>
          <w:p w14:paraId="21577799" w14:textId="27F6A4FC"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36" w:type="dxa"/>
            <w:tcBorders>
              <w:top w:val="nil"/>
              <w:left w:val="nil"/>
              <w:bottom w:val="single" w:sz="4" w:space="0" w:color="auto"/>
              <w:right w:val="nil"/>
            </w:tcBorders>
            <w:shd w:val="clear" w:color="auto" w:fill="auto"/>
            <w:noWrap/>
            <w:vAlign w:val="bottom"/>
            <w:hideMark/>
            <w:tcPrChange w:id="642" w:author="Shannon Erica Kendal Joslin" w:date="2023-10-13T11:05:00Z">
              <w:tcPr>
                <w:tcW w:w="2453" w:type="dxa"/>
                <w:tcBorders>
                  <w:top w:val="nil"/>
                  <w:left w:val="nil"/>
                  <w:bottom w:val="single" w:sz="4" w:space="0" w:color="auto"/>
                  <w:right w:val="nil"/>
                </w:tcBorders>
                <w:shd w:val="clear" w:color="auto" w:fill="auto"/>
                <w:noWrap/>
                <w:vAlign w:val="bottom"/>
                <w:hideMark/>
              </w:tcPr>
            </w:tcPrChange>
          </w:tcPr>
          <w:p w14:paraId="3393F16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35" w:type="dxa"/>
            <w:tcBorders>
              <w:top w:val="nil"/>
              <w:left w:val="nil"/>
              <w:bottom w:val="single" w:sz="4" w:space="0" w:color="auto"/>
              <w:right w:val="nil"/>
            </w:tcBorders>
            <w:shd w:val="clear" w:color="auto" w:fill="auto"/>
            <w:noWrap/>
            <w:vAlign w:val="bottom"/>
            <w:hideMark/>
            <w:tcPrChange w:id="643" w:author="Shannon Erica Kendal Joslin" w:date="2023-10-13T11:05:00Z">
              <w:tcPr>
                <w:tcW w:w="1693" w:type="dxa"/>
                <w:gridSpan w:val="2"/>
                <w:tcBorders>
                  <w:top w:val="nil"/>
                  <w:left w:val="nil"/>
                  <w:bottom w:val="single" w:sz="4" w:space="0" w:color="auto"/>
                  <w:right w:val="nil"/>
                </w:tcBorders>
                <w:shd w:val="clear" w:color="auto" w:fill="auto"/>
                <w:noWrap/>
                <w:vAlign w:val="bottom"/>
                <w:hideMark/>
              </w:tcPr>
            </w:tcPrChange>
          </w:tcPr>
          <w:p w14:paraId="4DA1384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59" w:type="dxa"/>
            <w:gridSpan w:val="2"/>
            <w:tcBorders>
              <w:top w:val="nil"/>
              <w:left w:val="nil"/>
              <w:bottom w:val="single" w:sz="4" w:space="0" w:color="auto"/>
              <w:right w:val="nil"/>
            </w:tcBorders>
            <w:shd w:val="clear" w:color="auto" w:fill="auto"/>
            <w:noWrap/>
            <w:vAlign w:val="bottom"/>
            <w:hideMark/>
            <w:tcPrChange w:id="644" w:author="Shannon Erica Kendal Joslin" w:date="2023-10-13T11:05:00Z">
              <w:tcPr>
                <w:tcW w:w="1827" w:type="dxa"/>
                <w:gridSpan w:val="2"/>
                <w:tcBorders>
                  <w:top w:val="nil"/>
                  <w:left w:val="nil"/>
                  <w:bottom w:val="single" w:sz="4" w:space="0" w:color="auto"/>
                  <w:right w:val="nil"/>
                </w:tcBorders>
                <w:shd w:val="clear" w:color="auto" w:fill="auto"/>
                <w:noWrap/>
                <w:vAlign w:val="bottom"/>
                <w:hideMark/>
              </w:tcPr>
            </w:tcPrChange>
          </w:tcPr>
          <w:p w14:paraId="3CF84A7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67" w:type="dxa"/>
            <w:tcBorders>
              <w:top w:val="nil"/>
              <w:left w:val="nil"/>
              <w:bottom w:val="single" w:sz="4" w:space="0" w:color="auto"/>
              <w:right w:val="nil"/>
            </w:tcBorders>
            <w:shd w:val="clear" w:color="auto" w:fill="auto"/>
            <w:noWrap/>
            <w:vAlign w:val="bottom"/>
            <w:hideMark/>
            <w:tcPrChange w:id="645" w:author="Shannon Erica Kendal Joslin" w:date="2023-10-13T11:05:00Z">
              <w:tcPr>
                <w:tcW w:w="1562" w:type="dxa"/>
                <w:gridSpan w:val="2"/>
                <w:tcBorders>
                  <w:top w:val="nil"/>
                  <w:left w:val="nil"/>
                  <w:bottom w:val="single" w:sz="4" w:space="0" w:color="auto"/>
                  <w:right w:val="nil"/>
                </w:tcBorders>
                <w:shd w:val="clear" w:color="auto" w:fill="auto"/>
                <w:noWrap/>
                <w:vAlign w:val="bottom"/>
                <w:hideMark/>
              </w:tcPr>
            </w:tcPrChange>
          </w:tcPr>
          <w:p w14:paraId="1C4E89A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511" w:type="dxa"/>
            <w:tcBorders>
              <w:top w:val="nil"/>
              <w:left w:val="nil"/>
              <w:bottom w:val="single" w:sz="4" w:space="0" w:color="auto"/>
              <w:right w:val="nil"/>
            </w:tcBorders>
            <w:shd w:val="clear" w:color="auto" w:fill="auto"/>
            <w:noWrap/>
            <w:vAlign w:val="bottom"/>
            <w:hideMark/>
            <w:tcPrChange w:id="646" w:author="Shannon Erica Kendal Joslin" w:date="2023-10-13T11:05:00Z">
              <w:tcPr>
                <w:tcW w:w="2196" w:type="dxa"/>
                <w:tcBorders>
                  <w:top w:val="nil"/>
                  <w:left w:val="nil"/>
                  <w:bottom w:val="single" w:sz="4" w:space="0" w:color="auto"/>
                  <w:right w:val="nil"/>
                </w:tcBorders>
                <w:shd w:val="clear" w:color="auto" w:fill="auto"/>
                <w:noWrap/>
                <w:vAlign w:val="bottom"/>
                <w:hideMark/>
              </w:tcPr>
            </w:tcPrChange>
          </w:tcPr>
          <w:p w14:paraId="0C04C41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075" w:type="dxa"/>
            <w:tcBorders>
              <w:top w:val="nil"/>
              <w:left w:val="nil"/>
              <w:bottom w:val="single" w:sz="4" w:space="0" w:color="auto"/>
              <w:right w:val="single" w:sz="4" w:space="0" w:color="auto"/>
            </w:tcBorders>
            <w:shd w:val="clear" w:color="auto" w:fill="auto"/>
            <w:noWrap/>
            <w:vAlign w:val="bottom"/>
            <w:hideMark/>
            <w:tcPrChange w:id="647" w:author="Shannon Erica Kendal Joslin" w:date="2023-10-13T11:05:00Z">
              <w:tcPr>
                <w:tcW w:w="262" w:type="dxa"/>
                <w:gridSpan w:val="2"/>
                <w:tcBorders>
                  <w:top w:val="nil"/>
                  <w:left w:val="nil"/>
                  <w:bottom w:val="single" w:sz="4" w:space="0" w:color="auto"/>
                  <w:right w:val="single" w:sz="4" w:space="0" w:color="auto"/>
                </w:tcBorders>
                <w:shd w:val="clear" w:color="auto" w:fill="auto"/>
                <w:noWrap/>
                <w:vAlign w:val="bottom"/>
                <w:hideMark/>
              </w:tcPr>
            </w:tcPrChange>
          </w:tcPr>
          <w:p w14:paraId="2DE42F3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648" w:author="Shannon Erica Kendal Joslin" w:date="2023-10-13T11:05:00Z">
              <w:tcPr>
                <w:tcW w:w="262" w:type="dxa"/>
                <w:gridSpan w:val="3"/>
                <w:vAlign w:val="center"/>
                <w:hideMark/>
              </w:tcPr>
            </w:tcPrChange>
          </w:tcPr>
          <w:p w14:paraId="25F4A1BC" w14:textId="77777777" w:rsidR="00210561" w:rsidRPr="007E7567" w:rsidRDefault="00210561"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649"/>
            <w:commentRangeStart w:id="650"/>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649"/>
            <w:r w:rsidR="008F7FE6">
              <w:rPr>
                <w:rStyle w:val="CommentReference"/>
              </w:rPr>
              <w:commentReference w:id="649"/>
            </w:r>
            <w:commentRangeEnd w:id="650"/>
            <w:r w:rsidR="00D6042A">
              <w:rPr>
                <w:rStyle w:val="CommentReference"/>
              </w:rPr>
              <w:commentReference w:id="650"/>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031081A0">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53EA44DB"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~50</w:t>
      </w:r>
      <w:r w:rsidR="00C6769A">
        <w:rPr>
          <w:rFonts w:asciiTheme="majorHAnsi" w:hAnsiTheme="majorHAnsi" w:cstheme="majorHAnsi"/>
          <w:bCs/>
          <w:sz w:val="24"/>
          <w:szCs w:val="24"/>
        </w:rPr>
        <w:t xml:space="preserve"> </w:t>
      </w:r>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(T1F02_BM_FF</w:t>
      </w:r>
      <w:r w:rsidRPr="005549A1">
        <w:rPr>
          <w:rFonts w:asciiTheme="majorHAnsi" w:hAnsiTheme="majorHAnsi" w:cstheme="majorHAnsi"/>
          <w:bCs/>
          <w:sz w:val="24"/>
          <w:szCs w:val="24"/>
        </w:rPr>
        <w:t xml:space="preserve">), B) Extraction #2: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C) Extraction #3: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D) Extraction #4: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403E3BCD" w:rsidR="00644092" w:rsidRDefault="00644092" w:rsidP="0011235A">
      <w:pPr>
        <w:spacing w:line="240" w:lineRule="auto"/>
        <w:ind w:right="270"/>
        <w:rPr>
          <w:ins w:id="651" w:author="Shannon Erica Kendal Joslin" w:date="2023-10-13T10:45:00Z"/>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w:t>
      </w:r>
      <w:ins w:id="652" w:author="Shannon Erica Kendal Joslin" w:date="2023-10-13T10:44:00Z">
        <w:r w:rsidR="003B2669">
          <w:rPr>
            <w:rFonts w:asciiTheme="majorHAnsi" w:eastAsia="Times New Roman" w:hAnsiTheme="majorHAnsi" w:cstheme="majorHAnsi"/>
            <w:sz w:val="24"/>
            <w:szCs w:val="24"/>
          </w:rPr>
          <w:t xml:space="preserve">Bioanalyzer </w:t>
        </w:r>
      </w:ins>
      <w:ins w:id="653" w:author="Shannon Erica Kendal Joslin" w:date="2023-10-13T10:39:00Z">
        <w:r w:rsidR="00B373FD">
          <w:rPr>
            <w:rFonts w:asciiTheme="majorHAnsi" w:eastAsia="Times New Roman" w:hAnsiTheme="majorHAnsi" w:cstheme="majorHAnsi"/>
            <w:sz w:val="24"/>
            <w:szCs w:val="24"/>
          </w:rPr>
          <w:t xml:space="preserve">2100 </w:t>
        </w:r>
      </w:ins>
      <w:ins w:id="654" w:author="Shannon Erica Kendal Joslin" w:date="2023-10-13T10:28:00Z">
        <w:r w:rsidR="00585FF9">
          <w:rPr>
            <w:rFonts w:asciiTheme="majorHAnsi" w:eastAsia="Times New Roman" w:hAnsiTheme="majorHAnsi" w:cstheme="majorHAnsi"/>
            <w:sz w:val="24"/>
            <w:szCs w:val="24"/>
          </w:rPr>
          <w:t>e</w:t>
        </w:r>
      </w:ins>
      <w:del w:id="655" w:author="Shannon Erica Kendal Joslin" w:date="2023-10-13T10:28:00Z">
        <w:r w:rsidRPr="005549A1" w:rsidDel="00585FF9">
          <w:rPr>
            <w:rFonts w:asciiTheme="majorHAnsi" w:eastAsia="Times New Roman" w:hAnsiTheme="majorHAnsi" w:cstheme="majorHAnsi"/>
            <w:sz w:val="24"/>
            <w:szCs w:val="24"/>
          </w:rPr>
          <w:delText>E</w:delText>
        </w:r>
      </w:del>
      <w:r w:rsidRPr="005549A1">
        <w:rPr>
          <w:rFonts w:asciiTheme="majorHAnsi" w:eastAsia="Times New Roman" w:hAnsiTheme="majorHAnsi" w:cstheme="majorHAnsi"/>
          <w:sz w:val="24"/>
          <w:szCs w:val="24"/>
        </w:rPr>
        <w:t>lectropherogram</w:t>
      </w:r>
      <w:ins w:id="656" w:author="Shannon Erica Kendal Joslin" w:date="2023-10-13T10:42:00Z">
        <w:r w:rsidR="001717FA">
          <w:rPr>
            <w:rFonts w:asciiTheme="majorHAnsi" w:eastAsia="Times New Roman" w:hAnsiTheme="majorHAnsi" w:cstheme="majorHAnsi"/>
            <w:sz w:val="24"/>
            <w:szCs w:val="24"/>
          </w:rPr>
          <w:t xml:space="preserve"> read out</w:t>
        </w:r>
      </w:ins>
      <w:del w:id="657" w:author="Shannon Erica Kendal Joslin" w:date="2023-10-13T10:42:00Z">
        <w:r w:rsidRPr="005549A1" w:rsidDel="001717FA">
          <w:rPr>
            <w:rFonts w:asciiTheme="majorHAnsi" w:eastAsia="Times New Roman" w:hAnsiTheme="majorHAnsi" w:cstheme="majorHAnsi"/>
            <w:sz w:val="24"/>
            <w:szCs w:val="24"/>
          </w:rPr>
          <w:delText>s</w:delText>
        </w:r>
      </w:del>
      <w:r w:rsidRPr="005549A1">
        <w:rPr>
          <w:rFonts w:asciiTheme="majorHAnsi" w:eastAsia="Times New Roman" w:hAnsiTheme="majorHAnsi" w:cstheme="majorHAnsi"/>
          <w:sz w:val="24"/>
          <w:szCs w:val="24"/>
        </w:rPr>
        <w:t xml:space="preserve"> of </w:t>
      </w:r>
      <w:ins w:id="658" w:author="Shannon Erica Kendal Joslin" w:date="2023-10-13T10:36:00Z">
        <w:r w:rsidR="00B373FD">
          <w:rPr>
            <w:rFonts w:asciiTheme="majorHAnsi" w:eastAsia="Times New Roman" w:hAnsiTheme="majorHAnsi" w:cstheme="majorHAnsi"/>
            <w:sz w:val="24"/>
            <w:szCs w:val="24"/>
          </w:rPr>
          <w:t xml:space="preserve">sheared </w:t>
        </w:r>
      </w:ins>
      <w:r w:rsidR="00B373FD">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 xml:space="preserve">male and male </w:t>
      </w:r>
      <w:del w:id="659" w:author="Shannon Erica Kendal Joslin" w:date="2023-10-13T10:35:00Z">
        <w:r w:rsidRPr="005549A1" w:rsidDel="00020C5F">
          <w:rPr>
            <w:rFonts w:asciiTheme="majorHAnsi" w:eastAsia="Times New Roman" w:hAnsiTheme="majorHAnsi" w:cstheme="majorHAnsi"/>
            <w:sz w:val="24"/>
            <w:szCs w:val="24"/>
          </w:rPr>
          <w:delText xml:space="preserve">samples </w:delText>
        </w:r>
      </w:del>
      <w:ins w:id="660" w:author="Shannon Erica Kendal Joslin" w:date="2023-10-13T10:45:00Z">
        <w:r w:rsidR="003B2669">
          <w:rPr>
            <w:rFonts w:asciiTheme="majorHAnsi" w:eastAsia="Times New Roman" w:hAnsiTheme="majorHAnsi" w:cstheme="majorHAnsi"/>
            <w:sz w:val="24"/>
            <w:szCs w:val="24"/>
          </w:rPr>
          <w:t xml:space="preserve">post-GEM DNA </w:t>
        </w:r>
      </w:ins>
      <w:r w:rsidRPr="005549A1">
        <w:rPr>
          <w:rFonts w:asciiTheme="majorHAnsi" w:eastAsia="Times New Roman" w:hAnsiTheme="majorHAnsi" w:cstheme="majorHAnsi"/>
          <w:sz w:val="24"/>
          <w:szCs w:val="24"/>
        </w:rPr>
        <w:t xml:space="preserve">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ins w:id="661" w:author="Shannon Erica Kendal Joslin" w:date="2023-10-13T10:45:00Z">
        <w:r w:rsidR="003B2669">
          <w:rPr>
            <w:rFonts w:asciiTheme="majorHAnsi" w:eastAsia="Times New Roman" w:hAnsiTheme="majorHAnsi" w:cstheme="majorHAnsi"/>
            <w:sz w:val="24"/>
            <w:szCs w:val="24"/>
          </w:rPr>
          <w:t>.</w:t>
        </w:r>
      </w:ins>
      <w:ins w:id="662" w:author="Shannon Erica Kendal Joslin" w:date="2023-10-13T10:38:00Z">
        <w:r w:rsidR="00B373FD">
          <w:rPr>
            <w:rFonts w:asciiTheme="majorHAnsi" w:eastAsia="Times New Roman" w:hAnsiTheme="majorHAnsi" w:cstheme="majorHAnsi"/>
            <w:sz w:val="24"/>
            <w:szCs w:val="24"/>
          </w:rPr>
          <w:t xml:space="preserve"> </w:t>
        </w:r>
      </w:ins>
      <w:ins w:id="663" w:author="Shannon Erica Kendal Joslin" w:date="2023-10-13T10:52:00Z">
        <w:r w:rsidR="00096E1C">
          <w:rPr>
            <w:rFonts w:asciiTheme="majorHAnsi" w:eastAsia="Times New Roman" w:hAnsiTheme="majorHAnsi" w:cstheme="majorHAnsi"/>
            <w:sz w:val="24"/>
            <w:szCs w:val="24"/>
          </w:rPr>
          <w:t xml:space="preserve">Lower and upper </w:t>
        </w:r>
      </w:ins>
      <w:ins w:id="664" w:author="Shannon Erica Kendal Joslin" w:date="2023-10-13T10:50:00Z">
        <w:r w:rsidR="00096E1C">
          <w:rPr>
            <w:rFonts w:asciiTheme="majorHAnsi" w:eastAsia="Times New Roman" w:hAnsiTheme="majorHAnsi" w:cstheme="majorHAnsi"/>
            <w:sz w:val="24"/>
            <w:szCs w:val="24"/>
          </w:rPr>
          <w:t>Agilent H</w:t>
        </w:r>
      </w:ins>
      <w:ins w:id="665" w:author="Shannon Erica Kendal Joslin" w:date="2023-10-13T10:49:00Z">
        <w:r w:rsidR="00096E1C">
          <w:rPr>
            <w:rFonts w:asciiTheme="majorHAnsi" w:eastAsia="Times New Roman" w:hAnsiTheme="majorHAnsi" w:cstheme="majorHAnsi"/>
            <w:sz w:val="24"/>
            <w:szCs w:val="24"/>
          </w:rPr>
          <w:t xml:space="preserve">igh </w:t>
        </w:r>
      </w:ins>
      <w:ins w:id="666" w:author="Shannon Erica Kendal Joslin" w:date="2023-10-13T10:50:00Z">
        <w:r w:rsidR="00096E1C">
          <w:rPr>
            <w:rFonts w:asciiTheme="majorHAnsi" w:eastAsia="Times New Roman" w:hAnsiTheme="majorHAnsi" w:cstheme="majorHAnsi"/>
            <w:sz w:val="24"/>
            <w:szCs w:val="24"/>
          </w:rPr>
          <w:t>S</w:t>
        </w:r>
      </w:ins>
      <w:ins w:id="667" w:author="Shannon Erica Kendal Joslin" w:date="2023-10-13T10:49:00Z">
        <w:r w:rsidR="00096E1C">
          <w:rPr>
            <w:rFonts w:asciiTheme="majorHAnsi" w:eastAsia="Times New Roman" w:hAnsiTheme="majorHAnsi" w:cstheme="majorHAnsi"/>
            <w:sz w:val="24"/>
            <w:szCs w:val="24"/>
          </w:rPr>
          <w:t xml:space="preserve">ensitivity </w:t>
        </w:r>
      </w:ins>
      <w:ins w:id="668" w:author="Shannon Erica Kendal Joslin" w:date="2023-10-13T10:48:00Z">
        <w:r w:rsidR="00096E1C">
          <w:rPr>
            <w:rFonts w:asciiTheme="majorHAnsi" w:eastAsia="Times New Roman" w:hAnsiTheme="majorHAnsi" w:cstheme="majorHAnsi"/>
            <w:sz w:val="24"/>
            <w:szCs w:val="24"/>
          </w:rPr>
          <w:t xml:space="preserve">DNA </w:t>
        </w:r>
      </w:ins>
      <w:ins w:id="669" w:author="Shannon Erica Kendal Joslin" w:date="2023-10-13T10:50:00Z">
        <w:r w:rsidR="00096E1C">
          <w:rPr>
            <w:rFonts w:asciiTheme="majorHAnsi" w:eastAsia="Times New Roman" w:hAnsiTheme="majorHAnsi" w:cstheme="majorHAnsi"/>
            <w:sz w:val="24"/>
            <w:szCs w:val="24"/>
          </w:rPr>
          <w:t>Kit</w:t>
        </w:r>
      </w:ins>
      <w:ins w:id="670" w:author="Shannon Erica Kendal Joslin" w:date="2023-10-13T10:52:00Z">
        <w:r w:rsidR="00096E1C">
          <w:rPr>
            <w:rFonts w:asciiTheme="majorHAnsi" w:eastAsia="Times New Roman" w:hAnsiTheme="majorHAnsi" w:cstheme="majorHAnsi"/>
            <w:sz w:val="24"/>
            <w:szCs w:val="24"/>
          </w:rPr>
          <w:t xml:space="preserve"> </w:t>
        </w:r>
        <w:r w:rsidR="00096E1C" w:rsidRPr="00FD21E9">
          <w:rPr>
            <w:rFonts w:asciiTheme="majorHAnsi" w:hAnsiTheme="majorHAnsi" w:cstheme="majorHAnsi"/>
            <w:sz w:val="24"/>
            <w:szCs w:val="24"/>
          </w:rPr>
          <w:t>(Agilent, cat. 5067-4626)</w:t>
        </w:r>
      </w:ins>
      <w:ins w:id="671" w:author="Shannon Erica Kendal Joslin" w:date="2023-10-13T10:50:00Z">
        <w:r w:rsidR="00096E1C">
          <w:rPr>
            <w:rFonts w:asciiTheme="majorHAnsi" w:eastAsia="Times New Roman" w:hAnsiTheme="majorHAnsi" w:cstheme="majorHAnsi"/>
            <w:sz w:val="24"/>
            <w:szCs w:val="24"/>
          </w:rPr>
          <w:t xml:space="preserve"> </w:t>
        </w:r>
      </w:ins>
      <w:ins w:id="672" w:author="Shannon Erica Kendal Joslin" w:date="2023-10-13T10:51:00Z">
        <w:r w:rsidR="00096E1C">
          <w:rPr>
            <w:rFonts w:asciiTheme="majorHAnsi" w:eastAsia="Times New Roman" w:hAnsiTheme="majorHAnsi" w:cstheme="majorHAnsi"/>
            <w:sz w:val="24"/>
            <w:szCs w:val="24"/>
          </w:rPr>
          <w:t xml:space="preserve">ladder </w:t>
        </w:r>
      </w:ins>
      <w:ins w:id="673" w:author="Shannon Erica Kendal Joslin" w:date="2023-10-13T10:52:00Z">
        <w:r w:rsidR="00096E1C">
          <w:rPr>
            <w:rFonts w:asciiTheme="majorHAnsi" w:eastAsia="Times New Roman" w:hAnsiTheme="majorHAnsi" w:cstheme="majorHAnsi"/>
            <w:sz w:val="24"/>
            <w:szCs w:val="24"/>
          </w:rPr>
          <w:t>DNA M</w:t>
        </w:r>
      </w:ins>
      <w:ins w:id="674" w:author="Shannon Erica Kendal Joslin" w:date="2023-10-13T10:48:00Z">
        <w:r w:rsidR="00096E1C">
          <w:rPr>
            <w:rFonts w:asciiTheme="majorHAnsi" w:eastAsia="Times New Roman" w:hAnsiTheme="majorHAnsi" w:cstheme="majorHAnsi"/>
            <w:sz w:val="24"/>
            <w:szCs w:val="24"/>
          </w:rPr>
          <w:t>arkers</w:t>
        </w:r>
      </w:ins>
      <w:ins w:id="675" w:author="Shannon Erica Kendal Joslin" w:date="2023-10-13T10:39:00Z">
        <w:r w:rsidR="00B373FD">
          <w:rPr>
            <w:rFonts w:asciiTheme="majorHAnsi" w:eastAsia="Times New Roman" w:hAnsiTheme="majorHAnsi" w:cstheme="majorHAnsi"/>
            <w:sz w:val="24"/>
            <w:szCs w:val="24"/>
          </w:rPr>
          <w:t xml:space="preserve"> denoted in </w:t>
        </w:r>
      </w:ins>
      <w:ins w:id="676" w:author="Shannon Erica Kendal Joslin" w:date="2023-10-13T10:50:00Z">
        <w:r w:rsidR="00096E1C">
          <w:rPr>
            <w:rFonts w:asciiTheme="majorHAnsi" w:eastAsia="Times New Roman" w:hAnsiTheme="majorHAnsi" w:cstheme="majorHAnsi"/>
            <w:sz w:val="24"/>
            <w:szCs w:val="24"/>
          </w:rPr>
          <w:t>green</w:t>
        </w:r>
      </w:ins>
      <w:ins w:id="677" w:author="Shannon Erica Kendal Joslin" w:date="2023-10-13T10:41:00Z">
        <w:r w:rsidR="00B373FD">
          <w:rPr>
            <w:rFonts w:asciiTheme="majorHAnsi" w:eastAsia="Times New Roman" w:hAnsiTheme="majorHAnsi" w:cstheme="majorHAnsi"/>
            <w:sz w:val="24"/>
            <w:szCs w:val="24"/>
          </w:rPr>
          <w:t xml:space="preserve"> (35 bp)</w:t>
        </w:r>
      </w:ins>
      <w:ins w:id="678" w:author="Shannon Erica Kendal Joslin" w:date="2023-10-13T10:39:00Z">
        <w:r w:rsidR="00B373FD">
          <w:rPr>
            <w:rFonts w:asciiTheme="majorHAnsi" w:eastAsia="Times New Roman" w:hAnsiTheme="majorHAnsi" w:cstheme="majorHAnsi"/>
            <w:sz w:val="24"/>
            <w:szCs w:val="24"/>
          </w:rPr>
          <w:t xml:space="preserve"> and </w:t>
        </w:r>
      </w:ins>
      <w:ins w:id="679" w:author="Shannon Erica Kendal Joslin" w:date="2023-10-13T10:50:00Z">
        <w:r w:rsidR="00096E1C">
          <w:rPr>
            <w:rFonts w:asciiTheme="majorHAnsi" w:eastAsia="Times New Roman" w:hAnsiTheme="majorHAnsi" w:cstheme="majorHAnsi"/>
            <w:sz w:val="24"/>
            <w:szCs w:val="24"/>
          </w:rPr>
          <w:t>purple</w:t>
        </w:r>
      </w:ins>
      <w:ins w:id="680" w:author="Shannon Erica Kendal Joslin" w:date="2023-10-13T10:41:00Z">
        <w:r w:rsidR="00B373FD">
          <w:rPr>
            <w:rFonts w:asciiTheme="majorHAnsi" w:eastAsia="Times New Roman" w:hAnsiTheme="majorHAnsi" w:cstheme="majorHAnsi"/>
            <w:sz w:val="24"/>
            <w:szCs w:val="24"/>
          </w:rPr>
          <w:t xml:space="preserve"> (10,380 bp)</w:t>
        </w:r>
      </w:ins>
      <w:ins w:id="681" w:author="Shannon Erica Kendal Joslin" w:date="2023-10-13T10:52:00Z">
        <w:r w:rsidR="00096E1C">
          <w:rPr>
            <w:rFonts w:asciiTheme="majorHAnsi" w:eastAsia="Times New Roman" w:hAnsiTheme="majorHAnsi" w:cstheme="majorHAnsi"/>
            <w:sz w:val="24"/>
            <w:szCs w:val="24"/>
          </w:rPr>
          <w:t>, respectively</w:t>
        </w:r>
      </w:ins>
      <w:ins w:id="682" w:author="Shannon Erica Kendal Joslin" w:date="2023-10-13T10:41:00Z">
        <w:r w:rsidR="00B373FD">
          <w:rPr>
            <w:rFonts w:asciiTheme="majorHAnsi" w:eastAsia="Times New Roman" w:hAnsiTheme="majorHAnsi" w:cstheme="majorHAnsi"/>
            <w:sz w:val="24"/>
            <w:szCs w:val="24"/>
          </w:rPr>
          <w:t xml:space="preserve">. Y-axis denotes </w:t>
        </w:r>
      </w:ins>
      <w:ins w:id="683" w:author="Shannon Erica Kendal Joslin" w:date="2023-10-13T10:40:00Z">
        <w:r w:rsidR="00B373FD">
          <w:rPr>
            <w:rFonts w:asciiTheme="majorHAnsi" w:eastAsia="Times New Roman" w:hAnsiTheme="majorHAnsi" w:cstheme="majorHAnsi"/>
            <w:sz w:val="24"/>
            <w:szCs w:val="24"/>
          </w:rPr>
          <w:t>f</w:t>
        </w:r>
      </w:ins>
      <w:ins w:id="684" w:author="Shannon Erica Kendal Joslin" w:date="2023-10-13T10:38:00Z">
        <w:r w:rsidR="00B373FD">
          <w:rPr>
            <w:rFonts w:asciiTheme="majorHAnsi" w:eastAsia="Times New Roman" w:hAnsiTheme="majorHAnsi" w:cstheme="majorHAnsi"/>
            <w:sz w:val="24"/>
            <w:szCs w:val="24"/>
          </w:rPr>
          <w:t>luorescence</w:t>
        </w:r>
      </w:ins>
      <w:ins w:id="685" w:author="Shannon Erica Kendal Joslin" w:date="2023-10-13T10:40:00Z">
        <w:r w:rsidR="00B373FD">
          <w:rPr>
            <w:rFonts w:asciiTheme="majorHAnsi" w:eastAsia="Times New Roman" w:hAnsiTheme="majorHAnsi" w:cstheme="majorHAnsi"/>
            <w:sz w:val="24"/>
            <w:szCs w:val="24"/>
          </w:rPr>
          <w:t xml:space="preserve"> intensity</w:t>
        </w:r>
      </w:ins>
      <w:ins w:id="686" w:author="Shannon Erica Kendal Joslin" w:date="2023-10-13T10:42:00Z">
        <w:r w:rsidR="00B373FD">
          <w:rPr>
            <w:rFonts w:asciiTheme="majorHAnsi" w:eastAsia="Times New Roman" w:hAnsiTheme="majorHAnsi" w:cstheme="majorHAnsi"/>
            <w:sz w:val="24"/>
            <w:szCs w:val="24"/>
          </w:rPr>
          <w:t xml:space="preserve"> (FU</w:t>
        </w:r>
        <w:proofErr w:type="gramStart"/>
        <w:r w:rsidR="00B373FD">
          <w:rPr>
            <w:rFonts w:asciiTheme="majorHAnsi" w:eastAsia="Times New Roman" w:hAnsiTheme="majorHAnsi" w:cstheme="majorHAnsi"/>
            <w:sz w:val="24"/>
            <w:szCs w:val="24"/>
          </w:rPr>
          <w:t>)</w:t>
        </w:r>
        <w:proofErr w:type="gramEnd"/>
        <w:r w:rsidR="00B373FD">
          <w:rPr>
            <w:rFonts w:asciiTheme="majorHAnsi" w:eastAsia="Times New Roman" w:hAnsiTheme="majorHAnsi" w:cstheme="majorHAnsi"/>
            <w:sz w:val="24"/>
            <w:szCs w:val="24"/>
          </w:rPr>
          <w:t xml:space="preserve"> and x-axis denotes fragment size in</w:t>
        </w:r>
      </w:ins>
      <w:ins w:id="687" w:author="Shannon Erica Kendal Joslin" w:date="2023-10-13T10:38:00Z">
        <w:r w:rsidR="00B373FD">
          <w:rPr>
            <w:rFonts w:asciiTheme="majorHAnsi" w:eastAsia="Times New Roman" w:hAnsiTheme="majorHAnsi" w:cstheme="majorHAnsi"/>
            <w:sz w:val="24"/>
            <w:szCs w:val="24"/>
          </w:rPr>
          <w:t xml:space="preserve"> </w:t>
        </w:r>
      </w:ins>
      <w:ins w:id="688" w:author="Shannon Erica Kendal Joslin" w:date="2023-10-13T10:42:00Z">
        <w:r w:rsidR="00B373FD">
          <w:rPr>
            <w:rFonts w:asciiTheme="majorHAnsi" w:eastAsia="Times New Roman" w:hAnsiTheme="majorHAnsi" w:cstheme="majorHAnsi"/>
            <w:sz w:val="24"/>
            <w:szCs w:val="24"/>
          </w:rPr>
          <w:t>base pairs (</w:t>
        </w:r>
      </w:ins>
      <w:ins w:id="689" w:author="Shannon Erica Kendal Joslin" w:date="2023-10-13T10:38:00Z">
        <w:r w:rsidR="00B373FD">
          <w:rPr>
            <w:rFonts w:asciiTheme="majorHAnsi" w:eastAsia="Times New Roman" w:hAnsiTheme="majorHAnsi" w:cstheme="majorHAnsi"/>
            <w:sz w:val="24"/>
            <w:szCs w:val="24"/>
          </w:rPr>
          <w:t>bp</w:t>
        </w:r>
        <w:r w:rsidR="00B373FD">
          <w:rPr>
            <w:rFonts w:asciiTheme="majorHAnsi" w:eastAsia="Times New Roman" w:hAnsiTheme="majorHAnsi" w:cstheme="majorHAnsi"/>
            <w:sz w:val="24"/>
            <w:szCs w:val="24"/>
          </w:rPr>
          <w:t>)</w:t>
        </w:r>
      </w:ins>
      <w:r w:rsidRPr="005549A1">
        <w:rPr>
          <w:rFonts w:asciiTheme="majorHAnsi" w:eastAsia="Times New Roman" w:hAnsiTheme="majorHAnsi" w:cstheme="majorHAnsi"/>
          <w:sz w:val="24"/>
          <w:szCs w:val="24"/>
        </w:rPr>
        <w:t>.</w:t>
      </w:r>
      <w:ins w:id="690" w:author="Andrea Schreier" w:date="2023-09-06T13:40:00Z">
        <w:del w:id="691" w:author="Shannon Erica Kendal Joslin" w:date="2023-10-13T10:42:00Z">
          <w:r w:rsidR="008F7FE6" w:rsidDel="001717FA">
            <w:rPr>
              <w:rFonts w:asciiTheme="majorHAnsi" w:eastAsia="Times New Roman" w:hAnsiTheme="majorHAnsi" w:cstheme="majorHAnsi"/>
              <w:sz w:val="24"/>
              <w:szCs w:val="24"/>
            </w:rPr>
            <w:delText xml:space="preserve"> What do the purple and green lines on the lane diagram indicate?</w:delText>
          </w:r>
        </w:del>
      </w:ins>
    </w:p>
    <w:p w14:paraId="2C649418" w14:textId="3873B39A" w:rsidR="003B2669" w:rsidRPr="005549A1" w:rsidDel="00096E1C" w:rsidRDefault="003B2669" w:rsidP="0011235A">
      <w:pPr>
        <w:spacing w:line="240" w:lineRule="auto"/>
        <w:ind w:right="270"/>
        <w:rPr>
          <w:del w:id="692" w:author="Shannon Erica Kendal Joslin" w:date="2023-10-13T10:53:00Z"/>
          <w:rFonts w:asciiTheme="majorHAnsi" w:hAnsiTheme="majorHAnsi" w:cstheme="majorHAnsi"/>
          <w:sz w:val="24"/>
          <w:szCs w:val="24"/>
        </w:rPr>
      </w:pPr>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6A8B49F" wp14:editId="46D405F5">
            <wp:extent cx="5943152" cy="495554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142C72B1" w14:textId="5EB16344" w:rsidR="003F5039" w:rsidRPr="005549A1" w:rsidRDefault="00644092" w:rsidP="0011235A">
      <w:pPr>
        <w:spacing w:line="240" w:lineRule="auto"/>
        <w:rPr>
          <w:rFonts w:asciiTheme="majorHAnsi" w:hAnsiTheme="majorHAnsi" w:cstheme="majorHAnsi"/>
          <w:sz w:val="24"/>
          <w:szCs w:val="24"/>
        </w:rPr>
      </w:pPr>
      <w:commentRangeStart w:id="693"/>
      <w:commentRangeStart w:id="694"/>
      <w:r w:rsidRPr="005549A1">
        <w:rPr>
          <w:rFonts w:asciiTheme="majorHAnsi" w:eastAsia="Times New Roman" w:hAnsiTheme="majorHAnsi" w:cstheme="majorHAnsi"/>
          <w:b/>
          <w:sz w:val="24"/>
          <w:szCs w:val="24"/>
        </w:rPr>
        <w:t>Figure 2.3</w:t>
      </w:r>
      <w:commentRangeEnd w:id="693"/>
      <w:r w:rsidR="00C6769A">
        <w:rPr>
          <w:rStyle w:val="CommentReference"/>
        </w:rPr>
        <w:commentReference w:id="693"/>
      </w:r>
      <w:commentRangeEnd w:id="694"/>
      <w:r w:rsidR="008F7FE6">
        <w:rPr>
          <w:rStyle w:val="CommentReference"/>
        </w:rPr>
        <w:commentReference w:id="694"/>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6D838F82" w:rsidR="00644092" w:rsidRPr="005549A1" w:rsidRDefault="00644092" w:rsidP="0011235A">
      <w:pPr>
        <w:spacing w:line="240" w:lineRule="auto"/>
        <w:rPr>
          <w:rFonts w:asciiTheme="majorHAnsi" w:hAnsiTheme="majorHAnsi" w:cstheme="majorHAnsi"/>
          <w:sz w:val="24"/>
          <w:szCs w:val="24"/>
        </w:rPr>
      </w:pPr>
      <w:commentRangeStart w:id="695"/>
      <w:commentRangeStart w:id="696"/>
      <w:r w:rsidRPr="005549A1">
        <w:rPr>
          <w:rFonts w:asciiTheme="majorHAnsi" w:eastAsia="Times New Roman" w:hAnsiTheme="majorHAnsi" w:cstheme="majorHAnsi"/>
          <w:b/>
          <w:sz w:val="24"/>
          <w:szCs w:val="24"/>
        </w:rPr>
        <w:t>F</w:t>
      </w:r>
      <w:commentRangeEnd w:id="695"/>
      <w:r w:rsidR="00395A40">
        <w:rPr>
          <w:rStyle w:val="CommentReference"/>
        </w:rPr>
        <w:commentReference w:id="695"/>
      </w:r>
      <w:commentRangeEnd w:id="696"/>
      <w:r w:rsidR="00395A40">
        <w:rPr>
          <w:rStyle w:val="CommentReference"/>
        </w:rPr>
        <w:commentReference w:id="696"/>
      </w:r>
      <w:r w:rsidRPr="005549A1">
        <w:rPr>
          <w:rFonts w:asciiTheme="majorHAnsi" w:eastAsia="Times New Roman" w:hAnsiTheme="majorHAnsi" w:cstheme="majorHAnsi"/>
          <w:b/>
          <w:sz w:val="24"/>
          <w:szCs w:val="24"/>
        </w:rPr>
        <w:t>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r w:rsidR="00395A40">
        <w:rPr>
          <w:rFonts w:asciiTheme="majorHAnsi" w:eastAsia="Times New Roman" w:hAnsiTheme="majorHAnsi" w:cstheme="majorHAnsi"/>
          <w:sz w:val="24"/>
          <w:szCs w:val="24"/>
        </w:rPr>
        <w:t>, not observed here,</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would be</w:t>
      </w:r>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07F8C3FE"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commentRangeStart w:id="697"/>
      <w:r w:rsidRPr="005549A1">
        <w:rPr>
          <w:rFonts w:asciiTheme="majorHAnsi" w:eastAsia="Times New Roman" w:hAnsiTheme="majorHAnsi" w:cstheme="majorHAnsi"/>
          <w:b/>
          <w:sz w:val="24"/>
          <w:szCs w:val="24"/>
        </w:rPr>
        <w:t>F</w:t>
      </w:r>
      <w:commentRangeEnd w:id="697"/>
      <w:r w:rsidR="00395A40">
        <w:rPr>
          <w:rStyle w:val="CommentReference"/>
        </w:rPr>
        <w:commentReference w:id="697"/>
      </w:r>
      <w:r w:rsidRPr="005549A1">
        <w:rPr>
          <w:rFonts w:asciiTheme="majorHAnsi" w:eastAsia="Times New Roman" w:hAnsiTheme="majorHAnsi" w:cstheme="majorHAnsi"/>
          <w:b/>
          <w:sz w:val="24"/>
          <w:szCs w:val="24"/>
        </w:rPr>
        <w:t>igure 2.5.</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P</w:t>
      </w:r>
      <w:r w:rsidRPr="005549A1">
        <w:rPr>
          <w:rFonts w:asciiTheme="majorHAnsi" w:eastAsia="Times New Roman" w:hAnsiTheme="majorHAnsi" w:cstheme="majorHAnsi"/>
          <w:sz w:val="24"/>
          <w:szCs w:val="24"/>
        </w:rPr>
        <w:t xml:space="preserve">lot </w:t>
      </w:r>
      <w:r w:rsidR="00395A40">
        <w:rPr>
          <w:rFonts w:asciiTheme="majorHAnsi" w:eastAsia="Times New Roman" w:hAnsiTheme="majorHAnsi" w:cstheme="majorHAnsi"/>
          <w:sz w:val="24"/>
          <w:szCs w:val="24"/>
        </w:rPr>
        <w:t>comparing</w:t>
      </w:r>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w:t>
      </w:r>
      <w:proofErr w:type="gramStart"/>
      <w:r w:rsidRPr="005549A1">
        <w:rPr>
          <w:rFonts w:asciiTheme="majorHAnsi" w:eastAsia="Times New Roman" w:hAnsiTheme="majorHAnsi" w:cstheme="majorHAnsi"/>
          <w:sz w:val="24"/>
          <w:szCs w:val="24"/>
        </w:rPr>
        <w:t>capture  slightly</w:t>
      </w:r>
      <w:proofErr w:type="gramEnd"/>
      <w:r w:rsidRPr="005549A1">
        <w:rPr>
          <w:rFonts w:asciiTheme="majorHAnsi" w:eastAsia="Times New Roman" w:hAnsiTheme="majorHAnsi" w:cstheme="majorHAnsi"/>
          <w:sz w:val="24"/>
          <w:szCs w:val="24"/>
        </w:rPr>
        <w:t xml:space="preserve"> different information, but no major sources of sequencing bias </w:t>
      </w:r>
      <w:r w:rsidR="00395A40">
        <w:rPr>
          <w:rFonts w:asciiTheme="majorHAnsi" w:eastAsia="Times New Roman" w:hAnsiTheme="majorHAnsi" w:cstheme="majorHAnsi"/>
          <w:sz w:val="24"/>
          <w:szCs w:val="24"/>
        </w:rPr>
        <w:t>are observed</w:t>
      </w:r>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99FD08C">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00240AA6"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r w:rsidR="00395A40">
        <w:rPr>
          <w:rFonts w:asciiTheme="majorHAnsi" w:hAnsiTheme="majorHAnsi" w:cstheme="majorHAnsi"/>
          <w:sz w:val="24"/>
          <w:szCs w:val="24"/>
        </w:rPr>
        <w:t>Metrics from a0</w:t>
      </w:r>
      <w:r w:rsidRPr="005549A1">
        <w:rPr>
          <w:rFonts w:asciiTheme="majorHAnsi" w:hAnsiTheme="majorHAnsi" w:cstheme="majorHAnsi"/>
          <w:sz w:val="24"/>
          <w:szCs w:val="24"/>
        </w:rPr>
        <w:t xml:space="preserve"> </w:t>
      </w:r>
      <w:r w:rsidR="00395A40">
        <w:rPr>
          <w:rFonts w:asciiTheme="majorHAnsi" w:hAnsiTheme="majorHAnsi" w:cstheme="majorHAnsi"/>
          <w:sz w:val="24"/>
          <w:szCs w:val="24"/>
        </w:rPr>
        <w:t xml:space="preserve">(Table 2.4) </w:t>
      </w:r>
      <w:r w:rsidRPr="005549A1">
        <w:rPr>
          <w:rFonts w:asciiTheme="majorHAnsi" w:hAnsiTheme="majorHAnsi" w:cstheme="majorHAnsi"/>
          <w:sz w:val="24"/>
          <w:szCs w:val="24"/>
        </w:rPr>
        <w:t xml:space="preserve">have been omitted to better visualize </w:t>
      </w:r>
      <w:r w:rsidR="00395A40">
        <w:rPr>
          <w:rFonts w:asciiTheme="majorHAnsi" w:hAnsiTheme="majorHAnsi" w:cstheme="majorHAnsi"/>
          <w:sz w:val="24"/>
          <w:szCs w:val="24"/>
        </w:rPr>
        <w:t>assembly improvement as sequence data from different platforms are added</w:t>
      </w:r>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63CE3A4F">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5A151E48" w14:textId="0E0078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w:t>
      </w:r>
      <w:commentRangeStart w:id="698"/>
      <w:r w:rsidRPr="005549A1">
        <w:rPr>
          <w:rFonts w:asciiTheme="majorHAnsi" w:eastAsia="Times New Roman" w:hAnsiTheme="majorHAnsi" w:cstheme="majorHAnsi"/>
          <w:sz w:val="24"/>
          <w:szCs w:val="24"/>
        </w:rPr>
        <w:t>scale bar</w:t>
      </w:r>
      <w:commentRangeEnd w:id="698"/>
      <w:r w:rsidR="00395A40">
        <w:rPr>
          <w:rStyle w:val="CommentReference"/>
        </w:rPr>
        <w:commentReference w:id="698"/>
      </w:r>
      <w:r w:rsidRPr="005549A1">
        <w:rPr>
          <w:rFonts w:asciiTheme="majorHAnsi" w:eastAsia="Times New Roman" w:hAnsiTheme="majorHAnsi" w:cstheme="majorHAnsi"/>
          <w:sz w:val="24"/>
          <w:szCs w:val="24"/>
        </w:rPr>
        <w:t>;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 Schreier" w:date="2023-09-06T10:15:00Z" w:initials="AS">
    <w:p w14:paraId="05A5902C" w14:textId="77777777" w:rsidR="00CF3EFC" w:rsidRDefault="00CF3EFC" w:rsidP="00A50FB9">
      <w:pPr>
        <w:jc w:val="left"/>
      </w:pPr>
      <w:r>
        <w:rPr>
          <w:rStyle w:val="CommentReference"/>
        </w:rPr>
        <w:annotationRef/>
      </w:r>
      <w:r>
        <w:rPr>
          <w:color w:val="000000"/>
        </w:rPr>
        <w:t>So is this section in place of an introduction/literature review chapter? I’ve not seen a section like this in a dissertation before, though I am not opposed to having it in there. Let’s see what the rest of your committee thinks.</w:t>
      </w:r>
    </w:p>
  </w:comment>
  <w:comment w:id="12" w:author="Andrea Schreier" w:date="2023-09-06T10:41:00Z" w:initials="AS">
    <w:p w14:paraId="19E37CDC" w14:textId="77777777" w:rsidR="00397880" w:rsidRDefault="00397880" w:rsidP="00B25AA5">
      <w:pPr>
        <w:jc w:val="left"/>
      </w:pPr>
      <w:r>
        <w:rPr>
          <w:rStyle w:val="CommentReference"/>
        </w:rPr>
        <w:annotationRef/>
      </w:r>
      <w:r>
        <w:rPr>
          <w:color w:val="000000"/>
        </w:rPr>
        <w:t>This text is very similar to text in your introduction for chapter 1. That might be another reason not to keep this Project Background and Introduction section.</w:t>
      </w:r>
    </w:p>
  </w:comment>
  <w:comment w:id="52" w:author="Andrea Schreier" w:date="2023-09-06T10:19:00Z" w:initials="AS">
    <w:p w14:paraId="3F353CBB" w14:textId="0A8527A6" w:rsidR="002E2FF8" w:rsidRDefault="002E2FF8" w:rsidP="000C76AA">
      <w:pPr>
        <w:jc w:val="left"/>
      </w:pPr>
      <w:r>
        <w:rPr>
          <w:rStyle w:val="CommentReference"/>
        </w:rPr>
        <w:annotationRef/>
      </w:r>
      <w:r>
        <w:rPr>
          <w:color w:val="000000"/>
        </w:rPr>
        <w:t xml:space="preserve">I’m not sure how this would work. Does this refer to health threats? </w:t>
      </w:r>
    </w:p>
  </w:comment>
  <w:comment w:id="55" w:author="Andrea Schreier" w:date="2023-09-06T10:23:00Z" w:initials="AS">
    <w:p w14:paraId="5F11A780" w14:textId="77777777" w:rsidR="002E2FF8" w:rsidRDefault="002E2FF8" w:rsidP="00AC793B">
      <w:pPr>
        <w:jc w:val="left"/>
      </w:pPr>
      <w:r>
        <w:rPr>
          <w:rStyle w:val="CommentReference"/>
        </w:rPr>
        <w:annotationRef/>
      </w:r>
      <w:r>
        <w:rPr>
          <w:color w:val="000000"/>
        </w:rPr>
        <w:t xml:space="preserve">Individual samples? Or fewer individual biologists participating? </w:t>
      </w:r>
    </w:p>
  </w:comment>
  <w:comment w:id="77" w:author="Andrea Schreier" w:date="2023-09-06T11:02:00Z" w:initials="AS">
    <w:p w14:paraId="40ECAA40" w14:textId="77777777" w:rsidR="0086536E" w:rsidRDefault="0086536E" w:rsidP="0086536E">
      <w:pPr>
        <w:jc w:val="left"/>
      </w:pPr>
      <w:r>
        <w:rPr>
          <w:rStyle w:val="CommentReference"/>
        </w:rPr>
        <w:annotationRef/>
      </w:r>
      <w:r>
        <w:rPr>
          <w:color w:val="000000"/>
        </w:rPr>
        <w:t>Is it worth mentioning that this DNA needs to be HMW?</w:t>
      </w:r>
    </w:p>
  </w:comment>
  <w:comment w:id="74" w:author="Andrea Schreier" w:date="2023-09-06T11:08:00Z" w:initials="AS">
    <w:p w14:paraId="524C393B" w14:textId="77777777" w:rsidR="0086536E" w:rsidRDefault="0086536E" w:rsidP="0086536E">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168" w:author="Andrea Schreier" w:date="2023-09-06T10:28:00Z" w:initials="AS">
    <w:p w14:paraId="7A245377" w14:textId="77777777" w:rsidR="003846EB" w:rsidRDefault="003846EB" w:rsidP="0009000F">
      <w:pPr>
        <w:jc w:val="left"/>
      </w:pPr>
      <w:r>
        <w:rPr>
          <w:rStyle w:val="CommentReference"/>
        </w:rPr>
        <w:annotationRef/>
      </w:r>
      <w:r>
        <w:rPr>
          <w:color w:val="000000"/>
        </w:rPr>
        <w:t xml:space="preserve">Every time I see </w:t>
      </w:r>
      <w:proofErr w:type="gramStart"/>
      <w:r>
        <w:rPr>
          <w:color w:val="000000"/>
        </w:rPr>
        <w:t>this</w:t>
      </w:r>
      <w:proofErr w:type="gramEnd"/>
      <w:r>
        <w:rPr>
          <w:color w:val="000000"/>
        </w:rPr>
        <w:t xml:space="preserve"> I am going to think about Lahontan cutthroat trout! :D</w:t>
      </w:r>
    </w:p>
  </w:comment>
  <w:comment w:id="169" w:author="Shannon Erica Kendal Joslin" w:date="2023-09-16T11:24:00Z" w:initials="SEKJ">
    <w:p w14:paraId="37138735" w14:textId="220207D4" w:rsidR="00731F54" w:rsidRDefault="00731F54">
      <w:pPr>
        <w:pStyle w:val="CommentText"/>
      </w:pPr>
      <w:r>
        <w:rPr>
          <w:rStyle w:val="CommentReference"/>
        </w:rPr>
        <w:annotationRef/>
      </w:r>
      <w:proofErr w:type="spellStart"/>
      <w:proofErr w:type="gramStart"/>
      <w:r>
        <w:t>haha</w:t>
      </w:r>
      <w:proofErr w:type="spellEnd"/>
      <w:proofErr w:type="gramEnd"/>
      <w:r>
        <w:t xml:space="preserve"> I know right? it was funny going the other way and when Mandi would talk about the trout I’d double take thinking it was the lactase gene</w:t>
      </w:r>
    </w:p>
  </w:comment>
  <w:comment w:id="170" w:author="Andrea Schreier" w:date="2023-09-06T10:31:00Z" w:initials="AS">
    <w:p w14:paraId="62A87306" w14:textId="77777777" w:rsidR="003846EB" w:rsidRDefault="003846EB" w:rsidP="0018260F">
      <w:pPr>
        <w:jc w:val="left"/>
      </w:pPr>
      <w:r>
        <w:rPr>
          <w:rStyle w:val="CommentReference"/>
        </w:rPr>
        <w:annotationRef/>
      </w:r>
      <w:r>
        <w:rPr>
          <w:color w:val="000000"/>
        </w:rPr>
        <w:t xml:space="preserve">Probably don’t need this since this section is just providing background information, not directly introducing material. </w:t>
      </w:r>
    </w:p>
  </w:comment>
  <w:comment w:id="177" w:author="Andrea Schreier" w:date="2023-09-06T10:43:00Z" w:initials="AS">
    <w:p w14:paraId="405CB03E" w14:textId="77777777" w:rsidR="00397880" w:rsidRDefault="00397880" w:rsidP="005B77AC">
      <w:pPr>
        <w:jc w:val="left"/>
      </w:pPr>
      <w:r>
        <w:rPr>
          <w:rStyle w:val="CommentReference"/>
        </w:rPr>
        <w:annotationRef/>
      </w:r>
      <w:r>
        <w:rPr>
          <w:color w:val="000000"/>
        </w:rPr>
        <w:t>What are some drivers of delta smelt declines? This sentence suggests that productivity levels and water temps affect some aspects of delta smelt biology (fecundity?) but it doesn’t provide any information about how trends in those variables are contributing to smelt decline, which might be more relevant since the focus of this chapter is producing a reference genome to improve conservation.</w:t>
      </w:r>
    </w:p>
  </w:comment>
  <w:comment w:id="216" w:author="Andrea Schreier" w:date="2023-09-06T10:52:00Z" w:initials="AS">
    <w:p w14:paraId="32AEA08B" w14:textId="77777777" w:rsidR="003E62D5" w:rsidRDefault="003E62D5" w:rsidP="003E62D5">
      <w:pPr>
        <w:jc w:val="left"/>
      </w:pPr>
      <w:r>
        <w:rPr>
          <w:rStyle w:val="CommentReference"/>
        </w:rPr>
        <w:annotationRef/>
      </w:r>
      <w:r>
        <w:rPr>
          <w:color w:val="000000"/>
        </w:rPr>
        <w:t>This content can go in the paragraph about why having a reference genome would benefit delta smelt conservation.</w:t>
      </w:r>
    </w:p>
  </w:comment>
  <w:comment w:id="226" w:author="Andrea Schreier" w:date="2023-09-06T10:51:00Z" w:initials="AS">
    <w:p w14:paraId="6EF6E281" w14:textId="77777777"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227" w:author="Shannon Erica Kendal Joslin" w:date="2023-10-13T08:24:00Z" w:initials="SEKJ">
    <w:p w14:paraId="6A8D2B88" w14:textId="5ABCD11D" w:rsidR="003E62D5" w:rsidRDefault="003E62D5">
      <w:pPr>
        <w:pStyle w:val="CommentText"/>
      </w:pPr>
      <w:r>
        <w:rPr>
          <w:rStyle w:val="CommentReference"/>
        </w:rPr>
        <w:annotationRef/>
      </w:r>
      <w:r>
        <w:t>I tried putting it in the paragraph before. What do you think?</w:t>
      </w:r>
    </w:p>
  </w:comment>
  <w:comment w:id="233" w:author="Andrea Schreier" w:date="2023-09-06T10:52:00Z" w:initials="AS">
    <w:p w14:paraId="7EEACEBB" w14:textId="77777777" w:rsidR="00EE0B9A" w:rsidRDefault="00EE0B9A" w:rsidP="004B1929">
      <w:pPr>
        <w:jc w:val="left"/>
      </w:pPr>
      <w:r>
        <w:rPr>
          <w:rStyle w:val="CommentReference"/>
        </w:rPr>
        <w:annotationRef/>
      </w:r>
      <w:r>
        <w:rPr>
          <w:color w:val="000000"/>
        </w:rPr>
        <w:t>This content can go in the paragraph about why having a reference genome would benefit delta smelt conservation.</w:t>
      </w:r>
    </w:p>
  </w:comment>
  <w:comment w:id="235"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236" w:author="Shannon Erica Kendal Joslin" w:date="2023-10-13T08:35:00Z" w:initials="SEKJ">
    <w:p w14:paraId="75E609D8" w14:textId="5B791A78" w:rsidR="005F6881" w:rsidRDefault="005F6881">
      <w:pPr>
        <w:pStyle w:val="CommentText"/>
      </w:pPr>
      <w:r>
        <w:rPr>
          <w:rStyle w:val="CommentReference"/>
        </w:rPr>
        <w:annotationRef/>
      </w:r>
      <w:r>
        <w:t>I put it here after looking at the structure of Shannon K’s assembly papers which were published in Journal of Heredity – should I move?</w:t>
      </w:r>
    </w:p>
  </w:comment>
  <w:comment w:id="270" w:author="Andrea Schreier" w:date="2023-09-06T11:23:00Z" w:initials="AS">
    <w:p w14:paraId="541DD987"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271" w:author="Shannon Erica Kendal Joslin" w:date="2023-09-17T16:20:00Z" w:initials="SEKJ">
    <w:p w14:paraId="182EE670" w14:textId="265BF537" w:rsidR="00B50827" w:rsidRDefault="00B50827">
      <w:pPr>
        <w:pStyle w:val="CommentText"/>
      </w:pPr>
      <w:r>
        <w:rPr>
          <w:rStyle w:val="CommentReference"/>
        </w:rPr>
        <w:annotationRef/>
      </w:r>
      <w:r>
        <w:t>Is this better here?</w:t>
      </w:r>
    </w:p>
  </w:comment>
  <w:comment w:id="283" w:author="Shannon Erica Kendal Joslin" w:date="2023-09-17T15:30:00Z" w:initials="SEKJ">
    <w:p w14:paraId="0E0D290E" w14:textId="07CAA199" w:rsidR="00B0064E" w:rsidRDefault="00B0064E">
      <w:pPr>
        <w:pStyle w:val="CommentText"/>
      </w:pPr>
      <w:r>
        <w:rPr>
          <w:rStyle w:val="CommentReference"/>
        </w:rPr>
        <w:annotationRef/>
      </w:r>
      <w:r>
        <w:t xml:space="preserve">Should I </w:t>
      </w:r>
      <w:proofErr w:type="gramStart"/>
      <w:r>
        <w:t>actually get</w:t>
      </w:r>
      <w:proofErr w:type="gramEnd"/>
      <w:r>
        <w:t xml:space="preserve"> rid of this since I’m not reporting on using the Arima hi-c data??</w:t>
      </w:r>
    </w:p>
  </w:comment>
  <w:comment w:id="292" w:author="Andrea Schreier" w:date="2023-09-06T11:02:00Z" w:initials="AS">
    <w:p w14:paraId="63D8D100" w14:textId="77777777" w:rsidR="00D14BAF" w:rsidRDefault="00D14BAF" w:rsidP="00976770">
      <w:pPr>
        <w:jc w:val="left"/>
      </w:pPr>
      <w:r>
        <w:rPr>
          <w:rStyle w:val="CommentReference"/>
        </w:rPr>
        <w:annotationRef/>
      </w:r>
      <w:r>
        <w:rPr>
          <w:color w:val="000000"/>
        </w:rPr>
        <w:t>Is it worth mentioning that this DNA needs to be HMW?</w:t>
      </w:r>
    </w:p>
  </w:comment>
  <w:comment w:id="290" w:author="Andrea Schreier" w:date="2023-09-06T11:08:00Z" w:initials="AS">
    <w:p w14:paraId="736A746E" w14:textId="77777777" w:rsidR="00D14BAF" w:rsidRDefault="00D14BAF" w:rsidP="00F56891">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293" w:author="Andrea Schreier" w:date="2023-09-06T11:05:00Z" w:initials="AS">
    <w:p w14:paraId="1344CA21" w14:textId="75173C18" w:rsidR="00D14BAF" w:rsidRDefault="00D14BAF" w:rsidP="004E376A">
      <w:pPr>
        <w:jc w:val="left"/>
      </w:pPr>
      <w:r>
        <w:rPr>
          <w:rStyle w:val="CommentReference"/>
        </w:rPr>
        <w:annotationRef/>
      </w:r>
      <w:r>
        <w:rPr>
          <w:color w:val="000000"/>
        </w:rPr>
        <w:t>This is already stated in the previous paragraph.</w:t>
      </w:r>
    </w:p>
  </w:comment>
  <w:comment w:id="294" w:author="Shannon Erica Kendal Joslin" w:date="2023-09-17T15:41:00Z" w:initials="SEKJ">
    <w:p w14:paraId="67C8F99A" w14:textId="0F8BE0D9" w:rsidR="001D762E" w:rsidRDefault="001D762E">
      <w:pPr>
        <w:pStyle w:val="CommentText"/>
      </w:pPr>
      <w:r>
        <w:rPr>
          <w:rStyle w:val="CommentReference"/>
        </w:rPr>
        <w:annotationRef/>
      </w:r>
      <w:r>
        <w:t xml:space="preserve">In the previous </w:t>
      </w:r>
      <w:r w:rsidR="00167B56">
        <w:t>paragraph</w:t>
      </w:r>
      <w:r>
        <w:t xml:space="preserve"> I only mentioned DNA e</w:t>
      </w:r>
      <w:r w:rsidR="00167B56">
        <w:t xml:space="preserve">xtractions since </w:t>
      </w:r>
      <w:proofErr w:type="spellStart"/>
      <w:r w:rsidR="00167B56">
        <w:t>its</w:t>
      </w:r>
      <w:proofErr w:type="spellEnd"/>
      <w:r w:rsidR="00167B56">
        <w:t xml:space="preserve"> in the extractions section. Should I state that all the extractions and library prep for linked and long reads were done at the genome center in the previous section? </w:t>
      </w:r>
    </w:p>
  </w:comment>
  <w:comment w:id="299" w:author="Andrea Schreier" w:date="2023-09-06T11:23:00Z" w:initials="AS">
    <w:p w14:paraId="0FCF7225" w14:textId="77777777" w:rsidR="007B7A16" w:rsidRDefault="007B7A16" w:rsidP="00117C6B">
      <w:pPr>
        <w:jc w:val="left"/>
      </w:pPr>
      <w:r>
        <w:rPr>
          <w:rStyle w:val="CommentReference"/>
        </w:rPr>
        <w:annotationRef/>
      </w:r>
      <w:r>
        <w:rPr>
          <w:color w:val="000000"/>
        </w:rPr>
        <w:t>What was the reason for low-input libraries? Was there not enough DNA from one of the samples?</w:t>
      </w:r>
    </w:p>
  </w:comment>
  <w:comment w:id="300" w:author="Shannon Erica Kendal Joslin" w:date="2023-09-17T16:14:00Z" w:initials="SEKJ">
    <w:p w14:paraId="3FA0720B" w14:textId="1845A43F" w:rsidR="00586A77" w:rsidRDefault="00586A77">
      <w:pPr>
        <w:pStyle w:val="CommentText"/>
      </w:pPr>
      <w:r>
        <w:rPr>
          <w:rStyle w:val="CommentReference"/>
        </w:rPr>
        <w:annotationRef/>
      </w:r>
      <w:r>
        <w:t>Yeah, there wasn’t enough for the regular method</w:t>
      </w:r>
    </w:p>
  </w:comment>
  <w:comment w:id="308" w:author="Andrea Schreier" w:date="2023-09-06T11:23:00Z" w:initials="AS">
    <w:p w14:paraId="35ABE9FB" w14:textId="77777777" w:rsidR="00B50827" w:rsidRDefault="00B50827" w:rsidP="00B50827">
      <w:pPr>
        <w:jc w:val="left"/>
      </w:pPr>
      <w:r>
        <w:rPr>
          <w:rStyle w:val="CommentReference"/>
        </w:rPr>
        <w:annotationRef/>
      </w:r>
      <w:r>
        <w:rPr>
          <w:color w:val="000000"/>
        </w:rPr>
        <w:t xml:space="preserve">I think this is fine for your </w:t>
      </w:r>
      <w:proofErr w:type="gramStart"/>
      <w:r>
        <w:rPr>
          <w:color w:val="000000"/>
        </w:rPr>
        <w:t>dissertation</w:t>
      </w:r>
      <w:proofErr w:type="gramEnd"/>
      <w:r>
        <w:rPr>
          <w:color w:val="000000"/>
        </w:rPr>
        <w:t xml:space="preserve"> but a reviewer might ask to see this info in the section about DNA extraction.</w:t>
      </w:r>
    </w:p>
  </w:comment>
  <w:comment w:id="323" w:author="Andrea Schreier" w:date="2023-09-06T11:53:00Z" w:initials="AS">
    <w:p w14:paraId="6D10755A" w14:textId="77777777" w:rsidR="002A4536" w:rsidRDefault="002A4536" w:rsidP="005F1D45">
      <w:pPr>
        <w:jc w:val="left"/>
      </w:pPr>
      <w:r>
        <w:rPr>
          <w:rStyle w:val="CommentReference"/>
        </w:rPr>
        <w:annotationRef/>
      </w:r>
      <w:r>
        <w:rPr>
          <w:color w:val="000000"/>
        </w:rPr>
        <w:t>Dennis should be able to tell you the salinity they hold smelt at.</w:t>
      </w:r>
    </w:p>
  </w:comment>
  <w:comment w:id="324" w:author="Shannon Erica Kendal Joslin" w:date="2023-10-13T09:33:00Z" w:initials="SEKJ">
    <w:p w14:paraId="590706C7" w14:textId="0D0C668B" w:rsidR="00CD7629" w:rsidRDefault="00CD7629">
      <w:pPr>
        <w:pStyle w:val="CommentText"/>
      </w:pPr>
      <w:r>
        <w:rPr>
          <w:rStyle w:val="CommentReference"/>
        </w:rPr>
        <w:annotationRef/>
      </w:r>
      <w:r>
        <w:t>I emailed him and will fill in when I hear back (10/13)</w:t>
      </w:r>
    </w:p>
  </w:comment>
  <w:comment w:id="328" w:author="Andrea Schreier" w:date="2023-09-06T13:15:00Z" w:initials="AS">
    <w:p w14:paraId="4E1B48B1" w14:textId="77777777" w:rsidR="002C1A78" w:rsidRDefault="002C1A78" w:rsidP="002C1A78">
      <w:pPr>
        <w:jc w:val="left"/>
      </w:pPr>
      <w:r>
        <w:rPr>
          <w:rStyle w:val="CommentReference"/>
        </w:rPr>
        <w:annotationRef/>
      </w:r>
      <w:r>
        <w:t>I deleted the sentence prior to these because that info was in the Methods. These sentences here should go in the methods as well.</w:t>
      </w:r>
    </w:p>
  </w:comment>
  <w:comment w:id="335" w:author="Andrea Schreier" w:date="2023-09-06T12:52:00Z" w:initials="AS">
    <w:p w14:paraId="297E9798" w14:textId="77777777" w:rsidR="00FE49ED" w:rsidRDefault="00FE49ED" w:rsidP="00E37CB5">
      <w:pPr>
        <w:jc w:val="left"/>
      </w:pPr>
      <w:r>
        <w:rPr>
          <w:rStyle w:val="CommentReference"/>
        </w:rPr>
        <w:annotationRef/>
      </w:r>
      <w:r>
        <w:rPr>
          <w:color w:val="000000"/>
        </w:rPr>
        <w:t>Organ tissue? Scales?</w:t>
      </w:r>
    </w:p>
  </w:comment>
  <w:comment w:id="357" w:author="Andrea Schreier" w:date="2023-09-06T13:18:00Z" w:initials="AS">
    <w:p w14:paraId="134C7126" w14:textId="77777777" w:rsidR="00384916" w:rsidRDefault="00384916" w:rsidP="00C6078D">
      <w:pPr>
        <w:jc w:val="left"/>
      </w:pPr>
      <w:r>
        <w:rPr>
          <w:rStyle w:val="CommentReference"/>
        </w:rPr>
        <w:annotationRef/>
      </w:r>
      <w:r>
        <w:rPr>
          <w:color w:val="000000"/>
        </w:rPr>
        <w:t>Karyotyping. There are lots of cytogenetic methods (flow cytometry, FISH, etc) so it might be worth referring to what you did (here, in methods and results, including subheadings) as karyotyping</w:t>
      </w:r>
    </w:p>
  </w:comment>
  <w:comment w:id="361" w:author="Andrea Schreier" w:date="2023-09-06T13:25:00Z" w:initials="AS">
    <w:p w14:paraId="645974B4" w14:textId="77777777" w:rsidR="00D37010" w:rsidRDefault="00D37010" w:rsidP="00DC2040">
      <w:pPr>
        <w:jc w:val="left"/>
      </w:pPr>
      <w:r>
        <w:rPr>
          <w:rStyle w:val="CommentReference"/>
        </w:rPr>
        <w:annotationRef/>
      </w:r>
      <w:r>
        <w:t>Too bad there isn’t a karyotype for wakasagi. It would be interesting to know if they have the same haploid genome size which would facilitate hybridization.</w:t>
      </w:r>
    </w:p>
  </w:comment>
  <w:comment w:id="362" w:author="Shannon Erica Kendal Joslin" w:date="2023-10-13T09:50:00Z" w:initials="SEKJ">
    <w:p w14:paraId="5185D6F2" w14:textId="656680A8" w:rsidR="0002656D" w:rsidRDefault="0002656D">
      <w:pPr>
        <w:pStyle w:val="CommentText"/>
      </w:pPr>
      <w:r>
        <w:rPr>
          <w:rStyle w:val="CommentReference"/>
        </w:rPr>
        <w:annotationRef/>
      </w:r>
      <w:r>
        <w:t xml:space="preserve"> </w:t>
      </w:r>
      <w:r w:rsidR="00450007">
        <w:t xml:space="preserve">I think I explained this poorly – the </w:t>
      </w:r>
      <w:proofErr w:type="spellStart"/>
      <w:r w:rsidR="00450007">
        <w:t>Kitada</w:t>
      </w:r>
      <w:proofErr w:type="spellEnd"/>
      <w:r w:rsidR="00450007">
        <w:t xml:space="preserve"> paper calls </w:t>
      </w:r>
      <w:r w:rsidR="00450007">
        <w:rPr>
          <w:i/>
          <w:iCs/>
        </w:rPr>
        <w:t>H. transpacificus nipponensis</w:t>
      </w:r>
      <w:r w:rsidR="00450007">
        <w:t xml:space="preserve"> “pond smelt”</w:t>
      </w:r>
      <w:r w:rsidR="007A1A46">
        <w:t xml:space="preserve"> which I only recently found out when I was able to find the full </w:t>
      </w:r>
      <w:proofErr w:type="gramStart"/>
      <w:r w:rsidR="007A1A46">
        <w:t>article</w:t>
      </w:r>
      <w:proofErr w:type="gramEnd"/>
      <w:r w:rsidR="00450007">
        <w:t xml:space="preserve"> but it is </w:t>
      </w:r>
      <w:proofErr w:type="spellStart"/>
      <w:r w:rsidR="00450007">
        <w:t>wakasagi</w:t>
      </w:r>
      <w:proofErr w:type="spellEnd"/>
      <w:r w:rsidR="00450007">
        <w:t xml:space="preserve">! It took me having to request the paper from the UC library system to find a physical form of the paper, but the images they captured are great! </w:t>
      </w:r>
    </w:p>
  </w:comment>
  <w:comment w:id="372"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373" w:author="Shannon Erica Kendal Joslin" w:date="2023-10-13T10:12:00Z" w:initials="SEKJ">
    <w:p w14:paraId="7BFEF3E8" w14:textId="617FF65C" w:rsidR="002B5B6D" w:rsidRDefault="002B5B6D">
      <w:pPr>
        <w:pStyle w:val="CommentText"/>
      </w:pPr>
      <w:r>
        <w:rPr>
          <w:rStyle w:val="CommentReference"/>
        </w:rPr>
        <w:annotationRef/>
      </w:r>
      <w:r>
        <w:t xml:space="preserve">Oh amazing!! she </w:t>
      </w:r>
      <w:proofErr w:type="gramStart"/>
      <w:r>
        <w:t>definitely uses</w:t>
      </w:r>
      <w:proofErr w:type="gramEnd"/>
      <w:r>
        <w:t xml:space="preserve"> it! Before I left Mandi and I discussed being a co-author on it. Am I still included?</w:t>
      </w:r>
    </w:p>
  </w:comment>
  <w:comment w:id="376" w:author="Andrea Schreier" w:date="2023-09-06T14:45:00Z" w:initials="AS">
    <w:p w14:paraId="102E34CF" w14:textId="77777777"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377" w:author="Shannon Erica Kendal Joslin" w:date="2023-10-13T10:19:00Z" w:initials="SEKJ">
    <w:p w14:paraId="2CFB0758" w14:textId="70B188A7" w:rsidR="00D6042A" w:rsidRDefault="00D6042A">
      <w:pPr>
        <w:pStyle w:val="CommentText"/>
      </w:pPr>
      <w:r>
        <w:rPr>
          <w:rStyle w:val="CommentReference"/>
        </w:rPr>
        <w:annotationRef/>
      </w:r>
      <w:r>
        <w:t>I will check!</w:t>
      </w:r>
    </w:p>
  </w:comment>
  <w:comment w:id="407" w:author="Andrea Schreier" w:date="2023-09-06T13:33:00Z" w:initials="AS">
    <w:p w14:paraId="11DBE382" w14:textId="118FBEA5" w:rsidR="00210561" w:rsidRDefault="00210561" w:rsidP="00EC7D14">
      <w:pPr>
        <w:jc w:val="left"/>
      </w:pPr>
      <w:r>
        <w:rPr>
          <w:rStyle w:val="CommentReference"/>
        </w:rPr>
        <w:annotationRef/>
      </w:r>
      <w:r>
        <w:rPr>
          <w:color w:val="000000"/>
        </w:rPr>
        <w:t xml:space="preserve">Instead of run ID, or in addition to, I wonder if individual IDs for the smelt sequenced would be good to include. </w:t>
      </w:r>
    </w:p>
  </w:comment>
  <w:comment w:id="408" w:author="Shannon Erica Kendal Joslin" w:date="2023-10-13T11:08:00Z" w:initials="SEKJ">
    <w:p w14:paraId="603D3EB7" w14:textId="726CB91A" w:rsidR="001C0134" w:rsidRDefault="001C0134">
      <w:pPr>
        <w:pStyle w:val="CommentText"/>
      </w:pPr>
      <w:r>
        <w:rPr>
          <w:rStyle w:val="CommentReference"/>
        </w:rPr>
        <w:annotationRef/>
      </w:r>
      <w:r>
        <w:t>Definitely</w:t>
      </w:r>
    </w:p>
  </w:comment>
  <w:comment w:id="413" w:author="Andrea Schreier" w:date="2023-09-06T13:34:00Z" w:initials="AS">
    <w:p w14:paraId="1BF1E970" w14:textId="77777777" w:rsidR="00210561" w:rsidRDefault="00210561"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414" w:author="Shannon Erica Kendal Joslin" w:date="2023-10-13T10:24:00Z" w:initials="SEKJ">
    <w:p w14:paraId="7E2A989F" w14:textId="7653C584" w:rsidR="00210561" w:rsidRDefault="00210561">
      <w:pPr>
        <w:pStyle w:val="CommentText"/>
      </w:pPr>
      <w:r>
        <w:rPr>
          <w:rStyle w:val="CommentReference"/>
        </w:rPr>
        <w:annotationRef/>
      </w:r>
      <w:r>
        <w:t>I agree… oddly the only explanations of GC content differences that I can find say that HiFi reads usually have a GC bias… I’m not sure what to do?</w:t>
      </w:r>
    </w:p>
  </w:comment>
  <w:comment w:id="614" w:author="Shannon Erica Kendal Joslin" w:date="2023-10-13T10:23:00Z" w:initials="SEKJ">
    <w:p w14:paraId="342F0419" w14:textId="4DC448D3" w:rsidR="00210561" w:rsidRDefault="00210561">
      <w:pPr>
        <w:pStyle w:val="CommentText"/>
      </w:pPr>
      <w:r>
        <w:rPr>
          <w:rStyle w:val="CommentReference"/>
        </w:rPr>
        <w:annotationRef/>
      </w:r>
      <w:r>
        <w:t>Should I delete these last two lines since I don’t use them for my dissertation?</w:t>
      </w:r>
    </w:p>
  </w:comment>
  <w:comment w:id="649" w:author="Andrea Schreier" w:date="2023-09-06T13:37:00Z" w:initials="AS">
    <w:p w14:paraId="577BD998" w14:textId="77777777" w:rsidR="008F7FE6" w:rsidRDefault="008F7FE6" w:rsidP="0059466C">
      <w:pPr>
        <w:jc w:val="left"/>
      </w:pPr>
      <w:r>
        <w:rPr>
          <w:rStyle w:val="CommentReference"/>
        </w:rPr>
        <w:annotationRef/>
      </w:r>
      <w:r>
        <w:rPr>
          <w:color w:val="000000"/>
        </w:rPr>
        <w:t xml:space="preserve">I think this table is </w:t>
      </w:r>
      <w:proofErr w:type="gramStart"/>
      <w:r>
        <w:rPr>
          <w:color w:val="000000"/>
        </w:rPr>
        <w:t>really cool</w:t>
      </w:r>
      <w:proofErr w:type="gramEnd"/>
      <w:r>
        <w:rPr>
          <w:color w:val="000000"/>
        </w:rPr>
        <w:t xml:space="preserve"> because it highlights how dramatically the assembly improves with the addition of data from a different platform!</w:t>
      </w:r>
    </w:p>
  </w:comment>
  <w:comment w:id="650" w:author="Shannon Erica Kendal Joslin" w:date="2023-10-13T10:25:00Z" w:initials="SEKJ">
    <w:p w14:paraId="06CD4F7E" w14:textId="3F0DF6A2" w:rsidR="00D6042A" w:rsidRDefault="00D6042A">
      <w:pPr>
        <w:pStyle w:val="CommentText"/>
      </w:pPr>
      <w:r>
        <w:rPr>
          <w:rStyle w:val="CommentReference"/>
        </w:rPr>
        <w:annotationRef/>
      </w:r>
      <w:r>
        <w:t xml:space="preserve">Thanks! I do too! </w:t>
      </w:r>
      <w:r>
        <w:sym w:font="Wingdings" w:char="F04A"/>
      </w:r>
    </w:p>
  </w:comment>
  <w:comment w:id="693" w:author="Andrea Schreier" w:date="2022-09-07T13:56:00Z" w:initials="AS">
    <w:p w14:paraId="0E108BCF" w14:textId="12D8D76F" w:rsidR="00C6769A" w:rsidRDefault="00C6769A">
      <w:pPr>
        <w:pStyle w:val="CommentText"/>
      </w:pPr>
      <w:r>
        <w:rPr>
          <w:rStyle w:val="CommentReference"/>
        </w:rPr>
        <w:annotationRef/>
      </w:r>
      <w:r>
        <w:t>Could the axis labels be made larger?</w:t>
      </w:r>
    </w:p>
  </w:comment>
  <w:comment w:id="694" w:author="Andrea Schreier" w:date="2023-09-06T13:42:00Z" w:initials="AS">
    <w:p w14:paraId="2F88A4A9" w14:textId="77777777" w:rsidR="008F7FE6" w:rsidRDefault="008F7FE6" w:rsidP="00626DCB">
      <w:pPr>
        <w:jc w:val="left"/>
      </w:pPr>
      <w:r>
        <w:rPr>
          <w:rStyle w:val="CommentReference"/>
        </w:rPr>
        <w:annotationRef/>
      </w:r>
      <w:r>
        <w:rPr>
          <w:color w:val="000000"/>
        </w:rPr>
        <w:t>It would be great if the X axes could be labeled with “k-mer frequency” and the Y “number of distinct k-mers” and you can move the k = 21 and k = 31 to the right hand side (so doesn’t get in the way of the y axis labels).</w:t>
      </w:r>
    </w:p>
  </w:comment>
  <w:comment w:id="695" w:author="Andrea Schreier" w:date="2023-09-06T13:44:00Z" w:initials="AS">
    <w:p w14:paraId="64FB2429" w14:textId="77777777" w:rsidR="00395A40" w:rsidRDefault="00395A40" w:rsidP="002D3E94">
      <w:pPr>
        <w:jc w:val="left"/>
      </w:pPr>
      <w:r>
        <w:rPr>
          <w:rStyle w:val="CommentReference"/>
        </w:rPr>
        <w:annotationRef/>
      </w:r>
      <w:r>
        <w:rPr>
          <w:color w:val="000000"/>
        </w:rPr>
        <w:t xml:space="preserve">Here I would remove k = 21 and k = 31 from the </w:t>
      </w:r>
      <w:proofErr w:type="gramStart"/>
      <w:r>
        <w:rPr>
          <w:color w:val="000000"/>
        </w:rPr>
        <w:t>left hand</w:t>
      </w:r>
      <w:proofErr w:type="gramEnd"/>
      <w:r>
        <w:rPr>
          <w:color w:val="000000"/>
        </w:rPr>
        <w:t xml:space="preserve"> side and just rely on the caption here to describe what k-mr length is in each row. Then increase the size of the axis labels.</w:t>
      </w:r>
    </w:p>
  </w:comment>
  <w:comment w:id="696" w:author="Andrea Schreier" w:date="2023-09-06T13:45:00Z" w:initials="AS">
    <w:p w14:paraId="04CC7F42" w14:textId="77777777" w:rsidR="00395A40" w:rsidRDefault="00395A40" w:rsidP="006510FF">
      <w:pPr>
        <w:jc w:val="left"/>
      </w:pPr>
      <w:r>
        <w:rPr>
          <w:rStyle w:val="CommentReference"/>
        </w:rPr>
        <w:annotationRef/>
      </w:r>
      <w:r>
        <w:rPr>
          <w:color w:val="000000"/>
        </w:rPr>
        <w:t>Or if you want to keep the axis labels in the caption, I would delete them from the figure rather than leaving tiny text there that is difficult to read.</w:t>
      </w:r>
    </w:p>
  </w:comment>
  <w:comment w:id="697" w:author="Andrea Schreier" w:date="2023-09-06T13:46:00Z" w:initials="AS">
    <w:p w14:paraId="29108EDF" w14:textId="77777777" w:rsidR="00395A40" w:rsidRDefault="00395A40" w:rsidP="00B31551">
      <w:pPr>
        <w:jc w:val="left"/>
      </w:pPr>
      <w:r>
        <w:rPr>
          <w:rStyle w:val="CommentReference"/>
        </w:rPr>
        <w:annotationRef/>
      </w:r>
      <w:r>
        <w:rPr>
          <w:color w:val="000000"/>
        </w:rPr>
        <w:t>See comments on Figure 2.4</w:t>
      </w:r>
    </w:p>
  </w:comment>
  <w:comment w:id="698" w:author="Andrea Schreier" w:date="2023-09-06T13:50:00Z" w:initials="AS">
    <w:p w14:paraId="5C369C19" w14:textId="77777777" w:rsidR="00395A40" w:rsidRDefault="00395A40" w:rsidP="005F6182">
      <w:pPr>
        <w:jc w:val="left"/>
      </w:pPr>
      <w:r>
        <w:rPr>
          <w:rStyle w:val="CommentReference"/>
        </w:rPr>
        <w:annotationRef/>
      </w:r>
      <w:r>
        <w:rPr>
          <w:color w:val="000000"/>
        </w:rPr>
        <w:t>The scale bar is difficult to read. Can an image editor be used to replace the text underneath the bar with text in larger font?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A5902C" w15:done="0"/>
  <w15:commentEx w15:paraId="19E37CDC" w15:done="0"/>
  <w15:commentEx w15:paraId="3F353CBB" w15:done="0"/>
  <w15:commentEx w15:paraId="5F11A780" w15:done="0"/>
  <w15:commentEx w15:paraId="40ECAA40" w15:done="0"/>
  <w15:commentEx w15:paraId="524C393B" w15:done="0"/>
  <w15:commentEx w15:paraId="7A245377" w15:done="0"/>
  <w15:commentEx w15:paraId="37138735" w15:paraIdParent="7A245377" w15:done="0"/>
  <w15:commentEx w15:paraId="62A87306" w15:done="0"/>
  <w15:commentEx w15:paraId="405CB03E" w15:done="0"/>
  <w15:commentEx w15:paraId="32AEA08B" w15:done="0"/>
  <w15:commentEx w15:paraId="6EF6E281" w15:done="0"/>
  <w15:commentEx w15:paraId="6A8D2B88" w15:paraIdParent="6EF6E281" w15:done="0"/>
  <w15:commentEx w15:paraId="7EEACEBB" w15:done="0"/>
  <w15:commentEx w15:paraId="0587E0E2" w15:done="0"/>
  <w15:commentEx w15:paraId="75E609D8" w15:paraIdParent="0587E0E2" w15:done="0"/>
  <w15:commentEx w15:paraId="541DD987" w15:done="0"/>
  <w15:commentEx w15:paraId="182EE670" w15:paraIdParent="541DD987" w15:done="0"/>
  <w15:commentEx w15:paraId="0E0D290E" w15:done="0"/>
  <w15:commentEx w15:paraId="63D8D100" w15:done="0"/>
  <w15:commentEx w15:paraId="736A746E" w15:done="0"/>
  <w15:commentEx w15:paraId="1344CA21" w15:done="0"/>
  <w15:commentEx w15:paraId="67C8F99A" w15:paraIdParent="1344CA21" w15:done="0"/>
  <w15:commentEx w15:paraId="0FCF7225" w15:done="0"/>
  <w15:commentEx w15:paraId="3FA0720B" w15:paraIdParent="0FCF7225" w15:done="0"/>
  <w15:commentEx w15:paraId="35ABE9FB" w15:done="0"/>
  <w15:commentEx w15:paraId="6D10755A" w15:done="0"/>
  <w15:commentEx w15:paraId="590706C7" w15:paraIdParent="6D10755A" w15:done="0"/>
  <w15:commentEx w15:paraId="4E1B48B1" w15:done="0"/>
  <w15:commentEx w15:paraId="297E9798" w15:done="0"/>
  <w15:commentEx w15:paraId="134C7126" w15:done="0"/>
  <w15:commentEx w15:paraId="645974B4" w15:done="0"/>
  <w15:commentEx w15:paraId="5185D6F2" w15:paraIdParent="645974B4" w15:done="0"/>
  <w15:commentEx w15:paraId="3DA5541B" w15:done="0"/>
  <w15:commentEx w15:paraId="7BFEF3E8" w15:paraIdParent="3DA5541B" w15:done="0"/>
  <w15:commentEx w15:paraId="102E34CF" w15:done="0"/>
  <w15:commentEx w15:paraId="2CFB0758" w15:paraIdParent="102E34CF" w15:done="0"/>
  <w15:commentEx w15:paraId="11DBE382" w15:done="0"/>
  <w15:commentEx w15:paraId="603D3EB7" w15:paraIdParent="11DBE382" w15:done="0"/>
  <w15:commentEx w15:paraId="1BF1E970" w15:done="0"/>
  <w15:commentEx w15:paraId="7E2A989F" w15:paraIdParent="1BF1E970" w15:done="0"/>
  <w15:commentEx w15:paraId="342F0419" w15:done="0"/>
  <w15:commentEx w15:paraId="577BD998" w15:done="0"/>
  <w15:commentEx w15:paraId="06CD4F7E" w15:paraIdParent="577BD998" w15:done="0"/>
  <w15:commentEx w15:paraId="0E108BCF" w15:done="0"/>
  <w15:commentEx w15:paraId="2F88A4A9" w15:paraIdParent="0E108BCF" w15:done="0"/>
  <w15:commentEx w15:paraId="64FB2429" w15:done="0"/>
  <w15:commentEx w15:paraId="04CC7F42" w15:paraIdParent="64FB2429" w15:done="0"/>
  <w15:commentEx w15:paraId="29108EDF" w15:done="0"/>
  <w15:commentEx w15:paraId="5C369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2CFA7" w16cex:dateUtc="2023-09-06T17:15:00Z"/>
  <w16cex:commentExtensible w16cex:durableId="28A2D5DD" w16cex:dateUtc="2023-09-06T17:41:00Z"/>
  <w16cex:commentExtensible w16cex:durableId="28A2D0A8" w16cex:dateUtc="2023-09-06T17:19:00Z"/>
  <w16cex:commentExtensible w16cex:durableId="28A2D1A9" w16cex:dateUtc="2023-09-06T17:23:00Z"/>
  <w16cex:commentExtensible w16cex:durableId="28D381D7" w16cex:dateUtc="2023-09-06T18:02:00Z"/>
  <w16cex:commentExtensible w16cex:durableId="28D381D6" w16cex:dateUtc="2023-09-06T18:08:00Z"/>
  <w16cex:commentExtensible w16cex:durableId="28A2D2E6" w16cex:dateUtc="2023-09-06T17:28:00Z"/>
  <w16cex:commentExtensible w16cex:durableId="28B00EF5" w16cex:dateUtc="2023-09-16T18:24:00Z"/>
  <w16cex:commentExtensible w16cex:durableId="28A2D364" w16cex:dateUtc="2023-09-06T17:31:00Z"/>
  <w16cex:commentExtensible w16cex:durableId="28A2D647" w16cex:dateUtc="2023-09-06T17:43:00Z"/>
  <w16cex:commentExtensible w16cex:durableId="28D37E54" w16cex:dateUtc="2023-09-06T17:52:00Z"/>
  <w16cex:commentExtensible w16cex:durableId="28A2D82B" w16cex:dateUtc="2023-09-06T17:51:00Z"/>
  <w16cex:commentExtensible w16cex:durableId="28D37D5B" w16cex:dateUtc="2023-10-12T23:24:00Z"/>
  <w16cex:commentExtensible w16cex:durableId="28A2D875" w16cex:dateUtc="2023-09-06T17:52:00Z"/>
  <w16cex:commentExtensible w16cex:durableId="28A2D8A3" w16cex:dateUtc="2023-09-06T17:53:00Z"/>
  <w16cex:commentExtensible w16cex:durableId="28D37FD5" w16cex:dateUtc="2023-10-12T23:35:00Z"/>
  <w16cex:commentExtensible w16cex:durableId="28B1A5C3" w16cex:dateUtc="2023-09-06T18:23:00Z"/>
  <w16cex:commentExtensible w16cex:durableId="28B1A5CA" w16cex:dateUtc="2023-09-17T23:20:00Z"/>
  <w16cex:commentExtensible w16cex:durableId="28B19A20" w16cex:dateUtc="2023-09-17T22:30:00Z"/>
  <w16cex:commentExtensible w16cex:durableId="28A2DAB4" w16cex:dateUtc="2023-09-06T18:02:00Z"/>
  <w16cex:commentExtensible w16cex:durableId="28A2DC22" w16cex:dateUtc="2023-09-06T18:08:00Z"/>
  <w16cex:commentExtensible w16cex:durableId="28A2DB90" w16cex:dateUtc="2023-09-06T18:05:00Z"/>
  <w16cex:commentExtensible w16cex:durableId="28B19C98" w16cex:dateUtc="2023-09-17T22:41:00Z"/>
  <w16cex:commentExtensible w16cex:durableId="28A2DFA3" w16cex:dateUtc="2023-09-06T18:23:00Z"/>
  <w16cex:commentExtensible w16cex:durableId="28B1A47C" w16cex:dateUtc="2023-09-17T23:14:00Z"/>
  <w16cex:commentExtensible w16cex:durableId="28A2DFC2" w16cex:dateUtc="2023-09-06T18:23:00Z"/>
  <w16cex:commentExtensible w16cex:durableId="28A2E6D6" w16cex:dateUtc="2023-09-06T18:53:00Z"/>
  <w16cex:commentExtensible w16cex:durableId="28D38D5C" w16cex:dateUtc="2023-10-13T00:33:00Z"/>
  <w16cex:commentExtensible w16cex:durableId="28D39081" w16cex:dateUtc="2023-09-06T20:15:00Z"/>
  <w16cex:commentExtensible w16cex:durableId="28A2F47A" w16cex:dateUtc="2023-09-06T19:52:00Z"/>
  <w16cex:commentExtensible w16cex:durableId="28A2FA8D" w16cex:dateUtc="2023-09-06T20:18:00Z"/>
  <w16cex:commentExtensible w16cex:durableId="28A2FC5F" w16cex:dateUtc="2023-09-06T20:25:00Z"/>
  <w16cex:commentExtensible w16cex:durableId="28D39149" w16cex:dateUtc="2023-10-13T00:50:00Z"/>
  <w16cex:commentExtensible w16cex:durableId="28A2FD39" w16cex:dateUtc="2023-09-06T20:29:00Z"/>
  <w16cex:commentExtensible w16cex:durableId="28D39696" w16cex:dateUtc="2023-10-13T01:12:00Z"/>
  <w16cex:commentExtensible w16cex:durableId="28A30F17" w16cex:dateUtc="2023-09-06T21:45:00Z"/>
  <w16cex:commentExtensible w16cex:durableId="28D39848" w16cex:dateUtc="2023-10-13T01:19:00Z"/>
  <w16cex:commentExtensible w16cex:durableId="28A2FE15" w16cex:dateUtc="2023-09-06T20:33:00Z"/>
  <w16cex:commentExtensible w16cex:durableId="28D3A3AF" w16cex:dateUtc="2023-10-13T02:08:00Z"/>
  <w16cex:commentExtensible w16cex:durableId="28A2FE59" w16cex:dateUtc="2023-09-06T20:34:00Z"/>
  <w16cex:commentExtensible w16cex:durableId="28D3994F" w16cex:dateUtc="2023-10-13T01:24:00Z"/>
  <w16cex:commentExtensible w16cex:durableId="28D39936" w16cex:dateUtc="2023-10-13T01:23:00Z"/>
  <w16cex:commentExtensible w16cex:durableId="28A2FF28" w16cex:dateUtc="2023-09-06T20:37:00Z"/>
  <w16cex:commentExtensible w16cex:durableId="28D399A1" w16cex:dateUtc="2023-10-13T01:25:00Z"/>
  <w16cex:commentExtensible w16cex:durableId="26C32191" w16cex:dateUtc="2022-09-07T20:56:00Z"/>
  <w16cex:commentExtensible w16cex:durableId="28A3002C" w16cex:dateUtc="2023-09-06T20:42:00Z"/>
  <w16cex:commentExtensible w16cex:durableId="28A300B8" w16cex:dateUtc="2023-09-06T20:44:00Z"/>
  <w16cex:commentExtensible w16cex:durableId="28A300F2" w16cex:dateUtc="2023-09-06T20:45:00Z"/>
  <w16cex:commentExtensible w16cex:durableId="28A3012B" w16cex:dateUtc="2023-09-06T20:46:00Z"/>
  <w16cex:commentExtensible w16cex:durableId="28A30236" w16cex:dateUtc="2023-09-06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A5902C" w16cid:durableId="28A2CFA7"/>
  <w16cid:commentId w16cid:paraId="19E37CDC" w16cid:durableId="28A2D5DD"/>
  <w16cid:commentId w16cid:paraId="3F353CBB" w16cid:durableId="28A2D0A8"/>
  <w16cid:commentId w16cid:paraId="5F11A780" w16cid:durableId="28A2D1A9"/>
  <w16cid:commentId w16cid:paraId="40ECAA40" w16cid:durableId="28D381D7"/>
  <w16cid:commentId w16cid:paraId="524C393B" w16cid:durableId="28D381D6"/>
  <w16cid:commentId w16cid:paraId="7A245377" w16cid:durableId="28A2D2E6"/>
  <w16cid:commentId w16cid:paraId="37138735" w16cid:durableId="28B00EF5"/>
  <w16cid:commentId w16cid:paraId="62A87306" w16cid:durableId="28A2D364"/>
  <w16cid:commentId w16cid:paraId="405CB03E" w16cid:durableId="28A2D647"/>
  <w16cid:commentId w16cid:paraId="32AEA08B" w16cid:durableId="28D37E54"/>
  <w16cid:commentId w16cid:paraId="6EF6E281" w16cid:durableId="28A2D82B"/>
  <w16cid:commentId w16cid:paraId="6A8D2B88" w16cid:durableId="28D37D5B"/>
  <w16cid:commentId w16cid:paraId="7EEACEBB" w16cid:durableId="28A2D875"/>
  <w16cid:commentId w16cid:paraId="0587E0E2" w16cid:durableId="28A2D8A3"/>
  <w16cid:commentId w16cid:paraId="75E609D8" w16cid:durableId="28D37FD5"/>
  <w16cid:commentId w16cid:paraId="541DD987" w16cid:durableId="28B1A5C3"/>
  <w16cid:commentId w16cid:paraId="182EE670" w16cid:durableId="28B1A5CA"/>
  <w16cid:commentId w16cid:paraId="0E0D290E" w16cid:durableId="28B19A20"/>
  <w16cid:commentId w16cid:paraId="63D8D100" w16cid:durableId="28A2DAB4"/>
  <w16cid:commentId w16cid:paraId="736A746E" w16cid:durableId="28A2DC22"/>
  <w16cid:commentId w16cid:paraId="1344CA21" w16cid:durableId="28A2DB90"/>
  <w16cid:commentId w16cid:paraId="67C8F99A" w16cid:durableId="28B19C98"/>
  <w16cid:commentId w16cid:paraId="0FCF7225" w16cid:durableId="28A2DFA3"/>
  <w16cid:commentId w16cid:paraId="3FA0720B" w16cid:durableId="28B1A47C"/>
  <w16cid:commentId w16cid:paraId="35ABE9FB" w16cid:durableId="28A2DFC2"/>
  <w16cid:commentId w16cid:paraId="6D10755A" w16cid:durableId="28A2E6D6"/>
  <w16cid:commentId w16cid:paraId="590706C7" w16cid:durableId="28D38D5C"/>
  <w16cid:commentId w16cid:paraId="4E1B48B1" w16cid:durableId="28D39081"/>
  <w16cid:commentId w16cid:paraId="297E9798" w16cid:durableId="28A2F47A"/>
  <w16cid:commentId w16cid:paraId="134C7126" w16cid:durableId="28A2FA8D"/>
  <w16cid:commentId w16cid:paraId="645974B4" w16cid:durableId="28A2FC5F"/>
  <w16cid:commentId w16cid:paraId="5185D6F2" w16cid:durableId="28D39149"/>
  <w16cid:commentId w16cid:paraId="3DA5541B" w16cid:durableId="28A2FD39"/>
  <w16cid:commentId w16cid:paraId="7BFEF3E8" w16cid:durableId="28D39696"/>
  <w16cid:commentId w16cid:paraId="102E34CF" w16cid:durableId="28A30F17"/>
  <w16cid:commentId w16cid:paraId="2CFB0758" w16cid:durableId="28D39848"/>
  <w16cid:commentId w16cid:paraId="11DBE382" w16cid:durableId="28A2FE15"/>
  <w16cid:commentId w16cid:paraId="603D3EB7" w16cid:durableId="28D3A3AF"/>
  <w16cid:commentId w16cid:paraId="1BF1E970" w16cid:durableId="28A2FE59"/>
  <w16cid:commentId w16cid:paraId="7E2A989F" w16cid:durableId="28D3994F"/>
  <w16cid:commentId w16cid:paraId="342F0419" w16cid:durableId="28D39936"/>
  <w16cid:commentId w16cid:paraId="577BD998" w16cid:durableId="28A2FF28"/>
  <w16cid:commentId w16cid:paraId="06CD4F7E" w16cid:durableId="28D399A1"/>
  <w16cid:commentId w16cid:paraId="0E108BCF" w16cid:durableId="26C32191"/>
  <w16cid:commentId w16cid:paraId="2F88A4A9" w16cid:durableId="28A3002C"/>
  <w16cid:commentId w16cid:paraId="64FB2429" w16cid:durableId="28A300B8"/>
  <w16cid:commentId w16cid:paraId="04CC7F42" w16cid:durableId="28A300F2"/>
  <w16cid:commentId w16cid:paraId="29108EDF" w16cid:durableId="28A3012B"/>
  <w16cid:commentId w16cid:paraId="5C369C19" w16cid:durableId="28A302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5B8D4" w14:textId="77777777" w:rsidR="00730E21" w:rsidRDefault="00730E21" w:rsidP="000E70AC">
      <w:pPr>
        <w:spacing w:after="0" w:line="240" w:lineRule="auto"/>
      </w:pPr>
      <w:r>
        <w:separator/>
      </w:r>
    </w:p>
  </w:endnote>
  <w:endnote w:type="continuationSeparator" w:id="0">
    <w:p w14:paraId="5D298C8E" w14:textId="77777777" w:rsidR="00730E21" w:rsidRDefault="00730E21"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0C887" w14:textId="77777777" w:rsidR="00730E21" w:rsidRDefault="00730E21" w:rsidP="000E70AC">
      <w:pPr>
        <w:spacing w:after="0" w:line="240" w:lineRule="auto"/>
      </w:pPr>
      <w:r>
        <w:separator/>
      </w:r>
    </w:p>
  </w:footnote>
  <w:footnote w:type="continuationSeparator" w:id="0">
    <w:p w14:paraId="184B3F32" w14:textId="77777777" w:rsidR="00730E21" w:rsidRDefault="00730E21"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04F0A"/>
    <w:rsid w:val="00012DA6"/>
    <w:rsid w:val="00020C5F"/>
    <w:rsid w:val="00024DBD"/>
    <w:rsid w:val="00025764"/>
    <w:rsid w:val="0002656D"/>
    <w:rsid w:val="000363E0"/>
    <w:rsid w:val="00043B95"/>
    <w:rsid w:val="00047A5C"/>
    <w:rsid w:val="00051847"/>
    <w:rsid w:val="0006021F"/>
    <w:rsid w:val="00081378"/>
    <w:rsid w:val="00083919"/>
    <w:rsid w:val="00096E1C"/>
    <w:rsid w:val="000A3BC9"/>
    <w:rsid w:val="000C33D6"/>
    <w:rsid w:val="000C6B61"/>
    <w:rsid w:val="000D219A"/>
    <w:rsid w:val="000D523C"/>
    <w:rsid w:val="000E2152"/>
    <w:rsid w:val="000E70AC"/>
    <w:rsid w:val="000E77BD"/>
    <w:rsid w:val="000F4106"/>
    <w:rsid w:val="00100511"/>
    <w:rsid w:val="001067E6"/>
    <w:rsid w:val="00107B19"/>
    <w:rsid w:val="00112288"/>
    <w:rsid w:val="0011235A"/>
    <w:rsid w:val="0013318B"/>
    <w:rsid w:val="00135A81"/>
    <w:rsid w:val="00137C6E"/>
    <w:rsid w:val="00150826"/>
    <w:rsid w:val="00160BAA"/>
    <w:rsid w:val="0016709B"/>
    <w:rsid w:val="00167B56"/>
    <w:rsid w:val="00167DDB"/>
    <w:rsid w:val="001702BA"/>
    <w:rsid w:val="001717FA"/>
    <w:rsid w:val="00173782"/>
    <w:rsid w:val="00173AE9"/>
    <w:rsid w:val="00174778"/>
    <w:rsid w:val="0019361B"/>
    <w:rsid w:val="001A31AE"/>
    <w:rsid w:val="001A6E91"/>
    <w:rsid w:val="001B09B1"/>
    <w:rsid w:val="001B202C"/>
    <w:rsid w:val="001B5C18"/>
    <w:rsid w:val="001C0134"/>
    <w:rsid w:val="001C5BF5"/>
    <w:rsid w:val="001C7089"/>
    <w:rsid w:val="001C7F9E"/>
    <w:rsid w:val="001D0E5C"/>
    <w:rsid w:val="001D762E"/>
    <w:rsid w:val="00202A99"/>
    <w:rsid w:val="00203E7F"/>
    <w:rsid w:val="00210561"/>
    <w:rsid w:val="00217A92"/>
    <w:rsid w:val="00222108"/>
    <w:rsid w:val="0022315B"/>
    <w:rsid w:val="00224AC0"/>
    <w:rsid w:val="002335A7"/>
    <w:rsid w:val="00235867"/>
    <w:rsid w:val="00240056"/>
    <w:rsid w:val="00240654"/>
    <w:rsid w:val="002518FE"/>
    <w:rsid w:val="00255222"/>
    <w:rsid w:val="00274531"/>
    <w:rsid w:val="0028698C"/>
    <w:rsid w:val="00287783"/>
    <w:rsid w:val="00291495"/>
    <w:rsid w:val="002932AB"/>
    <w:rsid w:val="002A4536"/>
    <w:rsid w:val="002B09C4"/>
    <w:rsid w:val="002B1744"/>
    <w:rsid w:val="002B300E"/>
    <w:rsid w:val="002B3395"/>
    <w:rsid w:val="002B588C"/>
    <w:rsid w:val="002B5B6D"/>
    <w:rsid w:val="002C1A78"/>
    <w:rsid w:val="002C2F3F"/>
    <w:rsid w:val="002C4466"/>
    <w:rsid w:val="002C69E3"/>
    <w:rsid w:val="002D46AC"/>
    <w:rsid w:val="002E2FF8"/>
    <w:rsid w:val="002F52A4"/>
    <w:rsid w:val="0030098D"/>
    <w:rsid w:val="003037E2"/>
    <w:rsid w:val="00307E56"/>
    <w:rsid w:val="00315B1D"/>
    <w:rsid w:val="00315D25"/>
    <w:rsid w:val="00317A2C"/>
    <w:rsid w:val="00317A9B"/>
    <w:rsid w:val="00321C12"/>
    <w:rsid w:val="00327737"/>
    <w:rsid w:val="003301D7"/>
    <w:rsid w:val="00332AB8"/>
    <w:rsid w:val="00336186"/>
    <w:rsid w:val="00345F08"/>
    <w:rsid w:val="00350627"/>
    <w:rsid w:val="00355F91"/>
    <w:rsid w:val="003579EF"/>
    <w:rsid w:val="00370ABE"/>
    <w:rsid w:val="003846EB"/>
    <w:rsid w:val="00384916"/>
    <w:rsid w:val="00387DD6"/>
    <w:rsid w:val="003903DF"/>
    <w:rsid w:val="00391C95"/>
    <w:rsid w:val="00392354"/>
    <w:rsid w:val="00392570"/>
    <w:rsid w:val="00394EF8"/>
    <w:rsid w:val="00395A40"/>
    <w:rsid w:val="00397880"/>
    <w:rsid w:val="003A0548"/>
    <w:rsid w:val="003A09CC"/>
    <w:rsid w:val="003A4E8E"/>
    <w:rsid w:val="003A7D4F"/>
    <w:rsid w:val="003B10C0"/>
    <w:rsid w:val="003B2429"/>
    <w:rsid w:val="003B2669"/>
    <w:rsid w:val="003B7B17"/>
    <w:rsid w:val="003D4EBA"/>
    <w:rsid w:val="003E074C"/>
    <w:rsid w:val="003E62D5"/>
    <w:rsid w:val="003F11BA"/>
    <w:rsid w:val="003F1E60"/>
    <w:rsid w:val="003F5039"/>
    <w:rsid w:val="003F60A5"/>
    <w:rsid w:val="003F7F9E"/>
    <w:rsid w:val="00403E27"/>
    <w:rsid w:val="00415561"/>
    <w:rsid w:val="00422362"/>
    <w:rsid w:val="00422626"/>
    <w:rsid w:val="00425ACB"/>
    <w:rsid w:val="00430654"/>
    <w:rsid w:val="004377C9"/>
    <w:rsid w:val="00442135"/>
    <w:rsid w:val="00446DCD"/>
    <w:rsid w:val="00450007"/>
    <w:rsid w:val="00450C5F"/>
    <w:rsid w:val="004673B7"/>
    <w:rsid w:val="00470F64"/>
    <w:rsid w:val="0047491E"/>
    <w:rsid w:val="00480C67"/>
    <w:rsid w:val="004A3452"/>
    <w:rsid w:val="004B332D"/>
    <w:rsid w:val="004B5697"/>
    <w:rsid w:val="004B6F68"/>
    <w:rsid w:val="004C3847"/>
    <w:rsid w:val="004E08BF"/>
    <w:rsid w:val="004E2817"/>
    <w:rsid w:val="004E4858"/>
    <w:rsid w:val="00502EF8"/>
    <w:rsid w:val="00522930"/>
    <w:rsid w:val="00530CC3"/>
    <w:rsid w:val="005404B5"/>
    <w:rsid w:val="005549A1"/>
    <w:rsid w:val="00570BB9"/>
    <w:rsid w:val="00577B48"/>
    <w:rsid w:val="00585FF9"/>
    <w:rsid w:val="00586A77"/>
    <w:rsid w:val="005877E5"/>
    <w:rsid w:val="005910F3"/>
    <w:rsid w:val="00594BE3"/>
    <w:rsid w:val="005A4907"/>
    <w:rsid w:val="005B1B8B"/>
    <w:rsid w:val="005B2580"/>
    <w:rsid w:val="005B6C5A"/>
    <w:rsid w:val="005B7C48"/>
    <w:rsid w:val="005B7C80"/>
    <w:rsid w:val="005C1F2A"/>
    <w:rsid w:val="005C7F13"/>
    <w:rsid w:val="005D14A7"/>
    <w:rsid w:val="005D23B9"/>
    <w:rsid w:val="005D60CF"/>
    <w:rsid w:val="005E1B57"/>
    <w:rsid w:val="005E5B37"/>
    <w:rsid w:val="005F6881"/>
    <w:rsid w:val="006030AE"/>
    <w:rsid w:val="006161D8"/>
    <w:rsid w:val="00626F94"/>
    <w:rsid w:val="00634ADB"/>
    <w:rsid w:val="00635F3E"/>
    <w:rsid w:val="00636378"/>
    <w:rsid w:val="006372E7"/>
    <w:rsid w:val="00644092"/>
    <w:rsid w:val="00645DF5"/>
    <w:rsid w:val="00650EFD"/>
    <w:rsid w:val="006514C3"/>
    <w:rsid w:val="00654E57"/>
    <w:rsid w:val="00685FD6"/>
    <w:rsid w:val="00691174"/>
    <w:rsid w:val="00695F15"/>
    <w:rsid w:val="006B228C"/>
    <w:rsid w:val="006B6CB5"/>
    <w:rsid w:val="006C1DD5"/>
    <w:rsid w:val="006C41A6"/>
    <w:rsid w:val="006C6899"/>
    <w:rsid w:val="006D6AE1"/>
    <w:rsid w:val="006E58E9"/>
    <w:rsid w:val="006F17F9"/>
    <w:rsid w:val="006F591B"/>
    <w:rsid w:val="0072365C"/>
    <w:rsid w:val="00730E21"/>
    <w:rsid w:val="00731F54"/>
    <w:rsid w:val="00735E71"/>
    <w:rsid w:val="00735E92"/>
    <w:rsid w:val="007373D1"/>
    <w:rsid w:val="00743FAC"/>
    <w:rsid w:val="007463BC"/>
    <w:rsid w:val="00750600"/>
    <w:rsid w:val="00757362"/>
    <w:rsid w:val="00764BAE"/>
    <w:rsid w:val="00772735"/>
    <w:rsid w:val="00775A0C"/>
    <w:rsid w:val="007858F9"/>
    <w:rsid w:val="00785B58"/>
    <w:rsid w:val="00790FF0"/>
    <w:rsid w:val="00791715"/>
    <w:rsid w:val="00795441"/>
    <w:rsid w:val="0079787C"/>
    <w:rsid w:val="007A1054"/>
    <w:rsid w:val="007A13CF"/>
    <w:rsid w:val="007A1A46"/>
    <w:rsid w:val="007A3A71"/>
    <w:rsid w:val="007B71D3"/>
    <w:rsid w:val="007B7A16"/>
    <w:rsid w:val="007D1AB2"/>
    <w:rsid w:val="007D782C"/>
    <w:rsid w:val="007E4662"/>
    <w:rsid w:val="007E4664"/>
    <w:rsid w:val="007E7567"/>
    <w:rsid w:val="007F6E3A"/>
    <w:rsid w:val="008052F1"/>
    <w:rsid w:val="0081083C"/>
    <w:rsid w:val="008142CF"/>
    <w:rsid w:val="008155C0"/>
    <w:rsid w:val="00830624"/>
    <w:rsid w:val="008450A4"/>
    <w:rsid w:val="00854A8F"/>
    <w:rsid w:val="008641A8"/>
    <w:rsid w:val="0086536E"/>
    <w:rsid w:val="0087338E"/>
    <w:rsid w:val="008739C3"/>
    <w:rsid w:val="00873C0E"/>
    <w:rsid w:val="00874AFC"/>
    <w:rsid w:val="008914E8"/>
    <w:rsid w:val="00895DB8"/>
    <w:rsid w:val="008A1BAC"/>
    <w:rsid w:val="008B5535"/>
    <w:rsid w:val="008B584D"/>
    <w:rsid w:val="008C1FB2"/>
    <w:rsid w:val="008C50E8"/>
    <w:rsid w:val="008D4E9D"/>
    <w:rsid w:val="008F288C"/>
    <w:rsid w:val="008F2EB8"/>
    <w:rsid w:val="008F60D9"/>
    <w:rsid w:val="008F7FE6"/>
    <w:rsid w:val="00912247"/>
    <w:rsid w:val="00951A5F"/>
    <w:rsid w:val="00952944"/>
    <w:rsid w:val="009804EB"/>
    <w:rsid w:val="00996BA9"/>
    <w:rsid w:val="009B191E"/>
    <w:rsid w:val="009C0C92"/>
    <w:rsid w:val="009C7280"/>
    <w:rsid w:val="009D6B98"/>
    <w:rsid w:val="009E004D"/>
    <w:rsid w:val="00A0395A"/>
    <w:rsid w:val="00A04A7E"/>
    <w:rsid w:val="00A066C0"/>
    <w:rsid w:val="00A07456"/>
    <w:rsid w:val="00A3519E"/>
    <w:rsid w:val="00A46CE7"/>
    <w:rsid w:val="00A7543D"/>
    <w:rsid w:val="00A94661"/>
    <w:rsid w:val="00A9501C"/>
    <w:rsid w:val="00A973EF"/>
    <w:rsid w:val="00AA0A58"/>
    <w:rsid w:val="00AA14E0"/>
    <w:rsid w:val="00AA26EA"/>
    <w:rsid w:val="00AB1628"/>
    <w:rsid w:val="00AB2E55"/>
    <w:rsid w:val="00AC6116"/>
    <w:rsid w:val="00AE7212"/>
    <w:rsid w:val="00B0064E"/>
    <w:rsid w:val="00B117DB"/>
    <w:rsid w:val="00B21CD8"/>
    <w:rsid w:val="00B373FD"/>
    <w:rsid w:val="00B4490E"/>
    <w:rsid w:val="00B50827"/>
    <w:rsid w:val="00B53598"/>
    <w:rsid w:val="00B67D9A"/>
    <w:rsid w:val="00B706E8"/>
    <w:rsid w:val="00B70749"/>
    <w:rsid w:val="00B72666"/>
    <w:rsid w:val="00B83657"/>
    <w:rsid w:val="00B873B0"/>
    <w:rsid w:val="00B956C7"/>
    <w:rsid w:val="00BA2D88"/>
    <w:rsid w:val="00BA4BFE"/>
    <w:rsid w:val="00BB20EE"/>
    <w:rsid w:val="00BC0AB6"/>
    <w:rsid w:val="00BC5BBD"/>
    <w:rsid w:val="00BD07C1"/>
    <w:rsid w:val="00BD17D8"/>
    <w:rsid w:val="00BE0EE0"/>
    <w:rsid w:val="00C06DF8"/>
    <w:rsid w:val="00C1267C"/>
    <w:rsid w:val="00C23BA8"/>
    <w:rsid w:val="00C26B5B"/>
    <w:rsid w:val="00C355ED"/>
    <w:rsid w:val="00C454CF"/>
    <w:rsid w:val="00C6769A"/>
    <w:rsid w:val="00C677B9"/>
    <w:rsid w:val="00C74898"/>
    <w:rsid w:val="00C81542"/>
    <w:rsid w:val="00C8509D"/>
    <w:rsid w:val="00C8614F"/>
    <w:rsid w:val="00CA16C1"/>
    <w:rsid w:val="00CB7716"/>
    <w:rsid w:val="00CC49C4"/>
    <w:rsid w:val="00CC6C44"/>
    <w:rsid w:val="00CD0ACF"/>
    <w:rsid w:val="00CD7629"/>
    <w:rsid w:val="00CF3EFC"/>
    <w:rsid w:val="00D0393C"/>
    <w:rsid w:val="00D04B3D"/>
    <w:rsid w:val="00D072F5"/>
    <w:rsid w:val="00D1105D"/>
    <w:rsid w:val="00D13305"/>
    <w:rsid w:val="00D14BAF"/>
    <w:rsid w:val="00D32D4D"/>
    <w:rsid w:val="00D37010"/>
    <w:rsid w:val="00D52380"/>
    <w:rsid w:val="00D558A1"/>
    <w:rsid w:val="00D57765"/>
    <w:rsid w:val="00D6042A"/>
    <w:rsid w:val="00D6254C"/>
    <w:rsid w:val="00D86949"/>
    <w:rsid w:val="00DA607C"/>
    <w:rsid w:val="00DB6C76"/>
    <w:rsid w:val="00DD3036"/>
    <w:rsid w:val="00DD61FF"/>
    <w:rsid w:val="00DD6826"/>
    <w:rsid w:val="00DE414D"/>
    <w:rsid w:val="00DE4254"/>
    <w:rsid w:val="00DF2390"/>
    <w:rsid w:val="00DF3C75"/>
    <w:rsid w:val="00DF51FF"/>
    <w:rsid w:val="00E054DD"/>
    <w:rsid w:val="00E176B5"/>
    <w:rsid w:val="00E2467E"/>
    <w:rsid w:val="00E25BE4"/>
    <w:rsid w:val="00E32253"/>
    <w:rsid w:val="00E43F86"/>
    <w:rsid w:val="00E502F4"/>
    <w:rsid w:val="00E7195E"/>
    <w:rsid w:val="00E733FB"/>
    <w:rsid w:val="00E910EE"/>
    <w:rsid w:val="00E9111F"/>
    <w:rsid w:val="00E91A9E"/>
    <w:rsid w:val="00E95DEC"/>
    <w:rsid w:val="00EA074B"/>
    <w:rsid w:val="00EB2600"/>
    <w:rsid w:val="00EC0111"/>
    <w:rsid w:val="00EC3367"/>
    <w:rsid w:val="00EC36DE"/>
    <w:rsid w:val="00EC767F"/>
    <w:rsid w:val="00ED38CA"/>
    <w:rsid w:val="00ED58FF"/>
    <w:rsid w:val="00EE0B9A"/>
    <w:rsid w:val="00EE0EDB"/>
    <w:rsid w:val="00EE178F"/>
    <w:rsid w:val="00EE27A7"/>
    <w:rsid w:val="00EE4C3F"/>
    <w:rsid w:val="00EF1B5A"/>
    <w:rsid w:val="00EF501E"/>
    <w:rsid w:val="00F11E96"/>
    <w:rsid w:val="00F17A5C"/>
    <w:rsid w:val="00F20B76"/>
    <w:rsid w:val="00F43530"/>
    <w:rsid w:val="00F43713"/>
    <w:rsid w:val="00F60237"/>
    <w:rsid w:val="00F63997"/>
    <w:rsid w:val="00F63C12"/>
    <w:rsid w:val="00F6769B"/>
    <w:rsid w:val="00F93580"/>
    <w:rsid w:val="00FB140D"/>
    <w:rsid w:val="00FC690B"/>
    <w:rsid w:val="00FD21E9"/>
    <w:rsid w:val="00FD79E2"/>
    <w:rsid w:val="00FE1854"/>
    <w:rsid w:val="00FE49ED"/>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484">
      <w:bodyDiv w:val="1"/>
      <w:marLeft w:val="0"/>
      <w:marRight w:val="0"/>
      <w:marTop w:val="0"/>
      <w:marBottom w:val="0"/>
      <w:divBdr>
        <w:top w:val="none" w:sz="0" w:space="0" w:color="auto"/>
        <w:left w:val="none" w:sz="0" w:space="0" w:color="auto"/>
        <w:bottom w:val="none" w:sz="0" w:space="0" w:color="auto"/>
        <w:right w:val="none" w:sz="0" w:space="0" w:color="auto"/>
      </w:divBdr>
    </w:div>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81776753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647125197">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1213B3"/>
    <w:rsid w:val="003C4C2A"/>
    <w:rsid w:val="00552D74"/>
    <w:rsid w:val="006073AC"/>
    <w:rsid w:val="00706380"/>
    <w:rsid w:val="00706618"/>
    <w:rsid w:val="0077337A"/>
    <w:rsid w:val="007E2A0B"/>
    <w:rsid w:val="008A796A"/>
    <w:rsid w:val="008B0A28"/>
    <w:rsid w:val="008D1B12"/>
    <w:rsid w:val="008D6A26"/>
    <w:rsid w:val="008F3599"/>
    <w:rsid w:val="00984B74"/>
    <w:rsid w:val="009A1DE0"/>
    <w:rsid w:val="009C7F14"/>
    <w:rsid w:val="009E26FC"/>
    <w:rsid w:val="00A42FB7"/>
    <w:rsid w:val="00A50495"/>
    <w:rsid w:val="00A81751"/>
    <w:rsid w:val="00AC042C"/>
    <w:rsid w:val="00BE196F"/>
    <w:rsid w:val="00C2550E"/>
    <w:rsid w:val="00C81DC4"/>
    <w:rsid w:val="00CE640F"/>
    <w:rsid w:val="00D071A3"/>
    <w:rsid w:val="00D173CF"/>
    <w:rsid w:val="00D26A0A"/>
    <w:rsid w:val="00E776DC"/>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42</Pages>
  <Words>39462</Words>
  <Characters>224939</Characters>
  <Application>Microsoft Office Word</Application>
  <DocSecurity>0</DocSecurity>
  <Lines>1874</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16</cp:revision>
  <dcterms:created xsi:type="dcterms:W3CDTF">2023-10-12T23:16:00Z</dcterms:created>
  <dcterms:modified xsi:type="dcterms:W3CDTF">2023-10-13T02:29:00Z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id="8VtU1zsE"/&gt;&lt;style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