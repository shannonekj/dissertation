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4374C" w14:textId="0BCDCF3E" w:rsidR="00650EFD" w:rsidRPr="003B7B17" w:rsidRDefault="00650EFD" w:rsidP="0011235A">
      <w:pPr>
        <w:spacing w:line="240" w:lineRule="auto"/>
        <w:ind w:left="-180" w:right="-90"/>
        <w:jc w:val="center"/>
        <w:rPr>
          <w:rFonts w:asciiTheme="majorHAnsi" w:eastAsia="Times New Roman" w:hAnsiTheme="majorHAnsi" w:cstheme="majorHAnsi"/>
          <w:b/>
          <w:sz w:val="24"/>
          <w:szCs w:val="24"/>
        </w:rPr>
      </w:pPr>
      <w:bookmarkStart w:id="0" w:name="_Toc113123177"/>
      <w:r w:rsidRPr="003B7B17">
        <w:rPr>
          <w:rFonts w:asciiTheme="majorHAnsi" w:eastAsia="Times New Roman" w:hAnsiTheme="majorHAnsi" w:cstheme="majorHAnsi"/>
          <w:b/>
          <w:sz w:val="24"/>
          <w:szCs w:val="24"/>
        </w:rPr>
        <w:t>Chromosome-scale genome assembly</w:t>
      </w:r>
      <w:r w:rsidR="007F6E3A">
        <w:rPr>
          <w:rFonts w:asciiTheme="majorHAnsi" w:eastAsia="Times New Roman" w:hAnsiTheme="majorHAnsi" w:cstheme="majorHAnsi"/>
          <w:b/>
          <w:sz w:val="24"/>
          <w:szCs w:val="24"/>
        </w:rPr>
        <w:t xml:space="preserve"> and </w:t>
      </w:r>
      <w:r w:rsidRPr="003B7B17">
        <w:rPr>
          <w:rFonts w:asciiTheme="majorHAnsi" w:eastAsia="Times New Roman" w:hAnsiTheme="majorHAnsi" w:cstheme="majorHAnsi"/>
          <w:b/>
          <w:sz w:val="24"/>
          <w:szCs w:val="24"/>
        </w:rPr>
        <w:t xml:space="preserve">investigation of </w:t>
      </w:r>
      <w:r w:rsidR="007D1AB2">
        <w:rPr>
          <w:rFonts w:asciiTheme="majorHAnsi" w:eastAsia="Times New Roman" w:hAnsiTheme="majorHAnsi" w:cstheme="majorHAnsi"/>
          <w:b/>
          <w:sz w:val="24"/>
          <w:szCs w:val="24"/>
        </w:rPr>
        <w:t xml:space="preserve">the </w:t>
      </w:r>
      <w:r w:rsidRPr="003B7B17">
        <w:rPr>
          <w:rFonts w:asciiTheme="majorHAnsi" w:eastAsia="Times New Roman" w:hAnsiTheme="majorHAnsi" w:cstheme="majorHAnsi"/>
          <w:b/>
          <w:i/>
          <w:sz w:val="24"/>
          <w:szCs w:val="24"/>
        </w:rPr>
        <w:t>Hypomesus transpacificus</w:t>
      </w:r>
      <w:r w:rsidRPr="003B7B17">
        <w:rPr>
          <w:rFonts w:asciiTheme="majorHAnsi" w:eastAsia="Times New Roman" w:hAnsiTheme="majorHAnsi" w:cstheme="majorHAnsi"/>
          <w:b/>
          <w:sz w:val="24"/>
          <w:szCs w:val="24"/>
        </w:rPr>
        <w:t xml:space="preserve"> genome for sex-specific markers</w:t>
      </w:r>
      <w:r w:rsidR="007F6E3A">
        <w:rPr>
          <w:rFonts w:asciiTheme="majorHAnsi" w:eastAsia="Times New Roman" w:hAnsiTheme="majorHAnsi" w:cstheme="majorHAnsi"/>
          <w:b/>
          <w:sz w:val="24"/>
          <w:szCs w:val="24"/>
        </w:rPr>
        <w:t>, and association of the lactase persistence haplotype block with disease risk in populations of European descent</w:t>
      </w:r>
      <w:r w:rsidRPr="003B7B17">
        <w:rPr>
          <w:rFonts w:asciiTheme="majorHAnsi" w:eastAsia="Times New Roman" w:hAnsiTheme="majorHAnsi" w:cstheme="majorHAnsi"/>
          <w:b/>
          <w:sz w:val="24"/>
          <w:szCs w:val="24"/>
        </w:rPr>
        <w:t>.</w:t>
      </w:r>
    </w:p>
    <w:p w14:paraId="72F9C954" w14:textId="5CF1ABF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By</w:t>
      </w:r>
    </w:p>
    <w:p w14:paraId="3E5FB7D1" w14:textId="5F6B5D7D"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SHANNON ERICA KENDAL JOSLIN</w:t>
      </w:r>
    </w:p>
    <w:p w14:paraId="34EE678B" w14:textId="5068540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DISSERTATION</w:t>
      </w:r>
    </w:p>
    <w:p w14:paraId="4D6D926C" w14:textId="1FA5DAB1"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Submitted in partial satisfaction of the requirements for the degree of</w:t>
      </w:r>
    </w:p>
    <w:p w14:paraId="38C37930" w14:textId="0131C85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DOCTOR OF PHILOSOPHY</w:t>
      </w:r>
    </w:p>
    <w:p w14:paraId="6DDE50AB" w14:textId="49DF6CF6"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w:t>
      </w:r>
    </w:p>
    <w:p w14:paraId="1B63E4AC" w14:textId="5609737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Integrative Genetics and Genomics</w:t>
      </w:r>
    </w:p>
    <w:p w14:paraId="439F25F9" w14:textId="4686D34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 the</w:t>
      </w:r>
    </w:p>
    <w:p w14:paraId="3D6322BB" w14:textId="7B55DA6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OFFICE OF GRADUATE STUDIES</w:t>
      </w:r>
    </w:p>
    <w:p w14:paraId="27A9A147" w14:textId="56734E6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 the</w:t>
      </w:r>
    </w:p>
    <w:p w14:paraId="2094DBE8" w14:textId="76DA651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UNIVERSITY OF CALIFORNIA</w:t>
      </w:r>
    </w:p>
    <w:p w14:paraId="33661D85" w14:textId="004997C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DAVIS</w:t>
      </w:r>
    </w:p>
    <w:p w14:paraId="22510F81" w14:textId="368092C9" w:rsid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Approved:</w:t>
      </w:r>
    </w:p>
    <w:p w14:paraId="7D8BEE40" w14:textId="77777777" w:rsidR="003B7B17" w:rsidRPr="00317A9B" w:rsidRDefault="003B7B17" w:rsidP="0011235A">
      <w:pPr>
        <w:spacing w:line="240" w:lineRule="auto"/>
        <w:ind w:left="-180" w:right="-90"/>
        <w:jc w:val="center"/>
        <w:rPr>
          <w:rFonts w:asciiTheme="majorHAnsi" w:eastAsia="Times New Roman" w:hAnsiTheme="majorHAnsi" w:cstheme="majorHAnsi"/>
          <w:bCs/>
          <w:sz w:val="10"/>
          <w:szCs w:val="10"/>
        </w:rPr>
      </w:pPr>
    </w:p>
    <w:p w14:paraId="5946BC2D"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p w14:paraId="09ADE9A9" w14:textId="562269FD"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Andrea Schreier, Chair</w:t>
      </w:r>
    </w:p>
    <w:p w14:paraId="6FE9ADAA" w14:textId="77777777" w:rsidR="00317A9B" w:rsidRPr="00317A9B" w:rsidRDefault="00317A9B" w:rsidP="0011235A">
      <w:pPr>
        <w:spacing w:after="0" w:line="240" w:lineRule="auto"/>
        <w:jc w:val="center"/>
        <w:rPr>
          <w:rFonts w:asciiTheme="majorHAnsi" w:hAnsiTheme="majorHAnsi" w:cstheme="majorHAnsi"/>
          <w:sz w:val="24"/>
          <w:szCs w:val="24"/>
          <w:u w:val="single"/>
        </w:rPr>
      </w:pPr>
    </w:p>
    <w:p w14:paraId="72B85894"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1574234061"/>
        <w:placeholder>
          <w:docPart w:val="71F78E92A1A75E4BA215D542EC769859"/>
        </w:placeholder>
        <w15:color w:val="00FFFF"/>
      </w:sdtPr>
      <w:sdtEndPr/>
      <w:sdtContent>
        <w:p w14:paraId="252B0F7E" w14:textId="04ED49E5"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403E27">
            <w:rPr>
              <w:rFonts w:asciiTheme="majorHAnsi" w:hAnsiTheme="majorHAnsi" w:cstheme="majorHAnsi"/>
              <w:sz w:val="24"/>
              <w:szCs w:val="24"/>
            </w:rPr>
            <w:t>C. Titus Brown</w:t>
          </w:r>
        </w:p>
      </w:sdtContent>
    </w:sdt>
    <w:p w14:paraId="7FFE13A2" w14:textId="77777777" w:rsidR="00317A9B" w:rsidRPr="00317A9B" w:rsidRDefault="00317A9B" w:rsidP="0011235A">
      <w:pPr>
        <w:spacing w:after="0" w:line="240" w:lineRule="auto"/>
        <w:jc w:val="center"/>
        <w:rPr>
          <w:rFonts w:asciiTheme="majorHAnsi" w:hAnsiTheme="majorHAnsi" w:cstheme="majorHAnsi"/>
          <w:sz w:val="24"/>
          <w:szCs w:val="24"/>
        </w:rPr>
      </w:pPr>
    </w:p>
    <w:p w14:paraId="51443D43"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51743667"/>
        <w:placeholder>
          <w:docPart w:val="38402FDF1F95D84EAD4CF58CF0E22442"/>
        </w:placeholder>
        <w15:color w:val="00FFFF"/>
      </w:sdtPr>
      <w:sdtEndPr/>
      <w:sdtContent>
        <w:p w14:paraId="41EF26A8" w14:textId="4DC0B1B7"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E176B5">
            <w:rPr>
              <w:rFonts w:asciiTheme="majorHAnsi" w:hAnsiTheme="majorHAnsi" w:cstheme="majorHAnsi"/>
              <w:sz w:val="24"/>
              <w:szCs w:val="24"/>
            </w:rPr>
            <w:t>Benjamin Sacks</w:t>
          </w:r>
        </w:p>
      </w:sdtContent>
    </w:sdt>
    <w:p w14:paraId="1B65DCB7" w14:textId="77777777" w:rsidR="00317A9B" w:rsidRDefault="00317A9B" w:rsidP="0011235A">
      <w:pPr>
        <w:spacing w:line="240" w:lineRule="auto"/>
        <w:ind w:left="-180" w:right="-90"/>
        <w:jc w:val="center"/>
        <w:rPr>
          <w:rFonts w:asciiTheme="majorHAnsi" w:eastAsia="Times New Roman" w:hAnsiTheme="majorHAnsi" w:cstheme="majorHAnsi"/>
          <w:bCs/>
          <w:sz w:val="24"/>
          <w:szCs w:val="24"/>
        </w:rPr>
      </w:pPr>
    </w:p>
    <w:p w14:paraId="48077141" w14:textId="7C6720E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Committee in Charge</w:t>
      </w:r>
    </w:p>
    <w:p w14:paraId="01AF7197" w14:textId="4B6E5D4D" w:rsidR="0019361B" w:rsidRPr="0019361B" w:rsidRDefault="00403E27" w:rsidP="0011235A">
      <w:pPr>
        <w:spacing w:line="240" w:lineRule="auto"/>
        <w:ind w:left="-180" w:right="-90"/>
        <w:jc w:val="center"/>
        <w:rPr>
          <w:rFonts w:asciiTheme="majorHAnsi" w:eastAsia="Times New Roman" w:hAnsiTheme="majorHAnsi" w:cstheme="majorHAnsi"/>
          <w:bCs/>
          <w:sz w:val="24"/>
          <w:szCs w:val="24"/>
        </w:rPr>
      </w:pPr>
      <w:r>
        <w:rPr>
          <w:rFonts w:asciiTheme="majorHAnsi" w:eastAsia="Times New Roman" w:hAnsiTheme="majorHAnsi" w:cstheme="majorHAnsi"/>
          <w:bCs/>
          <w:sz w:val="24"/>
          <w:szCs w:val="24"/>
        </w:rPr>
        <w:t>2023</w:t>
      </w:r>
    </w:p>
    <w:p w14:paraId="167C8506" w14:textId="3E149D17" w:rsidR="0019361B" w:rsidRDefault="00240056"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39CE7D3F" wp14:editId="662E03A5">
                <wp:simplePos x="0" y="0"/>
                <wp:positionH relativeFrom="column">
                  <wp:posOffset>-893135</wp:posOffset>
                </wp:positionH>
                <wp:positionV relativeFrom="paragraph">
                  <wp:posOffset>8346558</wp:posOffset>
                </wp:positionV>
                <wp:extent cx="7740384" cy="254977"/>
                <wp:effectExtent l="0" t="0" r="0" b="0"/>
                <wp:wrapNone/>
                <wp:docPr id="1" name="Text Box 1"/>
                <wp:cNvGraphicFramePr/>
                <a:graphic xmlns:a="http://schemas.openxmlformats.org/drawingml/2006/main">
                  <a:graphicData uri="http://schemas.microsoft.com/office/word/2010/wordprocessingShape">
                    <wps:wsp>
                      <wps:cNvSpPr txBox="1"/>
                      <wps:spPr>
                        <a:xfrm>
                          <a:off x="0" y="0"/>
                          <a:ext cx="7740384" cy="254977"/>
                        </a:xfrm>
                        <a:prstGeom prst="rect">
                          <a:avLst/>
                        </a:prstGeom>
                        <a:solidFill>
                          <a:schemeClr val="lt1"/>
                        </a:solidFill>
                        <a:ln w="6350">
                          <a:noFill/>
                        </a:ln>
                      </wps:spPr>
                      <wps:txb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shapetype w14:anchorId="39CE7D3F" id="_x0000_t202" coordsize="21600,21600" o:spt="202" path="m,l,21600r21600,l21600,xe">
                <v:stroke joinstyle="miter"/>
                <v:path gradientshapeok="t" o:connecttype="rect"/>
              </v:shapetype>
              <v:shape id="Text Box 1" o:spid="_x0000_s1026" type="#_x0000_t202" style="position:absolute;margin-left:-70.35pt;margin-top:657.2pt;width:609.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" fillcolor="white [3201]" stroked="f" strokeweight=".5pt">
                <v:textbo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v:textbox>
              </v:shape>
            </w:pict>
          </mc:Fallback>
        </mc:AlternateContent>
      </w:r>
      <w:r>
        <w:rPr>
          <w:rFonts w:ascii="Times New Roman" w:eastAsia="Times New Roman" w:hAnsi="Times New Roman" w:cs="Times New Roman"/>
          <w:b/>
        </w:rPr>
        <w:br w:type="page"/>
      </w:r>
    </w:p>
    <w:p w14:paraId="37DB5113" w14:textId="2E17BA7A" w:rsidR="003903DF" w:rsidRDefault="003903DF"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s">
            <w:drawing>
              <wp:anchor distT="0" distB="0" distL="114300" distR="114300" simplePos="0" relativeHeight="251660288" behindDoc="0" locked="0" layoutInCell="1" allowOverlap="1" wp14:anchorId="5F59B7AE" wp14:editId="1A4A577C">
                <wp:simplePos x="0" y="0"/>
                <wp:positionH relativeFrom="column">
                  <wp:posOffset>-904009</wp:posOffset>
                </wp:positionH>
                <wp:positionV relativeFrom="paragraph">
                  <wp:posOffset>7938655</wp:posOffset>
                </wp:positionV>
                <wp:extent cx="7772400" cy="280554"/>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280554"/>
                        </a:xfrm>
                        <a:prstGeom prst="rect">
                          <a:avLst/>
                        </a:prstGeom>
                        <a:solidFill>
                          <a:schemeClr val="lt1"/>
                        </a:solidFill>
                        <a:ln w="6350">
                          <a:noFill/>
                        </a:ln>
                      </wps:spPr>
                      <wps:txbx>
                        <w:txbxContent>
                          <w:p w14:paraId="4C7B81EE" w14:textId="535B2856"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w:t>
                            </w:r>
                            <w:r w:rsidR="00E176B5">
                              <w:rPr>
                                <w:rFonts w:asciiTheme="majorHAnsi" w:hAnsiTheme="majorHAnsi" w:cstheme="majorHAnsi"/>
                                <w:sz w:val="24"/>
                                <w:szCs w:val="24"/>
                              </w:rPr>
                              <w:t>3</w:t>
                            </w:r>
                            <w:r w:rsidRPr="003903DF">
                              <w:rPr>
                                <w:rFonts w:asciiTheme="majorHAnsi" w:hAnsiTheme="majorHAnsi" w:cstheme="majorHAnsi"/>
                                <w:sz w:val="24"/>
                                <w:szCs w:val="24"/>
                              </w:rPr>
                              <w:t xml:space="preserve">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5F59B7AE" id="Text Box 2" o:spid="_x0000_s1027" type="#_x0000_t202" style="position:absolute;margin-left:-71.2pt;margin-top:625.1pt;width:612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" fillcolor="white [3201]" stroked="f" strokeweight=".5pt">
                <v:textbox>
                  <w:txbxContent>
                    <w:p w14:paraId="4C7B81EE" w14:textId="535B2856"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w:t>
                      </w:r>
                      <w:r w:rsidR="00E176B5">
                        <w:rPr>
                          <w:rFonts w:asciiTheme="majorHAnsi" w:hAnsiTheme="majorHAnsi" w:cstheme="majorHAnsi"/>
                          <w:sz w:val="24"/>
                          <w:szCs w:val="24"/>
                        </w:rPr>
                        <w:t>3</w:t>
                      </w:r>
                      <w:r w:rsidRPr="003903DF">
                        <w:rPr>
                          <w:rFonts w:asciiTheme="majorHAnsi" w:hAnsiTheme="majorHAnsi" w:cstheme="majorHAnsi"/>
                          <w:sz w:val="24"/>
                          <w:szCs w:val="24"/>
                        </w:rPr>
                        <w:t xml:space="preserve"> Shannon Erica Kendal Joslin</w:t>
                      </w:r>
                    </w:p>
                  </w:txbxContent>
                </v:textbox>
              </v:shape>
            </w:pict>
          </mc:Fallback>
        </mc:AlternateContent>
      </w:r>
      <w:r>
        <w:rPr>
          <w:rFonts w:ascii="Times New Roman" w:eastAsia="Times New Roman" w:hAnsi="Times New Roman" w:cs="Times New Roman"/>
          <w:b/>
        </w:rPr>
        <w:br w:type="page"/>
      </w:r>
    </w:p>
    <w:p w14:paraId="52C62AD5" w14:textId="675422F0" w:rsidR="003F5039" w:rsidRPr="00852508" w:rsidRDefault="003903DF" w:rsidP="0011235A">
      <w:pPr>
        <w:pStyle w:val="TOCHeading"/>
        <w:tabs>
          <w:tab w:val="left" w:pos="532"/>
        </w:tabs>
        <w:spacing w:line="240" w:lineRule="auto"/>
        <w:outlineLvl w:val="0"/>
      </w:pPr>
      <w:bookmarkStart w:id="1" w:name="_Toc144802721"/>
      <w:r>
        <w:lastRenderedPageBreak/>
        <w:t>Preliminary Pages</w:t>
      </w:r>
      <w:r w:rsidR="003F5039" w:rsidRPr="00852508">
        <w:t xml:space="preserve"> –</w:t>
      </w:r>
      <w:r w:rsidR="00B117DB">
        <w:t xml:space="preserve"> </w:t>
      </w:r>
      <w:r w:rsidR="003F5039" w:rsidRPr="00852508">
        <w:t xml:space="preserve">Acknowledgements, </w:t>
      </w:r>
      <w:r>
        <w:t>Abstract</w:t>
      </w:r>
      <w:r w:rsidRPr="00852508">
        <w:t xml:space="preserve">, </w:t>
      </w:r>
      <w:bookmarkEnd w:id="0"/>
      <w:r w:rsidR="003F5039">
        <w:t>Table of Contents</w:t>
      </w:r>
      <w:bookmarkEnd w:id="1"/>
    </w:p>
    <w:p w14:paraId="34E31FF3" w14:textId="77777777" w:rsidR="003903DF" w:rsidRPr="00173AE9" w:rsidRDefault="003903DF" w:rsidP="0011235A">
      <w:pPr>
        <w:pStyle w:val="Header"/>
        <w:outlineLvl w:val="1"/>
        <w:rPr>
          <w:rFonts w:asciiTheme="majorHAnsi" w:hAnsiTheme="majorHAnsi" w:cstheme="majorHAnsi"/>
          <w:b w:val="0"/>
        </w:rPr>
      </w:pPr>
      <w:bookmarkStart w:id="2" w:name="_Toc113123179"/>
      <w:bookmarkStart w:id="3" w:name="_Toc144802722"/>
      <w:bookmarkStart w:id="4" w:name="_Toc112679840"/>
      <w:bookmarkStart w:id="5" w:name="_Toc113123178"/>
      <w:r w:rsidRPr="00173AE9">
        <w:rPr>
          <w:rFonts w:asciiTheme="majorHAnsi" w:hAnsiTheme="majorHAnsi" w:cstheme="majorHAnsi"/>
        </w:rPr>
        <w:t>Acknowledgements</w:t>
      </w:r>
      <w:bookmarkEnd w:id="2"/>
      <w:bookmarkEnd w:id="3"/>
    </w:p>
    <w:p w14:paraId="084D7211" w14:textId="77777777" w:rsidR="003903DF" w:rsidRPr="00F95176" w:rsidRDefault="003903DF" w:rsidP="0011235A">
      <w:pPr>
        <w:spacing w:line="24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Pr="00F95176">
        <w:rPr>
          <w:rFonts w:asciiTheme="majorHAnsi" w:hAnsiTheme="majorHAnsi" w:cstheme="majorHAnsi"/>
          <w:sz w:val="22"/>
          <w:szCs w:val="22"/>
        </w:rPr>
        <w:t>.</w:t>
      </w:r>
    </w:p>
    <w:p w14:paraId="1766105D" w14:textId="116767CA" w:rsidR="003F5039" w:rsidRPr="00F95176" w:rsidRDefault="003F5039" w:rsidP="0011235A">
      <w:pPr>
        <w:pStyle w:val="Header"/>
        <w:outlineLvl w:val="1"/>
        <w:rPr>
          <w:b w:val="0"/>
        </w:rPr>
      </w:pPr>
      <w:bookmarkStart w:id="6" w:name="_Toc144802723"/>
      <w:r w:rsidRPr="00F95176">
        <w:t>Abstract</w:t>
      </w:r>
      <w:bookmarkEnd w:id="4"/>
      <w:bookmarkEnd w:id="5"/>
      <w:bookmarkEnd w:id="6"/>
      <w:r w:rsidR="00355F91">
        <w:t xml:space="preserve"> </w:t>
      </w:r>
    </w:p>
    <w:p w14:paraId="1EC8E293" w14:textId="565D9F5D" w:rsidR="001D0E5C" w:rsidRDefault="007A1054" w:rsidP="00FF7B07">
      <w:pPr>
        <w:spacing w:line="240" w:lineRule="auto"/>
        <w:rPr>
          <w:rFonts w:asciiTheme="majorHAnsi" w:hAnsiTheme="majorHAnsi" w:cstheme="majorHAnsi"/>
          <w:sz w:val="24"/>
          <w:szCs w:val="24"/>
        </w:rPr>
      </w:pPr>
      <w:r w:rsidRPr="00382793">
        <w:rPr>
          <w:rFonts w:asciiTheme="majorHAnsi" w:hAnsiTheme="majorHAnsi" w:cstheme="majorHAnsi"/>
          <w:sz w:val="24"/>
          <w:szCs w:val="24"/>
        </w:rPr>
        <w:t>Delta smelt (</w:t>
      </w:r>
      <w:r w:rsidRPr="00382793">
        <w:rPr>
          <w:rFonts w:asciiTheme="majorHAnsi" w:hAnsiTheme="majorHAnsi" w:cstheme="majorHAnsi"/>
          <w:i/>
          <w:iCs/>
          <w:sz w:val="24"/>
          <w:szCs w:val="24"/>
        </w:rPr>
        <w:t>Hypomesus transpacificus</w:t>
      </w:r>
      <w:r w:rsidR="00D86949">
        <w:rPr>
          <w:rFonts w:asciiTheme="majorHAnsi" w:hAnsiTheme="majorHAnsi" w:cstheme="majorHAnsi"/>
          <w:sz w:val="24"/>
          <w:szCs w:val="24"/>
        </w:rPr>
        <w:t xml:space="preserve"> (delta smelt,</w:t>
      </w:r>
      <w:r w:rsidR="00D86949">
        <w:rPr>
          <w:rFonts w:asciiTheme="majorHAnsi" w:hAnsiTheme="majorHAnsi" w:cstheme="majorHAnsi"/>
          <w:i/>
          <w:iCs/>
          <w:sz w:val="24"/>
          <w:szCs w:val="24"/>
        </w:rPr>
        <w:t xml:space="preserve"> </w:t>
      </w:r>
      <w:r w:rsidRPr="00382793">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{"citationID":"OrmbabkI","properties":{"formattedCitation":"(McAllister, 1963)","plainCitation":"(McAllister, 1963)","noteIndex":0},"citationItems":[{"id":"8VtU1zsE/FFw0MlUX","uris":["http://www.mendeley.com/documents/?uuid=154a621a-a2e3-443b-849e-2593b42c5c2d"],"itemData":{"author":[{"dropping-particle":"","family":"McAllister","given":"D. E.","non-dropping-particle":"","parse-names":false,"suffix":""}],"id":"8IGFs4Dg/pOledPbF","issued":{"date-parts":[["1963"]]},"number-of-pages":"53","publisher":"National Museum of Canada, Biological Series 191","title":"Revision of the smelt family, Osmeridae.","type":"book"}}],"schema":"https://github.com/citation-style-language/schema/raw/master/csl-citation.json"} </w:instrText>
      </w:r>
      <w:r w:rsidRPr="00382793">
        <w:rPr>
          <w:rFonts w:asciiTheme="majorHAnsi" w:hAnsiTheme="majorHAnsi" w:cstheme="majorHAnsi"/>
          <w:sz w:val="24"/>
          <w:szCs w:val="24"/>
        </w:rPr>
        <w:fldChar w:fldCharType="separate"/>
      </w:r>
      <w:r w:rsidR="002335A7">
        <w:rPr>
          <w:rFonts w:asciiTheme="majorHAnsi" w:hAnsiTheme="majorHAnsi" w:cstheme="majorHAnsi"/>
          <w:sz w:val="24"/>
          <w:szCs w:val="24"/>
        </w:rPr>
        <w:t>(McAllister, 1963)</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is a federally </w:t>
      </w:r>
      <w:r w:rsidR="0000362B">
        <w:rPr>
          <w:rFonts w:asciiTheme="majorHAnsi" w:hAnsiTheme="majorHAnsi" w:cstheme="majorHAnsi"/>
          <w:sz w:val="24"/>
          <w:szCs w:val="24"/>
        </w:rPr>
        <w:t>T</w:t>
      </w:r>
      <w:r w:rsidRPr="00382793">
        <w:rPr>
          <w:rFonts w:asciiTheme="majorHAnsi" w:hAnsiTheme="majorHAnsi" w:cstheme="majorHAnsi"/>
          <w:sz w:val="24"/>
          <w:szCs w:val="24"/>
        </w:rPr>
        <w:t xml:space="preserve">hreatened and </w:t>
      </w:r>
      <w:r w:rsidR="0000362B">
        <w:rPr>
          <w:rFonts w:asciiTheme="majorHAnsi" w:hAnsiTheme="majorHAnsi" w:cstheme="majorHAnsi"/>
          <w:sz w:val="24"/>
          <w:szCs w:val="24"/>
        </w:rPr>
        <w:t>California S</w:t>
      </w:r>
      <w:r w:rsidRPr="00382793">
        <w:rPr>
          <w:rFonts w:asciiTheme="majorHAnsi" w:hAnsiTheme="majorHAnsi" w:cstheme="majorHAnsi"/>
          <w:sz w:val="24"/>
          <w:szCs w:val="24"/>
        </w:rPr>
        <w:t xml:space="preserve">tate </w:t>
      </w:r>
      <w:r w:rsidR="0000362B">
        <w:rPr>
          <w:rFonts w:asciiTheme="majorHAnsi" w:hAnsiTheme="majorHAnsi" w:cstheme="majorHAnsi"/>
          <w:sz w:val="24"/>
          <w:szCs w:val="24"/>
        </w:rPr>
        <w:t>E</w:t>
      </w:r>
      <w:r w:rsidRPr="00382793">
        <w:rPr>
          <w:rFonts w:asciiTheme="majorHAnsi" w:hAnsiTheme="majorHAnsi" w:cstheme="majorHAnsi"/>
          <w:sz w:val="24"/>
          <w:szCs w:val="24"/>
        </w:rPr>
        <w:t xml:space="preserve">ndangered fish endemic to the </w:t>
      </w:r>
      <w:r w:rsidR="0000362B">
        <w:rPr>
          <w:rFonts w:asciiTheme="majorHAnsi" w:hAnsiTheme="majorHAnsi" w:cstheme="majorHAnsi"/>
          <w:sz w:val="24"/>
          <w:szCs w:val="24"/>
        </w:rPr>
        <w:t>S</w:t>
      </w:r>
      <w:r w:rsidRPr="00382793">
        <w:rPr>
          <w:rFonts w:asciiTheme="majorHAnsi" w:hAnsiTheme="majorHAnsi" w:cstheme="majorHAnsi"/>
          <w:sz w:val="24"/>
          <w:szCs w:val="24"/>
        </w:rPr>
        <w:t>an Francisco Estuary and Sacramento-San Joaquin Delta of North America (SFE). The species is a small, pelagic, mostly annual fish with freshwater resident, migratory, and semi-migratory life histories</w:t>
      </w:r>
      <w:r w:rsidR="00D86949">
        <w:rPr>
          <w:rFonts w:asciiTheme="majorHAnsi" w:hAnsiTheme="majorHAnsi" w:cstheme="majorHAnsi"/>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{"citationID":"2DF4gjh7","properties":{"formattedCitation":"(Campbell et al., 2022; Hobbs et al., 2019)","plainCitation":"(Campbell et al., 2022; Hobbs et al., 2019)","noteIndex":0},"citationItems":[{"id":579,"uris":["http://zotero.org/users/local/3tku6QP0/items/CAYCDWGR"],"itemData":{"id":579,"type":"article-journal","abstract":"Migration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(Campbell et al., 2022; Hobbs et al., 2019)</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They have </w:t>
      </w:r>
      <w:r w:rsidR="0000362B">
        <w:rPr>
          <w:rFonts w:asciiTheme="majorHAnsi" w:hAnsiTheme="majorHAnsi" w:cstheme="majorHAnsi"/>
          <w:sz w:val="24"/>
          <w:szCs w:val="24"/>
        </w:rPr>
        <w:t>historically</w:t>
      </w:r>
      <w:r w:rsidRPr="00382793">
        <w:rPr>
          <w:rFonts w:asciiTheme="majorHAnsi" w:hAnsiTheme="majorHAnsi" w:cstheme="majorHAnsi"/>
          <w:sz w:val="24"/>
          <w:szCs w:val="24"/>
        </w:rPr>
        <w:t xml:space="preserve"> been </w:t>
      </w:r>
      <w:r w:rsidR="0000362B">
        <w:rPr>
          <w:rFonts w:asciiTheme="majorHAnsi" w:hAnsiTheme="majorHAnsi" w:cstheme="majorHAnsi"/>
          <w:sz w:val="24"/>
          <w:szCs w:val="24"/>
        </w:rPr>
        <w:t>considered</w:t>
      </w:r>
      <w:r w:rsidRPr="00382793">
        <w:rPr>
          <w:rFonts w:asciiTheme="majorHAnsi" w:hAnsiTheme="majorHAnsi" w:cstheme="majorHAnsi"/>
          <w:sz w:val="24"/>
          <w:szCs w:val="24"/>
        </w:rPr>
        <w:t xml:space="preserve"> an indicator species for water quality in the SFE. The </w:t>
      </w:r>
      <w:r w:rsidRPr="00382793">
        <w:rPr>
          <w:rFonts w:asciiTheme="majorHAnsi" w:hAnsiTheme="majorHAnsi" w:cstheme="majorHAnsi"/>
          <w:sz w:val="24"/>
          <w:szCs w:val="24"/>
          <w:lang w:val="en"/>
        </w:rPr>
        <w:t xml:space="preserve">species has undergone a population collapse associated with drought and anthropogenic </w:t>
      </w:r>
      <w:r w:rsidR="003846EB">
        <w:rPr>
          <w:rFonts w:asciiTheme="majorHAnsi" w:hAnsiTheme="majorHAnsi" w:cstheme="majorHAnsi"/>
          <w:sz w:val="24"/>
          <w:szCs w:val="24"/>
          <w:lang w:val="en"/>
        </w:rPr>
        <w:t>di</w:t>
      </w:r>
      <w:r w:rsidR="003846EB" w:rsidRPr="00382793">
        <w:rPr>
          <w:rFonts w:asciiTheme="majorHAnsi" w:hAnsiTheme="majorHAnsi" w:cstheme="majorHAnsi"/>
          <w:sz w:val="24"/>
          <w:szCs w:val="24"/>
          <w:lang w:val="en"/>
        </w:rPr>
        <w:t>s</w:t>
      </w:r>
      <w:r w:rsidR="003846EB">
        <w:rPr>
          <w:rFonts w:asciiTheme="majorHAnsi" w:hAnsiTheme="majorHAnsi" w:cstheme="majorHAnsi"/>
          <w:sz w:val="24"/>
          <w:szCs w:val="24"/>
          <w:lang w:val="en"/>
        </w:rPr>
        <w:t>turbances</w:t>
      </w:r>
      <w:r w:rsidRPr="00382793">
        <w:rPr>
          <w:rFonts w:asciiTheme="majorHAnsi" w:hAnsiTheme="majorHAnsi" w:cstheme="majorHAnsi"/>
          <w:sz w:val="24"/>
          <w:szCs w:val="24"/>
          <w:lang w:val="en"/>
        </w:rPr>
        <w:t>, and it is now believed stochastic processes may push the species to extinction</w:t>
      </w:r>
      <w:r w:rsidR="00D86949">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{"citationID":"esEzMCPX","properties":{"formattedCitation":"(Fisch et al., 2011; Moyle, Peter B., Brown, Larry R., Durand, John R., Hobbs, 2016)","plainCitation":"(Fisch et al., 2011; Moyle, Peter B., Brown, Larry R., Durand, John R., Hobbs, 2016)","noteIndex":0},"citationItems":[{"id":"8VtU1zsE/ZDFT2mOO","uris":["http://www.mendeley.com/documents/?uuid=23e53af3-288d-48bc-b9a7-174ca5e00a87"],"itemData":{"DOI":"10.1007/s10592-011-0240-y","ISBN":"1566-0621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Meaningful conservation management of the species must encompass gaining a better understanding of the life history, ecology, and physiology of the species </w:t>
      </w:r>
      <w:r w:rsidR="003846EB">
        <w:rPr>
          <w:rFonts w:asciiTheme="majorHAnsi" w:hAnsiTheme="majorHAnsi" w:cstheme="majorHAnsi"/>
          <w:sz w:val="24"/>
          <w:szCs w:val="24"/>
        </w:rPr>
        <w:t>so</w:t>
      </w:r>
      <w:r w:rsidRPr="00382793">
        <w:rPr>
          <w:rFonts w:asciiTheme="majorHAnsi" w:hAnsiTheme="majorHAnsi" w:cstheme="majorHAnsi"/>
          <w:sz w:val="24"/>
          <w:szCs w:val="24"/>
        </w:rPr>
        <w:t xml:space="preserve"> biological components contributing to success in the wild</w:t>
      </w:r>
      <w:r w:rsidR="003846EB">
        <w:rPr>
          <w:rFonts w:asciiTheme="majorHAnsi" w:hAnsiTheme="majorHAnsi" w:cstheme="majorHAnsi"/>
          <w:sz w:val="24"/>
          <w:szCs w:val="24"/>
        </w:rPr>
        <w:t xml:space="preserve"> can be preserved</w:t>
      </w:r>
      <w:r w:rsidRPr="00382793">
        <w:rPr>
          <w:rFonts w:asciiTheme="majorHAnsi" w:hAnsiTheme="majorHAnsi" w:cstheme="majorHAnsi"/>
          <w:sz w:val="24"/>
          <w:szCs w:val="24"/>
        </w:rPr>
        <w:t xml:space="preserve">. Because genetics, in combination with the environment, influence many aspects of individual and population level phenotypes, building a framework to better understand the species requires the development of genetic resources and monitoring of genetic diversity. Chapter one of this dissertation presents two chromosome-level genome assemblies –– one male and one female –– which are </w:t>
      </w:r>
      <w:r w:rsidR="00430654">
        <w:rPr>
          <w:rFonts w:asciiTheme="majorHAnsi" w:hAnsiTheme="majorHAnsi" w:cstheme="majorHAnsi"/>
          <w:sz w:val="24"/>
          <w:szCs w:val="24"/>
        </w:rPr>
        <w:t>necessary</w:t>
      </w:r>
      <w:r w:rsidRPr="00382793">
        <w:rPr>
          <w:rFonts w:asciiTheme="majorHAnsi" w:hAnsiTheme="majorHAnsi" w:cstheme="majorHAnsi"/>
          <w:sz w:val="24"/>
          <w:szCs w:val="24"/>
        </w:rPr>
        <w:t xml:space="preserve"> resources for current and ongoing </w:t>
      </w:r>
      <w:r w:rsidR="0000362B">
        <w:rPr>
          <w:rFonts w:asciiTheme="majorHAnsi" w:hAnsiTheme="majorHAnsi" w:cstheme="majorHAnsi"/>
          <w:sz w:val="24"/>
          <w:szCs w:val="24"/>
        </w:rPr>
        <w:t xml:space="preserve">evolutionary and conservation genetics </w:t>
      </w:r>
      <w:r w:rsidRPr="00382793">
        <w:rPr>
          <w:rFonts w:asciiTheme="majorHAnsi" w:hAnsiTheme="majorHAnsi" w:cstheme="majorHAnsi"/>
          <w:sz w:val="24"/>
          <w:szCs w:val="24"/>
        </w:rPr>
        <w:t xml:space="preserve">research </w:t>
      </w:r>
      <w:r w:rsidR="0000362B">
        <w:rPr>
          <w:rFonts w:asciiTheme="majorHAnsi" w:hAnsiTheme="majorHAnsi" w:cstheme="majorHAnsi"/>
          <w:sz w:val="24"/>
          <w:szCs w:val="24"/>
        </w:rPr>
        <w:t>concerning</w:t>
      </w:r>
      <w:r w:rsidRPr="00382793">
        <w:rPr>
          <w:rFonts w:asciiTheme="majorHAnsi" w:hAnsiTheme="majorHAnsi" w:cstheme="majorHAnsi"/>
          <w:sz w:val="24"/>
          <w:szCs w:val="24"/>
        </w:rPr>
        <w:t xml:space="preserve"> delta smelt</w:t>
      </w:r>
      <w:r w:rsidR="0000362B">
        <w:rPr>
          <w:rFonts w:asciiTheme="majorHAnsi" w:hAnsiTheme="majorHAnsi" w:cstheme="majorHAnsi"/>
          <w:sz w:val="24"/>
          <w:szCs w:val="24"/>
        </w:rPr>
        <w:t xml:space="preserve"> and other declining and vulnerable species in the </w:t>
      </w:r>
      <w:proofErr w:type="spellStart"/>
      <w:r w:rsidR="0000362B" w:rsidRPr="002B09C4">
        <w:rPr>
          <w:rFonts w:asciiTheme="majorHAnsi" w:hAnsiTheme="majorHAnsi" w:cstheme="majorHAnsi"/>
          <w:sz w:val="24"/>
          <w:szCs w:val="24"/>
        </w:rPr>
        <w:t>Osmeridae</w:t>
      </w:r>
      <w:proofErr w:type="spellEnd"/>
      <w:r w:rsidR="0000362B">
        <w:rPr>
          <w:rFonts w:asciiTheme="majorHAnsi" w:hAnsiTheme="majorHAnsi" w:cstheme="majorHAnsi"/>
          <w:sz w:val="24"/>
          <w:szCs w:val="24"/>
        </w:rPr>
        <w:t xml:space="preserve"> family, such as longfin smelt.</w:t>
      </w:r>
      <w:r w:rsidRPr="00382793">
        <w:rPr>
          <w:rFonts w:asciiTheme="majorHAnsi" w:hAnsiTheme="majorHAnsi" w:cstheme="majorHAnsi"/>
          <w:sz w:val="24"/>
          <w:szCs w:val="24"/>
        </w:rPr>
        <w:t xml:space="preserve"> Chapter two investigates three novel methods for identifying sex marker(s) within the delta smelt genome. While no specific sequences diagnostic of sex </w:t>
      </w:r>
      <w:proofErr w:type="gramStart"/>
      <w:r w:rsidRPr="00382793">
        <w:rPr>
          <w:rFonts w:asciiTheme="majorHAnsi" w:hAnsiTheme="majorHAnsi" w:cstheme="majorHAnsi"/>
          <w:sz w:val="24"/>
          <w:szCs w:val="24"/>
        </w:rPr>
        <w:t>were</w:t>
      </w:r>
      <w:proofErr w:type="gramEnd"/>
      <w:r w:rsidRPr="00382793">
        <w:rPr>
          <w:rFonts w:asciiTheme="majorHAnsi" w:hAnsiTheme="majorHAnsi" w:cstheme="majorHAnsi"/>
          <w:sz w:val="24"/>
          <w:szCs w:val="24"/>
        </w:rPr>
        <w:t xml:space="preserve"> found, sex-specific discrepancies in </w:t>
      </w:r>
      <w:proofErr w:type="spellStart"/>
      <w:r w:rsidRPr="00382793">
        <w:rPr>
          <w:rFonts w:asciiTheme="majorHAnsi" w:hAnsiTheme="majorHAnsi" w:cstheme="majorHAnsi"/>
          <w:sz w:val="24"/>
          <w:szCs w:val="24"/>
        </w:rPr>
        <w:t>kmer</w:t>
      </w:r>
      <w:r w:rsidR="00EC3367">
        <w:rPr>
          <w:rFonts w:asciiTheme="majorHAnsi" w:hAnsiTheme="majorHAnsi" w:cstheme="majorHAnsi"/>
          <w:sz w:val="24"/>
          <w:szCs w:val="24"/>
        </w:rPr>
        <w:t>s</w:t>
      </w:r>
      <w:proofErr w:type="spellEnd"/>
      <w:r w:rsidRPr="00382793">
        <w:rPr>
          <w:rFonts w:asciiTheme="majorHAnsi" w:hAnsiTheme="majorHAnsi" w:cstheme="majorHAnsi"/>
          <w:sz w:val="24"/>
          <w:szCs w:val="24"/>
        </w:rPr>
        <w:t xml:space="preserve"> were identified. Chapter three </w:t>
      </w:r>
      <w:r w:rsidR="00392354">
        <w:rPr>
          <w:rFonts w:asciiTheme="majorHAnsi" w:hAnsiTheme="majorHAnsi" w:cstheme="majorHAnsi"/>
          <w:sz w:val="24"/>
          <w:szCs w:val="24"/>
        </w:rPr>
        <w:t xml:space="preserve">is a </w:t>
      </w:r>
      <w:r w:rsidR="00FF7B07">
        <w:rPr>
          <w:rFonts w:asciiTheme="majorHAnsi" w:hAnsiTheme="majorHAnsi" w:cstheme="majorHAnsi"/>
          <w:sz w:val="24"/>
          <w:szCs w:val="24"/>
        </w:rPr>
        <w:t xml:space="preserve">first author </w:t>
      </w:r>
      <w:r w:rsidR="00392354">
        <w:rPr>
          <w:rFonts w:asciiTheme="majorHAnsi" w:hAnsiTheme="majorHAnsi" w:cstheme="majorHAnsi"/>
          <w:sz w:val="24"/>
          <w:szCs w:val="24"/>
        </w:rPr>
        <w:t xml:space="preserve">paper </w:t>
      </w:r>
      <w:r w:rsidR="00FF7B07">
        <w:rPr>
          <w:rFonts w:asciiTheme="majorHAnsi" w:hAnsiTheme="majorHAnsi" w:cstheme="majorHAnsi"/>
          <w:sz w:val="24"/>
          <w:szCs w:val="24"/>
        </w:rPr>
        <w:t xml:space="preserve">I wrote </w:t>
      </w:r>
      <w:r w:rsidR="00392354">
        <w:rPr>
          <w:rFonts w:asciiTheme="majorHAnsi" w:hAnsiTheme="majorHAnsi" w:cstheme="majorHAnsi"/>
          <w:sz w:val="24"/>
          <w:szCs w:val="24"/>
        </w:rPr>
        <w:t>titled “Association of the lactase persistence haplotype block with disease ri</w:t>
      </w:r>
      <w:r w:rsidR="00FF7B07">
        <w:rPr>
          <w:rFonts w:asciiTheme="majorHAnsi" w:hAnsiTheme="majorHAnsi" w:cstheme="majorHAnsi"/>
          <w:sz w:val="24"/>
          <w:szCs w:val="24"/>
        </w:rPr>
        <w:t>s</w:t>
      </w:r>
      <w:r w:rsidR="00392354">
        <w:rPr>
          <w:rFonts w:asciiTheme="majorHAnsi" w:hAnsiTheme="majorHAnsi" w:cstheme="majorHAnsi"/>
          <w:sz w:val="24"/>
          <w:szCs w:val="24"/>
        </w:rPr>
        <w:t>k in populations of European descent</w:t>
      </w:r>
      <w:r w:rsidR="00FF7B07">
        <w:rPr>
          <w:rFonts w:asciiTheme="majorHAnsi" w:hAnsiTheme="majorHAnsi" w:cstheme="majorHAnsi"/>
          <w:sz w:val="24"/>
          <w:szCs w:val="24"/>
        </w:rPr>
        <w:t>”</w:t>
      </w:r>
      <w:r w:rsidR="00392354">
        <w:rPr>
          <w:rFonts w:asciiTheme="majorHAnsi" w:hAnsiTheme="majorHAnsi" w:cstheme="majorHAnsi"/>
          <w:sz w:val="24"/>
          <w:szCs w:val="24"/>
        </w:rPr>
        <w:t xml:space="preserve"> published in </w:t>
      </w:r>
      <w:r w:rsidR="0016709B">
        <w:rPr>
          <w:rFonts w:asciiTheme="majorHAnsi" w:hAnsiTheme="majorHAnsi" w:cstheme="majorHAnsi"/>
          <w:sz w:val="24"/>
          <w:szCs w:val="24"/>
        </w:rPr>
        <w:t>Frontiers in Genetics</w:t>
      </w:r>
      <w:r w:rsidR="00FF7B07">
        <w:rPr>
          <w:rFonts w:asciiTheme="majorHAnsi" w:hAnsiTheme="majorHAnsi" w:cstheme="majorHAnsi"/>
          <w:sz w:val="24"/>
          <w:szCs w:val="24"/>
        </w:rPr>
        <w:t>. This chapter switches organisms and investigates the potential for deleterious mutations to hitchhike in haplotype blocks which were heavily selected for in humans</w:t>
      </w:r>
      <w:r w:rsidR="00392354">
        <w:rPr>
          <w:rFonts w:asciiTheme="majorHAnsi" w:hAnsiTheme="majorHAnsi" w:cstheme="majorHAnsi"/>
          <w:sz w:val="24"/>
          <w:szCs w:val="24"/>
        </w:rPr>
        <w:t xml:space="preserve">. This paper is a result of the work I completed in the first year and a half of my doctoral studies. </w:t>
      </w:r>
      <w:r w:rsidRPr="00382793">
        <w:rPr>
          <w:rFonts w:asciiTheme="majorHAnsi" w:hAnsiTheme="majorHAnsi" w:cstheme="majorHAnsi"/>
          <w:sz w:val="24"/>
          <w:szCs w:val="24"/>
        </w:rPr>
        <w:t>T</w:t>
      </w:r>
      <w:r w:rsidR="00FF7B07">
        <w:rPr>
          <w:rFonts w:asciiTheme="majorHAnsi" w:hAnsiTheme="majorHAnsi" w:cstheme="majorHAnsi"/>
          <w:sz w:val="24"/>
          <w:szCs w:val="24"/>
        </w:rPr>
        <w:t>ogether t</w:t>
      </w:r>
      <w:r w:rsidRPr="00382793">
        <w:rPr>
          <w:rFonts w:asciiTheme="majorHAnsi" w:hAnsiTheme="majorHAnsi" w:cstheme="majorHAnsi"/>
          <w:sz w:val="24"/>
          <w:szCs w:val="24"/>
        </w:rPr>
        <w:t xml:space="preserve">his work contributes to the </w:t>
      </w:r>
      <w:r w:rsidR="00FF7B07">
        <w:rPr>
          <w:rFonts w:asciiTheme="majorHAnsi" w:hAnsiTheme="majorHAnsi" w:cstheme="majorHAnsi"/>
          <w:sz w:val="24"/>
          <w:szCs w:val="24"/>
        </w:rPr>
        <w:t>fields of evolutionary,</w:t>
      </w:r>
      <w:r w:rsidRPr="00382793">
        <w:rPr>
          <w:rFonts w:asciiTheme="majorHAnsi" w:hAnsiTheme="majorHAnsi" w:cstheme="majorHAnsi"/>
          <w:sz w:val="24"/>
          <w:szCs w:val="24"/>
        </w:rPr>
        <w:t xml:space="preserve"> comparative and conservation </w:t>
      </w:r>
      <w:r w:rsidR="00FF7B07">
        <w:rPr>
          <w:rFonts w:asciiTheme="majorHAnsi" w:hAnsiTheme="majorHAnsi" w:cstheme="majorHAnsi"/>
          <w:sz w:val="24"/>
          <w:szCs w:val="24"/>
        </w:rPr>
        <w:t>genomics.</w:t>
      </w:r>
      <w:r w:rsidRPr="00382793">
        <w:rPr>
          <w:rFonts w:asciiTheme="majorHAnsi" w:hAnsiTheme="majorHAnsi" w:cstheme="majorHAnsi"/>
          <w:sz w:val="24"/>
          <w:szCs w:val="24"/>
        </w:rPr>
        <w:t xml:space="preserve"> </w:t>
      </w:r>
      <w:r w:rsidR="00FF7B07">
        <w:rPr>
          <w:rFonts w:asciiTheme="majorHAnsi" w:hAnsiTheme="majorHAnsi" w:cstheme="majorHAnsi"/>
          <w:sz w:val="24"/>
          <w:szCs w:val="24"/>
        </w:rPr>
        <w:t xml:space="preserve">This </w:t>
      </w:r>
      <w:r w:rsidR="001D0E5C">
        <w:rPr>
          <w:rFonts w:asciiTheme="majorHAnsi" w:hAnsiTheme="majorHAnsi" w:cstheme="majorHAnsi"/>
          <w:sz w:val="24"/>
          <w:szCs w:val="24"/>
        </w:rPr>
        <w:t xml:space="preserve">work specifically contributes </w:t>
      </w:r>
      <w:r w:rsidRPr="00382793">
        <w:rPr>
          <w:rFonts w:asciiTheme="majorHAnsi" w:hAnsiTheme="majorHAnsi" w:cstheme="majorHAnsi"/>
          <w:sz w:val="24"/>
          <w:szCs w:val="24"/>
        </w:rPr>
        <w:t>to delta smelt monitoring, management and research</w:t>
      </w:r>
      <w:r w:rsidR="001D0E5C">
        <w:rPr>
          <w:rFonts w:asciiTheme="majorHAnsi" w:hAnsiTheme="majorHAnsi" w:cstheme="majorHAnsi"/>
          <w:sz w:val="24"/>
          <w:szCs w:val="24"/>
        </w:rPr>
        <w:t>, and human disease risk studies</w:t>
      </w:r>
      <w:r w:rsidRPr="00382793">
        <w:rPr>
          <w:rFonts w:asciiTheme="majorHAnsi" w:hAnsiTheme="majorHAnsi" w:cstheme="majorHAnsi"/>
          <w:sz w:val="24"/>
          <w:szCs w:val="24"/>
        </w:rPr>
        <w:t xml:space="preserve">. </w:t>
      </w:r>
    </w:p>
    <w:p w14:paraId="29799E2D" w14:textId="7D78C2A9" w:rsidR="00785B58" w:rsidRDefault="001D0E5C" w:rsidP="00785B58">
      <w:pPr>
        <w:spacing w:line="240" w:lineRule="auto"/>
        <w:rPr>
          <w:rFonts w:asciiTheme="majorHAnsi" w:hAnsiTheme="majorHAnsi" w:cstheme="majorHAnsi"/>
          <w:sz w:val="24"/>
          <w:szCs w:val="24"/>
        </w:rPr>
      </w:pPr>
      <w:r>
        <w:rPr>
          <w:rFonts w:asciiTheme="majorHAnsi" w:hAnsiTheme="majorHAnsi" w:cstheme="majorHAnsi"/>
          <w:sz w:val="24"/>
          <w:szCs w:val="24"/>
        </w:rPr>
        <w:t xml:space="preserve">In summary my doctoral work has provided a novel delta smelt genome assembly which is </w:t>
      </w:r>
      <w:r w:rsidRPr="00382793">
        <w:rPr>
          <w:rFonts w:asciiTheme="majorHAnsi" w:hAnsiTheme="majorHAnsi" w:cstheme="majorHAnsi"/>
          <w:sz w:val="24"/>
          <w:szCs w:val="24"/>
        </w:rPr>
        <w:t xml:space="preserve">the first chromosome-level and least fragmented publicly available </w:t>
      </w:r>
      <w:r>
        <w:rPr>
          <w:rFonts w:asciiTheme="majorHAnsi" w:hAnsiTheme="majorHAnsi" w:cstheme="majorHAnsi"/>
          <w:sz w:val="24"/>
          <w:szCs w:val="24"/>
        </w:rPr>
        <w:t xml:space="preserve">male and female reference </w:t>
      </w:r>
      <w:r w:rsidRPr="00382793">
        <w:rPr>
          <w:rFonts w:asciiTheme="majorHAnsi" w:hAnsiTheme="majorHAnsi" w:cstheme="majorHAnsi"/>
          <w:sz w:val="24"/>
          <w:szCs w:val="24"/>
        </w:rPr>
        <w:t xml:space="preserve">genomes within the </w:t>
      </w:r>
      <w:proofErr w:type="spellStart"/>
      <w:r w:rsidRPr="002B09C4">
        <w:rPr>
          <w:rFonts w:asciiTheme="majorHAnsi" w:hAnsiTheme="majorHAnsi" w:cstheme="majorHAnsi"/>
          <w:sz w:val="24"/>
          <w:szCs w:val="24"/>
        </w:rPr>
        <w:t>Osmeridae</w:t>
      </w:r>
      <w:proofErr w:type="spellEnd"/>
      <w:r w:rsidRPr="00382793">
        <w:rPr>
          <w:rFonts w:asciiTheme="majorHAnsi" w:hAnsiTheme="majorHAnsi" w:cstheme="majorHAnsi"/>
          <w:i/>
          <w:iCs/>
          <w:sz w:val="24"/>
          <w:szCs w:val="24"/>
        </w:rPr>
        <w:t xml:space="preserve"> </w:t>
      </w:r>
      <w:r w:rsidRPr="00382793">
        <w:rPr>
          <w:rFonts w:asciiTheme="majorHAnsi" w:hAnsiTheme="majorHAnsi" w:cstheme="majorHAnsi"/>
          <w:sz w:val="24"/>
          <w:szCs w:val="24"/>
        </w:rPr>
        <w:t>(smelt) family</w:t>
      </w:r>
      <w:r>
        <w:rPr>
          <w:rFonts w:asciiTheme="majorHAnsi" w:hAnsiTheme="majorHAnsi" w:cstheme="majorHAnsi"/>
          <w:sz w:val="24"/>
          <w:szCs w:val="24"/>
        </w:rPr>
        <w:t>; an e</w:t>
      </w:r>
      <w:r w:rsidR="007A1054" w:rsidRPr="00382793">
        <w:rPr>
          <w:rFonts w:asciiTheme="majorHAnsi" w:hAnsiTheme="majorHAnsi" w:cstheme="majorHAnsi"/>
          <w:sz w:val="24"/>
          <w:szCs w:val="24"/>
        </w:rPr>
        <w:t xml:space="preserve">xamination of male and female </w:t>
      </w:r>
      <w:r>
        <w:rPr>
          <w:rFonts w:asciiTheme="majorHAnsi" w:hAnsiTheme="majorHAnsi" w:cstheme="majorHAnsi"/>
          <w:sz w:val="24"/>
          <w:szCs w:val="24"/>
        </w:rPr>
        <w:t xml:space="preserve">delta smelt </w:t>
      </w:r>
      <w:r w:rsidR="007A1054" w:rsidRPr="00382793">
        <w:rPr>
          <w:rFonts w:asciiTheme="majorHAnsi" w:hAnsiTheme="majorHAnsi" w:cstheme="majorHAnsi"/>
          <w:sz w:val="24"/>
          <w:szCs w:val="24"/>
        </w:rPr>
        <w:t>sequencing data show</w:t>
      </w:r>
      <w:r>
        <w:rPr>
          <w:rFonts w:asciiTheme="majorHAnsi" w:hAnsiTheme="majorHAnsi" w:cstheme="majorHAnsi"/>
          <w:sz w:val="24"/>
          <w:szCs w:val="24"/>
        </w:rPr>
        <w:t>ing</w:t>
      </w:r>
      <w:r w:rsidR="007A1054" w:rsidRPr="00382793">
        <w:rPr>
          <w:rFonts w:asciiTheme="majorHAnsi" w:hAnsiTheme="majorHAnsi" w:cstheme="majorHAnsi"/>
          <w:sz w:val="24"/>
          <w:szCs w:val="24"/>
        </w:rPr>
        <w:t xml:space="preserve"> a discrete difference between sexes and establishes a framework for further investigation</w:t>
      </w:r>
      <w:r>
        <w:rPr>
          <w:rFonts w:asciiTheme="majorHAnsi" w:hAnsiTheme="majorHAnsi" w:cstheme="majorHAnsi"/>
          <w:sz w:val="24"/>
          <w:szCs w:val="24"/>
        </w:rPr>
        <w:t xml:space="preserve">; and </w:t>
      </w:r>
      <w:r w:rsidR="00785B58">
        <w:rPr>
          <w:rFonts w:asciiTheme="majorHAnsi" w:hAnsiTheme="majorHAnsi" w:cstheme="majorHAnsi"/>
          <w:sz w:val="24"/>
          <w:szCs w:val="24"/>
        </w:rPr>
        <w:t>results suggesting that despite the fact that the human lactase persistence haplotype block harbors increased deleterious mutations compared to the rest of the genome, they seem to have little effect on prostate cancer, cardiovascular disease, and bone mineral density disease phenotypes.</w:t>
      </w:r>
    </w:p>
    <w:p w14:paraId="0A6DD919" w14:textId="75FA8C5C"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bookmarkStart w:id="7" w:name="_Toc144802724" w:displacedByCustomXml="next"/>
    <w:sdt>
      <w:sdtPr>
        <w:rPr>
          <w:rFonts w:cstheme="minorBidi"/>
          <w:b w:val="0"/>
          <w:bCs w:val="0"/>
          <w:i w:val="0"/>
          <w:iCs w:val="0"/>
          <w:sz w:val="20"/>
          <w:szCs w:val="20"/>
        </w:rPr>
        <w:id w:val="817002321"/>
        <w:docPartObj>
          <w:docPartGallery w:val="Table of Contents"/>
          <w:docPartUnique/>
        </w:docPartObj>
      </w:sdtPr>
      <w:sdtEndPr>
        <w:rPr>
          <w:noProof/>
        </w:rPr>
      </w:sdtEndPr>
      <w:sdtContent>
        <w:p w14:paraId="7B45BCA4" w14:textId="77777777" w:rsidR="003903DF" w:rsidRPr="003B7B17" w:rsidRDefault="003903DF" w:rsidP="0011235A">
          <w:pPr>
            <w:pStyle w:val="TOC1"/>
            <w:spacing w:line="240" w:lineRule="auto"/>
            <w:outlineLvl w:val="1"/>
            <w:rPr>
              <w:rFonts w:asciiTheme="majorHAnsi" w:hAnsiTheme="majorHAnsi" w:cstheme="majorHAnsi"/>
            </w:rPr>
          </w:pPr>
          <w:r w:rsidRPr="003B7B17">
            <w:rPr>
              <w:rFonts w:asciiTheme="majorHAnsi" w:hAnsiTheme="majorHAnsi" w:cstheme="majorHAnsi"/>
            </w:rPr>
            <w:t>Table of Contents</w:t>
          </w:r>
          <w:bookmarkEnd w:id="7"/>
        </w:p>
        <w:p w14:paraId="62DA166B" w14:textId="223DAFCF" w:rsidR="00C8614F" w:rsidRDefault="003903DF">
          <w:pPr>
            <w:pStyle w:val="TOC1"/>
            <w:tabs>
              <w:tab w:val="right" w:leader="dot" w:pos="9350"/>
            </w:tabs>
            <w:rPr>
              <w:rFonts w:cstheme="minorBidi"/>
              <w:b w:val="0"/>
              <w:bCs w:val="0"/>
              <w:i w:val="0"/>
              <w:iCs w:val="0"/>
              <w:noProof/>
            </w:rPr>
          </w:pPr>
          <w:r w:rsidRPr="003B7B17">
            <w:rPr>
              <w:rFonts w:asciiTheme="majorHAnsi" w:hAnsiTheme="majorHAnsi" w:cstheme="majorHAnsi"/>
              <w:b w:val="0"/>
              <w:bCs w:val="0"/>
            </w:rPr>
            <w:fldChar w:fldCharType="begin"/>
          </w:r>
          <w:r w:rsidRPr="003B7B17">
            <w:rPr>
              <w:rFonts w:asciiTheme="majorHAnsi" w:hAnsiTheme="majorHAnsi" w:cstheme="majorHAnsi"/>
            </w:rPr>
            <w:instrText xml:space="preserve"> TOC \o "1-3" \h \z \u </w:instrText>
          </w:r>
          <w:r w:rsidRPr="003B7B17">
            <w:rPr>
              <w:rFonts w:asciiTheme="majorHAnsi" w:hAnsiTheme="majorHAnsi" w:cstheme="majorHAnsi"/>
              <w:b w:val="0"/>
              <w:bCs w:val="0"/>
            </w:rPr>
            <w:fldChar w:fldCharType="separate"/>
          </w:r>
          <w:hyperlink w:anchor="_Toc144802721" w:history="1">
            <w:r w:rsidR="00C8614F" w:rsidRPr="00B36F23">
              <w:rPr>
                <w:rStyle w:val="Hyperlink"/>
                <w:noProof/>
              </w:rPr>
              <w:t>Preliminary Pages – Acknowledgements, Abstract, Table of Contents</w:t>
            </w:r>
            <w:r w:rsidR="00C8614F">
              <w:rPr>
                <w:noProof/>
                <w:webHidden/>
              </w:rPr>
              <w:tab/>
            </w:r>
            <w:r w:rsidR="00C8614F">
              <w:rPr>
                <w:noProof/>
                <w:webHidden/>
              </w:rPr>
              <w:fldChar w:fldCharType="begin"/>
            </w:r>
            <w:r w:rsidR="00C8614F">
              <w:rPr>
                <w:noProof/>
                <w:webHidden/>
              </w:rPr>
              <w:instrText xml:space="preserve"> PAGEREF _Toc144802721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639AF65D" w14:textId="0C6CD06F" w:rsidR="00C8614F" w:rsidRDefault="00D56D5C">
          <w:pPr>
            <w:pStyle w:val="TOC2"/>
            <w:tabs>
              <w:tab w:val="right" w:leader="dot" w:pos="9350"/>
            </w:tabs>
            <w:rPr>
              <w:rFonts w:cstheme="minorBidi"/>
              <w:b w:val="0"/>
              <w:bCs w:val="0"/>
              <w:noProof/>
              <w:sz w:val="24"/>
              <w:szCs w:val="24"/>
            </w:rPr>
          </w:pPr>
          <w:hyperlink w:anchor="_Toc144802722" w:history="1">
            <w:r w:rsidR="00C8614F" w:rsidRPr="00B36F23">
              <w:rPr>
                <w:rStyle w:val="Hyperlink"/>
                <w:rFonts w:asciiTheme="majorHAnsi" w:hAnsiTheme="majorHAnsi" w:cstheme="majorHAnsi"/>
                <w:noProof/>
              </w:rPr>
              <w:t>Acknowledgements</w:t>
            </w:r>
            <w:r w:rsidR="00C8614F">
              <w:rPr>
                <w:noProof/>
                <w:webHidden/>
              </w:rPr>
              <w:tab/>
            </w:r>
            <w:r w:rsidR="00C8614F">
              <w:rPr>
                <w:noProof/>
                <w:webHidden/>
              </w:rPr>
              <w:fldChar w:fldCharType="begin"/>
            </w:r>
            <w:r w:rsidR="00C8614F">
              <w:rPr>
                <w:noProof/>
                <w:webHidden/>
              </w:rPr>
              <w:instrText xml:space="preserve"> PAGEREF _Toc144802722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4AEA326A" w14:textId="487FE52D" w:rsidR="00C8614F" w:rsidRDefault="00D56D5C">
          <w:pPr>
            <w:pStyle w:val="TOC2"/>
            <w:tabs>
              <w:tab w:val="right" w:leader="dot" w:pos="9350"/>
            </w:tabs>
            <w:rPr>
              <w:rFonts w:cstheme="minorBidi"/>
              <w:b w:val="0"/>
              <w:bCs w:val="0"/>
              <w:noProof/>
              <w:sz w:val="24"/>
              <w:szCs w:val="24"/>
            </w:rPr>
          </w:pPr>
          <w:hyperlink w:anchor="_Toc144802723" w:history="1">
            <w:r w:rsidR="00C8614F" w:rsidRPr="00B36F23">
              <w:rPr>
                <w:rStyle w:val="Hyperlink"/>
                <w:noProof/>
              </w:rPr>
              <w:t>Abstract</w:t>
            </w:r>
            <w:r w:rsidR="00C8614F">
              <w:rPr>
                <w:noProof/>
                <w:webHidden/>
              </w:rPr>
              <w:tab/>
            </w:r>
            <w:r w:rsidR="00C8614F">
              <w:rPr>
                <w:noProof/>
                <w:webHidden/>
              </w:rPr>
              <w:fldChar w:fldCharType="begin"/>
            </w:r>
            <w:r w:rsidR="00C8614F">
              <w:rPr>
                <w:noProof/>
                <w:webHidden/>
              </w:rPr>
              <w:instrText xml:space="preserve"> PAGEREF _Toc144802723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159CE42D" w14:textId="4E211CD9" w:rsidR="00C8614F" w:rsidRDefault="00D56D5C">
          <w:pPr>
            <w:pStyle w:val="TOC2"/>
            <w:tabs>
              <w:tab w:val="right" w:leader="dot" w:pos="9350"/>
            </w:tabs>
            <w:rPr>
              <w:rFonts w:cstheme="minorBidi"/>
              <w:b w:val="0"/>
              <w:bCs w:val="0"/>
              <w:noProof/>
              <w:sz w:val="24"/>
              <w:szCs w:val="24"/>
            </w:rPr>
          </w:pPr>
          <w:hyperlink w:anchor="_Toc144802724" w:history="1">
            <w:r w:rsidR="00C8614F" w:rsidRPr="00B36F23">
              <w:rPr>
                <w:rStyle w:val="Hyperlink"/>
                <w:rFonts w:asciiTheme="majorHAnsi" w:hAnsiTheme="majorHAnsi" w:cstheme="majorHAnsi"/>
                <w:noProof/>
              </w:rPr>
              <w:t>Table of Contents</w:t>
            </w:r>
            <w:r w:rsidR="00C8614F">
              <w:rPr>
                <w:noProof/>
                <w:webHidden/>
              </w:rPr>
              <w:tab/>
            </w:r>
            <w:r w:rsidR="00C8614F">
              <w:rPr>
                <w:noProof/>
                <w:webHidden/>
              </w:rPr>
              <w:fldChar w:fldCharType="begin"/>
            </w:r>
            <w:r w:rsidR="00C8614F">
              <w:rPr>
                <w:noProof/>
                <w:webHidden/>
              </w:rPr>
              <w:instrText xml:space="preserve"> PAGEREF _Toc144802724 \h </w:instrText>
            </w:r>
            <w:r w:rsidR="00C8614F">
              <w:rPr>
                <w:noProof/>
                <w:webHidden/>
              </w:rPr>
            </w:r>
            <w:r w:rsidR="00C8614F">
              <w:rPr>
                <w:noProof/>
                <w:webHidden/>
              </w:rPr>
              <w:fldChar w:fldCharType="separate"/>
            </w:r>
            <w:r w:rsidR="00C8614F">
              <w:rPr>
                <w:noProof/>
                <w:webHidden/>
              </w:rPr>
              <w:t>4</w:t>
            </w:r>
            <w:r w:rsidR="00C8614F">
              <w:rPr>
                <w:noProof/>
                <w:webHidden/>
              </w:rPr>
              <w:fldChar w:fldCharType="end"/>
            </w:r>
          </w:hyperlink>
        </w:p>
        <w:p w14:paraId="3EEA59C1" w14:textId="24D40BB1" w:rsidR="00C8614F" w:rsidRDefault="00D56D5C">
          <w:pPr>
            <w:pStyle w:val="TOC1"/>
            <w:tabs>
              <w:tab w:val="right" w:leader="dot" w:pos="9350"/>
            </w:tabs>
            <w:rPr>
              <w:rFonts w:cstheme="minorBidi"/>
              <w:b w:val="0"/>
              <w:bCs w:val="0"/>
              <w:i w:val="0"/>
              <w:iCs w:val="0"/>
              <w:noProof/>
            </w:rPr>
          </w:pPr>
          <w:hyperlink w:anchor="_Toc144802725" w:history="1">
            <w:r w:rsidR="00C8614F" w:rsidRPr="00B36F23">
              <w:rPr>
                <w:rStyle w:val="Hyperlink"/>
                <w:noProof/>
              </w:rPr>
              <w:t>Project Background and Introduction</w:t>
            </w:r>
            <w:r w:rsidR="00C8614F">
              <w:rPr>
                <w:noProof/>
                <w:webHidden/>
              </w:rPr>
              <w:tab/>
            </w:r>
            <w:r w:rsidR="00C8614F">
              <w:rPr>
                <w:noProof/>
                <w:webHidden/>
              </w:rPr>
              <w:fldChar w:fldCharType="begin"/>
            </w:r>
            <w:r w:rsidR="00C8614F">
              <w:rPr>
                <w:noProof/>
                <w:webHidden/>
              </w:rPr>
              <w:instrText xml:space="preserve"> PAGEREF _Toc144802725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3F821EED" w14:textId="6974B821" w:rsidR="00C8614F" w:rsidRDefault="00D56D5C">
          <w:pPr>
            <w:pStyle w:val="TOC2"/>
            <w:tabs>
              <w:tab w:val="right" w:leader="dot" w:pos="9350"/>
            </w:tabs>
            <w:rPr>
              <w:rFonts w:cstheme="minorBidi"/>
              <w:b w:val="0"/>
              <w:bCs w:val="0"/>
              <w:noProof/>
              <w:sz w:val="24"/>
              <w:szCs w:val="24"/>
            </w:rPr>
          </w:pPr>
          <w:hyperlink w:anchor="_Toc144802726" w:history="1">
            <w:r w:rsidR="00C8614F" w:rsidRPr="00B36F23">
              <w:rPr>
                <w:rStyle w:val="Hyperlink"/>
                <w:rFonts w:asciiTheme="majorHAnsi" w:hAnsiTheme="majorHAnsi" w:cstheme="majorHAnsi"/>
                <w:noProof/>
              </w:rPr>
              <w:t>The San Francisco Estuary</w:t>
            </w:r>
            <w:r w:rsidR="00C8614F">
              <w:rPr>
                <w:noProof/>
                <w:webHidden/>
              </w:rPr>
              <w:tab/>
            </w:r>
            <w:r w:rsidR="00C8614F">
              <w:rPr>
                <w:noProof/>
                <w:webHidden/>
              </w:rPr>
              <w:fldChar w:fldCharType="begin"/>
            </w:r>
            <w:r w:rsidR="00C8614F">
              <w:rPr>
                <w:noProof/>
                <w:webHidden/>
              </w:rPr>
              <w:instrText xml:space="preserve"> PAGEREF _Toc144802726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7DE92D74" w14:textId="1AE1FAB2" w:rsidR="00C8614F" w:rsidRDefault="00D56D5C">
          <w:pPr>
            <w:pStyle w:val="TOC2"/>
            <w:tabs>
              <w:tab w:val="right" w:leader="dot" w:pos="9350"/>
            </w:tabs>
            <w:rPr>
              <w:rFonts w:cstheme="minorBidi"/>
              <w:b w:val="0"/>
              <w:bCs w:val="0"/>
              <w:noProof/>
              <w:sz w:val="24"/>
              <w:szCs w:val="24"/>
            </w:rPr>
          </w:pPr>
          <w:hyperlink w:anchor="_Toc144802727" w:history="1">
            <w:r w:rsidR="00C8614F" w:rsidRPr="00B36F23">
              <w:rPr>
                <w:rStyle w:val="Hyperlink"/>
                <w:rFonts w:asciiTheme="majorHAnsi" w:hAnsiTheme="majorHAnsi" w:cstheme="majorHAnsi"/>
                <w:noProof/>
              </w:rPr>
              <w:t>Delta smelt</w:t>
            </w:r>
            <w:r w:rsidR="00C8614F">
              <w:rPr>
                <w:noProof/>
                <w:webHidden/>
              </w:rPr>
              <w:tab/>
            </w:r>
            <w:r w:rsidR="00C8614F">
              <w:rPr>
                <w:noProof/>
                <w:webHidden/>
              </w:rPr>
              <w:fldChar w:fldCharType="begin"/>
            </w:r>
            <w:r w:rsidR="00C8614F">
              <w:rPr>
                <w:noProof/>
                <w:webHidden/>
              </w:rPr>
              <w:instrText xml:space="preserve"> PAGEREF _Toc144802727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7581C6A7" w14:textId="561E7C24" w:rsidR="00C8614F" w:rsidRDefault="00D56D5C">
          <w:pPr>
            <w:pStyle w:val="TOC2"/>
            <w:tabs>
              <w:tab w:val="right" w:leader="dot" w:pos="9350"/>
            </w:tabs>
            <w:rPr>
              <w:rFonts w:cstheme="minorBidi"/>
              <w:b w:val="0"/>
              <w:bCs w:val="0"/>
              <w:noProof/>
              <w:sz w:val="24"/>
              <w:szCs w:val="24"/>
            </w:rPr>
          </w:pPr>
          <w:hyperlink w:anchor="_Toc144802728" w:history="1">
            <w:r w:rsidR="00C8614F" w:rsidRPr="00B36F23">
              <w:rPr>
                <w:rStyle w:val="Hyperlink"/>
                <w:rFonts w:asciiTheme="majorHAnsi" w:hAnsiTheme="majorHAnsi" w:cstheme="majorHAnsi"/>
                <w:noProof/>
              </w:rPr>
              <w:t>Genomics and Conservation</w:t>
            </w:r>
            <w:r w:rsidR="00C8614F">
              <w:rPr>
                <w:noProof/>
                <w:webHidden/>
              </w:rPr>
              <w:tab/>
            </w:r>
            <w:r w:rsidR="00C8614F">
              <w:rPr>
                <w:noProof/>
                <w:webHidden/>
              </w:rPr>
              <w:fldChar w:fldCharType="begin"/>
            </w:r>
            <w:r w:rsidR="00C8614F">
              <w:rPr>
                <w:noProof/>
                <w:webHidden/>
              </w:rPr>
              <w:instrText xml:space="preserve"> PAGEREF _Toc144802728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0EAEFD44" w14:textId="6E466704" w:rsidR="00C8614F" w:rsidRDefault="00D56D5C">
          <w:pPr>
            <w:pStyle w:val="TOC2"/>
            <w:tabs>
              <w:tab w:val="right" w:leader="dot" w:pos="9350"/>
            </w:tabs>
            <w:rPr>
              <w:rFonts w:cstheme="minorBidi"/>
              <w:b w:val="0"/>
              <w:bCs w:val="0"/>
              <w:noProof/>
              <w:sz w:val="24"/>
              <w:szCs w:val="24"/>
            </w:rPr>
          </w:pPr>
          <w:hyperlink w:anchor="_Toc144802729" w:history="1">
            <w:r w:rsidR="00C8614F" w:rsidRPr="00B36F23">
              <w:rPr>
                <w:rStyle w:val="Hyperlink"/>
                <w:rFonts w:asciiTheme="majorHAnsi" w:hAnsiTheme="majorHAnsi" w:cstheme="majorHAnsi"/>
                <w:noProof/>
              </w:rPr>
              <w:t>Lactase Persistence and Disease</w:t>
            </w:r>
            <w:r w:rsidR="00C8614F">
              <w:rPr>
                <w:noProof/>
                <w:webHidden/>
              </w:rPr>
              <w:tab/>
            </w:r>
            <w:r w:rsidR="00C8614F">
              <w:rPr>
                <w:noProof/>
                <w:webHidden/>
              </w:rPr>
              <w:fldChar w:fldCharType="begin"/>
            </w:r>
            <w:r w:rsidR="00C8614F">
              <w:rPr>
                <w:noProof/>
                <w:webHidden/>
              </w:rPr>
              <w:instrText xml:space="preserve"> PAGEREF _Toc144802729 \h </w:instrText>
            </w:r>
            <w:r w:rsidR="00C8614F">
              <w:rPr>
                <w:noProof/>
                <w:webHidden/>
              </w:rPr>
            </w:r>
            <w:r w:rsidR="00C8614F">
              <w:rPr>
                <w:noProof/>
                <w:webHidden/>
              </w:rPr>
              <w:fldChar w:fldCharType="separate"/>
            </w:r>
            <w:r w:rsidR="00C8614F">
              <w:rPr>
                <w:noProof/>
                <w:webHidden/>
              </w:rPr>
              <w:t>7</w:t>
            </w:r>
            <w:r w:rsidR="00C8614F">
              <w:rPr>
                <w:noProof/>
                <w:webHidden/>
              </w:rPr>
              <w:fldChar w:fldCharType="end"/>
            </w:r>
          </w:hyperlink>
        </w:p>
        <w:p w14:paraId="6A36D246" w14:textId="3E5BC67E" w:rsidR="00C8614F" w:rsidRDefault="00D56D5C">
          <w:pPr>
            <w:pStyle w:val="TOC1"/>
            <w:tabs>
              <w:tab w:val="right" w:leader="dot" w:pos="9350"/>
            </w:tabs>
            <w:rPr>
              <w:rFonts w:cstheme="minorBidi"/>
              <w:b w:val="0"/>
              <w:bCs w:val="0"/>
              <w:i w:val="0"/>
              <w:iCs w:val="0"/>
              <w:noProof/>
            </w:rPr>
          </w:pPr>
          <w:hyperlink w:anchor="_Toc144802730" w:history="1">
            <w:r w:rsidR="00C8614F" w:rsidRPr="00B36F23">
              <w:rPr>
                <w:rStyle w:val="Hyperlink"/>
                <w:noProof/>
              </w:rPr>
              <w:t>Chapter 1 – Genome assembly of Hypomesus transpacificus (delta smelt)</w:t>
            </w:r>
            <w:r w:rsidR="00C8614F">
              <w:rPr>
                <w:noProof/>
                <w:webHidden/>
              </w:rPr>
              <w:tab/>
            </w:r>
            <w:r w:rsidR="00C8614F">
              <w:rPr>
                <w:noProof/>
                <w:webHidden/>
              </w:rPr>
              <w:fldChar w:fldCharType="begin"/>
            </w:r>
            <w:r w:rsidR="00C8614F">
              <w:rPr>
                <w:noProof/>
                <w:webHidden/>
              </w:rPr>
              <w:instrText xml:space="preserve"> PAGEREF _Toc144802730 \h </w:instrText>
            </w:r>
            <w:r w:rsidR="00C8614F">
              <w:rPr>
                <w:noProof/>
                <w:webHidden/>
              </w:rPr>
            </w:r>
            <w:r w:rsidR="00C8614F">
              <w:rPr>
                <w:noProof/>
                <w:webHidden/>
              </w:rPr>
              <w:fldChar w:fldCharType="separate"/>
            </w:r>
            <w:r w:rsidR="00C8614F">
              <w:rPr>
                <w:noProof/>
                <w:webHidden/>
              </w:rPr>
              <w:t>9</w:t>
            </w:r>
            <w:r w:rsidR="00C8614F">
              <w:rPr>
                <w:noProof/>
                <w:webHidden/>
              </w:rPr>
              <w:fldChar w:fldCharType="end"/>
            </w:r>
          </w:hyperlink>
        </w:p>
        <w:p w14:paraId="542DA696" w14:textId="2C47A658" w:rsidR="00C8614F" w:rsidRDefault="00D56D5C">
          <w:pPr>
            <w:pStyle w:val="TOC2"/>
            <w:tabs>
              <w:tab w:val="right" w:leader="dot" w:pos="9350"/>
            </w:tabs>
            <w:rPr>
              <w:rFonts w:cstheme="minorBidi"/>
              <w:b w:val="0"/>
              <w:bCs w:val="0"/>
              <w:noProof/>
              <w:sz w:val="24"/>
              <w:szCs w:val="24"/>
            </w:rPr>
          </w:pPr>
          <w:hyperlink w:anchor="_Toc144802731" w:history="1">
            <w:r w:rsidR="00C8614F" w:rsidRPr="00B36F23">
              <w:rPr>
                <w:rStyle w:val="Hyperlink"/>
                <w:rFonts w:asciiTheme="majorHAnsi" w:hAnsiTheme="majorHAnsi" w:cstheme="majorHAnsi"/>
                <w:noProof/>
              </w:rPr>
              <w:t>Introduction</w:t>
            </w:r>
            <w:r w:rsidR="00C8614F">
              <w:rPr>
                <w:noProof/>
                <w:webHidden/>
              </w:rPr>
              <w:tab/>
            </w:r>
            <w:r w:rsidR="00C8614F">
              <w:rPr>
                <w:noProof/>
                <w:webHidden/>
              </w:rPr>
              <w:fldChar w:fldCharType="begin"/>
            </w:r>
            <w:r w:rsidR="00C8614F">
              <w:rPr>
                <w:noProof/>
                <w:webHidden/>
              </w:rPr>
              <w:instrText xml:space="preserve"> PAGEREF _Toc144802731 \h </w:instrText>
            </w:r>
            <w:r w:rsidR="00C8614F">
              <w:rPr>
                <w:noProof/>
                <w:webHidden/>
              </w:rPr>
            </w:r>
            <w:r w:rsidR="00C8614F">
              <w:rPr>
                <w:noProof/>
                <w:webHidden/>
              </w:rPr>
              <w:fldChar w:fldCharType="separate"/>
            </w:r>
            <w:r w:rsidR="00C8614F">
              <w:rPr>
                <w:noProof/>
                <w:webHidden/>
              </w:rPr>
              <w:t>9</w:t>
            </w:r>
            <w:r w:rsidR="00C8614F">
              <w:rPr>
                <w:noProof/>
                <w:webHidden/>
              </w:rPr>
              <w:fldChar w:fldCharType="end"/>
            </w:r>
          </w:hyperlink>
        </w:p>
        <w:p w14:paraId="765CBC8E" w14:textId="5D659779" w:rsidR="00C8614F" w:rsidRDefault="00D56D5C">
          <w:pPr>
            <w:pStyle w:val="TOC2"/>
            <w:tabs>
              <w:tab w:val="right" w:leader="dot" w:pos="9350"/>
            </w:tabs>
            <w:rPr>
              <w:rFonts w:cstheme="minorBidi"/>
              <w:b w:val="0"/>
              <w:bCs w:val="0"/>
              <w:noProof/>
              <w:sz w:val="24"/>
              <w:szCs w:val="24"/>
            </w:rPr>
          </w:pPr>
          <w:hyperlink w:anchor="_Toc144802732" w:history="1">
            <w:r w:rsidR="00C8614F" w:rsidRPr="00B36F23">
              <w:rPr>
                <w:rStyle w:val="Hyperlink"/>
                <w:rFonts w:asciiTheme="majorHAnsi" w:hAnsiTheme="majorHAnsi" w:cstheme="majorHAnsi"/>
                <w:noProof/>
              </w:rPr>
              <w:t>Materials and Methods</w:t>
            </w:r>
            <w:r w:rsidR="00C8614F">
              <w:rPr>
                <w:noProof/>
                <w:webHidden/>
              </w:rPr>
              <w:tab/>
            </w:r>
            <w:r w:rsidR="00C8614F">
              <w:rPr>
                <w:noProof/>
                <w:webHidden/>
              </w:rPr>
              <w:fldChar w:fldCharType="begin"/>
            </w:r>
            <w:r w:rsidR="00C8614F">
              <w:rPr>
                <w:noProof/>
                <w:webHidden/>
              </w:rPr>
              <w:instrText xml:space="preserve"> PAGEREF _Toc144802732 \h </w:instrText>
            </w:r>
            <w:r w:rsidR="00C8614F">
              <w:rPr>
                <w:noProof/>
                <w:webHidden/>
              </w:rPr>
            </w:r>
            <w:r w:rsidR="00C8614F">
              <w:rPr>
                <w:noProof/>
                <w:webHidden/>
              </w:rPr>
              <w:fldChar w:fldCharType="separate"/>
            </w:r>
            <w:r w:rsidR="00C8614F">
              <w:rPr>
                <w:noProof/>
                <w:webHidden/>
              </w:rPr>
              <w:t>10</w:t>
            </w:r>
            <w:r w:rsidR="00C8614F">
              <w:rPr>
                <w:noProof/>
                <w:webHidden/>
              </w:rPr>
              <w:fldChar w:fldCharType="end"/>
            </w:r>
          </w:hyperlink>
        </w:p>
        <w:p w14:paraId="5EBA7B49" w14:textId="3F7E9818" w:rsidR="00C8614F" w:rsidRDefault="00D56D5C">
          <w:pPr>
            <w:pStyle w:val="TOC3"/>
            <w:tabs>
              <w:tab w:val="right" w:leader="dot" w:pos="9350"/>
            </w:tabs>
            <w:rPr>
              <w:rFonts w:cstheme="minorBidi"/>
              <w:noProof/>
              <w:sz w:val="24"/>
              <w:szCs w:val="24"/>
            </w:rPr>
          </w:pPr>
          <w:hyperlink w:anchor="_Toc144802733" w:history="1">
            <w:r w:rsidR="00C8614F" w:rsidRPr="00B36F23">
              <w:rPr>
                <w:rStyle w:val="Hyperlink"/>
                <w:rFonts w:asciiTheme="majorHAnsi" w:hAnsiTheme="majorHAnsi" w:cstheme="majorHAnsi"/>
                <w:noProof/>
              </w:rPr>
              <w:t>Sample collection &amp; DNA extraction</w:t>
            </w:r>
            <w:r w:rsidR="00C8614F">
              <w:rPr>
                <w:noProof/>
                <w:webHidden/>
              </w:rPr>
              <w:tab/>
            </w:r>
            <w:r w:rsidR="00C8614F">
              <w:rPr>
                <w:noProof/>
                <w:webHidden/>
              </w:rPr>
              <w:fldChar w:fldCharType="begin"/>
            </w:r>
            <w:r w:rsidR="00C8614F">
              <w:rPr>
                <w:noProof/>
                <w:webHidden/>
              </w:rPr>
              <w:instrText xml:space="preserve"> PAGEREF _Toc144802733 \h </w:instrText>
            </w:r>
            <w:r w:rsidR="00C8614F">
              <w:rPr>
                <w:noProof/>
                <w:webHidden/>
              </w:rPr>
            </w:r>
            <w:r w:rsidR="00C8614F">
              <w:rPr>
                <w:noProof/>
                <w:webHidden/>
              </w:rPr>
              <w:fldChar w:fldCharType="separate"/>
            </w:r>
            <w:r w:rsidR="00C8614F">
              <w:rPr>
                <w:noProof/>
                <w:webHidden/>
              </w:rPr>
              <w:t>10</w:t>
            </w:r>
            <w:r w:rsidR="00C8614F">
              <w:rPr>
                <w:noProof/>
                <w:webHidden/>
              </w:rPr>
              <w:fldChar w:fldCharType="end"/>
            </w:r>
          </w:hyperlink>
        </w:p>
        <w:p w14:paraId="33188858" w14:textId="63EC0E77" w:rsidR="00C8614F" w:rsidRDefault="00D56D5C">
          <w:pPr>
            <w:pStyle w:val="TOC3"/>
            <w:tabs>
              <w:tab w:val="right" w:leader="dot" w:pos="9350"/>
            </w:tabs>
            <w:rPr>
              <w:rFonts w:cstheme="minorBidi"/>
              <w:noProof/>
              <w:sz w:val="24"/>
              <w:szCs w:val="24"/>
            </w:rPr>
          </w:pPr>
          <w:hyperlink w:anchor="_Toc144802734" w:history="1">
            <w:r w:rsidR="00C8614F" w:rsidRPr="00B36F23">
              <w:rPr>
                <w:rStyle w:val="Hyperlink"/>
                <w:rFonts w:asciiTheme="majorHAnsi" w:hAnsiTheme="majorHAnsi" w:cstheme="majorHAnsi"/>
                <w:noProof/>
              </w:rPr>
              <w:t>Linked-read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_Toc144802734 \h </w:instrText>
            </w:r>
            <w:r w:rsidR="00C8614F">
              <w:rPr>
                <w:noProof/>
                <w:webHidden/>
              </w:rPr>
            </w:r>
            <w:r w:rsidR="00C8614F">
              <w:rPr>
                <w:noProof/>
                <w:webHidden/>
              </w:rPr>
              <w:fldChar w:fldCharType="separate"/>
            </w:r>
            <w:r w:rsidR="00C8614F">
              <w:rPr>
                <w:noProof/>
                <w:webHidden/>
              </w:rPr>
              <w:t>11</w:t>
            </w:r>
            <w:r w:rsidR="00C8614F">
              <w:rPr>
                <w:noProof/>
                <w:webHidden/>
              </w:rPr>
              <w:fldChar w:fldCharType="end"/>
            </w:r>
          </w:hyperlink>
        </w:p>
        <w:p w14:paraId="4F33763A" w14:textId="0DAB4876" w:rsidR="00C8614F" w:rsidRDefault="00D56D5C">
          <w:pPr>
            <w:pStyle w:val="TOC3"/>
            <w:tabs>
              <w:tab w:val="right" w:leader="dot" w:pos="9350"/>
            </w:tabs>
            <w:rPr>
              <w:rFonts w:cstheme="minorBidi"/>
              <w:noProof/>
              <w:sz w:val="24"/>
              <w:szCs w:val="24"/>
            </w:rPr>
          </w:pPr>
          <w:hyperlink w:anchor="_Toc144802735" w:history="1">
            <w:r w:rsidR="00C8614F" w:rsidRPr="00B36F23">
              <w:rPr>
                <w:rStyle w:val="Hyperlink"/>
                <w:rFonts w:asciiTheme="majorHAnsi" w:hAnsiTheme="majorHAnsi" w:cstheme="majorHAnsi"/>
                <w:noProof/>
              </w:rPr>
              <w:t>Long-read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_Toc144802735 \h </w:instrText>
            </w:r>
            <w:r w:rsidR="00C8614F">
              <w:rPr>
                <w:noProof/>
                <w:webHidden/>
              </w:rPr>
            </w:r>
            <w:r w:rsidR="00C8614F">
              <w:rPr>
                <w:noProof/>
                <w:webHidden/>
              </w:rPr>
              <w:fldChar w:fldCharType="separate"/>
            </w:r>
            <w:r w:rsidR="00C8614F">
              <w:rPr>
                <w:noProof/>
                <w:webHidden/>
              </w:rPr>
              <w:t>12</w:t>
            </w:r>
            <w:r w:rsidR="00C8614F">
              <w:rPr>
                <w:noProof/>
                <w:webHidden/>
              </w:rPr>
              <w:fldChar w:fldCharType="end"/>
            </w:r>
          </w:hyperlink>
        </w:p>
        <w:p w14:paraId="044B7C3F" w14:textId="7338C90C" w:rsidR="00C8614F" w:rsidRDefault="00D56D5C">
          <w:pPr>
            <w:pStyle w:val="TOC3"/>
            <w:tabs>
              <w:tab w:val="right" w:leader="dot" w:pos="9350"/>
            </w:tabs>
            <w:rPr>
              <w:rFonts w:cstheme="minorBidi"/>
              <w:noProof/>
              <w:sz w:val="24"/>
              <w:szCs w:val="24"/>
            </w:rPr>
          </w:pPr>
          <w:hyperlink w:anchor="_Toc144802736" w:history="1">
            <w:r w:rsidR="00C8614F" w:rsidRPr="00B36F23">
              <w:rPr>
                <w:rStyle w:val="Hyperlink"/>
                <w:rFonts w:asciiTheme="majorHAnsi" w:hAnsiTheme="majorHAnsi" w:cstheme="majorHAnsi"/>
                <w:noProof/>
              </w:rPr>
              <w:t>Hi-C chromatin conformation capture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_Toc144802736 \h </w:instrText>
            </w:r>
            <w:r w:rsidR="00C8614F">
              <w:rPr>
                <w:noProof/>
                <w:webHidden/>
              </w:rPr>
            </w:r>
            <w:r w:rsidR="00C8614F">
              <w:rPr>
                <w:noProof/>
                <w:webHidden/>
              </w:rPr>
              <w:fldChar w:fldCharType="separate"/>
            </w:r>
            <w:r w:rsidR="00C8614F">
              <w:rPr>
                <w:noProof/>
                <w:webHidden/>
              </w:rPr>
              <w:t>13</w:t>
            </w:r>
            <w:r w:rsidR="00C8614F">
              <w:rPr>
                <w:noProof/>
                <w:webHidden/>
              </w:rPr>
              <w:fldChar w:fldCharType="end"/>
            </w:r>
          </w:hyperlink>
        </w:p>
        <w:p w14:paraId="5EEA22F3" w14:textId="7F33A175" w:rsidR="00C8614F" w:rsidRDefault="00D56D5C">
          <w:pPr>
            <w:pStyle w:val="TOC3"/>
            <w:tabs>
              <w:tab w:val="right" w:leader="dot" w:pos="9350"/>
            </w:tabs>
            <w:rPr>
              <w:rFonts w:cstheme="minorBidi"/>
              <w:noProof/>
              <w:sz w:val="24"/>
              <w:szCs w:val="24"/>
            </w:rPr>
          </w:pPr>
          <w:hyperlink w:anchor="_Toc144802737" w:history="1">
            <w:r w:rsidR="00C8614F" w:rsidRPr="00B36F23">
              <w:rPr>
                <w:rStyle w:val="Hyperlink"/>
                <w:rFonts w:asciiTheme="majorHAnsi" w:hAnsiTheme="majorHAnsi" w:cstheme="majorHAnsi"/>
                <w:noProof/>
              </w:rPr>
              <w:t>Genome assembly</w:t>
            </w:r>
            <w:r w:rsidR="00C8614F">
              <w:rPr>
                <w:noProof/>
                <w:webHidden/>
              </w:rPr>
              <w:tab/>
            </w:r>
            <w:r w:rsidR="00C8614F">
              <w:rPr>
                <w:noProof/>
                <w:webHidden/>
              </w:rPr>
              <w:fldChar w:fldCharType="begin"/>
            </w:r>
            <w:r w:rsidR="00C8614F">
              <w:rPr>
                <w:noProof/>
                <w:webHidden/>
              </w:rPr>
              <w:instrText xml:space="preserve"> PAGEREF _Toc144802737 \h </w:instrText>
            </w:r>
            <w:r w:rsidR="00C8614F">
              <w:rPr>
                <w:noProof/>
                <w:webHidden/>
              </w:rPr>
            </w:r>
            <w:r w:rsidR="00C8614F">
              <w:rPr>
                <w:noProof/>
                <w:webHidden/>
              </w:rPr>
              <w:fldChar w:fldCharType="separate"/>
            </w:r>
            <w:r w:rsidR="00C8614F">
              <w:rPr>
                <w:noProof/>
                <w:webHidden/>
              </w:rPr>
              <w:t>14</w:t>
            </w:r>
            <w:r w:rsidR="00C8614F">
              <w:rPr>
                <w:noProof/>
                <w:webHidden/>
              </w:rPr>
              <w:fldChar w:fldCharType="end"/>
            </w:r>
          </w:hyperlink>
        </w:p>
        <w:p w14:paraId="574BA89B" w14:textId="5C1A0F26" w:rsidR="00C8614F" w:rsidRDefault="00D56D5C">
          <w:pPr>
            <w:pStyle w:val="TOC3"/>
            <w:tabs>
              <w:tab w:val="right" w:leader="dot" w:pos="9350"/>
            </w:tabs>
            <w:rPr>
              <w:rFonts w:cstheme="minorBidi"/>
              <w:noProof/>
              <w:sz w:val="24"/>
              <w:szCs w:val="24"/>
            </w:rPr>
          </w:pPr>
          <w:hyperlink w:anchor="_Toc144802738" w:history="1">
            <w:r w:rsidR="00C8614F" w:rsidRPr="00B36F23">
              <w:rPr>
                <w:rStyle w:val="Hyperlink"/>
                <w:rFonts w:asciiTheme="majorHAnsi" w:hAnsiTheme="majorHAnsi" w:cstheme="majorHAnsi"/>
                <w:noProof/>
              </w:rPr>
              <w:t>Assembly quality assessment</w:t>
            </w:r>
            <w:r w:rsidR="00C8614F">
              <w:rPr>
                <w:noProof/>
                <w:webHidden/>
              </w:rPr>
              <w:tab/>
            </w:r>
            <w:r w:rsidR="00C8614F">
              <w:rPr>
                <w:noProof/>
                <w:webHidden/>
              </w:rPr>
              <w:fldChar w:fldCharType="begin"/>
            </w:r>
            <w:r w:rsidR="00C8614F">
              <w:rPr>
                <w:noProof/>
                <w:webHidden/>
              </w:rPr>
              <w:instrText xml:space="preserve"> PAGEREF _Toc144802738 \h </w:instrText>
            </w:r>
            <w:r w:rsidR="00C8614F">
              <w:rPr>
                <w:noProof/>
                <w:webHidden/>
              </w:rPr>
            </w:r>
            <w:r w:rsidR="00C8614F">
              <w:rPr>
                <w:noProof/>
                <w:webHidden/>
              </w:rPr>
              <w:fldChar w:fldCharType="separate"/>
            </w:r>
            <w:r w:rsidR="00C8614F">
              <w:rPr>
                <w:noProof/>
                <w:webHidden/>
              </w:rPr>
              <w:t>14</w:t>
            </w:r>
            <w:r w:rsidR="00C8614F">
              <w:rPr>
                <w:noProof/>
                <w:webHidden/>
              </w:rPr>
              <w:fldChar w:fldCharType="end"/>
            </w:r>
          </w:hyperlink>
        </w:p>
        <w:p w14:paraId="0C902478" w14:textId="36C89018" w:rsidR="00C8614F" w:rsidRDefault="00D56D5C">
          <w:pPr>
            <w:pStyle w:val="TOC3"/>
            <w:tabs>
              <w:tab w:val="right" w:leader="dot" w:pos="9350"/>
            </w:tabs>
            <w:rPr>
              <w:rFonts w:cstheme="minorBidi"/>
              <w:noProof/>
              <w:sz w:val="24"/>
              <w:szCs w:val="24"/>
            </w:rPr>
          </w:pPr>
          <w:hyperlink w:anchor="_Toc144802739" w:history="1">
            <w:r w:rsidR="00C8614F" w:rsidRPr="00B36F23">
              <w:rPr>
                <w:rStyle w:val="Hyperlink"/>
                <w:rFonts w:asciiTheme="majorHAnsi" w:hAnsiTheme="majorHAnsi" w:cstheme="majorHAnsi"/>
                <w:noProof/>
              </w:rPr>
              <w:t>Cytogenic chromosome validation</w:t>
            </w:r>
            <w:r w:rsidR="00C8614F">
              <w:rPr>
                <w:noProof/>
                <w:webHidden/>
              </w:rPr>
              <w:tab/>
            </w:r>
            <w:r w:rsidR="00C8614F">
              <w:rPr>
                <w:noProof/>
                <w:webHidden/>
              </w:rPr>
              <w:fldChar w:fldCharType="begin"/>
            </w:r>
            <w:r w:rsidR="00C8614F">
              <w:rPr>
                <w:noProof/>
                <w:webHidden/>
              </w:rPr>
              <w:instrText xml:space="preserve"> PAGEREF _Toc144802739 \h </w:instrText>
            </w:r>
            <w:r w:rsidR="00C8614F">
              <w:rPr>
                <w:noProof/>
                <w:webHidden/>
              </w:rPr>
            </w:r>
            <w:r w:rsidR="00C8614F">
              <w:rPr>
                <w:noProof/>
                <w:webHidden/>
              </w:rPr>
              <w:fldChar w:fldCharType="separate"/>
            </w:r>
            <w:r w:rsidR="00C8614F">
              <w:rPr>
                <w:noProof/>
                <w:webHidden/>
              </w:rPr>
              <w:t>15</w:t>
            </w:r>
            <w:r w:rsidR="00C8614F">
              <w:rPr>
                <w:noProof/>
                <w:webHidden/>
              </w:rPr>
              <w:fldChar w:fldCharType="end"/>
            </w:r>
          </w:hyperlink>
        </w:p>
        <w:p w14:paraId="10D3C120" w14:textId="0B8DA13F" w:rsidR="00C8614F" w:rsidRDefault="00D56D5C">
          <w:pPr>
            <w:pStyle w:val="TOC2"/>
            <w:tabs>
              <w:tab w:val="right" w:leader="dot" w:pos="9350"/>
            </w:tabs>
            <w:rPr>
              <w:rFonts w:cstheme="minorBidi"/>
              <w:b w:val="0"/>
              <w:bCs w:val="0"/>
              <w:noProof/>
              <w:sz w:val="24"/>
              <w:szCs w:val="24"/>
            </w:rPr>
          </w:pPr>
          <w:hyperlink w:anchor="_Toc144802740" w:history="1">
            <w:r w:rsidR="00C8614F" w:rsidRPr="00B36F23">
              <w:rPr>
                <w:rStyle w:val="Hyperlink"/>
                <w:rFonts w:asciiTheme="majorHAnsi" w:hAnsiTheme="majorHAnsi" w:cstheme="majorHAnsi"/>
                <w:noProof/>
              </w:rPr>
              <w:t>Results</w:t>
            </w:r>
            <w:r w:rsidR="00C8614F">
              <w:rPr>
                <w:noProof/>
                <w:webHidden/>
              </w:rPr>
              <w:tab/>
            </w:r>
            <w:r w:rsidR="00C8614F">
              <w:rPr>
                <w:noProof/>
                <w:webHidden/>
              </w:rPr>
              <w:fldChar w:fldCharType="begin"/>
            </w:r>
            <w:r w:rsidR="00C8614F">
              <w:rPr>
                <w:noProof/>
                <w:webHidden/>
              </w:rPr>
              <w:instrText xml:space="preserve"> PAGEREF _Toc144802740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26A49E93" w14:textId="13A2E116" w:rsidR="00C8614F" w:rsidRDefault="00D56D5C">
          <w:pPr>
            <w:pStyle w:val="TOC3"/>
            <w:tabs>
              <w:tab w:val="right" w:leader="dot" w:pos="9350"/>
            </w:tabs>
            <w:rPr>
              <w:rFonts w:cstheme="minorBidi"/>
              <w:noProof/>
              <w:sz w:val="24"/>
              <w:szCs w:val="24"/>
            </w:rPr>
          </w:pPr>
          <w:hyperlink w:anchor="_Toc144802741" w:history="1">
            <w:r w:rsidR="00C8614F" w:rsidRPr="00B36F23">
              <w:rPr>
                <w:rStyle w:val="Hyperlink"/>
                <w:rFonts w:asciiTheme="majorHAnsi" w:hAnsiTheme="majorHAnsi" w:cstheme="majorHAnsi"/>
                <w:noProof/>
              </w:rPr>
              <w:t>Sample collection &amp; DNA extraction</w:t>
            </w:r>
            <w:r w:rsidR="00C8614F">
              <w:rPr>
                <w:noProof/>
                <w:webHidden/>
              </w:rPr>
              <w:tab/>
            </w:r>
            <w:r w:rsidR="00C8614F">
              <w:rPr>
                <w:noProof/>
                <w:webHidden/>
              </w:rPr>
              <w:fldChar w:fldCharType="begin"/>
            </w:r>
            <w:r w:rsidR="00C8614F">
              <w:rPr>
                <w:noProof/>
                <w:webHidden/>
              </w:rPr>
              <w:instrText xml:space="preserve"> PAGEREF _Toc144802741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14643EDA" w14:textId="4DF6A246" w:rsidR="00C8614F" w:rsidRDefault="00D56D5C">
          <w:pPr>
            <w:pStyle w:val="TOC3"/>
            <w:tabs>
              <w:tab w:val="right" w:leader="dot" w:pos="9350"/>
            </w:tabs>
            <w:rPr>
              <w:rFonts w:cstheme="minorBidi"/>
              <w:noProof/>
              <w:sz w:val="24"/>
              <w:szCs w:val="24"/>
            </w:rPr>
          </w:pPr>
          <w:hyperlink w:anchor="_Toc144802742" w:history="1">
            <w:r w:rsidR="00C8614F" w:rsidRPr="00B36F23">
              <w:rPr>
                <w:rStyle w:val="Hyperlink"/>
                <w:rFonts w:asciiTheme="majorHAnsi" w:hAnsiTheme="majorHAnsi" w:cstheme="majorHAnsi"/>
                <w:noProof/>
              </w:rPr>
              <w:t>Linked-read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_Toc144802742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64CBF5AE" w14:textId="7157E9A3" w:rsidR="00C8614F" w:rsidRDefault="00D56D5C">
          <w:pPr>
            <w:pStyle w:val="TOC3"/>
            <w:tabs>
              <w:tab w:val="right" w:leader="dot" w:pos="9350"/>
            </w:tabs>
            <w:rPr>
              <w:rFonts w:cstheme="minorBidi"/>
              <w:noProof/>
              <w:sz w:val="24"/>
              <w:szCs w:val="24"/>
            </w:rPr>
          </w:pPr>
          <w:hyperlink w:anchor="_Toc144802743" w:history="1">
            <w:r w:rsidR="00C8614F" w:rsidRPr="00B36F23">
              <w:rPr>
                <w:rStyle w:val="Hyperlink"/>
                <w:rFonts w:asciiTheme="majorHAnsi" w:hAnsiTheme="majorHAnsi" w:cstheme="majorHAnsi"/>
                <w:noProof/>
              </w:rPr>
              <w:t>Long-read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_Toc144802743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7F9CEECC" w14:textId="03DA39D0" w:rsidR="00C8614F" w:rsidRDefault="00D56D5C">
          <w:pPr>
            <w:pStyle w:val="TOC3"/>
            <w:tabs>
              <w:tab w:val="right" w:leader="dot" w:pos="9350"/>
            </w:tabs>
            <w:rPr>
              <w:rFonts w:cstheme="minorBidi"/>
              <w:noProof/>
              <w:sz w:val="24"/>
              <w:szCs w:val="24"/>
            </w:rPr>
          </w:pPr>
          <w:hyperlink w:anchor="_Toc144802744" w:history="1">
            <w:r w:rsidR="00C8614F" w:rsidRPr="00B36F23">
              <w:rPr>
                <w:rStyle w:val="Hyperlink"/>
                <w:rFonts w:asciiTheme="majorHAnsi" w:hAnsiTheme="majorHAnsi" w:cstheme="majorHAnsi"/>
                <w:noProof/>
              </w:rPr>
              <w:t>Hi-C chromatin conformation capture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_Toc144802744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4281F91A" w14:textId="444500FE" w:rsidR="00C8614F" w:rsidRDefault="00D56D5C">
          <w:pPr>
            <w:pStyle w:val="TOC3"/>
            <w:tabs>
              <w:tab w:val="right" w:leader="dot" w:pos="9350"/>
            </w:tabs>
            <w:rPr>
              <w:rFonts w:cstheme="minorBidi"/>
              <w:noProof/>
              <w:sz w:val="24"/>
              <w:szCs w:val="24"/>
            </w:rPr>
          </w:pPr>
          <w:hyperlink w:anchor="_Toc144802745" w:history="1">
            <w:r w:rsidR="00C8614F" w:rsidRPr="00B36F23">
              <w:rPr>
                <w:rStyle w:val="Hyperlink"/>
                <w:rFonts w:asciiTheme="majorHAnsi" w:hAnsiTheme="majorHAnsi" w:cstheme="majorHAnsi"/>
                <w:noProof/>
              </w:rPr>
              <w:t>Assembly quality assessment</w:t>
            </w:r>
            <w:r w:rsidR="00C8614F">
              <w:rPr>
                <w:noProof/>
                <w:webHidden/>
              </w:rPr>
              <w:tab/>
            </w:r>
            <w:r w:rsidR="00C8614F">
              <w:rPr>
                <w:noProof/>
                <w:webHidden/>
              </w:rPr>
              <w:fldChar w:fldCharType="begin"/>
            </w:r>
            <w:r w:rsidR="00C8614F">
              <w:rPr>
                <w:noProof/>
                <w:webHidden/>
              </w:rPr>
              <w:instrText xml:space="preserve"> PAGEREF _Toc144802745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0F3E30FE" w14:textId="1CE58153" w:rsidR="00C8614F" w:rsidRDefault="00D56D5C">
          <w:pPr>
            <w:pStyle w:val="TOC3"/>
            <w:tabs>
              <w:tab w:val="right" w:leader="dot" w:pos="9350"/>
            </w:tabs>
            <w:rPr>
              <w:rFonts w:cstheme="minorBidi"/>
              <w:noProof/>
              <w:sz w:val="24"/>
              <w:szCs w:val="24"/>
            </w:rPr>
          </w:pPr>
          <w:hyperlink w:anchor="_Toc144802746" w:history="1">
            <w:r w:rsidR="00C8614F" w:rsidRPr="00B36F23">
              <w:rPr>
                <w:rStyle w:val="Hyperlink"/>
                <w:rFonts w:asciiTheme="majorHAnsi" w:hAnsiTheme="majorHAnsi" w:cstheme="majorHAnsi"/>
                <w:noProof/>
              </w:rPr>
              <w:t>Cytogenic chromosome validation</w:t>
            </w:r>
            <w:r w:rsidR="00C8614F">
              <w:rPr>
                <w:noProof/>
                <w:webHidden/>
              </w:rPr>
              <w:tab/>
            </w:r>
            <w:r w:rsidR="00C8614F">
              <w:rPr>
                <w:noProof/>
                <w:webHidden/>
              </w:rPr>
              <w:fldChar w:fldCharType="begin"/>
            </w:r>
            <w:r w:rsidR="00C8614F">
              <w:rPr>
                <w:noProof/>
                <w:webHidden/>
              </w:rPr>
              <w:instrText xml:space="preserve"> PAGEREF _Toc144802746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5FEA2BE1" w14:textId="2D455893" w:rsidR="00C8614F" w:rsidRDefault="00D56D5C">
          <w:pPr>
            <w:pStyle w:val="TOC2"/>
            <w:tabs>
              <w:tab w:val="right" w:leader="dot" w:pos="9350"/>
            </w:tabs>
            <w:rPr>
              <w:rFonts w:cstheme="minorBidi"/>
              <w:b w:val="0"/>
              <w:bCs w:val="0"/>
              <w:noProof/>
              <w:sz w:val="24"/>
              <w:szCs w:val="24"/>
            </w:rPr>
          </w:pPr>
          <w:hyperlink w:anchor="_Toc144802747" w:history="1">
            <w:r w:rsidR="00C8614F" w:rsidRPr="00B36F23">
              <w:rPr>
                <w:rStyle w:val="Hyperlink"/>
                <w:rFonts w:asciiTheme="majorHAnsi" w:hAnsiTheme="majorHAnsi" w:cstheme="majorHAnsi"/>
                <w:noProof/>
              </w:rPr>
              <w:t>Discussion &amp; Conclusion</w:t>
            </w:r>
            <w:r w:rsidR="00C8614F">
              <w:rPr>
                <w:noProof/>
                <w:webHidden/>
              </w:rPr>
              <w:tab/>
            </w:r>
            <w:r w:rsidR="00C8614F">
              <w:rPr>
                <w:noProof/>
                <w:webHidden/>
              </w:rPr>
              <w:fldChar w:fldCharType="begin"/>
            </w:r>
            <w:r w:rsidR="00C8614F">
              <w:rPr>
                <w:noProof/>
                <w:webHidden/>
              </w:rPr>
              <w:instrText xml:space="preserve"> PAGEREF _Toc144802747 \h </w:instrText>
            </w:r>
            <w:r w:rsidR="00C8614F">
              <w:rPr>
                <w:noProof/>
                <w:webHidden/>
              </w:rPr>
            </w:r>
            <w:r w:rsidR="00C8614F">
              <w:rPr>
                <w:noProof/>
                <w:webHidden/>
              </w:rPr>
              <w:fldChar w:fldCharType="separate"/>
            </w:r>
            <w:r w:rsidR="00C8614F">
              <w:rPr>
                <w:noProof/>
                <w:webHidden/>
              </w:rPr>
              <w:t>18</w:t>
            </w:r>
            <w:r w:rsidR="00C8614F">
              <w:rPr>
                <w:noProof/>
                <w:webHidden/>
              </w:rPr>
              <w:fldChar w:fldCharType="end"/>
            </w:r>
          </w:hyperlink>
        </w:p>
        <w:p w14:paraId="35A24C01" w14:textId="64CAC4B3" w:rsidR="00C8614F" w:rsidRDefault="00D56D5C">
          <w:pPr>
            <w:pStyle w:val="TOC1"/>
            <w:tabs>
              <w:tab w:val="right" w:leader="dot" w:pos="9350"/>
            </w:tabs>
            <w:rPr>
              <w:rFonts w:cstheme="minorBidi"/>
              <w:b w:val="0"/>
              <w:bCs w:val="0"/>
              <w:i w:val="0"/>
              <w:iCs w:val="0"/>
              <w:noProof/>
            </w:rPr>
          </w:pPr>
          <w:hyperlink w:anchor="_Toc144802748" w:history="1">
            <w:r w:rsidR="00C8614F" w:rsidRPr="00B36F23">
              <w:rPr>
                <w:rStyle w:val="Hyperlink"/>
                <w:noProof/>
              </w:rPr>
              <w:t>Works Cited</w:t>
            </w:r>
            <w:r w:rsidR="00C8614F">
              <w:rPr>
                <w:noProof/>
                <w:webHidden/>
              </w:rPr>
              <w:tab/>
            </w:r>
            <w:r w:rsidR="00C8614F">
              <w:rPr>
                <w:noProof/>
                <w:webHidden/>
              </w:rPr>
              <w:fldChar w:fldCharType="begin"/>
            </w:r>
            <w:r w:rsidR="00C8614F">
              <w:rPr>
                <w:noProof/>
                <w:webHidden/>
              </w:rPr>
              <w:instrText xml:space="preserve"> PAGEREF _Toc144802748 \h </w:instrText>
            </w:r>
            <w:r w:rsidR="00C8614F">
              <w:rPr>
                <w:noProof/>
                <w:webHidden/>
              </w:rPr>
            </w:r>
            <w:r w:rsidR="00C8614F">
              <w:rPr>
                <w:noProof/>
                <w:webHidden/>
              </w:rPr>
              <w:fldChar w:fldCharType="separate"/>
            </w:r>
            <w:r w:rsidR="00C8614F">
              <w:rPr>
                <w:noProof/>
                <w:webHidden/>
              </w:rPr>
              <w:t>20</w:t>
            </w:r>
            <w:r w:rsidR="00C8614F">
              <w:rPr>
                <w:noProof/>
                <w:webHidden/>
              </w:rPr>
              <w:fldChar w:fldCharType="end"/>
            </w:r>
          </w:hyperlink>
        </w:p>
        <w:p w14:paraId="2E4A801B" w14:textId="3B131986" w:rsidR="00C8614F" w:rsidRDefault="00D56D5C">
          <w:pPr>
            <w:pStyle w:val="TOC1"/>
            <w:tabs>
              <w:tab w:val="right" w:leader="dot" w:pos="9350"/>
            </w:tabs>
            <w:rPr>
              <w:rFonts w:cstheme="minorBidi"/>
              <w:b w:val="0"/>
              <w:bCs w:val="0"/>
              <w:i w:val="0"/>
              <w:iCs w:val="0"/>
              <w:noProof/>
            </w:rPr>
          </w:pPr>
          <w:hyperlink w:anchor="_Toc144802749" w:history="1">
            <w:r w:rsidR="00C8614F" w:rsidRPr="00B36F23">
              <w:rPr>
                <w:rStyle w:val="Hyperlink"/>
                <w:noProof/>
              </w:rPr>
              <w:t>Tables and Figures</w:t>
            </w:r>
            <w:r w:rsidR="00C8614F">
              <w:rPr>
                <w:noProof/>
                <w:webHidden/>
              </w:rPr>
              <w:tab/>
            </w:r>
            <w:r w:rsidR="00C8614F">
              <w:rPr>
                <w:noProof/>
                <w:webHidden/>
              </w:rPr>
              <w:fldChar w:fldCharType="begin"/>
            </w:r>
            <w:r w:rsidR="00C8614F">
              <w:rPr>
                <w:noProof/>
                <w:webHidden/>
              </w:rPr>
              <w:instrText xml:space="preserve"> PAGEREF _Toc144802749 \h </w:instrText>
            </w:r>
            <w:r w:rsidR="00C8614F">
              <w:rPr>
                <w:noProof/>
                <w:webHidden/>
              </w:rPr>
            </w:r>
            <w:r w:rsidR="00C8614F">
              <w:rPr>
                <w:noProof/>
                <w:webHidden/>
              </w:rPr>
              <w:fldChar w:fldCharType="separate"/>
            </w:r>
            <w:r w:rsidR="00C8614F">
              <w:rPr>
                <w:noProof/>
                <w:webHidden/>
              </w:rPr>
              <w:t>27</w:t>
            </w:r>
            <w:r w:rsidR="00C8614F">
              <w:rPr>
                <w:noProof/>
                <w:webHidden/>
              </w:rPr>
              <w:fldChar w:fldCharType="end"/>
            </w:r>
          </w:hyperlink>
        </w:p>
        <w:p w14:paraId="54EEFF92" w14:textId="7B21590E" w:rsidR="003903DF" w:rsidRDefault="003903DF" w:rsidP="0011235A">
          <w:pPr>
            <w:spacing w:line="240" w:lineRule="auto"/>
            <w:rPr>
              <w:b/>
              <w:bCs/>
              <w:noProof/>
            </w:rPr>
          </w:pPr>
          <w:r w:rsidRPr="003B7B17">
            <w:rPr>
              <w:rFonts w:asciiTheme="majorHAnsi" w:hAnsiTheme="majorHAnsi" w:cstheme="majorHAnsi"/>
              <w:b/>
              <w:bCs/>
              <w:noProof/>
              <w:sz w:val="24"/>
              <w:szCs w:val="24"/>
            </w:rPr>
            <w:fldChar w:fldCharType="end"/>
          </w:r>
        </w:p>
      </w:sdtContent>
    </w:sdt>
    <w:p w14:paraId="6EA464C8" w14:textId="0350FB65"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p w14:paraId="418E713D" w14:textId="3928B470" w:rsidR="003F5039" w:rsidRPr="003903DF" w:rsidRDefault="000C33D6" w:rsidP="0011235A">
      <w:pPr>
        <w:pStyle w:val="TOCHeading"/>
        <w:tabs>
          <w:tab w:val="left" w:pos="532"/>
        </w:tabs>
        <w:spacing w:line="240" w:lineRule="auto"/>
        <w:outlineLvl w:val="0"/>
      </w:pPr>
      <w:bookmarkStart w:id="8" w:name="_Toc144802725"/>
      <w:commentRangeStart w:id="9"/>
      <w:r>
        <w:lastRenderedPageBreak/>
        <w:t>P</w:t>
      </w:r>
      <w:commentRangeEnd w:id="9"/>
      <w:r w:rsidR="00CF3EFC">
        <w:rPr>
          <w:rStyle w:val="CommentReference"/>
          <w:rFonts w:asciiTheme="minorHAnsi" w:hAnsiTheme="minorHAnsi"/>
          <w:smallCaps w:val="0"/>
          <w:spacing w:val="0"/>
        </w:rPr>
        <w:commentReference w:id="9"/>
      </w:r>
      <w:r>
        <w:t>roject Background and</w:t>
      </w:r>
      <w:r w:rsidR="003903DF">
        <w:t xml:space="preserve"> Introduction</w:t>
      </w:r>
      <w:bookmarkEnd w:id="8"/>
    </w:p>
    <w:p w14:paraId="332E5E6F" w14:textId="7C965CE0" w:rsidR="003F5039" w:rsidRPr="00173AE9" w:rsidRDefault="00100511" w:rsidP="0011235A">
      <w:pPr>
        <w:pStyle w:val="Header"/>
        <w:outlineLvl w:val="1"/>
        <w:rPr>
          <w:rFonts w:asciiTheme="majorHAnsi" w:hAnsiTheme="majorHAnsi" w:cstheme="majorHAnsi"/>
        </w:rPr>
      </w:pPr>
      <w:bookmarkStart w:id="10" w:name="_Toc144802726"/>
      <w:r>
        <w:rPr>
          <w:rFonts w:asciiTheme="majorHAnsi" w:hAnsiTheme="majorHAnsi" w:cstheme="majorHAnsi"/>
        </w:rPr>
        <w:t>The</w:t>
      </w:r>
      <w:r w:rsidR="00DE4254" w:rsidRPr="00173AE9">
        <w:rPr>
          <w:rFonts w:asciiTheme="majorHAnsi" w:hAnsiTheme="majorHAnsi" w:cstheme="majorHAnsi"/>
        </w:rPr>
        <w:t xml:space="preserve"> S</w:t>
      </w:r>
      <w:r w:rsidR="002C69E3">
        <w:rPr>
          <w:rFonts w:asciiTheme="majorHAnsi" w:hAnsiTheme="majorHAnsi" w:cstheme="majorHAnsi"/>
        </w:rPr>
        <w:t xml:space="preserve">an </w:t>
      </w:r>
      <w:r w:rsidR="00DE4254" w:rsidRPr="00173AE9">
        <w:rPr>
          <w:rFonts w:asciiTheme="majorHAnsi" w:hAnsiTheme="majorHAnsi" w:cstheme="majorHAnsi"/>
        </w:rPr>
        <w:t>F</w:t>
      </w:r>
      <w:r w:rsidR="002C69E3">
        <w:rPr>
          <w:rFonts w:asciiTheme="majorHAnsi" w:hAnsiTheme="majorHAnsi" w:cstheme="majorHAnsi"/>
        </w:rPr>
        <w:t xml:space="preserve">rancisco </w:t>
      </w:r>
      <w:r w:rsidR="00DE4254" w:rsidRPr="00173AE9">
        <w:rPr>
          <w:rFonts w:asciiTheme="majorHAnsi" w:hAnsiTheme="majorHAnsi" w:cstheme="majorHAnsi"/>
        </w:rPr>
        <w:t>E</w:t>
      </w:r>
      <w:r w:rsidR="002C69E3">
        <w:rPr>
          <w:rFonts w:asciiTheme="majorHAnsi" w:hAnsiTheme="majorHAnsi" w:cstheme="majorHAnsi"/>
        </w:rPr>
        <w:t>stuary</w:t>
      </w:r>
      <w:bookmarkEnd w:id="10"/>
    </w:p>
    <w:p w14:paraId="6F00716F" w14:textId="137D2EEB" w:rsidR="007A1054" w:rsidRDefault="007A1054" w:rsidP="00450C5F">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The </w:t>
      </w:r>
      <w:r w:rsidR="002C69E3">
        <w:rPr>
          <w:rFonts w:asciiTheme="majorHAnsi" w:hAnsiTheme="majorHAnsi" w:cstheme="majorHAnsi"/>
          <w:sz w:val="24"/>
          <w:szCs w:val="24"/>
          <w:lang w:val="en"/>
        </w:rPr>
        <w:t>San Francisco Estuary (</w:t>
      </w:r>
      <w:r w:rsidRPr="00382793">
        <w:rPr>
          <w:rFonts w:asciiTheme="majorHAnsi" w:hAnsiTheme="majorHAnsi" w:cstheme="majorHAnsi"/>
          <w:sz w:val="24"/>
          <w:szCs w:val="24"/>
          <w:lang w:val="en"/>
        </w:rPr>
        <w:t>SFE</w:t>
      </w:r>
      <w:r w:rsidR="002C69E3">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w:t>
      </w:r>
      <w:r w:rsidR="00D1105D">
        <w:rPr>
          <w:rFonts w:asciiTheme="majorHAnsi" w:hAnsiTheme="majorHAnsi" w:cstheme="majorHAnsi"/>
          <w:sz w:val="24"/>
          <w:szCs w:val="24"/>
          <w:lang w:val="en"/>
        </w:rPr>
        <w:t xml:space="preserve">drains 40% of California’s surface area and </w:t>
      </w:r>
      <w:r w:rsidRPr="00382793">
        <w:rPr>
          <w:rFonts w:asciiTheme="majorHAnsi" w:hAnsiTheme="majorHAnsi" w:cstheme="majorHAnsi"/>
          <w:sz w:val="24"/>
          <w:szCs w:val="24"/>
          <w:lang w:val="en"/>
        </w:rPr>
        <w:t>is a dynamic</w:t>
      </w:r>
      <w:r w:rsidR="004377C9">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w:t>
      </w:r>
      <w:r w:rsidR="004377C9">
        <w:rPr>
          <w:rFonts w:asciiTheme="majorHAnsi" w:hAnsiTheme="majorHAnsi" w:cstheme="majorHAnsi"/>
          <w:sz w:val="24"/>
          <w:szCs w:val="24"/>
          <w:lang w:val="en"/>
        </w:rPr>
        <w:t>radically anthropogenically altered ecosystem currently</w:t>
      </w:r>
      <w:r w:rsidRPr="00382793">
        <w:rPr>
          <w:rFonts w:asciiTheme="majorHAnsi" w:hAnsiTheme="majorHAnsi" w:cstheme="majorHAnsi"/>
          <w:sz w:val="24"/>
          <w:szCs w:val="24"/>
          <w:lang w:val="en"/>
        </w:rPr>
        <w:t xml:space="preserve"> encompassing 1,</w:t>
      </w:r>
      <w:r w:rsidR="00446DCD">
        <w:rPr>
          <w:rFonts w:asciiTheme="majorHAnsi" w:hAnsiTheme="majorHAnsi" w:cstheme="majorHAnsi"/>
          <w:sz w:val="24"/>
          <w:szCs w:val="24"/>
          <w:lang w:val="en"/>
        </w:rPr>
        <w:t>2</w:t>
      </w:r>
      <w:r w:rsidR="00EF501E">
        <w:rPr>
          <w:rFonts w:asciiTheme="majorHAnsi" w:hAnsiTheme="majorHAnsi" w:cstheme="majorHAnsi"/>
          <w:sz w:val="24"/>
          <w:szCs w:val="24"/>
          <w:lang w:val="en"/>
        </w:rPr>
        <w:t>4</w:t>
      </w:r>
      <w:r w:rsidRPr="00382793">
        <w:rPr>
          <w:rFonts w:asciiTheme="majorHAnsi" w:hAnsiTheme="majorHAnsi" w:cstheme="majorHAnsi"/>
          <w:sz w:val="24"/>
          <w:szCs w:val="24"/>
          <w:lang w:val="en"/>
        </w:rPr>
        <w:t xml:space="preserve">0 square </w:t>
      </w:r>
      <w:r w:rsidR="005D60CF">
        <w:rPr>
          <w:rFonts w:asciiTheme="majorHAnsi" w:hAnsiTheme="majorHAnsi" w:cstheme="majorHAnsi"/>
          <w:sz w:val="24"/>
          <w:szCs w:val="24"/>
          <w:lang w:val="en"/>
        </w:rPr>
        <w:t>kilometers</w:t>
      </w:r>
      <w:r w:rsidRPr="00382793">
        <w:rPr>
          <w:rFonts w:asciiTheme="majorHAnsi" w:hAnsiTheme="majorHAnsi" w:cstheme="majorHAnsi"/>
          <w:sz w:val="24"/>
          <w:szCs w:val="24"/>
          <w:lang w:val="en"/>
        </w:rPr>
        <w:t xml:space="preserve"> of open water and wetlands in Northern California</w:t>
      </w:r>
      <w:r w:rsidR="005D60CF">
        <w:rPr>
          <w:rFonts w:asciiTheme="majorHAnsi" w:hAnsiTheme="majorHAnsi" w:cstheme="majorHAnsi"/>
          <w:sz w:val="24"/>
          <w:szCs w:val="24"/>
          <w:lang w:val="en"/>
        </w:rPr>
        <w:t xml:space="preserve"> </w:t>
      </w:r>
      <w:r w:rsidR="00EF501E">
        <w:rPr>
          <w:rFonts w:asciiTheme="majorHAnsi" w:hAnsiTheme="majorHAnsi" w:cstheme="majorHAnsi"/>
          <w:sz w:val="24"/>
          <w:szCs w:val="24"/>
          <w:lang w:val="en"/>
        </w:rPr>
        <w:fldChar w:fldCharType="begin"/>
      </w:r>
      <w:r w:rsidR="00450C5F">
        <w:rPr>
          <w:rFonts w:asciiTheme="majorHAnsi" w:hAnsiTheme="majorHAnsi" w:cstheme="majorHAnsi"/>
          <w:sz w:val="24"/>
          <w:szCs w:val="24"/>
          <w:lang w:val="en"/>
        </w:rPr>
        <w:instrText xml:space="preserve"> ADDIN ZOTERO_ITEM CSL_CITATION {"citationID":"4NZ4ds7J","properties":{"formattedCitation":"(Conomos, 1979)","plainCitation":"(Conomos, 1979)","noteIndex":0},"citationItems":[{"id":650,"uris":["http://zotero.org/users/local/3tku6QP0/items/IQ36ZDVT"],"itemData":{"id":650,"type":"book","abstract":"San Francisco Bay, the largest bay on the California coast, is a broad, shallow, turbid estuary comprising two geographically and hydrologically distinct subestuaries: the northern reach lying between the connection to the Pacific Ocean at the Golden Gate and the confluence of the Sacramento-San Joaquin River system, and the southern reach (herein called South Bay) between the Golden Gate and the southern terminus of the bay. The northern reach is a partially mixed estuary dominated by seasonally varying river inflow, and the South Bay is a tidally oscillating lagoon-type estuary. Freshwater inflows, highest during winter, generate strong estuarine circulation and largely determine water residence times. They also bring large volumes of dissolved and particulate materials to the estuary. Tidal currents, generated by mixed semidiurnal and diurnal tides, mix the water column and, together with river inflow and basin geometry, determine circulation patterns. Winds, which are strongest during summer and during winter storms, exert stress on the bay's water surface, thereby creating large waves that resuspend sediment from the shallow bay bottom and, together with the tidal currents, contribute markedly to the transport of water masses throughout the shallow estuary.","ISBN":"0-934394-01-6","language":"en","number-of-pages":"483","publisher":"American Association for the Advancement of Science- Pacific Division","source":"Zotero","title":"San Francisco Bay - the urbanized estuary","author":[{"family":"Conomos","given":"T J"}],"issued":{"date-parts":[["1979"]]}}}],"schema":"https://github.com/citation-style-language/schema/raw/master/csl-citation.json"} </w:instrText>
      </w:r>
      <w:r w:rsidR="00EF501E">
        <w:rPr>
          <w:rFonts w:asciiTheme="majorHAnsi" w:hAnsiTheme="majorHAnsi" w:cstheme="majorHAnsi"/>
          <w:sz w:val="24"/>
          <w:szCs w:val="24"/>
          <w:lang w:val="en"/>
        </w:rPr>
        <w:fldChar w:fldCharType="separate"/>
      </w:r>
      <w:r w:rsidR="00450C5F">
        <w:rPr>
          <w:rFonts w:asciiTheme="majorHAnsi" w:hAnsiTheme="majorHAnsi" w:cstheme="majorHAnsi"/>
          <w:noProof/>
          <w:sz w:val="24"/>
          <w:szCs w:val="24"/>
          <w:lang w:val="en"/>
        </w:rPr>
        <w:t>(Conomos, 1979)</w:t>
      </w:r>
      <w:r w:rsidR="00EF501E">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w:t>
      </w:r>
      <w:r w:rsidR="008C50E8">
        <w:rPr>
          <w:rFonts w:asciiTheme="majorHAnsi" w:hAnsiTheme="majorHAnsi" w:cstheme="majorHAnsi"/>
          <w:sz w:val="24"/>
          <w:szCs w:val="24"/>
          <w:lang w:val="en"/>
        </w:rPr>
        <w:t>Large-scale a</w:t>
      </w:r>
      <w:r w:rsidR="000E2152">
        <w:rPr>
          <w:rFonts w:asciiTheme="majorHAnsi" w:hAnsiTheme="majorHAnsi" w:cstheme="majorHAnsi"/>
          <w:sz w:val="24"/>
          <w:szCs w:val="24"/>
          <w:lang w:val="en"/>
        </w:rPr>
        <w:t>biotic and biotic human-induced alteration of the SFE</w:t>
      </w:r>
      <w:r w:rsidR="008C50E8">
        <w:rPr>
          <w:rFonts w:asciiTheme="majorHAnsi" w:hAnsiTheme="majorHAnsi" w:cstheme="majorHAnsi"/>
          <w:sz w:val="24"/>
          <w:szCs w:val="24"/>
          <w:lang w:val="en"/>
        </w:rPr>
        <w:t xml:space="preserve"> has been</w:t>
      </w:r>
      <w:r w:rsidR="00D1105D">
        <w:rPr>
          <w:rFonts w:asciiTheme="majorHAnsi" w:hAnsiTheme="majorHAnsi" w:cstheme="majorHAnsi"/>
          <w:sz w:val="24"/>
          <w:szCs w:val="24"/>
          <w:lang w:val="en"/>
        </w:rPr>
        <w:t xml:space="preserve"> </w:t>
      </w:r>
      <w:r w:rsidR="000E2152">
        <w:rPr>
          <w:rFonts w:asciiTheme="majorHAnsi" w:hAnsiTheme="majorHAnsi" w:cstheme="majorHAnsi"/>
          <w:sz w:val="24"/>
          <w:szCs w:val="24"/>
          <w:lang w:val="en"/>
        </w:rPr>
        <w:t>documented since the mid 1800s</w:t>
      </w:r>
      <w:r w:rsidR="00450C5F">
        <w:rPr>
          <w:rFonts w:asciiTheme="majorHAnsi" w:hAnsiTheme="majorHAnsi" w:cstheme="majorHAnsi"/>
          <w:sz w:val="24"/>
          <w:szCs w:val="24"/>
          <w:lang w:val="en"/>
        </w:rPr>
        <w:t xml:space="preserve"> and </w:t>
      </w:r>
      <w:r w:rsidR="00854A8F">
        <w:rPr>
          <w:rFonts w:asciiTheme="majorHAnsi" w:hAnsiTheme="majorHAnsi" w:cstheme="majorHAnsi"/>
          <w:sz w:val="24"/>
          <w:szCs w:val="24"/>
          <w:lang w:val="en"/>
        </w:rPr>
        <w:t>has transformed</w:t>
      </w:r>
      <w:r w:rsidR="00450C5F">
        <w:rPr>
          <w:rFonts w:asciiTheme="majorHAnsi" w:hAnsiTheme="majorHAnsi" w:cstheme="majorHAnsi"/>
          <w:sz w:val="24"/>
          <w:szCs w:val="24"/>
          <w:lang w:val="en"/>
        </w:rPr>
        <w:t xml:space="preserve"> the way water is </w:t>
      </w:r>
      <w:r w:rsidR="00854A8F">
        <w:rPr>
          <w:rFonts w:asciiTheme="majorHAnsi" w:hAnsiTheme="majorHAnsi" w:cstheme="majorHAnsi"/>
          <w:sz w:val="24"/>
          <w:szCs w:val="24"/>
          <w:lang w:val="en"/>
        </w:rPr>
        <w:t>distributed</w:t>
      </w:r>
      <w:r w:rsidR="00450C5F">
        <w:rPr>
          <w:rFonts w:asciiTheme="majorHAnsi" w:hAnsiTheme="majorHAnsi" w:cstheme="majorHAnsi"/>
          <w:sz w:val="24"/>
          <w:szCs w:val="24"/>
          <w:lang w:val="en"/>
        </w:rPr>
        <w:t xml:space="preserve"> </w:t>
      </w:r>
      <w:r w:rsidR="00854A8F">
        <w:rPr>
          <w:rFonts w:asciiTheme="majorHAnsi" w:hAnsiTheme="majorHAnsi" w:cstheme="majorHAnsi"/>
          <w:sz w:val="24"/>
          <w:szCs w:val="24"/>
          <w:lang w:val="en"/>
        </w:rPr>
        <w:t>throughout</w:t>
      </w:r>
      <w:r w:rsidR="00450C5F">
        <w:rPr>
          <w:rFonts w:asciiTheme="majorHAnsi" w:hAnsiTheme="majorHAnsi" w:cstheme="majorHAnsi"/>
          <w:sz w:val="24"/>
          <w:szCs w:val="24"/>
          <w:lang w:val="en"/>
        </w:rPr>
        <w:t xml:space="preserve"> the estuarine environment</w:t>
      </w:r>
      <w:r w:rsidR="003F1E60">
        <w:rPr>
          <w:rFonts w:asciiTheme="majorHAnsi" w:hAnsiTheme="majorHAnsi" w:cstheme="majorHAnsi"/>
          <w:sz w:val="24"/>
          <w:szCs w:val="24"/>
          <w:lang w:val="en"/>
        </w:rPr>
        <w:t>. Abiotic drivers of change include hydraulic</w:t>
      </w:r>
      <w:r w:rsidR="008C50E8">
        <w:rPr>
          <w:rFonts w:asciiTheme="majorHAnsi" w:hAnsiTheme="majorHAnsi" w:cstheme="majorHAnsi"/>
          <w:sz w:val="24"/>
          <w:szCs w:val="24"/>
          <w:lang w:val="en"/>
        </w:rPr>
        <w:t xml:space="preserve"> mining, watershed modification, </w:t>
      </w:r>
      <w:r w:rsidR="003F1E60">
        <w:rPr>
          <w:rFonts w:asciiTheme="majorHAnsi" w:hAnsiTheme="majorHAnsi" w:cstheme="majorHAnsi"/>
          <w:sz w:val="24"/>
          <w:szCs w:val="24"/>
          <w:lang w:val="en"/>
        </w:rPr>
        <w:t>subsidence, and direct sediment removal</w:t>
      </w:r>
      <w:r w:rsidR="00387DD6">
        <w:rPr>
          <w:rFonts w:asciiTheme="majorHAnsi" w:hAnsiTheme="majorHAnsi" w:cstheme="majorHAnsi"/>
          <w:sz w:val="24"/>
          <w:szCs w:val="24"/>
          <w:lang w:val="en"/>
        </w:rPr>
        <w:t xml:space="preserve"> resulting in increased pollutants such as mercury and alterations in the abundance and timing of freshwater inflow </w:t>
      </w:r>
      <w:r w:rsidR="008F60D9">
        <w:rPr>
          <w:rFonts w:asciiTheme="majorHAnsi" w:hAnsiTheme="majorHAnsi" w:cstheme="majorHAnsi"/>
          <w:sz w:val="24"/>
          <w:szCs w:val="24"/>
          <w:lang w:val="en"/>
        </w:rPr>
        <w:fldChar w:fldCharType="begin"/>
      </w:r>
      <w:r w:rsidR="008F60D9">
        <w:rPr>
          <w:rFonts w:asciiTheme="majorHAnsi" w:hAnsiTheme="majorHAnsi" w:cstheme="majorHAnsi"/>
          <w:sz w:val="24"/>
          <w:szCs w:val="24"/>
          <w:lang w:val="en"/>
        </w:rPr>
        <w:instrText xml:space="preserve"> ADDIN ZOTERO_ITEM CSL_CITATION {"citationID":"EBjw9rBA","properties":{"formattedCitation":"(Barnard et al., 2013)","plainCitation":"(Barnard et al., 2013)","noteIndex":0},"citationItems":[{"id":652,"uris":["http://zotero.org/users/local/3tku6QP0/items/PAI7QG8T"],"itemData":{"id":652,"type":"article-journal","abstract":"The papers in this special issue feature state-of-the-art approaches to understanding the physical processes related to sediment transport and geomorphology of complex coastal–estuarine systems. Here we focus on the San Francisco Bay Coastal System, extending from the lower San Joaquin–Sacramento Delta, through the Bay, and along the adjacent outer Paciﬁc Coast. San Francisco Bay is an urbanized estuary that is impacted by numerous anthropogenic activities common to many large estuaries, including a mining legacy, channel dredging, aggregate mining, reservoirs, freshwater diversion, watershed modiﬁcations, urban run-off, ship trafﬁc, exotic species introductions, land reclamation, and wetland restoration. The Golden Gate strait is the sole inlet connecting the Bay to the Paciﬁc Ocean, and serves as the conduit for a tidal ﬂow of ~8 × 109 m3/day, in addition to the transport of mud, sand, biogenic material, nutrients, and pollutants. Despite this physical, biological and chemical connection, resource management and prior research have often treated the Delta, Bay and adjacent ocean as separate entities, compartmentalized by artiﬁcial geographic or political boundaries. The body of work herein presents a comprehensive analysis of system-wide behavior, extending a rich heritage of sediment transport research that dates back to the groundbreaking hydraulic mining-impact research of G.K. Gilbert in the early 20th century.","container-title":"Marine Geology","DOI":"10.1016/j.margeo.2013.04.005","ISSN":"00253227","journalAbbreviation":"Marine Geology","language":"en","page":"3-17","source":"DOI.org (Crossref)","title":"Sediment transport in the San Francisco Bay Coastal System: An overview","title-short":"Sediment transport in the San Francisco Bay Coastal System","volume":"345","author":[{"family":"Barnard","given":"Patrick L."},{"family":"Schoellhamer","given":"David H."},{"family":"Jaffe","given":"Bruce E."},{"family":"McKee","given":"Lester J."}],"issued":{"date-parts":[["2013",11]]}}}],"schema":"https://github.com/citation-style-language/schema/raw/master/csl-citation.json"} </w:instrText>
      </w:r>
      <w:r w:rsidR="008F60D9">
        <w:rPr>
          <w:rFonts w:asciiTheme="majorHAnsi" w:hAnsiTheme="majorHAnsi" w:cstheme="majorHAnsi"/>
          <w:sz w:val="24"/>
          <w:szCs w:val="24"/>
          <w:lang w:val="en"/>
        </w:rPr>
        <w:fldChar w:fldCharType="separate"/>
      </w:r>
      <w:r w:rsidR="008F60D9">
        <w:rPr>
          <w:rFonts w:asciiTheme="majorHAnsi" w:hAnsiTheme="majorHAnsi" w:cstheme="majorHAnsi"/>
          <w:noProof/>
          <w:sz w:val="24"/>
          <w:szCs w:val="24"/>
          <w:lang w:val="en"/>
        </w:rPr>
        <w:t>(Barnard et al., 2013)</w:t>
      </w:r>
      <w:r w:rsidR="008F60D9">
        <w:rPr>
          <w:rFonts w:asciiTheme="majorHAnsi" w:hAnsiTheme="majorHAnsi" w:cstheme="majorHAnsi"/>
          <w:sz w:val="24"/>
          <w:szCs w:val="24"/>
          <w:lang w:val="en"/>
        </w:rPr>
        <w:fldChar w:fldCharType="end"/>
      </w:r>
      <w:r w:rsidR="00387DD6">
        <w:rPr>
          <w:rFonts w:asciiTheme="majorHAnsi" w:hAnsiTheme="majorHAnsi" w:cstheme="majorHAnsi"/>
          <w:sz w:val="24"/>
          <w:szCs w:val="24"/>
          <w:lang w:val="en"/>
        </w:rPr>
        <w:t>.</w:t>
      </w:r>
      <w:r w:rsidR="003F1E60">
        <w:rPr>
          <w:rFonts w:asciiTheme="majorHAnsi" w:hAnsiTheme="majorHAnsi" w:cstheme="majorHAnsi"/>
          <w:sz w:val="24"/>
          <w:szCs w:val="24"/>
          <w:lang w:val="en"/>
        </w:rPr>
        <w:t xml:space="preserve"> </w:t>
      </w:r>
      <w:r w:rsidR="00387DD6">
        <w:rPr>
          <w:rFonts w:asciiTheme="majorHAnsi" w:hAnsiTheme="majorHAnsi" w:cstheme="majorHAnsi"/>
          <w:sz w:val="24"/>
          <w:szCs w:val="24"/>
          <w:lang w:val="en"/>
        </w:rPr>
        <w:t>Biotic</w:t>
      </w:r>
      <w:r w:rsidR="003F1E60">
        <w:rPr>
          <w:rFonts w:asciiTheme="majorHAnsi" w:hAnsiTheme="majorHAnsi" w:cstheme="majorHAnsi"/>
          <w:sz w:val="24"/>
          <w:szCs w:val="24"/>
          <w:lang w:val="en"/>
        </w:rPr>
        <w:t xml:space="preserve"> </w:t>
      </w:r>
      <w:r w:rsidR="00387DD6">
        <w:rPr>
          <w:rFonts w:asciiTheme="majorHAnsi" w:hAnsiTheme="majorHAnsi" w:cstheme="majorHAnsi"/>
          <w:sz w:val="24"/>
          <w:szCs w:val="24"/>
          <w:lang w:val="en"/>
        </w:rPr>
        <w:t>drivers of change</w:t>
      </w:r>
      <w:r w:rsidR="003F1E60">
        <w:rPr>
          <w:rFonts w:asciiTheme="majorHAnsi" w:hAnsiTheme="majorHAnsi" w:cstheme="majorHAnsi"/>
          <w:sz w:val="24"/>
          <w:szCs w:val="24"/>
          <w:lang w:val="en"/>
        </w:rPr>
        <w:t xml:space="preserve"> include introduced species</w:t>
      </w:r>
      <w:r w:rsidR="00387DD6">
        <w:rPr>
          <w:rFonts w:asciiTheme="majorHAnsi" w:hAnsiTheme="majorHAnsi" w:cstheme="majorHAnsi"/>
          <w:sz w:val="24"/>
          <w:szCs w:val="24"/>
          <w:lang w:val="en"/>
        </w:rPr>
        <w:t xml:space="preserve"> affecting competition for resources such as habitat and food</w:t>
      </w:r>
      <w:r w:rsidR="00854A8F">
        <w:rPr>
          <w:rFonts w:asciiTheme="majorHAnsi" w:hAnsiTheme="majorHAnsi" w:cstheme="majorHAnsi"/>
          <w:sz w:val="24"/>
          <w:szCs w:val="24"/>
          <w:lang w:val="en"/>
        </w:rPr>
        <w:t xml:space="preserve"> availability</w:t>
      </w:r>
      <w:r w:rsidR="00450C5F">
        <w:rPr>
          <w:rFonts w:asciiTheme="majorHAnsi" w:hAnsiTheme="majorHAnsi" w:cstheme="majorHAnsi"/>
          <w:sz w:val="24"/>
          <w:szCs w:val="24"/>
          <w:lang w:val="en"/>
        </w:rPr>
        <w:t xml:space="preserve"> </w:t>
      </w:r>
      <w:r w:rsidR="00450C5F">
        <w:rPr>
          <w:rFonts w:asciiTheme="majorHAnsi" w:hAnsiTheme="majorHAnsi" w:cstheme="majorHAnsi"/>
          <w:sz w:val="24"/>
          <w:szCs w:val="24"/>
          <w:lang w:val="en"/>
        </w:rPr>
        <w:fldChar w:fldCharType="begin"/>
      </w:r>
      <w:r w:rsidR="00450C5F">
        <w:rPr>
          <w:rFonts w:asciiTheme="majorHAnsi" w:hAnsiTheme="majorHAnsi" w:cstheme="majorHAnsi"/>
          <w:sz w:val="24"/>
          <w:szCs w:val="24"/>
          <w:lang w:val="en"/>
        </w:rPr>
        <w:instrText xml:space="preserve"> ADDIN ZOTERO_ITEM CSL_CITATION {"citationID":"xwT05VUU","properties":{"formattedCitation":"(Glibert et al., 2011; Nichols et al., 1986)","plainCitation":"(Glibert et al., 2011; Nichols et al., 1986)","noteIndex":0},"citationItems":[{"id":657,"uris":["http://zotero.org/users/local/3tku6QP0/items/KTXPIQY4"],"itemData":{"id":657,"type":"article-journal","abstract":"Eutrophication has altered food webs across aquatic systems, but effects of nutrient stoichiometry (varying nutrient ratios) on ecosystem structure and function have received less attention. A prevailing assumption has been that nutrients are not ecologically relevant unless concentrations are limiting to phytoplankton. However, changes in nutrient stoichiometry fundamentally affect food quality at all levels of the food web. Here, 30-year records of nitrogen and phosphorus concentrations and ratios, phytoplankton, zooplankton, macroinvertebrates, and ﬁsh in the San Francisco Estuary (Bay Delta) were examined to collectively interpret ecosystem changes within the framework of ecological stoichiometry. Changes in nutrient concentrations and nutrient ratios over time fundamentally affect biogeochemical nutrient dynamics that can lead to conditions conducive to invasions of rooted macrophytes and bivalve molluscs, and the harmful cyanobacterium Microcystis. Several other aquatic ecosystems considered here have exhibited similar changes in food webs linked to stoichiometric changes. Nutrient stoichiometry is thus suggested to be a signiﬁcant driver of food webs in the Bay Delta by altering food quality and biogeochemical dynamics. Since nitrogen-to-phosphorus ratios have increased over time, an overall implication is that remediation of ﬁsh populations in the San Francisco Estuary will require signiﬁcant nitrogen reductions to restore the historic ecological stoichiometric balance and the food web.","container-title":"Reviews in Fisheries Science","DOI":"10.1080/10641262.2011.611916","ISSN":"1064-1262, 1547-6553","issue":"4","journalAbbreviation":"Reviews in Fisheries Science","language":"en","page":"358-417","source":"DOI.org (Crossref)","title":"Ecological Stoichiometry, Biogeochemical Cycling, Invasive Species, and Aquatic Food Webs: San Francisco Estuary and Comparative Systems","title-short":"Ecological Stoichiometry, Biogeochemical Cycling, Invasive Species, and Aquatic Food Webs","volume":"19","author":[{"family":"Glibert","given":"Patricia M."},{"family":"Fullerton","given":"David"},{"family":"Burkholder","given":"Joann M."},{"family":"Cornwell","given":"Jeffrey C."},{"family":"Kana","given":"Todd M."}],"issued":{"date-parts":[["2011",10]]}}},{"id":410,"uris":["http://zotero.org/users/local/3tku6QP0/items/VNUCCEWV"],"itemData":{"id":410,"type":"article-journal","container-title":"Science","DOI":"10.1126/science.231.4738.567","issue":"4738","page":"567-573","title":"The Modification of an Estuary","volume":"231","author":[{"family":"Nichols","given":"Frederic H"},{"family":"Cloern","given":"James E"},{"family":"Luoma","given":"Samuel N"},{"family":"Peterson","given":"David H"}],"issued":{"date-parts":[["1986"]]}}}],"schema":"https://github.com/citation-style-language/schema/raw/master/csl-citation.json"} </w:instrText>
      </w:r>
      <w:r w:rsidR="00450C5F">
        <w:rPr>
          <w:rFonts w:asciiTheme="majorHAnsi" w:hAnsiTheme="majorHAnsi" w:cstheme="majorHAnsi"/>
          <w:sz w:val="24"/>
          <w:szCs w:val="24"/>
          <w:lang w:val="en"/>
        </w:rPr>
        <w:fldChar w:fldCharType="separate"/>
      </w:r>
      <w:r w:rsidR="00450C5F">
        <w:rPr>
          <w:rFonts w:asciiTheme="majorHAnsi" w:hAnsiTheme="majorHAnsi" w:cstheme="majorHAnsi"/>
          <w:noProof/>
          <w:sz w:val="24"/>
          <w:szCs w:val="24"/>
          <w:lang w:val="en"/>
        </w:rPr>
        <w:t>(Glibert et al., 2011; Nichols et al., 1986)</w:t>
      </w:r>
      <w:r w:rsidR="00450C5F">
        <w:rPr>
          <w:rFonts w:asciiTheme="majorHAnsi" w:hAnsiTheme="majorHAnsi" w:cstheme="majorHAnsi"/>
          <w:sz w:val="24"/>
          <w:szCs w:val="24"/>
          <w:lang w:val="en"/>
        </w:rPr>
        <w:fldChar w:fldCharType="end"/>
      </w:r>
      <w:r w:rsidR="003F1E60">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State and federal agencies routinely monitor the relative abundance of fish in the SFE with initiatives like the California Department of Fish and Wildlife (CDFW) Fall Midwater Trawl Survey which began in 1967. Similar to many other estuarine ecosystems throughout the globe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{"citationID":"XjMAUsXJ","properties":{"formattedCitation":"(Belarmino et al., 2021; Cottingham et al., n.d.; James et al., 2018)","plainCitation":"(Belarmino et al., 2021; Cottingham et al., n.d.; James et al., 2018)","noteIndex":0},"citationItems":[{"id":595,"uris":["http://zotero.org/users/local/3tku6QP0/items/XJZETVGQ"],"itemData":{"id":595,"type":"article-journal","abstract":"El Niño events and their climatic effects vary markedly in intensity due to several factors related to oceanographic and atmospheric conditions in the Pacific equatorial ocean. As a result of fluctuations in the climate system, rainfall and temperature deviate from average conditions which causes severe biological, economic and social impacts worldwide. In this study, long-term (23 years) standardized monthly sampling of Brazilian silverside, Atherinella brasiliensis, resident fish that inhabits the shallow waters of a subtropical estuary, was performed to investigate the temporal variability in its abundance and relationship with local and regional environmental factors associated with El Niño events and temporal changes in seagrass meadows biomass. We investigated the following hypotheses: (i) A. brasiliensis abundance has presented a long-term decreasing trend, (ii) El Niño events with higher intensities are related to a higher decrease in the species abundance in the estuary and (iii) the decline in A. brasiliensis abundance is influenced by reduction of seagrass meadows, which serve as attachment sites for developing embryos of this species. Time series analysis revealed a statistically significant decrease in the abundance of A. brasiliensis, which was characterized by marked decline between 1996 and 2004 followed by a relative stability between 2005 and 2019. Generalized linear mixed models (GLMM) showed that its abundance decreased during high rainfall and lower salinity conditions associated with moderate and very strong El Niño events, but not during neutral and weak events. An additional GLMM also revealed significant effects of seagrass biomass on the fish abundance. In fact, years with marked decline in the fish abundance coincided with lower or absence of seagrass biomass in the estuary, especially between 1997 and 2005. Hence, negative climatic impacts on A. brasiliensis abundance may have been intensified by synergistic effects caused by periods of reduction in seagrass meadows. These findings raise concerns for conservation, especially when we consider that the studied species is ubiquitous in southwestern Atlantic estuaries and that climate disturbances such as El Niño are expected to become more frequent in the future due to rising ocean temperatures driven by global warming.","container-title":"Estuarine, Coastal and Shelf Science","DOI":"https://doi.org/10.1016/j.ecss.2021.107565","ISSN":"0272-7714","page":"107565","title":"Long-term trends in the abundance of an estuarine fish and relationships with El Niño climatic impacts and seagrass meadows reduction","volume":"261","author":[{"family":"Belarmino","given":"Erika"},{"family":"Nóbrega","given":"Marcelo Francisco","dropping-particle":"de"},{"family":"Grimm","given":"Alice Marlene"},{"family":"Copertino","given":"Margareth da Silva"},{"family":"Vieira","given":"João Paes"},{"family":"Garcia","given":"Alexandre Miranda"}],"issued":{"date-parts":[["2021"]]}}},{"id":598,"uris":["http://zotero.org/users/local/3tku6QP0/items/88C78XS6"],"itemData":{"id":598,"type":"article-journal","abstract":"Marine fishes in the intermittently open East Kleinemonde Estuary, South Africa, were sampled using seine nets over a twenty year period between 1994 and 2014. This dataset was analysed after 11 years (1994–2005), and represented one of the few medium-term studies of fish communities in an intermittently open estuary. A further nine years of sampling (2006–2014) allowed us to revisit the fish community and to gauge if 20 years of data provides more insight into long-term trends in the fish community. The overall species abundance follows a cyclical pattern with two to three years of low abundance and two to three years of high abundance. This pattern broke down in the last five years of the study, with a decline in species richness and consistently low catches of almost all marine species recorded. This may have been as a result of a reduction in the area of submerged macrophytes in the estuary, as well as an increase in the frequency of mouth opening and subsequent decrease in available water area.","container-title":"Estuarine, Coastal and Shelf Science","DOI":"https://doi.org/10.1016/j.ecss.2018.09.010","ISSN":"0272-7714","page":"64-71","title":"The marine fish assemblage of the East Kleinemonde Estuary over 20 years: Declining abundance and nursery function?","volume":"214","author":[{"family":"James","given":"Nicola C."},{"family":"Cowley","given":"Paul D."},{"family":"Whitfield","given":"Alan K."}],"issued":{"date-parts":[["2018"]]}}},{"id":597,"uris":["http://zotero.org/users/local/3tku6QP0/items/YJTN7AS4"],"itemData":{"id":597,"type":"article-journal","language":"en","page":"20","source":"Zotero","title":"Growth, condition, and maturity schedules of an estuarine fish species change in estuaries following increased hypoxia due to climate change","author":[{"family":"Cottingham","given":"Alan"},{"family":"Huang","given":"Peisheng"},{"family":"Hipsey","given":"Matthew R"},{"family":"Hall","given":"Norman G"},{"family":"Ashworth","given":"Eloise"},{"family":"Williams","given":"Joel"},{"family":"Potter","given":"Ian C"}]}}],"schema":"https://github.com/citation-style-language/schema/raw/master/csl-citation.json"}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(Belarmino et al., 2021; Cottingham et al., n.d.; James et al., 2018)</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within the SFE many once abundant endemic pelagic fishes, such as delta smelt, have undergone broad declines in population size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{"citationID":"xMAsv0Jx","properties":{"formattedCitation":"(Moyle, 2002; Moyle et al., 2018; Sommer et al., 2007)","plainCitation":"(Moyle, 2002; Moyle et al., 2018; Sommer et al., 2007)","noteIndex":0},"citationItems":[{"id":"8VtU1zsE/RE6Yy0hl","uris":["http://www.mendeley.com/documents/?uuid=8a207c06-c2f2-478e-9d4c-46bac4bc2a70"],"itemData":{"author":[{"dropping-particle":"","family":"Moyle","given":"Peter B.","non-dropping-particle":"","parse-names":false,"suffix":""}],"edition":"2nd","id":"ITEM-1","issued":{"date-parts":[["2002"]]},"publisher":"University of California Press","publisher-place":"Berkeley, CA","title":"Inland Fishes of California","type":"book"}},{"id":348,"uris":["http://zotero.org/users/local/3tku6QP0/items/ZY2S8J57"],"itemData":{"id":348,"type":"article-journal","container-title":"Fisheries","DOI":"10.1002/fsh.10014","issue":"1","page":"42-50","title":"Delta Smelt and Water Politics in California","volume":"43","author":[{"family":"Moyle","given":"Peter B."},{"family":"Hobbs","given":"James A."},{"family":"Durand","given":"John R."}],"issued":{"date-parts":[["2018"]]}}},{"id":662,"uris":["http://zotero.org/users/local/3tku6QP0/items/BV3XBB9X"],"itemData":{"id":662,"type":"article-journal","container-title":"Fisheries","DOI":"10.1577/1548-8446(2007)32[270:TCOPFI]2.0.CO;2","ISSN":"0363-2415, 1548-8446","issue":"6","journalAbbreviation":"Fisheries","language":"en","page":"270-277","source":"DOI.org (Crossref)","title":"The Collapse of Pelagic Fishes in the Upper San Francisco Estuary: El Colapso de los Peces Pelagicos en La Cabecera Del Estuario San Francisco","title-short":"The Collapse of Pelagic Fishes in the Upper San Francisco Estuary","volume":"32","author":[{"family":"Sommer","given":"Ted"},{"family":"Armor","given":"Chuck"},{"family":"Baxter","given":"Randall"},{"family":"Breuer","given":"Richard"},{"family":"Brown","given":"Larry"},{"family":"Chotkowski","given":"Mike"},{"family":"Culberson","given":"Steve"},{"family":"Feyrer","given":"Fredrick"},{"family":"Gingras","given":"Marty"},{"family":"Herbold","given":"Bruce"},{"family":"Kimmerer","given":"Wim"},{"family":"Mueller-Solger","given":"Anke"},{"family":"Nobriga","given":"Matt"},{"family":"Souza","given":"Kelly"}],"issued":{"date-parts":[["2007",6]]}}}],"schema":"https://github.com/citation-style-language/schema/raw/master/csl-citation.json"} </w:instrText>
      </w:r>
      <w:r w:rsidRPr="00382793">
        <w:rPr>
          <w:rFonts w:asciiTheme="majorHAnsi" w:hAnsiTheme="majorHAnsi" w:cstheme="majorHAnsi"/>
          <w:sz w:val="24"/>
          <w:szCs w:val="24"/>
          <w:lang w:val="en"/>
        </w:rPr>
        <w:fldChar w:fldCharType="separate"/>
      </w:r>
      <w:r w:rsidR="00BA4BFE">
        <w:rPr>
          <w:rFonts w:asciiTheme="majorHAnsi" w:hAnsiTheme="majorHAnsi" w:cstheme="majorHAnsi"/>
          <w:sz w:val="24"/>
          <w:szCs w:val="24"/>
        </w:rPr>
        <w:t>(Moyle, 2002; Moyle et al., 2018; Sommer et al.,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w:t>
      </w:r>
    </w:p>
    <w:p w14:paraId="0B258D46" w14:textId="77777777" w:rsidR="006372E7" w:rsidRDefault="006372E7" w:rsidP="0011235A">
      <w:pPr>
        <w:spacing w:line="240" w:lineRule="auto"/>
        <w:rPr>
          <w:rFonts w:asciiTheme="majorHAnsi" w:hAnsiTheme="majorHAnsi" w:cstheme="majorHAnsi"/>
          <w:sz w:val="24"/>
          <w:szCs w:val="24"/>
          <w:lang w:val="en"/>
        </w:rPr>
      </w:pPr>
    </w:p>
    <w:p w14:paraId="286C2D79" w14:textId="3132D86E" w:rsidR="00173AE9" w:rsidRPr="006372E7" w:rsidRDefault="00100511" w:rsidP="006372E7">
      <w:pPr>
        <w:pStyle w:val="Header"/>
        <w:outlineLvl w:val="1"/>
        <w:rPr>
          <w:rFonts w:asciiTheme="majorHAnsi" w:hAnsiTheme="majorHAnsi" w:cstheme="majorHAnsi"/>
        </w:rPr>
      </w:pPr>
      <w:bookmarkStart w:id="11" w:name="_Toc144802727"/>
      <w:commentRangeStart w:id="12"/>
      <w:r>
        <w:rPr>
          <w:rFonts w:asciiTheme="majorHAnsi" w:hAnsiTheme="majorHAnsi" w:cstheme="majorHAnsi"/>
        </w:rPr>
        <w:t>Delta</w:t>
      </w:r>
      <w:r w:rsidR="006372E7">
        <w:rPr>
          <w:rFonts w:asciiTheme="majorHAnsi" w:hAnsiTheme="majorHAnsi" w:cstheme="majorHAnsi"/>
        </w:rPr>
        <w:t xml:space="preserve"> smelt</w:t>
      </w:r>
      <w:bookmarkEnd w:id="11"/>
    </w:p>
    <w:p w14:paraId="14E9A670" w14:textId="5B7C924D" w:rsidR="003F5039" w:rsidRDefault="007A1054" w:rsidP="0011235A">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Delta smelt are a small (6 </w:t>
      </w:r>
      <w:r w:rsidR="00291495">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9</w:t>
      </w:r>
      <w:r w:rsidR="00291495">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cm), translucent, semi-anadromous species that migrates between fresh and saline water and reproduces annually</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{"citationID":"Ge3dmnPV","properties":{"formattedCitation":"(Sommer et al., 2011)","plainCitation":"(Sommer et al., 2011)","noteIndex":0},"citationItems":[{"id":"8VtU1zsE/rt52h2dI","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(Sommer et al., 2011)</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Delta smelt are part of the </w:t>
      </w:r>
      <w:proofErr w:type="spellStart"/>
      <w:r w:rsidRPr="00382793">
        <w:rPr>
          <w:rFonts w:asciiTheme="majorHAnsi" w:hAnsiTheme="majorHAnsi" w:cstheme="majorHAnsi"/>
          <w:sz w:val="24"/>
          <w:szCs w:val="24"/>
          <w:lang w:val="en"/>
        </w:rPr>
        <w:t>Osmeridae</w:t>
      </w:r>
      <w:proofErr w:type="spellEnd"/>
      <w:r w:rsidRPr="00382793">
        <w:rPr>
          <w:rFonts w:asciiTheme="majorHAnsi" w:hAnsiTheme="majorHAnsi" w:cstheme="majorHAnsi"/>
          <w:sz w:val="24"/>
          <w:szCs w:val="24"/>
          <w:lang w:val="en"/>
        </w:rPr>
        <w:t xml:space="preserve"> family which represent</w:t>
      </w:r>
      <w:r w:rsidR="00291495">
        <w:rPr>
          <w:rFonts w:asciiTheme="majorHAnsi" w:hAnsiTheme="majorHAnsi" w:cstheme="majorHAnsi"/>
          <w:sz w:val="24"/>
          <w:szCs w:val="24"/>
          <w:lang w:val="en"/>
        </w:rPr>
        <w:t>s</w:t>
      </w:r>
      <w:r w:rsidRPr="00382793">
        <w:rPr>
          <w:rFonts w:asciiTheme="majorHAnsi" w:hAnsiTheme="majorHAnsi" w:cstheme="majorHAnsi"/>
          <w:sz w:val="24"/>
          <w:szCs w:val="24"/>
          <w:lang w:val="en"/>
        </w:rPr>
        <w:t xml:space="preserve"> a</w:t>
      </w:r>
      <w:r w:rsidR="009C0C92">
        <w:rPr>
          <w:rFonts w:asciiTheme="majorHAnsi" w:hAnsiTheme="majorHAnsi" w:cstheme="majorHAnsi"/>
          <w:sz w:val="24"/>
          <w:szCs w:val="24"/>
          <w:lang w:val="en"/>
        </w:rPr>
        <w:t>n</w:t>
      </w:r>
      <w:r w:rsidRPr="00382793">
        <w:rPr>
          <w:rFonts w:asciiTheme="majorHAnsi" w:hAnsiTheme="majorHAnsi" w:cstheme="majorHAnsi"/>
          <w:sz w:val="24"/>
          <w:szCs w:val="24"/>
          <w:lang w:val="en"/>
        </w:rPr>
        <w:t xml:space="preserve"> </w:t>
      </w:r>
      <w:r w:rsidR="009C0C92">
        <w:rPr>
          <w:rFonts w:asciiTheme="majorHAnsi" w:hAnsiTheme="majorHAnsi" w:cstheme="majorHAnsi"/>
          <w:sz w:val="24"/>
          <w:szCs w:val="24"/>
          <w:lang w:val="en"/>
        </w:rPr>
        <w:t>abundant</w:t>
      </w:r>
      <w:r w:rsidRPr="00382793">
        <w:rPr>
          <w:rFonts w:asciiTheme="majorHAnsi" w:hAnsiTheme="majorHAnsi" w:cstheme="majorHAnsi"/>
          <w:sz w:val="24"/>
          <w:szCs w:val="24"/>
          <w:lang w:val="en"/>
        </w:rPr>
        <w:t xml:space="preserve"> food source for human consumption in Japan, Europe, and North America, and have experienced declining populations worldwide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{"citationID":"41pphoJk","properties":{"formattedCitation":"(McAllister, 1963; Moyle, Peter B., Brown, Larry R., Durand, John R., Hobbs, 2016; Rosenfield &amp; Baxter, 2007)","plainCitation":"(McAllister, 1963; Moyle, Peter B., Brown, Larry R., Durand, John R., Hobbs, 2016; Rosenfield &amp; Baxter, 2007)","noteIndex":0},"citationItems":[{"id":"8VtU1zsE/FFw0MlUX","uris":["http://www.mendeley.com/documents/?uuid=154a621a-a2e3-443b-849e-2593b42c5c2d"],"itemData":{"author":[{"dropping-particle":"","family":"McAllister","given":"D.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Estuary","type":"article-journal","volume":"14"}},{"id":"8VtU1zsE/vXtk64CY","uris":["http://www.mendeley.com/documents/?uuid=757f5833-fa11-466a-b871-160ad1fface1"],"itemData":{"DOI":"10.1577/T06-148.1","ISSN":"0002-8487","abstract":"The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(McAllister, 1963; Moyle, Peter B., Brown, Larry R., Durand, John R., Hobbs, 2016; Rosenfield &amp; Baxter,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Because of their annual life cycle and relatively rapid response to the conditions of their habitat, delta smelt are considered an indicator of the overall health of the SFE ecosystem. Once one of the most abundant and widely distributed fish species in the SFE, delta smelt numbers have been declining since the 1980s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{"citationID":"s3WVATrN","properties":{"formattedCitation":"(Moyle et al., 1992)","plainCitation":"(Moyle et al., 1992)","noteIndex":0},"citationItems":[{"id":"8VtU1zsE/eOYmWySx","uris":["http://www.mendeley.com/documents/?uuid=b174141a-6f6e-47bf-9926-35120a427171"],"itemData":{"DOI":"10.1016/j.fertnstert.2012.04.042","ISSN":"1556-5653","PMID":"22656306","abstract":"To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(Moyle et al., 1992)</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(Figure 1.1).</w:t>
      </w:r>
      <w:r w:rsidRPr="00382793">
        <w:rPr>
          <w:rFonts w:asciiTheme="majorHAnsi" w:hAnsiTheme="majorHAnsi" w:cstheme="majorHAnsi"/>
          <w:sz w:val="24"/>
          <w:szCs w:val="24"/>
          <w:lang w:val="en"/>
        </w:rPr>
        <w:t xml:space="preserve"> The species was listed as threatened under the </w:t>
      </w:r>
      <w:r w:rsidR="00577B48">
        <w:rPr>
          <w:rFonts w:asciiTheme="majorHAnsi" w:hAnsiTheme="majorHAnsi" w:cstheme="majorHAnsi"/>
          <w:sz w:val="24"/>
          <w:szCs w:val="24"/>
          <w:lang w:val="en"/>
        </w:rPr>
        <w:t>f</w:t>
      </w:r>
      <w:r w:rsidRPr="00382793">
        <w:rPr>
          <w:rFonts w:asciiTheme="majorHAnsi" w:hAnsiTheme="majorHAnsi" w:cstheme="majorHAnsi"/>
          <w:sz w:val="24"/>
          <w:szCs w:val="24"/>
          <w:lang w:val="en"/>
        </w:rPr>
        <w:t xml:space="preserve">ederal Endangered Species Act (ESA) in 1993 and endangered under the California ESA in 2009. </w:t>
      </w:r>
      <w:r w:rsidR="00DD61FF">
        <w:rPr>
          <w:rFonts w:asciiTheme="majorHAnsi" w:hAnsiTheme="majorHAnsi" w:cstheme="majorHAnsi"/>
          <w:sz w:val="24"/>
          <w:szCs w:val="24"/>
          <w:lang w:val="en"/>
        </w:rPr>
        <w:t>Reduced p</w:t>
      </w:r>
      <w:r w:rsidRPr="00382793">
        <w:rPr>
          <w:rFonts w:asciiTheme="majorHAnsi" w:hAnsiTheme="majorHAnsi" w:cstheme="majorHAnsi"/>
          <w:sz w:val="24"/>
          <w:szCs w:val="24"/>
          <w:lang w:val="en"/>
        </w:rPr>
        <w:t xml:space="preserve">elagic productivity and </w:t>
      </w:r>
      <w:r w:rsidR="00DD61FF">
        <w:rPr>
          <w:rFonts w:asciiTheme="majorHAnsi" w:hAnsiTheme="majorHAnsi" w:cstheme="majorHAnsi"/>
          <w:sz w:val="24"/>
          <w:szCs w:val="24"/>
          <w:lang w:val="en"/>
        </w:rPr>
        <w:t xml:space="preserve">higher </w:t>
      </w:r>
      <w:r w:rsidRPr="00382793">
        <w:rPr>
          <w:rFonts w:asciiTheme="majorHAnsi" w:hAnsiTheme="majorHAnsi" w:cstheme="majorHAnsi"/>
          <w:sz w:val="24"/>
          <w:szCs w:val="24"/>
          <w:lang w:val="en"/>
        </w:rPr>
        <w:t>water temperature</w:t>
      </w:r>
      <w:r w:rsidR="00DD61FF">
        <w:rPr>
          <w:rFonts w:asciiTheme="majorHAnsi" w:hAnsiTheme="majorHAnsi" w:cstheme="majorHAnsi"/>
          <w:sz w:val="24"/>
          <w:szCs w:val="24"/>
          <w:lang w:val="en"/>
        </w:rPr>
        <w:t>s</w:t>
      </w:r>
      <w:r w:rsidRPr="00382793">
        <w:rPr>
          <w:rFonts w:asciiTheme="majorHAnsi" w:hAnsiTheme="majorHAnsi" w:cstheme="majorHAnsi"/>
          <w:sz w:val="24"/>
          <w:szCs w:val="24"/>
          <w:lang w:val="en"/>
        </w:rPr>
        <w:t xml:space="preserve"> have been shown to be primary drivers of condition indices ultimately affecting the</w:t>
      </w:r>
      <w:r w:rsidR="00DD61FF">
        <w:rPr>
          <w:rFonts w:asciiTheme="majorHAnsi" w:hAnsiTheme="majorHAnsi" w:cstheme="majorHAnsi"/>
          <w:sz w:val="24"/>
          <w:szCs w:val="24"/>
          <w:lang w:val="en"/>
        </w:rPr>
        <w:t xml:space="preserve"> reduction of</w:t>
      </w:r>
      <w:r w:rsidRPr="00382793">
        <w:rPr>
          <w:rFonts w:asciiTheme="majorHAnsi" w:hAnsiTheme="majorHAnsi" w:cstheme="majorHAnsi"/>
          <w:sz w:val="24"/>
          <w:szCs w:val="24"/>
          <w:lang w:val="en"/>
        </w:rPr>
        <w:t xml:space="preserve"> delta smelt’s fitness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{"citationID":"Guf3NyMk","properties":{"formattedCitation":"(Hammock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(Hammock et al., 2022)</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and it is now believed stochastic processes may push the species to extinction</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{"citationID":"3qGJj1wT","properties":{"formattedCitation":"(Fisch et al., 2011; Moyle, Peter B., Brown, Larry R., Durand, John R., Hobbs, 2016)","plainCitation":"(Fisch et al., 2011; Moyle, Peter B., Brown, Larry R., Durand, John R., Hobbs, 2016)","noteIndex":0},"citationItems":[{"id":"8VtU1zsE/ZDFT2mOO","uris":["http://www.mendeley.com/documents/?uuid=23e53af3-288d-48bc-b9a7-174ca5e00a87"],"itemData":{"DOI":"10.1007/s10592-011-0240-y","ISBN":"1566-0621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As a result of their continued decline, resource management agencies, such as CDFW, continue to actively monitor the distribution and abundance of the wild population, and the Genomic Variation Laboratory </w:t>
      </w:r>
      <w:r w:rsidR="002E2FF8">
        <w:rPr>
          <w:rFonts w:asciiTheme="majorHAnsi" w:hAnsiTheme="majorHAnsi" w:cstheme="majorHAnsi"/>
          <w:sz w:val="24"/>
          <w:szCs w:val="24"/>
          <w:lang w:val="en"/>
        </w:rPr>
        <w:t xml:space="preserve">at the University of California Davis (UC Davis) </w:t>
      </w:r>
      <w:r w:rsidRPr="00382793">
        <w:rPr>
          <w:rFonts w:asciiTheme="majorHAnsi" w:hAnsiTheme="majorHAnsi" w:cstheme="majorHAnsi"/>
          <w:sz w:val="24"/>
          <w:szCs w:val="24"/>
          <w:lang w:val="en"/>
        </w:rPr>
        <w:t xml:space="preserve">genetically manages a </w:t>
      </w:r>
      <w:r w:rsidR="00577B48">
        <w:rPr>
          <w:rFonts w:asciiTheme="majorHAnsi" w:hAnsiTheme="majorHAnsi" w:cstheme="majorHAnsi"/>
          <w:sz w:val="24"/>
          <w:szCs w:val="24"/>
          <w:lang w:val="en"/>
        </w:rPr>
        <w:t>captive</w:t>
      </w:r>
      <w:r w:rsidRPr="00382793">
        <w:rPr>
          <w:rFonts w:asciiTheme="majorHAnsi" w:hAnsiTheme="majorHAnsi" w:cstheme="majorHAnsi"/>
          <w:sz w:val="24"/>
          <w:szCs w:val="24"/>
          <w:lang w:val="en"/>
        </w:rPr>
        <w:t xml:space="preserve"> breeding program </w:t>
      </w:r>
      <w:r w:rsidR="00577B48">
        <w:rPr>
          <w:rFonts w:asciiTheme="majorHAnsi" w:hAnsiTheme="majorHAnsi" w:cstheme="majorHAnsi"/>
          <w:sz w:val="24"/>
          <w:szCs w:val="24"/>
          <w:lang w:val="en"/>
        </w:rPr>
        <w:t>to maintain</w:t>
      </w:r>
      <w:r w:rsidRPr="00382793">
        <w:rPr>
          <w:rFonts w:asciiTheme="majorHAnsi" w:hAnsiTheme="majorHAnsi" w:cstheme="majorHAnsi"/>
          <w:sz w:val="24"/>
          <w:szCs w:val="24"/>
          <w:lang w:val="en"/>
        </w:rPr>
        <w:t xml:space="preserve"> a refuge population at the UC Davis Fish Conservation and Culture Laboratory (FCCL).</w:t>
      </w:r>
      <w:commentRangeEnd w:id="12"/>
      <w:r w:rsidR="00397880">
        <w:rPr>
          <w:rStyle w:val="CommentReference"/>
        </w:rPr>
        <w:commentReference w:id="12"/>
      </w:r>
    </w:p>
    <w:p w14:paraId="0C791F58" w14:textId="77777777" w:rsidR="002518FE" w:rsidRDefault="002518FE" w:rsidP="0011235A">
      <w:pPr>
        <w:spacing w:line="240" w:lineRule="auto"/>
        <w:rPr>
          <w:rFonts w:asciiTheme="majorHAnsi" w:hAnsiTheme="majorHAnsi" w:cstheme="majorHAnsi"/>
          <w:sz w:val="24"/>
          <w:szCs w:val="24"/>
          <w:lang w:val="en"/>
        </w:rPr>
      </w:pPr>
    </w:p>
    <w:p w14:paraId="6671D48D" w14:textId="1921CD44" w:rsidR="002518FE" w:rsidRPr="00173AE9" w:rsidRDefault="002518FE" w:rsidP="002518FE">
      <w:pPr>
        <w:pStyle w:val="Header"/>
        <w:outlineLvl w:val="1"/>
        <w:rPr>
          <w:rFonts w:asciiTheme="majorHAnsi" w:hAnsiTheme="majorHAnsi" w:cstheme="majorHAnsi"/>
        </w:rPr>
      </w:pPr>
      <w:bookmarkStart w:id="13" w:name="_Toc144802728"/>
      <w:r>
        <w:rPr>
          <w:rFonts w:asciiTheme="majorHAnsi" w:hAnsiTheme="majorHAnsi" w:cstheme="majorHAnsi"/>
        </w:rPr>
        <w:t>Genomics and Conservation</w:t>
      </w:r>
      <w:bookmarkEnd w:id="13"/>
    </w:p>
    <w:p w14:paraId="5B9FB9F0" w14:textId="62260854" w:rsidR="00332AB8" w:rsidRDefault="006B228C" w:rsidP="00137C6E">
      <w:pPr>
        <w:spacing w:line="240" w:lineRule="auto"/>
        <w:ind w:right="270"/>
        <w:rPr>
          <w:rFonts w:asciiTheme="majorHAnsi" w:hAnsiTheme="majorHAnsi" w:cstheme="majorHAnsi"/>
          <w:sz w:val="24"/>
          <w:szCs w:val="24"/>
        </w:rPr>
      </w:pPr>
      <w:r w:rsidRPr="00FD21E9">
        <w:rPr>
          <w:rFonts w:asciiTheme="majorHAnsi" w:hAnsiTheme="majorHAnsi" w:cstheme="majorHAnsi"/>
          <w:color w:val="00000A"/>
          <w:sz w:val="24"/>
          <w:szCs w:val="24"/>
        </w:rPr>
        <w:lastRenderedPageBreak/>
        <w:t>Rapid development of high-throughput sequencing technologies over the past few decades ha</w:t>
      </w:r>
      <w:r>
        <w:rPr>
          <w:rFonts w:asciiTheme="majorHAnsi" w:hAnsiTheme="majorHAnsi" w:cstheme="majorHAnsi"/>
          <w:color w:val="00000A"/>
          <w:sz w:val="24"/>
          <w:szCs w:val="24"/>
        </w:rPr>
        <w:t>s</w:t>
      </w:r>
      <w:r w:rsidRPr="00FD21E9">
        <w:rPr>
          <w:rFonts w:asciiTheme="majorHAnsi" w:hAnsiTheme="majorHAnsi" w:cstheme="majorHAnsi"/>
          <w:color w:val="00000A"/>
          <w:sz w:val="24"/>
          <w:szCs w:val="24"/>
        </w:rPr>
        <w:t xml:space="preserve"> led to an era of genomic research, and much genomic research begins with reference genomes. Genomic resources contribute to two broad categories: medicine and biodiversity. Medicine has benefitted from genomic resources using comparative </w:t>
      </w:r>
      <w:r w:rsidRPr="004B6F68">
        <w:rPr>
          <w:rFonts w:asciiTheme="majorHAnsi" w:hAnsiTheme="majorHAnsi" w:cstheme="majorHAnsi"/>
          <w:sz w:val="24"/>
          <w:szCs w:val="24"/>
        </w:rPr>
        <w:t>methods to identify conserved</w:t>
      </w:r>
      <w:r w:rsidR="00951A5F">
        <w:rPr>
          <w:rFonts w:asciiTheme="majorHAnsi" w:hAnsiTheme="majorHAnsi" w:cstheme="majorHAnsi"/>
          <w:sz w:val="24"/>
          <w:szCs w:val="24"/>
        </w:rPr>
        <w:t xml:space="preserve"> locations of the genome</w:t>
      </w:r>
      <w:r w:rsidRPr="004B6F68">
        <w:rPr>
          <w:rFonts w:asciiTheme="majorHAnsi" w:hAnsiTheme="majorHAnsi" w:cstheme="majorHAnsi"/>
          <w:sz w:val="24"/>
          <w:szCs w:val="24"/>
        </w:rPr>
        <w:t xml:space="preserve"> </w:t>
      </w:r>
      <w:r w:rsidR="00951A5F">
        <w:rPr>
          <w:rFonts w:asciiTheme="majorHAnsi" w:hAnsiTheme="majorHAnsi" w:cstheme="majorHAnsi"/>
          <w:sz w:val="24"/>
          <w:szCs w:val="24"/>
        </w:rPr>
        <w:t>(</w:t>
      </w:r>
      <w:r w:rsidRPr="004B6F68">
        <w:rPr>
          <w:rFonts w:asciiTheme="majorHAnsi" w:hAnsiTheme="majorHAnsi" w:cstheme="majorHAnsi"/>
          <w:sz w:val="24"/>
          <w:szCs w:val="24"/>
        </w:rPr>
        <w:t>loci</w:t>
      </w:r>
      <w:r w:rsidR="00951A5F">
        <w:rPr>
          <w:rFonts w:asciiTheme="majorHAnsi" w:hAnsiTheme="majorHAnsi" w:cstheme="majorHAnsi"/>
          <w:sz w:val="24"/>
          <w:szCs w:val="24"/>
        </w:rPr>
        <w:t>)</w:t>
      </w:r>
      <w:r w:rsidRPr="004B6F68">
        <w:rPr>
          <w:rFonts w:asciiTheme="majorHAnsi" w:hAnsiTheme="majorHAnsi" w:cstheme="majorHAnsi"/>
          <w:sz w:val="24"/>
          <w:szCs w:val="24"/>
        </w:rPr>
        <w:t xml:space="preserve"> essential to life </w:t>
      </w:r>
      <w:r w:rsidR="002E2FF8">
        <w:rPr>
          <w:rFonts w:asciiTheme="majorHAnsi" w:hAnsiTheme="majorHAnsi" w:cstheme="majorHAnsi"/>
          <w:sz w:val="24"/>
          <w:szCs w:val="24"/>
        </w:rPr>
        <w:t>f</w:t>
      </w:r>
      <w:r w:rsidRPr="004B6F68">
        <w:rPr>
          <w:rFonts w:asciiTheme="majorHAnsi" w:hAnsiTheme="majorHAnsi" w:cstheme="majorHAnsi"/>
          <w:sz w:val="24"/>
          <w:szCs w:val="24"/>
        </w:rPr>
        <w:t>or different classes of organisms as well as identify genetic variants associated with disease, disease susceptibility and other phenotypic traits</w:t>
      </w:r>
      <w:r>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{"citationID":"5w9UMziP","properties":{"formattedCitation":"(Claussnitzer et al., 2020)","plainCitation":"(Claussnitzer et al., 2020)","noteIndex":0},"citationItems":[{"id":587,"uris":["http://zotero.org/users/local/3tku6QP0/items/9RLALRYB"],"itemData":{"id":587,"type":"article-journal","container-title":"Nature","DOI":"10.1038/s41586-019-1879-7","ISSN":"0028-0836, 1476-4687","issue":"7789","journalAbbreviation":"Nature","language":"en","page":"179-189","source":"DOI.org (Crossref)","title":"A brief history of human disease genetics","volume":"577","author":[{"family":"Claussnitzer","given":"Melina"},{"family":"Cho","given":"Judy H."},{"family":"Collins","given":"Rory"},{"family":"Cox","given":"Nancy J."},{"family":"Dermitzakis","given":"Emmanouil T."},{"family":"Hurles","given":"Matthew E."},{"family":"Kathiresan","given":"Sekar"},{"family":"Kenny","given":"Eimear E."},{"family":"Lindgren","given":"Cecilia M."},{"family":"MacArthur","given":"Daniel G."},{"family":"North","given":"Kathryn N."},{"family":"Plon","given":"Sharon E."},{"family":"Rehm","given":"Heidi L."},{"family":"Risch","given":"Neil"},{"family":"Rotimi","given":"Charles N."},{"family":"Shendure","given":"Jay"},{"family":"Soranzo","given":"Nicole"},{"family":"McCarthy","given":"Mark I."}],"issued":{"date-parts":[["2020",1,9]]}}}],"schema":"https://github.com/citation-style-language/schema/raw/master/csl-citation.json"}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(Claussnitzer et al.,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Biodiversity relies on having genetically diverse organisms within </w:t>
      </w:r>
      <w:r w:rsidRPr="00FD21E9">
        <w:rPr>
          <w:rFonts w:asciiTheme="majorHAnsi" w:hAnsiTheme="majorHAnsi" w:cstheme="majorHAnsi"/>
          <w:color w:val="00000A"/>
          <w:sz w:val="24"/>
          <w:szCs w:val="24"/>
        </w:rPr>
        <w:t xml:space="preserve">and between species, as genetic diversity is related to </w:t>
      </w:r>
      <w:r w:rsidRPr="004B6F68">
        <w:rPr>
          <w:rFonts w:asciiTheme="majorHAnsi" w:hAnsiTheme="majorHAnsi" w:cstheme="majorHAnsi"/>
          <w:sz w:val="24"/>
          <w:szCs w:val="24"/>
        </w:rPr>
        <w:t xml:space="preserve">the evolutionary capacity </w:t>
      </w:r>
      <w:r w:rsidR="002E2FF8">
        <w:rPr>
          <w:rFonts w:asciiTheme="majorHAnsi" w:hAnsiTheme="majorHAnsi" w:cstheme="majorHAnsi"/>
          <w:sz w:val="24"/>
          <w:szCs w:val="24"/>
        </w:rPr>
        <w:t>to</w:t>
      </w:r>
      <w:r w:rsidRPr="004B6F68">
        <w:rPr>
          <w:rFonts w:asciiTheme="majorHAnsi" w:hAnsiTheme="majorHAnsi" w:cstheme="majorHAnsi"/>
          <w:sz w:val="24"/>
          <w:szCs w:val="24"/>
        </w:rPr>
        <w:t xml:space="preserve"> adapt to environmental change</w:t>
      </w:r>
      <w:ins w:id="14" w:author="Shannon Erica Kendal Joslin" w:date="2023-09-16T11:13:00Z">
        <w:r w:rsidR="00BC0AB6">
          <w:rPr>
            <w:rFonts w:asciiTheme="majorHAnsi" w:hAnsiTheme="majorHAnsi" w:cstheme="majorHAnsi"/>
            <w:sz w:val="24"/>
            <w:szCs w:val="24"/>
          </w:rPr>
          <w:t>, as such being able to compare and quantify genetic diversity with high resolution is essential to understanding the genetic underpinnings associated with biodiversity</w:t>
        </w:r>
      </w:ins>
      <w:r w:rsidRPr="004B6F68">
        <w:rPr>
          <w:rFonts w:asciiTheme="majorHAnsi" w:hAnsiTheme="majorHAnsi" w:cstheme="majorHAnsi"/>
          <w:sz w:val="24"/>
          <w:szCs w:val="24"/>
        </w:rPr>
        <w:t xml:space="preserve">. </w:t>
      </w:r>
      <w:ins w:id="15" w:author="Shannon Erica Kendal Joslin" w:date="2023-09-16T10:47:00Z">
        <w:r w:rsidR="00DB6C76">
          <w:rPr>
            <w:rFonts w:asciiTheme="majorHAnsi" w:hAnsiTheme="majorHAnsi" w:cstheme="majorHAnsi"/>
            <w:sz w:val="24"/>
            <w:szCs w:val="24"/>
          </w:rPr>
          <w:t>Recent large-scale genome assembly initiatives</w:t>
        </w:r>
      </w:ins>
      <w:ins w:id="16" w:author="Shannon Erica Kendal Joslin" w:date="2023-09-16T10:56:00Z">
        <w:r w:rsidR="00332AB8">
          <w:rPr>
            <w:rFonts w:asciiTheme="majorHAnsi" w:hAnsiTheme="majorHAnsi" w:cstheme="majorHAnsi"/>
            <w:sz w:val="24"/>
            <w:szCs w:val="24"/>
          </w:rPr>
          <w:t xml:space="preserve"> </w:t>
        </w:r>
      </w:ins>
      <w:ins w:id="17" w:author="Shannon Erica Kendal Joslin" w:date="2023-09-16T10:47:00Z">
        <w:r w:rsidR="00DB6C76">
          <w:rPr>
            <w:rFonts w:asciiTheme="majorHAnsi" w:hAnsiTheme="majorHAnsi" w:cstheme="majorHAnsi"/>
            <w:sz w:val="24"/>
            <w:szCs w:val="24"/>
          </w:rPr>
          <w:t>focused on seq</w:t>
        </w:r>
      </w:ins>
      <w:ins w:id="18" w:author="Shannon Erica Kendal Joslin" w:date="2023-09-16T10:48:00Z">
        <w:r w:rsidR="00DB6C76">
          <w:rPr>
            <w:rFonts w:asciiTheme="majorHAnsi" w:hAnsiTheme="majorHAnsi" w:cstheme="majorHAnsi"/>
            <w:sz w:val="24"/>
            <w:szCs w:val="24"/>
          </w:rPr>
          <w:t xml:space="preserve">uencing and assembling </w:t>
        </w:r>
      </w:ins>
      <w:ins w:id="19" w:author="Shannon Erica Kendal Joslin" w:date="2023-09-16T10:49:00Z">
        <w:r w:rsidR="00DB6C76">
          <w:rPr>
            <w:rFonts w:asciiTheme="majorHAnsi" w:hAnsiTheme="majorHAnsi" w:cstheme="majorHAnsi"/>
            <w:sz w:val="24"/>
            <w:szCs w:val="24"/>
          </w:rPr>
          <w:t>high quality genomes of a vast quantity</w:t>
        </w:r>
      </w:ins>
      <w:ins w:id="20" w:author="Shannon Erica Kendal Joslin" w:date="2023-09-16T10:48:00Z">
        <w:r w:rsidR="00DB6C76">
          <w:rPr>
            <w:rFonts w:asciiTheme="majorHAnsi" w:hAnsiTheme="majorHAnsi" w:cstheme="majorHAnsi"/>
            <w:sz w:val="24"/>
            <w:szCs w:val="24"/>
          </w:rPr>
          <w:t xml:space="preserve"> species across the tree of life</w:t>
        </w:r>
      </w:ins>
      <w:ins w:id="21" w:author="Shannon Erica Kendal Joslin" w:date="2023-09-16T10:57:00Z">
        <w:r w:rsidR="00332AB8">
          <w:rPr>
            <w:rFonts w:asciiTheme="majorHAnsi" w:hAnsiTheme="majorHAnsi" w:cstheme="majorHAnsi"/>
            <w:sz w:val="24"/>
            <w:szCs w:val="24"/>
          </w:rPr>
          <w:t xml:space="preserve">, such as the Earth </w:t>
        </w:r>
        <w:proofErr w:type="spellStart"/>
        <w:r w:rsidR="00332AB8">
          <w:rPr>
            <w:rFonts w:asciiTheme="majorHAnsi" w:hAnsiTheme="majorHAnsi" w:cstheme="majorHAnsi"/>
            <w:sz w:val="24"/>
            <w:szCs w:val="24"/>
          </w:rPr>
          <w:t>BioGenome</w:t>
        </w:r>
        <w:proofErr w:type="spellEnd"/>
        <w:r w:rsidR="00332AB8">
          <w:rPr>
            <w:rFonts w:asciiTheme="majorHAnsi" w:hAnsiTheme="majorHAnsi" w:cstheme="majorHAnsi"/>
            <w:sz w:val="24"/>
            <w:szCs w:val="24"/>
          </w:rPr>
          <w:t xml:space="preserve"> Project and the Vertebrate Genome Project,</w:t>
        </w:r>
      </w:ins>
      <w:ins w:id="22" w:author="Shannon Erica Kendal Joslin" w:date="2023-09-16T10:49:00Z">
        <w:r w:rsidR="00DB6C76">
          <w:rPr>
            <w:rFonts w:asciiTheme="majorHAnsi" w:hAnsiTheme="majorHAnsi" w:cstheme="majorHAnsi"/>
            <w:sz w:val="24"/>
            <w:szCs w:val="24"/>
          </w:rPr>
          <w:t xml:space="preserve"> have </w:t>
        </w:r>
      </w:ins>
      <w:ins w:id="23" w:author="Shannon Erica Kendal Joslin" w:date="2023-09-16T10:51:00Z">
        <w:r w:rsidR="00137C6E">
          <w:rPr>
            <w:rFonts w:asciiTheme="majorHAnsi" w:hAnsiTheme="majorHAnsi" w:cstheme="majorHAnsi"/>
            <w:sz w:val="24"/>
            <w:szCs w:val="24"/>
          </w:rPr>
          <w:t xml:space="preserve">provided the ability to carry out </w:t>
        </w:r>
      </w:ins>
      <w:ins w:id="24" w:author="Shannon Erica Kendal Joslin" w:date="2023-09-16T10:52:00Z">
        <w:r w:rsidR="00137C6E">
          <w:rPr>
            <w:rFonts w:asciiTheme="majorHAnsi" w:hAnsiTheme="majorHAnsi" w:cstheme="majorHAnsi"/>
            <w:sz w:val="24"/>
            <w:szCs w:val="24"/>
          </w:rPr>
          <w:t xml:space="preserve">high resolution </w:t>
        </w:r>
      </w:ins>
      <w:ins w:id="25" w:author="Shannon Erica Kendal Joslin" w:date="2023-09-16T10:48:00Z">
        <w:r w:rsidR="00DB6C76">
          <w:rPr>
            <w:rFonts w:asciiTheme="majorHAnsi" w:hAnsiTheme="majorHAnsi" w:cstheme="majorHAnsi"/>
            <w:sz w:val="24"/>
            <w:szCs w:val="24"/>
          </w:rPr>
          <w:t>c</w:t>
        </w:r>
      </w:ins>
      <w:ins w:id="26" w:author="Shannon Erica Kendal Joslin" w:date="2023-09-16T10:45:00Z">
        <w:r w:rsidR="00EE178F">
          <w:rPr>
            <w:rFonts w:asciiTheme="majorHAnsi" w:hAnsiTheme="majorHAnsi" w:cstheme="majorHAnsi"/>
            <w:sz w:val="24"/>
            <w:szCs w:val="24"/>
          </w:rPr>
          <w:t>omparative</w:t>
        </w:r>
        <w:r w:rsidR="00DB6C76">
          <w:rPr>
            <w:rFonts w:asciiTheme="majorHAnsi" w:hAnsiTheme="majorHAnsi" w:cstheme="majorHAnsi"/>
            <w:sz w:val="24"/>
            <w:szCs w:val="24"/>
          </w:rPr>
          <w:t xml:space="preserve"> genomics</w:t>
        </w:r>
      </w:ins>
      <w:ins w:id="27" w:author="Shannon Erica Kendal Joslin" w:date="2023-09-16T10:51:00Z">
        <w:r w:rsidR="00137C6E">
          <w:rPr>
            <w:rFonts w:asciiTheme="majorHAnsi" w:hAnsiTheme="majorHAnsi" w:cstheme="majorHAnsi"/>
            <w:sz w:val="24"/>
            <w:szCs w:val="24"/>
          </w:rPr>
          <w:t xml:space="preserve"> studies</w:t>
        </w:r>
      </w:ins>
      <w:ins w:id="28" w:author="Shannon Erica Kendal Joslin" w:date="2023-09-16T10:57:00Z">
        <w:r w:rsidR="00332AB8">
          <w:rPr>
            <w:rFonts w:asciiTheme="majorHAnsi" w:hAnsiTheme="majorHAnsi" w:cstheme="majorHAnsi"/>
            <w:sz w:val="24"/>
            <w:szCs w:val="24"/>
          </w:rPr>
          <w:t xml:space="preserve"> which have</w:t>
        </w:r>
      </w:ins>
      <w:ins w:id="29" w:author="Shannon Erica Kendal Joslin" w:date="2023-09-16T10:52:00Z">
        <w:r w:rsidR="00137C6E">
          <w:rPr>
            <w:rFonts w:asciiTheme="majorHAnsi" w:hAnsiTheme="majorHAnsi" w:cstheme="majorHAnsi"/>
            <w:sz w:val="24"/>
            <w:szCs w:val="24"/>
          </w:rPr>
          <w:t xml:space="preserve"> </w:t>
        </w:r>
      </w:ins>
      <w:ins w:id="30" w:author="Shannon Erica Kendal Joslin" w:date="2023-09-16T10:54:00Z">
        <w:r w:rsidR="00137C6E">
          <w:rPr>
            <w:rFonts w:asciiTheme="majorHAnsi" w:hAnsiTheme="majorHAnsi" w:cstheme="majorHAnsi"/>
            <w:sz w:val="24"/>
            <w:szCs w:val="24"/>
          </w:rPr>
          <w:t>distinguish</w:t>
        </w:r>
      </w:ins>
      <w:ins w:id="31" w:author="Shannon Erica Kendal Joslin" w:date="2023-09-16T10:57:00Z">
        <w:r w:rsidR="00332AB8">
          <w:rPr>
            <w:rFonts w:asciiTheme="majorHAnsi" w:hAnsiTheme="majorHAnsi" w:cstheme="majorHAnsi"/>
            <w:sz w:val="24"/>
            <w:szCs w:val="24"/>
          </w:rPr>
          <w:t>ed</w:t>
        </w:r>
      </w:ins>
      <w:ins w:id="32" w:author="Shannon Erica Kendal Joslin" w:date="2023-09-16T10:52:00Z">
        <w:r w:rsidR="00137C6E">
          <w:rPr>
            <w:rFonts w:asciiTheme="majorHAnsi" w:hAnsiTheme="majorHAnsi" w:cstheme="majorHAnsi"/>
            <w:sz w:val="24"/>
            <w:szCs w:val="24"/>
          </w:rPr>
          <w:t xml:space="preserve"> genomic motifs associated with a species’ risk of extinction, </w:t>
        </w:r>
      </w:ins>
      <w:ins w:id="33" w:author="Shannon Erica Kendal Joslin" w:date="2023-09-16T10:54:00Z">
        <w:r w:rsidR="00137C6E">
          <w:rPr>
            <w:rFonts w:asciiTheme="majorHAnsi" w:hAnsiTheme="majorHAnsi" w:cstheme="majorHAnsi"/>
            <w:sz w:val="24"/>
            <w:szCs w:val="24"/>
          </w:rPr>
          <w:t>identif</w:t>
        </w:r>
      </w:ins>
      <w:ins w:id="34" w:author="Shannon Erica Kendal Joslin" w:date="2023-09-16T10:57:00Z">
        <w:r w:rsidR="00332AB8">
          <w:rPr>
            <w:rFonts w:asciiTheme="majorHAnsi" w:hAnsiTheme="majorHAnsi" w:cstheme="majorHAnsi"/>
            <w:sz w:val="24"/>
            <w:szCs w:val="24"/>
          </w:rPr>
          <w:t>ied</w:t>
        </w:r>
      </w:ins>
      <w:ins w:id="35" w:author="Shannon Erica Kendal Joslin" w:date="2023-09-16T10:53:00Z">
        <w:r w:rsidR="00137C6E">
          <w:rPr>
            <w:rFonts w:asciiTheme="majorHAnsi" w:hAnsiTheme="majorHAnsi" w:cstheme="majorHAnsi"/>
            <w:sz w:val="24"/>
            <w:szCs w:val="24"/>
          </w:rPr>
          <w:t xml:space="preserve"> signals of </w:t>
        </w:r>
      </w:ins>
      <w:ins w:id="36" w:author="Shannon Erica Kendal Joslin" w:date="2023-09-16T10:57:00Z">
        <w:r w:rsidR="00332AB8">
          <w:rPr>
            <w:rFonts w:asciiTheme="majorHAnsi" w:hAnsiTheme="majorHAnsi" w:cstheme="majorHAnsi"/>
            <w:sz w:val="24"/>
            <w:szCs w:val="24"/>
          </w:rPr>
          <w:t>e</w:t>
        </w:r>
      </w:ins>
      <w:ins w:id="37" w:author="Shannon Erica Kendal Joslin" w:date="2023-09-16T10:58:00Z">
        <w:r w:rsidR="00332AB8">
          <w:rPr>
            <w:rFonts w:asciiTheme="majorHAnsi" w:hAnsiTheme="majorHAnsi" w:cstheme="majorHAnsi"/>
            <w:sz w:val="24"/>
            <w:szCs w:val="24"/>
          </w:rPr>
          <w:t xml:space="preserve">volutionary </w:t>
        </w:r>
      </w:ins>
      <w:ins w:id="38" w:author="Shannon Erica Kendal Joslin" w:date="2023-09-16T10:53:00Z">
        <w:r w:rsidR="00137C6E">
          <w:rPr>
            <w:rFonts w:asciiTheme="majorHAnsi" w:hAnsiTheme="majorHAnsi" w:cstheme="majorHAnsi"/>
            <w:sz w:val="24"/>
            <w:szCs w:val="24"/>
          </w:rPr>
          <w:t>selection</w:t>
        </w:r>
      </w:ins>
      <w:ins w:id="39" w:author="Shannon Erica Kendal Joslin" w:date="2023-09-16T10:54:00Z">
        <w:r w:rsidR="00137C6E">
          <w:rPr>
            <w:rFonts w:asciiTheme="majorHAnsi" w:hAnsiTheme="majorHAnsi" w:cstheme="majorHAnsi"/>
            <w:sz w:val="24"/>
            <w:szCs w:val="24"/>
          </w:rPr>
          <w:t>,</w:t>
        </w:r>
      </w:ins>
      <w:ins w:id="40" w:author="Shannon Erica Kendal Joslin" w:date="2023-09-16T10:53:00Z">
        <w:r w:rsidR="00137C6E">
          <w:rPr>
            <w:rFonts w:asciiTheme="majorHAnsi" w:hAnsiTheme="majorHAnsi" w:cstheme="majorHAnsi"/>
            <w:sz w:val="24"/>
            <w:szCs w:val="24"/>
          </w:rPr>
          <w:t xml:space="preserve"> and provide</w:t>
        </w:r>
      </w:ins>
      <w:ins w:id="41" w:author="Shannon Erica Kendal Joslin" w:date="2023-09-16T10:58:00Z">
        <w:r w:rsidR="00332AB8">
          <w:rPr>
            <w:rFonts w:asciiTheme="majorHAnsi" w:hAnsiTheme="majorHAnsi" w:cstheme="majorHAnsi"/>
            <w:sz w:val="24"/>
            <w:szCs w:val="24"/>
          </w:rPr>
          <w:t>d</w:t>
        </w:r>
      </w:ins>
      <w:ins w:id="42" w:author="Shannon Erica Kendal Joslin" w:date="2023-09-16T10:53:00Z">
        <w:r w:rsidR="00137C6E">
          <w:rPr>
            <w:rFonts w:asciiTheme="majorHAnsi" w:hAnsiTheme="majorHAnsi" w:cstheme="majorHAnsi"/>
            <w:sz w:val="24"/>
            <w:szCs w:val="24"/>
          </w:rPr>
          <w:t xml:space="preserve"> population level insights from individual referenc</w:t>
        </w:r>
      </w:ins>
      <w:ins w:id="43" w:author="Shannon Erica Kendal Joslin" w:date="2023-09-16T10:54:00Z">
        <w:r w:rsidR="00137C6E">
          <w:rPr>
            <w:rFonts w:asciiTheme="majorHAnsi" w:hAnsiTheme="majorHAnsi" w:cstheme="majorHAnsi"/>
            <w:sz w:val="24"/>
            <w:szCs w:val="24"/>
          </w:rPr>
          <w:t>e genomes</w:t>
        </w:r>
      </w:ins>
      <w:ins w:id="44" w:author="Shannon Erica Kendal Joslin" w:date="2023-09-16T10:55:00Z">
        <w:r w:rsidR="00137C6E">
          <w:rPr>
            <w:rFonts w:asciiTheme="majorHAnsi" w:hAnsiTheme="majorHAnsi" w:cstheme="majorHAnsi"/>
            <w:sz w:val="24"/>
            <w:szCs w:val="24"/>
          </w:rPr>
          <w:t xml:space="preserve"> </w:t>
        </w:r>
      </w:ins>
      <w:del w:id="45" w:author="Shannon Erica Kendal Joslin" w:date="2023-09-16T10:37:00Z">
        <w:r w:rsidRPr="004B6F68" w:rsidDel="00F17A5C">
          <w:rPr>
            <w:rFonts w:asciiTheme="majorHAnsi" w:hAnsiTheme="majorHAnsi" w:cstheme="majorHAnsi"/>
            <w:sz w:val="24"/>
            <w:szCs w:val="24"/>
          </w:rPr>
          <w:delText>C</w:delText>
        </w:r>
      </w:del>
      <w:del w:id="46" w:author="Shannon Erica Kendal Joslin" w:date="2023-09-16T10:38:00Z">
        <w:r w:rsidRPr="004B6F68" w:rsidDel="00F17A5C">
          <w:rPr>
            <w:rFonts w:asciiTheme="majorHAnsi" w:hAnsiTheme="majorHAnsi" w:cstheme="majorHAnsi"/>
            <w:sz w:val="24"/>
            <w:szCs w:val="24"/>
          </w:rPr>
          <w:delText>omparative methods</w:delText>
        </w:r>
      </w:del>
      <w:del w:id="47" w:author="Shannon Erica Kendal Joslin" w:date="2023-09-16T10:47:00Z">
        <w:r w:rsidRPr="004B6F68" w:rsidDel="00DB6C76">
          <w:rPr>
            <w:rFonts w:asciiTheme="majorHAnsi" w:hAnsiTheme="majorHAnsi" w:cstheme="majorHAnsi"/>
            <w:sz w:val="24"/>
            <w:szCs w:val="24"/>
          </w:rPr>
          <w:delText xml:space="preserve"> </w:delText>
        </w:r>
      </w:del>
      <w:del w:id="48" w:author="Shannon Erica Kendal Joslin" w:date="2023-09-16T10:37:00Z">
        <w:r w:rsidRPr="004B6F68" w:rsidDel="00F17A5C">
          <w:rPr>
            <w:rFonts w:asciiTheme="majorHAnsi" w:hAnsiTheme="majorHAnsi" w:cstheme="majorHAnsi"/>
            <w:sz w:val="24"/>
            <w:szCs w:val="24"/>
          </w:rPr>
          <w:delText xml:space="preserve">allow </w:delText>
        </w:r>
      </w:del>
      <w:del w:id="49" w:author="Shannon Erica Kendal Joslin" w:date="2023-09-16T10:39:00Z">
        <w:r w:rsidRPr="004B6F68" w:rsidDel="00F17A5C">
          <w:rPr>
            <w:rFonts w:asciiTheme="majorHAnsi" w:hAnsiTheme="majorHAnsi" w:cstheme="majorHAnsi"/>
            <w:sz w:val="24"/>
            <w:szCs w:val="24"/>
          </w:rPr>
          <w:delText xml:space="preserve">for a broad investigation of </w:delText>
        </w:r>
      </w:del>
      <w:del w:id="50" w:author="Shannon Erica Kendal Joslin" w:date="2023-09-16T10:55:00Z">
        <w:r w:rsidRPr="004B6F68" w:rsidDel="00137C6E">
          <w:rPr>
            <w:rFonts w:asciiTheme="majorHAnsi" w:hAnsiTheme="majorHAnsi" w:cstheme="majorHAnsi"/>
            <w:sz w:val="24"/>
            <w:szCs w:val="24"/>
          </w:rPr>
          <w:delText xml:space="preserve">genomic motifs in endangered animals </w:delText>
        </w:r>
      </w:del>
      <w:r w:rsidRPr="004B6F68">
        <w:rPr>
          <w:rFonts w:asciiTheme="majorHAnsi" w:hAnsiTheme="majorHAnsi" w:cstheme="majorHAnsi"/>
          <w:sz w:val="24"/>
          <w:szCs w:val="24"/>
        </w:rPr>
        <w:fldChar w:fldCharType="begin"/>
      </w:r>
      <w:r w:rsidR="003301D7">
        <w:rPr>
          <w:rFonts w:asciiTheme="majorHAnsi" w:hAnsiTheme="majorHAnsi" w:cstheme="majorHAnsi"/>
          <w:sz w:val="24"/>
          <w:szCs w:val="24"/>
        </w:rPr>
        <w:instrText xml:space="preserve"> ADDIN ZOTERO_ITEM CSL_CITATION {"citationID":"KgcFYA0b","properties":{"formattedCitation":"(Feng et al., 2020; Zoonomia Consortium, 2020)","plainCitation":"(Feng et al., 2020; Zoonomia Consortium, 2020)","noteIndex":0},"citationItems":[{"id":689,"uris":["http://zotero.org/users/local/3tku6QP0/items/DYP64U8B"],"itemData":{"id":689,"type":"article-journal","abstract":"Whole-genome sequencing projects are increasingly populating the tree of life and characterizing biodiversity1–4. Sparse taxon sampling has previously been proposed to confound phylogenetic inference5, and captures only a fraction of the genomic diversity. Here we report a substantial step towards the dense representation of avian phylogenetic and molecular diversity, by analysing 363 genomes from 92.4% of bird families—including 267 newly sequenced genomes produced for phase II of the Bird 10,000 Genomes (B10K) Project. We use this comparative genome dataset in combination with a pipeline that leverages a reference-free whole-genome alignment to identify orthologous regions in greater numbers than has previously been possible and to recognize genomic novelties in particular bird lineages. The densely sampled alignment provides a single-base-pair map of selection, has more than doubled the fraction of bases that are confidently predicted to be under conservation and reveals extensive patterns of weak selection in predominantly non-coding DNA. Our results demonstrate that increasing the diversity of genomes used in comparative studies can reveal more shared and lineage-specific variation, and improve the investigation of genomic characteristics. We anticipate that this genomic resource will offer new perspectives on evolutionary processes in cross-species comparative analyses and assist in efforts to conserve species.","container-title":"Nature","DOI":"10.1038/s41586-020-2873-9","ISSN":"1476-4687","issue":"7833","journalAbbreviation":"Nature","page":"252-257","title":"Dense sampling of bird diversity increases power of comparative genomics","volume":"587","author":[{"family":"Feng","given":"Shaohong"},{"family":"Stiller","given":"Josefin"},{"family":"Deng","given":"Yuan"},{"family":"Armstrong","given":"Joel"},{"family":"Fang","given":"Qi"},{"family":"Reeve","given":"Andrew Hart"},{"family":"Xie","given":"Duo"},{"family":"Chen","given":"Guangji"},{"family":"Guo","given":"Chunxue"},{"family":"Faircloth","given":"Brant C."},{"family":"Petersen","given":"Bent"},{"family":"Wang","given":"Zongji"},{"family":"Zhou","given":"Qi"},{"family":"Diekhans","given":"Mark"},{"family":"Chen","given":"Wanjun"},{"family":"Andreu-Sánchez","given":"Sergio"},{"family":"Margaryan","given":"Ashot"},{"family":"Howard","given":"Jason Travis"},{"family":"Parent","given":"Carole"},{"family":"Pacheco","given":"George"},{"family":"Sinding","given":"Mikkel-Holger S."},{"family":"Puetz","given":"Lara"},{"family":"Cavill","given":"Emily"},{"family":"Ribeiro","given":"Ângela M."},{"family":"Eckhart","given":"Leopold"},{"family":"Fjeldså","given":"Jon"},{"family":"Hosner","given":"Peter A."},{"family":"Brumfield","given":"Robb T."},{"family":"Christidis","given":"Les"},{"family":"Bertelsen","given":"Mads F."},{"family":"Sicheritz-Ponten","given":"Thomas"},{"family":"Tietze","given":"Dieter Thomas"},{"family":"Robertson","given":"Bruce C."},{"family":"Song","given":"Gang"},{"family":"Borgia","given":"Gerald"},{"family":"Claramunt","given":"Santiago"},{"family":"Lovette","given":"Irby J."},{"family":"Cowen","given":"Saul J."},{"family":"Njoroge","given":"Peter"},{"family":"Dumbacher","given":"John Philip"},{"family":"Ryder","given":"Oliver A."},{"family":"Fuchs","given":"Jérôme"},{"family":"Bunce","given":"Michael"},{"family":"Burt","given":"David W."},{"family":"Cracraft","given":"Joel"},{"family":"Meng","given":"Guanliang"},{"family":"Hackett","given":"Shannon J."},{"family":"Ryan","given":"Peter G."},{"family":"Jønsson","given":"Knud Andreas"},{"family":"Jamieson","given":"Ian G."},{"family":"Fonseca","given":"Rute R.","non-dropping-particle":"da"},{"family":"Braun","given":"Edward L."},{"family":"Houde","given":"Peter"},{"family":"Mirarab","given":"Siavash"},{"family":"Suh","given":"Alexander"},{"family":"Hansson","given":"Bengt"},{"family":"Ponnikas","given":"Suvi"},{"family":"Sigeman","given":"Hanna"},{"family":"Stervander","given":"Martin"},{"family":"Frandsen","given":"Paul B."},{"family":"Zwan","given":"Henriette","non-dropping-particle":"van der"},{"family":"Sluis","given":"Rencia","non-dropping-particle":"van der"},{"family":"Visser","given":"Carina"},{"family":"Balakrishnan","given":"Christopher N."},{"family":"Clark","given":"Andrew G."},{"family":"Fitzpatrick","given":"John W."},{"family":"Bowman","given":"Reed"},{"family":"Chen","given":"Nancy"},{"family":"Cloutier","given":"Alison"},{"family":"Sackton","given":"Timothy B."},{"family":"Edwards","given":"Scott V."},{"family":"Foote","given":"Dustin J."},{"family":"Shakya","given":"Subir B."},{"family":"Sheldon","given":"Frederick H."},{"family":"Vignal","given":"Alain"},{"family":"Soares","given":"André E. R."},{"family":"Shapiro","given":"Beth"},{"family":"González-Solís","given":"Jacob"},{"family":"Ferrer-Obiol","given":"Joan"},{"family":"Rozas","given":"Julio"},{"family":"Riutort","given":"Marta"},{"family":"Tigano","given":"Anna"},{"family":"Friesen","given":"Vicki"},{"family":"Dalén","given":"Love"},{"family":"Urrutia","given":"Araxi O."},{"family":"Székely","given":"Tamás"},{"family":"Liu","given":"Yang"},{"family":"Campana","given":"Michael G."},{"family":"Corvelo","given":"André"},{"family":"Fleischer","given":"Robert C."},{"family":"Rutherford","given":"Kim M."},{"family":"Gemmell","given":"Neil J."},{"family":"Dussex","given":"Nicolas"},{"family":"Mouritsen","given":"Henrik"},{"family":"Thiele","given":"Nadine"},{"family":"Delmore","given":"Kira"},{"family":"Liedvogel","given":"Miriam"},{"family":"Franke","given":"Andre"},{"family":"Hoeppner","given":"Marc P."},{"family":"Krone","given":"Oliver"},{"family":"Fudickar","given":"Adam M."},{"family":"Milá","given":"Borja"},{"family":"Ketterson","given":"Ellen D."},{"family":"Fidler","given":"Andrew Eric"},{"family":"Friis","given":"Guillermo"},{"family":"Parody-Merino","given":"Ángela M."},{"family":"Battley","given":"Phil F."},{"family":"Cox","given":"Murray P."},{"family":"Lima","given":"Nicholas Costa Barroso"},{"family":"Prosdocimi","given":"Francisco"},{"family":"Parchman","given":"Thomas Lee"},{"family":"Schlinger","given":"Barney A."},{"family":"Loiselle","given":"Bette A."},{"family":"Blake","given":"John G."},{"family":"Lim","given":"Haw Chuan"},{"family":"Day","given":"Lainy B."},{"family":"Fuxjager","given":"Matthew J."},{"family":"Baldwin","given":"Maude W."},{"family":"Braun","given":"Michael J."},{"family":"Wirthlin","given":"Morgan"},{"family":"Dikow","given":"Rebecca B."},{"family":"Ryder","given":"T. Brandt"},{"family":"Camenisch","given":"Glauco"},{"family":"Keller","given":"Lukas F."},{"family":"DaCosta","given":"Jeffrey M."},{"family":"Hauber","given":"Mark E."},{"family":"Louder","given":"Matthew I. M."},{"family":"Witt","given":"Christopher C."},{"family":"McGuire","given":"Jimmy A."},{"family":"Mudge","given":"Joann"},{"family":"Megna","given":"Libby C."},{"family":"Carling","given":"Matthew D."},{"family":"Wang","given":"Biao"},{"family":"Taylor","given":"Scott A."},{"family":"Del-Rio","given":"Glaucia"},{"family":"Aleixo","given":"Alexandre"},{"family":"Vasconcelos","given":"Ana Tereza Ribeiro"},{"family":"Mello","given":"Claudio V."},{"family":"Weir","given":"Jason T."},{"family":"Haussler","given":"David"},{"family":"Li","given":"Qiye"},{"family":"Yang","given":"Huanming"},{"family":"Wang","given":"Jian"},{"family":"Lei","given":"Fumin"},{"family":"Rahbek","given":"Carsten"},{"family":"Gilbert","given":"M. Thomas P."},{"family":"Graves","given":"Gary R."},{"family":"Jarvis","given":"Erich D."},{"family":"Paten","given":"Benedict"},{"family":"Zhang","given":"Guojie"}],"issued":{"date-parts":[["2020",11,1]]}}},{"id":589,"uris":["http://zotero.org/users/local/3tku6QP0/items/PRDYXQX3"],"itemData":{"id":589,"type":"article-journal","abstract":"Abstract\n            The Zoonomia Project is investigating the genomics of shared and specialized traits in eutherian mammals. Here we provide genome assemblies for 131 species, of which all but 9 are previously uncharacterized, and describe a whole-genome alignment of 240 species of considerable phylogenetic diversity, comprising representatives from more than 80% of mammalian families. We find that regions of reduced genetic diversity are more abundant in species at a high risk of extinction, discern signals of evolutionary selection at high resolution and provide insights from individual reference genomes. By prioritizing phylogenetic diversity and making data available quickly and without restriction, the Zoonomia Project aims to support biological discovery, medical research and the conservation of biodiversity.","container-title":"Nature","DOI":"10.1038/s41586-020-2876-6","ISSN":"0028-0836, 1476-4687","issue":"7833","journalAbbreviation":"Nature","language":"en","page":"240-245","source":"DOI.org (Crossref)","title":"A comparative genomics multitool for scientific discovery and conservation","volume":"587","author":[{"literal":"Zoonomia Consortium"}],"issued":{"date-parts":[["2020",11,12]]}}}],"schema":"https://github.com/citation-style-language/schema/raw/master/csl-citation.json"} </w:instrText>
      </w:r>
      <w:r w:rsidRPr="004B6F68">
        <w:rPr>
          <w:rFonts w:asciiTheme="majorHAnsi" w:hAnsiTheme="majorHAnsi" w:cstheme="majorHAnsi"/>
          <w:sz w:val="24"/>
          <w:szCs w:val="24"/>
        </w:rPr>
        <w:fldChar w:fldCharType="separate"/>
      </w:r>
      <w:r w:rsidR="003301D7">
        <w:rPr>
          <w:rFonts w:ascii="Calibri Light" w:hAnsiTheme="majorHAnsi" w:cs="Calibri Light"/>
          <w:sz w:val="24"/>
        </w:rPr>
        <w:t>(Feng et al., 2020; Zoonomia Consortium, 2020)</w:t>
      </w:r>
      <w:r w:rsidRPr="004B6F68">
        <w:rPr>
          <w:rFonts w:asciiTheme="majorHAnsi" w:hAnsiTheme="majorHAnsi" w:cstheme="majorHAnsi"/>
          <w:sz w:val="24"/>
          <w:szCs w:val="24"/>
        </w:rPr>
        <w:fldChar w:fldCharType="end"/>
      </w:r>
      <w:del w:id="51" w:author="Shannon Erica Kendal Joslin" w:date="2023-09-16T10:55:00Z">
        <w:r w:rsidRPr="004B6F68" w:rsidDel="00137C6E">
          <w:rPr>
            <w:rFonts w:asciiTheme="majorHAnsi" w:hAnsiTheme="majorHAnsi" w:cstheme="majorHAnsi"/>
            <w:sz w:val="24"/>
            <w:szCs w:val="24"/>
          </w:rPr>
          <w:delText xml:space="preserve"> and </w:delText>
        </w:r>
        <w:commentRangeStart w:id="52"/>
        <w:r w:rsidRPr="004B6F68" w:rsidDel="00137C6E">
          <w:rPr>
            <w:rFonts w:asciiTheme="majorHAnsi" w:hAnsiTheme="majorHAnsi" w:cstheme="majorHAnsi"/>
            <w:sz w:val="24"/>
            <w:szCs w:val="24"/>
          </w:rPr>
          <w:delText>the identification of physical threats to endangered species</w:delText>
        </w:r>
        <w:commentRangeEnd w:id="52"/>
        <w:r w:rsidR="002E2FF8" w:rsidDel="00137C6E">
          <w:rPr>
            <w:rStyle w:val="CommentReference"/>
          </w:rPr>
          <w:commentReference w:id="52"/>
        </w:r>
        <w:r w:rsidRPr="004B6F68" w:rsidDel="00137C6E">
          <w:rPr>
            <w:rFonts w:asciiTheme="majorHAnsi" w:hAnsiTheme="majorHAnsi" w:cstheme="majorHAnsi"/>
            <w:sz w:val="24"/>
            <w:szCs w:val="24"/>
          </w:rPr>
          <w:delText xml:space="preserve"> </w:delText>
        </w:r>
        <w:r w:rsidRPr="004B6F68" w:rsidDel="00137C6E">
          <w:rPr>
            <w:rFonts w:asciiTheme="majorHAnsi" w:hAnsiTheme="majorHAnsi" w:cstheme="majorHAnsi"/>
            <w:sz w:val="24"/>
            <w:szCs w:val="24"/>
          </w:rPr>
          <w:fldChar w:fldCharType="begin"/>
        </w:r>
        <w:r w:rsidRPr="004B6F68" w:rsidDel="00137C6E">
          <w:rPr>
            <w:rFonts w:asciiTheme="majorHAnsi" w:hAnsiTheme="majorHAnsi" w:cstheme="majorHAnsi"/>
            <w:sz w:val="24"/>
            <w:szCs w:val="24"/>
          </w:rPr>
          <w:delInstrText xml:space="preserve"> ADDIN ZOTERO_ITEM CSL_CITATION {"citationID":"CU5vBqNs","properties":{"formattedCitation":"(Wasser et al., 2015; Wright et al., 2015)","plainCitation":"(Wasser et al., 2015; Wright et al., 2015)","noteIndex":0},"citationItems":[{"id":588,"uris":["http://zotero.org/users/local/3tku6QP0/items/M3RGS7U9"],"itemData":{"id":588,"type":"article-journal","abstract":"Focused on protecting a few\n            \n              The illegal ivory trade threatens the persistence of stable wild elephant populations. The underground and covert nature of poaching makes it difficult to police. Wasser\n              et al.\n              used genetic tools to identify the origins of elephant tusks seized during transit (see the Perspective by Hoelzel). The majority of source animals were part of just a few wild elephant populations in Africa—and just two areas since 2006. Increased focus on enforcement in a few such areas could help interrupt poaching activities and restore wild elephant populations.\n            \n            \n              Science\n              , this issue p.\n              84\n              ; see also p.\n              34\n            \n          , \n            \n              Tracing the origins of elephant ivory pinpoints two major poaching areas.\n              \n                [Also see Perspective by\n                Hoelzel\n                ]\n              \n            \n          , \n            Poaching of elephants is now occurring at rates that threaten African populations with extinction. Identifying the number and location of Africa’s major poaching hotspots may assist efforts to end poaching and facilitate recovery of elephant populations. We genetically assign origin to 28 large ivory seizures (≥0.5 metric tons) made between 1996 and 2014, also testing assignment accuracy. Results suggest that the major poaching hotspots in Africa may be currently concentrated in as few as two areas. Increasing law enforcement in these two hotspots could help curtail future elephant losses across Africa and disrupt this organized transnational crime.","container-title":"Science","DOI":"10.1126/science.aaa2457","ISSN":"0036-8075, 1095-9203","issue":"6243","journalAbbreviation":"Science","language":"en","page":"84-87","source":"DOI.org (Crossref)","title":"Genetic assignment of large seizures of elephant ivory reveals Africa’s major poaching hotspots","volume":"349","author":[{"family":"Wasser","given":"S. K."},{"family":"Brown","given":"L."},{"family":"Mailand","given":"C."},{"family":"Mondol","given":"S."},{"family":"Clark","given":"W."},{"family":"Laurie","given":"C."},{"family":"Weir","given":"B. S."}],"issued":{"date-parts":[["2015",7,3]]}}},{"id":591,"uris":["http://zotero.org/users/local/3tku6QP0/items/9RMQLC7W"],"itemData":{"id":591,"type":"article-journal","abstract":"Background: The Tasmanian devil (Sarcophilus harrisii) has undergone a recent, drastic population decline due to the highly contagious devil facial tumor disease. The tumor is one of only two naturally occurring transmissible cancers and is almost inevitably fatal. In 2006 a disease-free insurance population was established to ensure that the Tasmanian devil is protected from extinction. The insurance program is dependent upon preserving as much wild genetic diversity as possible to maximize the success of subsequent reintroductions to the wild. Accurate genotypic data is vital to the success of the program to ensure that loss of genetic diversity does not occur in captivity. Until recently, microsatellite markers have been used to study devil population genetics, however as genetic diversity is low in the devil and potentially decreasing in the captive population, a more sensitive genotyping assay is required.\nMethods: Utilising the devil reference genome and whole genome re-sequencing data, we have identified polymorphic regions for use in a custom genotyping assay. These regions were amplified using PCR and sequenced on the Illumina MiSeq platform to refine a set a markers to genotype the Tasmanian devil insurance population.\nResults: We have developed a set of single nucleotide polymorphic (SNP) markers, assayed by amplicon sequencing, that provide a high-throughput method for monitoring genetic diversity and assessing familial relationships among devils. To date we have used a total of 267 unique SNPs within both putatively neutral and functional loci to genotype 305 individuals in the Tasmanian devil insurance population. We have used these data to assess genetic diversity in the population as well as resolve the parentage of 21 offspring.\nConclusions: Our molecular data has been incorporated with studbook management practices to provide more accurate pedigree information and to inform breeding recommendations. The assay will continue to be used to monitor the genetic diversity of the insurance population of Tasmanian devils with the aim of reducing inbreeding and maximizing success of reintroductions to the wild.","container-title":"BMC Genomics","DOI":"10.1186/s12864-015-2020-4","ISSN":"1471-2164","issue":"1","journalAbbreviation":"BMC Genomics","language":"en","page":"791","source":"DOI.org (Crossref)","title":"Development of a SNP-based assay for measuring genetic diversity in the Tasmanian devil insurance population","volume":"16","author":[{"family":"Wright","given":"Belinda"},{"family":"Morris","given":"Katrina"},{"family":"Grueber","given":"Catherine E."},{"family":"Willet","given":"Cali E."},{"family":"Gooley","given":"Rebecca"},{"family":"Hogg","given":"Carolyn J."},{"family":"O’Meally","given":"Denis"},{"family":"Hamede","given":"Rodrigo"},{"family":"Jones","given":"Menna"},{"family":"Wade","given":"Claire"},{"family":"Belov","given":"Katherine"}],"issued":{"date-parts":[["2015",12]]}}}],"schema":"https://github.com/citation-style-language/schema/raw/master/csl-citation.json"} </w:delInstrText>
        </w:r>
        <w:r w:rsidRPr="004B6F68" w:rsidDel="00137C6E">
          <w:rPr>
            <w:rFonts w:asciiTheme="majorHAnsi" w:hAnsiTheme="majorHAnsi" w:cstheme="majorHAnsi"/>
            <w:sz w:val="24"/>
            <w:szCs w:val="24"/>
          </w:rPr>
          <w:fldChar w:fldCharType="separate"/>
        </w:r>
        <w:r w:rsidRPr="004B6F68" w:rsidDel="00137C6E">
          <w:rPr>
            <w:rFonts w:ascii="Calibri Light" w:hAnsiTheme="majorHAnsi" w:cs="Calibri Light"/>
            <w:sz w:val="24"/>
          </w:rPr>
          <w:delText>(Wasser et al., 2015; Wright et al., 2015)</w:delText>
        </w:r>
        <w:r w:rsidRPr="004B6F68" w:rsidDel="00137C6E">
          <w:rPr>
            <w:rFonts w:asciiTheme="majorHAnsi" w:hAnsiTheme="majorHAnsi" w:cstheme="majorHAnsi"/>
            <w:sz w:val="24"/>
            <w:szCs w:val="24"/>
          </w:rPr>
          <w:fldChar w:fldCharType="end"/>
        </w:r>
      </w:del>
      <w:r w:rsidRPr="004B6F68">
        <w:rPr>
          <w:rFonts w:asciiTheme="majorHAnsi" w:hAnsiTheme="majorHAnsi" w:cstheme="majorHAnsi"/>
          <w:sz w:val="24"/>
          <w:szCs w:val="24"/>
        </w:rPr>
        <w:t>. In both categories, genomic studies involving reference genomes are limited by the completeness of the assembled resource.</w:t>
      </w:r>
      <w:r w:rsidR="00E32253">
        <w:rPr>
          <w:rFonts w:asciiTheme="majorHAnsi" w:hAnsiTheme="majorHAnsi" w:cstheme="majorHAnsi"/>
          <w:sz w:val="24"/>
          <w:szCs w:val="24"/>
        </w:rPr>
        <w:t xml:space="preserve"> </w:t>
      </w:r>
      <w:r w:rsidR="00951A5F">
        <w:rPr>
          <w:rFonts w:asciiTheme="majorHAnsi" w:hAnsiTheme="majorHAnsi" w:cstheme="majorHAnsi"/>
          <w:sz w:val="24"/>
          <w:szCs w:val="24"/>
        </w:rPr>
        <w:t xml:space="preserve">If a genome is highly fragmented or contains a large </w:t>
      </w:r>
      <w:r w:rsidR="00E32253">
        <w:rPr>
          <w:rFonts w:asciiTheme="majorHAnsi" w:hAnsiTheme="majorHAnsi" w:cstheme="majorHAnsi"/>
          <w:sz w:val="24"/>
          <w:szCs w:val="24"/>
        </w:rPr>
        <w:t>number</w:t>
      </w:r>
      <w:r w:rsidR="00951A5F">
        <w:rPr>
          <w:rFonts w:asciiTheme="majorHAnsi" w:hAnsiTheme="majorHAnsi" w:cstheme="majorHAnsi"/>
          <w:sz w:val="24"/>
          <w:szCs w:val="24"/>
        </w:rPr>
        <w:t xml:space="preserve"> of gaps</w:t>
      </w:r>
      <w:r w:rsidR="00E32253">
        <w:rPr>
          <w:rFonts w:asciiTheme="majorHAnsi" w:hAnsiTheme="majorHAnsi" w:cstheme="majorHAnsi"/>
          <w:sz w:val="24"/>
          <w:szCs w:val="24"/>
        </w:rPr>
        <w:t>,</w:t>
      </w:r>
      <w:r w:rsidR="00951A5F">
        <w:rPr>
          <w:rFonts w:asciiTheme="majorHAnsi" w:hAnsiTheme="majorHAnsi" w:cstheme="majorHAnsi"/>
          <w:sz w:val="24"/>
          <w:szCs w:val="24"/>
        </w:rPr>
        <w:t xml:space="preserve"> </w:t>
      </w:r>
      <w:r w:rsidR="00E32253">
        <w:rPr>
          <w:rFonts w:asciiTheme="majorHAnsi" w:hAnsiTheme="majorHAnsi" w:cstheme="majorHAnsi"/>
          <w:sz w:val="24"/>
          <w:szCs w:val="24"/>
        </w:rPr>
        <w:t>research cannot accurately investigate the extent of conserved loci and may fail to probe significant regions of the genome.</w:t>
      </w:r>
      <w:r w:rsidRPr="004B6F68">
        <w:rPr>
          <w:rFonts w:asciiTheme="majorHAnsi" w:hAnsiTheme="majorHAnsi" w:cstheme="majorHAnsi"/>
          <w:sz w:val="24"/>
          <w:szCs w:val="24"/>
        </w:rPr>
        <w:t xml:space="preserve"> As such, </w:t>
      </w:r>
      <w:r w:rsidR="002E2FF8">
        <w:rPr>
          <w:rFonts w:asciiTheme="majorHAnsi" w:hAnsiTheme="majorHAnsi" w:cstheme="majorHAnsi"/>
          <w:sz w:val="24"/>
          <w:szCs w:val="24"/>
        </w:rPr>
        <w:t>using</w:t>
      </w:r>
      <w:r w:rsidRPr="004B6F68">
        <w:rPr>
          <w:rFonts w:asciiTheme="majorHAnsi" w:hAnsiTheme="majorHAnsi" w:cstheme="majorHAnsi"/>
          <w:sz w:val="24"/>
          <w:szCs w:val="24"/>
        </w:rPr>
        <w:t xml:space="preserve"> multiple sequencing technolog</w:t>
      </w:r>
      <w:r w:rsidR="002E2FF8">
        <w:rPr>
          <w:rFonts w:asciiTheme="majorHAnsi" w:hAnsiTheme="majorHAnsi" w:cstheme="majorHAnsi"/>
          <w:sz w:val="24"/>
          <w:szCs w:val="24"/>
        </w:rPr>
        <w:t>ies</w:t>
      </w:r>
      <w:r w:rsidRPr="004B6F68">
        <w:rPr>
          <w:rFonts w:asciiTheme="majorHAnsi" w:hAnsiTheme="majorHAnsi" w:cstheme="majorHAnsi"/>
          <w:sz w:val="24"/>
          <w:szCs w:val="24"/>
        </w:rPr>
        <w:t xml:space="preserve"> to carry out “hybrid” methods of genome assembly increases the capacity for capturing and assembling increasingly more of an organism’s actual genome.</w:t>
      </w:r>
    </w:p>
    <w:p w14:paraId="7537986A" w14:textId="5A0F1AF0" w:rsidR="00895DB8" w:rsidRDefault="00350627" w:rsidP="006B228C">
      <w:pPr>
        <w:spacing w:line="240" w:lineRule="auto"/>
        <w:ind w:right="270"/>
        <w:rPr>
          <w:rFonts w:asciiTheme="majorHAnsi" w:hAnsiTheme="majorHAnsi" w:cstheme="majorHAnsi"/>
          <w:sz w:val="24"/>
          <w:szCs w:val="24"/>
        </w:rPr>
      </w:pPr>
      <w:r>
        <w:rPr>
          <w:rFonts w:asciiTheme="majorHAnsi" w:hAnsiTheme="majorHAnsi" w:cstheme="majorHAnsi"/>
          <w:sz w:val="24"/>
          <w:szCs w:val="24"/>
        </w:rPr>
        <w:t>Over the past few decades s</w:t>
      </w:r>
      <w:r w:rsidR="006B228C" w:rsidRPr="004B6F68">
        <w:rPr>
          <w:rFonts w:asciiTheme="majorHAnsi" w:hAnsiTheme="majorHAnsi" w:cstheme="majorHAnsi"/>
          <w:sz w:val="24"/>
          <w:szCs w:val="24"/>
        </w:rPr>
        <w:t>equencing technologies have been in an era of rapid growth</w:t>
      </w:r>
      <w:r>
        <w:rPr>
          <w:rFonts w:asciiTheme="majorHAnsi" w:hAnsiTheme="majorHAnsi" w:cstheme="majorHAnsi"/>
          <w:sz w:val="24"/>
          <w:szCs w:val="24"/>
        </w:rPr>
        <w:t xml:space="preserve">. </w:t>
      </w:r>
      <w:r w:rsidR="00895DB8">
        <w:rPr>
          <w:rFonts w:asciiTheme="majorHAnsi" w:hAnsiTheme="majorHAnsi" w:cstheme="majorHAnsi"/>
          <w:sz w:val="24"/>
          <w:szCs w:val="24"/>
        </w:rPr>
        <w:t>Previously, first-generation, or Sanger</w:t>
      </w:r>
      <w:r w:rsidR="00AE7212">
        <w:rPr>
          <w:rFonts w:asciiTheme="majorHAnsi" w:hAnsiTheme="majorHAnsi" w:cstheme="majorHAnsi"/>
          <w:sz w:val="24"/>
          <w:szCs w:val="24"/>
        </w:rPr>
        <w:t>,</w:t>
      </w:r>
      <w:r w:rsidR="00895DB8">
        <w:rPr>
          <w:rFonts w:asciiTheme="majorHAnsi" w:hAnsiTheme="majorHAnsi" w:cstheme="majorHAnsi"/>
          <w:sz w:val="24"/>
          <w:szCs w:val="24"/>
        </w:rPr>
        <w:t xml:space="preserve"> sequencing only allowed for capturing DNA segments on the order of hundreds of base pairs, was limited to one individual and one loc</w:t>
      </w:r>
      <w:r w:rsidR="002E2FF8">
        <w:rPr>
          <w:rFonts w:asciiTheme="majorHAnsi" w:hAnsiTheme="majorHAnsi" w:cstheme="majorHAnsi"/>
          <w:sz w:val="24"/>
          <w:szCs w:val="24"/>
        </w:rPr>
        <w:t>us</w:t>
      </w:r>
      <w:r w:rsidR="00895DB8">
        <w:rPr>
          <w:rFonts w:asciiTheme="majorHAnsi" w:hAnsiTheme="majorHAnsi" w:cstheme="majorHAnsi"/>
          <w:sz w:val="24"/>
          <w:szCs w:val="24"/>
        </w:rPr>
        <w:t xml:space="preserve"> per well, and required time consuming primer design to amplify each region of the genome under investigation. R</w:t>
      </w:r>
      <w:r w:rsidR="00336186">
        <w:rPr>
          <w:rFonts w:asciiTheme="majorHAnsi" w:hAnsiTheme="majorHAnsi" w:cstheme="majorHAnsi"/>
          <w:sz w:val="24"/>
          <w:szCs w:val="24"/>
        </w:rPr>
        <w:t xml:space="preserve">ecently developed sequencing methods generate millions to billions of base pairs of sequencing data. </w:t>
      </w:r>
      <w:r w:rsidR="004A3452">
        <w:rPr>
          <w:rFonts w:asciiTheme="majorHAnsi" w:hAnsiTheme="majorHAnsi" w:cstheme="majorHAnsi"/>
          <w:sz w:val="24"/>
          <w:szCs w:val="24"/>
        </w:rPr>
        <w:t xml:space="preserve">Massively </w:t>
      </w:r>
      <w:r w:rsidR="00FD79E2">
        <w:rPr>
          <w:rFonts w:asciiTheme="majorHAnsi" w:hAnsiTheme="majorHAnsi" w:cstheme="majorHAnsi"/>
          <w:sz w:val="24"/>
          <w:szCs w:val="24"/>
        </w:rPr>
        <w:t xml:space="preserve">parallel next generation sequencing technology (NGS) generates </w:t>
      </w:r>
      <w:r w:rsidR="00AE7212">
        <w:rPr>
          <w:rFonts w:asciiTheme="majorHAnsi" w:hAnsiTheme="majorHAnsi" w:cstheme="majorHAnsi"/>
          <w:sz w:val="24"/>
          <w:szCs w:val="24"/>
        </w:rPr>
        <w:t xml:space="preserve">millions to billions of </w:t>
      </w:r>
      <w:r w:rsidR="00FD79E2">
        <w:rPr>
          <w:rFonts w:asciiTheme="majorHAnsi" w:hAnsiTheme="majorHAnsi" w:cstheme="majorHAnsi"/>
          <w:sz w:val="24"/>
          <w:szCs w:val="24"/>
        </w:rPr>
        <w:t xml:space="preserve">short reads (50 to 400 bases each) per sequencing run and third generation sequencing technology (TGS) generates </w:t>
      </w:r>
      <w:r w:rsidR="00AE7212">
        <w:rPr>
          <w:rFonts w:asciiTheme="majorHAnsi" w:hAnsiTheme="majorHAnsi" w:cstheme="majorHAnsi"/>
          <w:sz w:val="24"/>
          <w:szCs w:val="24"/>
        </w:rPr>
        <w:t xml:space="preserve">millions of </w:t>
      </w:r>
      <w:r w:rsidR="00336186">
        <w:rPr>
          <w:rFonts w:asciiTheme="majorHAnsi" w:hAnsiTheme="majorHAnsi" w:cstheme="majorHAnsi"/>
          <w:sz w:val="24"/>
          <w:szCs w:val="24"/>
        </w:rPr>
        <w:t xml:space="preserve">long reads (thousands to hundreds of thousands of base pairs </w:t>
      </w:r>
      <w:r w:rsidR="00895DB8">
        <w:rPr>
          <w:rFonts w:asciiTheme="majorHAnsi" w:hAnsiTheme="majorHAnsi" w:cstheme="majorHAnsi"/>
          <w:sz w:val="24"/>
          <w:szCs w:val="24"/>
        </w:rPr>
        <w:t>in length</w:t>
      </w:r>
      <w:r w:rsidR="00336186">
        <w:rPr>
          <w:rFonts w:asciiTheme="majorHAnsi" w:hAnsiTheme="majorHAnsi" w:cstheme="majorHAnsi"/>
          <w:sz w:val="24"/>
          <w:szCs w:val="24"/>
        </w:rPr>
        <w:t>)</w:t>
      </w:r>
      <w:r w:rsidR="00AE7212">
        <w:rPr>
          <w:rFonts w:asciiTheme="majorHAnsi" w:hAnsiTheme="majorHAnsi" w:cstheme="majorHAnsi"/>
          <w:sz w:val="24"/>
          <w:szCs w:val="24"/>
        </w:rPr>
        <w:t xml:space="preserve"> per sequencing run</w:t>
      </w:r>
      <w:r w:rsidR="00336186">
        <w:rPr>
          <w:rFonts w:asciiTheme="majorHAnsi" w:hAnsiTheme="majorHAnsi" w:cstheme="majorHAnsi"/>
          <w:sz w:val="24"/>
          <w:szCs w:val="24"/>
        </w:rPr>
        <w:t xml:space="preserve">. </w:t>
      </w:r>
    </w:p>
    <w:p w14:paraId="29D3B574" w14:textId="7026F30D" w:rsidR="00F20B76" w:rsidRPr="00F20B76" w:rsidRDefault="006B228C" w:rsidP="008450A4">
      <w:pPr>
        <w:spacing w:line="240" w:lineRule="auto"/>
        <w:ind w:right="270"/>
        <w:rPr>
          <w:rFonts w:asciiTheme="majorHAnsi" w:hAnsiTheme="majorHAnsi" w:cstheme="majorHAnsi"/>
          <w:sz w:val="24"/>
          <w:szCs w:val="24"/>
        </w:rPr>
      </w:pPr>
      <w:r w:rsidRPr="004B6F68">
        <w:rPr>
          <w:rFonts w:asciiTheme="majorHAnsi" w:hAnsiTheme="majorHAnsi" w:cstheme="majorHAnsi"/>
          <w:sz w:val="24"/>
          <w:szCs w:val="24"/>
        </w:rPr>
        <w:t>NGS</w:t>
      </w:r>
      <w:r w:rsidR="00895DB8">
        <w:rPr>
          <w:rFonts w:asciiTheme="majorHAnsi" w:hAnsiTheme="majorHAnsi" w:cstheme="majorHAnsi"/>
          <w:sz w:val="24"/>
          <w:szCs w:val="24"/>
        </w:rPr>
        <w:t xml:space="preserve"> and TGS</w:t>
      </w:r>
      <w:r w:rsidRPr="004B6F68">
        <w:rPr>
          <w:rFonts w:asciiTheme="majorHAnsi" w:hAnsiTheme="majorHAnsi" w:cstheme="majorHAnsi"/>
          <w:sz w:val="24"/>
          <w:szCs w:val="24"/>
        </w:rPr>
        <w:t xml:space="preserve"> technologies have allowed </w:t>
      </w:r>
      <w:r w:rsidR="002E2FF8">
        <w:rPr>
          <w:rFonts w:asciiTheme="majorHAnsi" w:hAnsiTheme="majorHAnsi" w:cstheme="majorHAnsi"/>
          <w:sz w:val="24"/>
          <w:szCs w:val="24"/>
        </w:rPr>
        <w:t xml:space="preserve">biologists </w:t>
      </w:r>
      <w:r w:rsidRPr="004B6F68">
        <w:rPr>
          <w:rFonts w:asciiTheme="majorHAnsi" w:hAnsiTheme="majorHAnsi" w:cstheme="majorHAnsi"/>
          <w:sz w:val="24"/>
          <w:szCs w:val="24"/>
        </w:rPr>
        <w:t>to generate, low cost, high-throughput sequencing data</w:t>
      </w:r>
      <w:r w:rsidR="002E2FF8">
        <w:rPr>
          <w:rFonts w:asciiTheme="majorHAnsi" w:hAnsiTheme="majorHAnsi" w:cstheme="majorHAnsi"/>
          <w:sz w:val="24"/>
          <w:szCs w:val="24"/>
        </w:rPr>
        <w:t xml:space="preserve"> with relative ease</w:t>
      </w:r>
      <w:r w:rsidRPr="004B6F68">
        <w:rPr>
          <w:rFonts w:asciiTheme="majorHAnsi" w:hAnsiTheme="majorHAnsi" w:cstheme="majorHAnsi"/>
          <w:sz w:val="24"/>
          <w:szCs w:val="24"/>
        </w:rPr>
        <w:t>. Of the numerous new methods to generate sequencing data</w:t>
      </w:r>
      <w:r w:rsidR="002E2FF8">
        <w:rPr>
          <w:rFonts w:asciiTheme="majorHAnsi" w:hAnsiTheme="majorHAnsi" w:cstheme="majorHAnsi"/>
          <w:sz w:val="24"/>
          <w:szCs w:val="24"/>
        </w:rPr>
        <w:t>,</w:t>
      </w:r>
      <w:r w:rsidRPr="004B6F68">
        <w:rPr>
          <w:rFonts w:asciiTheme="majorHAnsi" w:hAnsiTheme="majorHAnsi" w:cstheme="majorHAnsi"/>
          <w:sz w:val="24"/>
          <w:szCs w:val="24"/>
        </w:rPr>
        <w:t xml:space="preserve"> </w:t>
      </w:r>
      <w:r w:rsidR="0047491E">
        <w:rPr>
          <w:rFonts w:asciiTheme="majorHAnsi" w:hAnsiTheme="majorHAnsi" w:cstheme="majorHAnsi"/>
          <w:sz w:val="24"/>
          <w:szCs w:val="24"/>
        </w:rPr>
        <w:t xml:space="preserve">a few (long-read sequencing, </w:t>
      </w:r>
      <w:r w:rsidR="00EE0EDB">
        <w:rPr>
          <w:rFonts w:asciiTheme="majorHAnsi" w:hAnsiTheme="majorHAnsi" w:cstheme="majorHAnsi"/>
          <w:sz w:val="24"/>
          <w:szCs w:val="24"/>
        </w:rPr>
        <w:t>linked-read</w:t>
      </w:r>
      <w:r w:rsidR="0047491E">
        <w:rPr>
          <w:rFonts w:asciiTheme="majorHAnsi" w:hAnsiTheme="majorHAnsi" w:cstheme="majorHAnsi"/>
          <w:sz w:val="24"/>
          <w:szCs w:val="24"/>
        </w:rPr>
        <w:t xml:space="preserve"> sequencing</w:t>
      </w:r>
      <w:r w:rsidR="00EE0EDB">
        <w:rPr>
          <w:rFonts w:asciiTheme="majorHAnsi" w:hAnsiTheme="majorHAnsi" w:cstheme="majorHAnsi"/>
          <w:sz w:val="24"/>
          <w:szCs w:val="24"/>
        </w:rPr>
        <w:t>,</w:t>
      </w:r>
      <w:r w:rsidR="0047491E">
        <w:rPr>
          <w:rFonts w:asciiTheme="majorHAnsi" w:hAnsiTheme="majorHAnsi" w:cstheme="majorHAnsi"/>
          <w:sz w:val="24"/>
          <w:szCs w:val="24"/>
        </w:rPr>
        <w:t xml:space="preserve"> and hi-c chromatin confirmation capture) have been found to be extremely useful for assembling highly contiguous reference genomes. </w:t>
      </w:r>
      <w:r w:rsidR="00790FF0">
        <w:rPr>
          <w:rFonts w:asciiTheme="majorHAnsi" w:hAnsiTheme="majorHAnsi" w:cstheme="majorHAnsi"/>
          <w:sz w:val="24"/>
          <w:szCs w:val="24"/>
        </w:rPr>
        <w:t xml:space="preserve">PacBio HiFi </w:t>
      </w:r>
      <w:r w:rsidR="0047491E">
        <w:rPr>
          <w:rFonts w:asciiTheme="majorHAnsi" w:hAnsiTheme="majorHAnsi" w:cstheme="majorHAnsi"/>
          <w:sz w:val="24"/>
          <w:szCs w:val="24"/>
        </w:rPr>
        <w:t>generates</w:t>
      </w:r>
      <w:r w:rsidR="00790FF0">
        <w:rPr>
          <w:rFonts w:asciiTheme="majorHAnsi" w:hAnsiTheme="majorHAnsi" w:cstheme="majorHAnsi"/>
          <w:sz w:val="24"/>
          <w:szCs w:val="24"/>
        </w:rPr>
        <w:t xml:space="preserve"> </w:t>
      </w:r>
      <w:r w:rsidR="00EE0EDB">
        <w:rPr>
          <w:rFonts w:asciiTheme="majorHAnsi" w:hAnsiTheme="majorHAnsi" w:cstheme="majorHAnsi"/>
          <w:sz w:val="24"/>
          <w:szCs w:val="24"/>
        </w:rPr>
        <w:t>long</w:t>
      </w:r>
      <w:r w:rsidR="005B6C5A">
        <w:rPr>
          <w:rFonts w:asciiTheme="majorHAnsi" w:hAnsiTheme="majorHAnsi" w:cstheme="majorHAnsi"/>
          <w:sz w:val="24"/>
          <w:szCs w:val="24"/>
        </w:rPr>
        <w:t xml:space="preserve"> </w:t>
      </w:r>
      <w:r w:rsidR="00790FF0">
        <w:rPr>
          <w:rFonts w:asciiTheme="majorHAnsi" w:hAnsiTheme="majorHAnsi" w:cstheme="majorHAnsi"/>
          <w:sz w:val="24"/>
          <w:szCs w:val="24"/>
        </w:rPr>
        <w:t>reads tens of thousands of base pairs in length</w:t>
      </w:r>
      <w:r w:rsidR="00B70749">
        <w:rPr>
          <w:rFonts w:asciiTheme="majorHAnsi" w:hAnsiTheme="majorHAnsi" w:cstheme="majorHAnsi"/>
          <w:sz w:val="24"/>
          <w:szCs w:val="24"/>
        </w:rPr>
        <w:t>;</w:t>
      </w:r>
      <w:r w:rsidR="00EE0EDB">
        <w:rPr>
          <w:rFonts w:asciiTheme="majorHAnsi" w:hAnsiTheme="majorHAnsi" w:cstheme="majorHAnsi"/>
          <w:sz w:val="24"/>
          <w:szCs w:val="24"/>
        </w:rPr>
        <w:t xml:space="preserve"> </w:t>
      </w:r>
      <w:r w:rsidR="00B70749">
        <w:rPr>
          <w:rFonts w:asciiTheme="majorHAnsi" w:hAnsiTheme="majorHAnsi" w:cstheme="majorHAnsi"/>
          <w:sz w:val="24"/>
          <w:szCs w:val="24"/>
        </w:rPr>
        <w:t xml:space="preserve">10X Genomics </w:t>
      </w:r>
      <w:r w:rsidR="00EE0EDB">
        <w:rPr>
          <w:rFonts w:asciiTheme="majorHAnsi" w:hAnsiTheme="majorHAnsi" w:cstheme="majorHAnsi"/>
          <w:sz w:val="24"/>
          <w:szCs w:val="24"/>
        </w:rPr>
        <w:t>linked-read</w:t>
      </w:r>
      <w:r w:rsidR="00B70749">
        <w:rPr>
          <w:rFonts w:asciiTheme="majorHAnsi" w:hAnsiTheme="majorHAnsi" w:cstheme="majorHAnsi"/>
          <w:sz w:val="24"/>
          <w:szCs w:val="24"/>
        </w:rPr>
        <w:t>s</w:t>
      </w:r>
      <w:r w:rsidR="00EE0EDB">
        <w:rPr>
          <w:rFonts w:asciiTheme="majorHAnsi" w:hAnsiTheme="majorHAnsi" w:cstheme="majorHAnsi"/>
          <w:sz w:val="24"/>
          <w:szCs w:val="24"/>
        </w:rPr>
        <w:t xml:space="preserve"> </w:t>
      </w:r>
      <w:r w:rsidR="00AE7212">
        <w:rPr>
          <w:rFonts w:asciiTheme="majorHAnsi" w:hAnsiTheme="majorHAnsi" w:cstheme="majorHAnsi"/>
          <w:sz w:val="24"/>
          <w:szCs w:val="24"/>
        </w:rPr>
        <w:t xml:space="preserve">are </w:t>
      </w:r>
      <w:r w:rsidR="008450A4">
        <w:rPr>
          <w:rFonts w:asciiTheme="majorHAnsi" w:hAnsiTheme="majorHAnsi" w:cstheme="majorHAnsi"/>
          <w:sz w:val="24"/>
          <w:szCs w:val="24"/>
        </w:rPr>
        <w:t xml:space="preserve">sequences </w:t>
      </w:r>
      <w:r w:rsidR="002E2FF8">
        <w:rPr>
          <w:rFonts w:asciiTheme="majorHAnsi" w:hAnsiTheme="majorHAnsi" w:cstheme="majorHAnsi"/>
          <w:sz w:val="24"/>
          <w:szCs w:val="24"/>
        </w:rPr>
        <w:t xml:space="preserve">of </w:t>
      </w:r>
      <w:r w:rsidR="00B70749">
        <w:rPr>
          <w:rFonts w:asciiTheme="majorHAnsi" w:hAnsiTheme="majorHAnsi" w:cstheme="majorHAnsi"/>
          <w:sz w:val="24"/>
          <w:szCs w:val="24"/>
        </w:rPr>
        <w:t xml:space="preserve">Illumina short reads </w:t>
      </w:r>
      <w:r w:rsidR="00AE7212">
        <w:rPr>
          <w:rFonts w:asciiTheme="majorHAnsi" w:hAnsiTheme="majorHAnsi" w:cstheme="majorHAnsi"/>
          <w:sz w:val="24"/>
          <w:szCs w:val="24"/>
        </w:rPr>
        <w:t>made into</w:t>
      </w:r>
      <w:r w:rsidR="00EE0EDB">
        <w:rPr>
          <w:rFonts w:asciiTheme="majorHAnsi" w:hAnsiTheme="majorHAnsi" w:cstheme="majorHAnsi"/>
          <w:sz w:val="24"/>
          <w:szCs w:val="24"/>
        </w:rPr>
        <w:t xml:space="preserve"> pseudo long-reads through barcoding short </w:t>
      </w:r>
      <w:r w:rsidR="008450A4">
        <w:rPr>
          <w:rFonts w:asciiTheme="majorHAnsi" w:hAnsiTheme="majorHAnsi" w:cstheme="majorHAnsi"/>
          <w:sz w:val="24"/>
          <w:szCs w:val="24"/>
        </w:rPr>
        <w:t>segments of DNA</w:t>
      </w:r>
      <w:r w:rsidR="00EE0EDB">
        <w:rPr>
          <w:rFonts w:asciiTheme="majorHAnsi" w:hAnsiTheme="majorHAnsi" w:cstheme="majorHAnsi"/>
          <w:sz w:val="24"/>
          <w:szCs w:val="24"/>
        </w:rPr>
        <w:t xml:space="preserve"> contained on the same a long fragment</w:t>
      </w:r>
      <w:r w:rsidR="008450A4">
        <w:rPr>
          <w:rFonts w:asciiTheme="majorHAnsi" w:hAnsiTheme="majorHAnsi" w:cstheme="majorHAnsi"/>
          <w:sz w:val="24"/>
          <w:szCs w:val="24"/>
        </w:rPr>
        <w:t>;</w:t>
      </w:r>
      <w:r w:rsidR="00EE0EDB">
        <w:rPr>
          <w:rFonts w:asciiTheme="majorHAnsi" w:hAnsiTheme="majorHAnsi" w:cstheme="majorHAnsi"/>
          <w:sz w:val="24"/>
          <w:szCs w:val="24"/>
        </w:rPr>
        <w:t xml:space="preserve"> and </w:t>
      </w:r>
      <w:r w:rsidR="00B70749">
        <w:rPr>
          <w:rFonts w:asciiTheme="majorHAnsi" w:hAnsiTheme="majorHAnsi" w:cstheme="majorHAnsi"/>
          <w:sz w:val="24"/>
          <w:szCs w:val="24"/>
        </w:rPr>
        <w:t xml:space="preserve">Phase Genomics </w:t>
      </w:r>
      <w:r w:rsidR="00EE0EDB">
        <w:rPr>
          <w:rFonts w:asciiTheme="majorHAnsi" w:hAnsiTheme="majorHAnsi" w:cstheme="majorHAnsi"/>
          <w:sz w:val="24"/>
          <w:szCs w:val="24"/>
        </w:rPr>
        <w:t xml:space="preserve">hi-c chromatin confirmation capture </w:t>
      </w:r>
      <w:r w:rsidR="005B6C5A">
        <w:rPr>
          <w:rFonts w:asciiTheme="majorHAnsi" w:hAnsiTheme="majorHAnsi" w:cstheme="majorHAnsi"/>
          <w:sz w:val="24"/>
          <w:szCs w:val="24"/>
        </w:rPr>
        <w:t xml:space="preserve">(hi-c) </w:t>
      </w:r>
      <w:r w:rsidR="00AE7212">
        <w:rPr>
          <w:rFonts w:asciiTheme="majorHAnsi" w:hAnsiTheme="majorHAnsi" w:cstheme="majorHAnsi"/>
          <w:sz w:val="24"/>
          <w:szCs w:val="24"/>
        </w:rPr>
        <w:t xml:space="preserve">are </w:t>
      </w:r>
      <w:r w:rsidR="00B70749">
        <w:rPr>
          <w:rFonts w:asciiTheme="majorHAnsi" w:hAnsiTheme="majorHAnsi" w:cstheme="majorHAnsi"/>
          <w:sz w:val="24"/>
          <w:szCs w:val="24"/>
        </w:rPr>
        <w:t>sequences Illumina</w:t>
      </w:r>
      <w:r w:rsidR="00EE0EDB">
        <w:rPr>
          <w:rFonts w:asciiTheme="majorHAnsi" w:hAnsiTheme="majorHAnsi" w:cstheme="majorHAnsi"/>
          <w:sz w:val="24"/>
          <w:szCs w:val="24"/>
        </w:rPr>
        <w:t xml:space="preserve"> short</w:t>
      </w:r>
      <w:r w:rsidR="00B70749">
        <w:rPr>
          <w:rFonts w:asciiTheme="majorHAnsi" w:hAnsiTheme="majorHAnsi" w:cstheme="majorHAnsi"/>
          <w:sz w:val="24"/>
          <w:szCs w:val="24"/>
        </w:rPr>
        <w:t xml:space="preserve"> </w:t>
      </w:r>
      <w:r w:rsidR="00EE0EDB">
        <w:rPr>
          <w:rFonts w:asciiTheme="majorHAnsi" w:hAnsiTheme="majorHAnsi" w:cstheme="majorHAnsi"/>
          <w:sz w:val="24"/>
          <w:szCs w:val="24"/>
        </w:rPr>
        <w:t xml:space="preserve">reads </w:t>
      </w:r>
      <w:r w:rsidR="00B70749">
        <w:rPr>
          <w:rFonts w:asciiTheme="majorHAnsi" w:hAnsiTheme="majorHAnsi" w:cstheme="majorHAnsi"/>
          <w:sz w:val="24"/>
          <w:szCs w:val="24"/>
        </w:rPr>
        <w:t xml:space="preserve">generated </w:t>
      </w:r>
      <w:r w:rsidR="00EE0EDB">
        <w:rPr>
          <w:rFonts w:asciiTheme="majorHAnsi" w:hAnsiTheme="majorHAnsi" w:cstheme="majorHAnsi"/>
          <w:sz w:val="24"/>
          <w:szCs w:val="24"/>
        </w:rPr>
        <w:t>from crosslinked physically interacting DNA</w:t>
      </w:r>
      <w:r w:rsidR="00B70749">
        <w:rPr>
          <w:rFonts w:asciiTheme="majorHAnsi" w:hAnsiTheme="majorHAnsi" w:cstheme="majorHAnsi"/>
          <w:sz w:val="24"/>
          <w:szCs w:val="24"/>
        </w:rPr>
        <w:t>.</w:t>
      </w:r>
      <w:r w:rsidR="004C3847">
        <w:rPr>
          <w:rFonts w:asciiTheme="majorHAnsi" w:hAnsiTheme="majorHAnsi" w:cstheme="majorHAnsi"/>
          <w:sz w:val="24"/>
          <w:szCs w:val="24"/>
        </w:rPr>
        <w:t xml:space="preserve"> </w:t>
      </w:r>
      <w:r w:rsidR="005B6C5A">
        <w:rPr>
          <w:rFonts w:asciiTheme="majorHAnsi" w:hAnsiTheme="majorHAnsi" w:cstheme="majorHAnsi"/>
          <w:sz w:val="24"/>
          <w:szCs w:val="24"/>
        </w:rPr>
        <w:t>There are limitation</w:t>
      </w:r>
      <w:r w:rsidR="002E2FF8">
        <w:rPr>
          <w:rFonts w:asciiTheme="majorHAnsi" w:hAnsiTheme="majorHAnsi" w:cstheme="majorHAnsi"/>
          <w:sz w:val="24"/>
          <w:szCs w:val="24"/>
        </w:rPr>
        <w:t>s</w:t>
      </w:r>
      <w:r w:rsidR="005B6C5A">
        <w:rPr>
          <w:rFonts w:asciiTheme="majorHAnsi" w:hAnsiTheme="majorHAnsi" w:cstheme="majorHAnsi"/>
          <w:sz w:val="24"/>
          <w:szCs w:val="24"/>
        </w:rPr>
        <w:t xml:space="preserve"> to the newer sequencing technologies: </w:t>
      </w:r>
      <w:r w:rsidR="004C3847">
        <w:rPr>
          <w:rFonts w:asciiTheme="majorHAnsi" w:hAnsiTheme="majorHAnsi" w:cstheme="majorHAnsi"/>
          <w:color w:val="00000A"/>
          <w:sz w:val="24"/>
          <w:szCs w:val="24"/>
        </w:rPr>
        <w:t>T</w:t>
      </w:r>
      <w:r w:rsidR="004C3847">
        <w:rPr>
          <w:rFonts w:asciiTheme="majorHAnsi" w:hAnsiTheme="majorHAnsi" w:cstheme="majorHAnsi"/>
          <w:sz w:val="24"/>
          <w:szCs w:val="24"/>
        </w:rPr>
        <w:t xml:space="preserve">GS </w:t>
      </w:r>
      <w:r w:rsidR="005B6C5A">
        <w:rPr>
          <w:rFonts w:asciiTheme="majorHAnsi" w:hAnsiTheme="majorHAnsi" w:cstheme="majorHAnsi"/>
          <w:sz w:val="24"/>
          <w:szCs w:val="24"/>
        </w:rPr>
        <w:t>requires high molecular weight (HMW) DNA, which can be difficult to generate in sufficient quantities, especially for exceedingly small or rare species and e</w:t>
      </w:r>
      <w:r w:rsidR="005B6C5A" w:rsidRPr="004B6F68">
        <w:rPr>
          <w:rFonts w:asciiTheme="majorHAnsi" w:hAnsiTheme="majorHAnsi" w:cstheme="majorHAnsi"/>
          <w:sz w:val="24"/>
          <w:szCs w:val="24"/>
        </w:rPr>
        <w:t>ach of the three technolog</w:t>
      </w:r>
      <w:r w:rsidR="005B6C5A">
        <w:rPr>
          <w:rFonts w:asciiTheme="majorHAnsi" w:hAnsiTheme="majorHAnsi" w:cstheme="majorHAnsi"/>
          <w:sz w:val="24"/>
          <w:szCs w:val="24"/>
        </w:rPr>
        <w:t xml:space="preserve">ies (long-read linked-read and hi-c) </w:t>
      </w:r>
      <w:r w:rsidR="005B6C5A" w:rsidRPr="004B6F68">
        <w:rPr>
          <w:rFonts w:asciiTheme="majorHAnsi" w:hAnsiTheme="majorHAnsi" w:cstheme="majorHAnsi"/>
          <w:sz w:val="24"/>
          <w:szCs w:val="24"/>
        </w:rPr>
        <w:t>have different</w:t>
      </w:r>
      <w:r w:rsidR="005B6C5A">
        <w:rPr>
          <w:rFonts w:asciiTheme="majorHAnsi" w:hAnsiTheme="majorHAnsi" w:cstheme="majorHAnsi"/>
          <w:sz w:val="24"/>
          <w:szCs w:val="24"/>
        </w:rPr>
        <w:t xml:space="preserve"> </w:t>
      </w:r>
      <w:r w:rsidR="005B6C5A" w:rsidRPr="004B6F68">
        <w:rPr>
          <w:rFonts w:asciiTheme="majorHAnsi" w:hAnsiTheme="majorHAnsi" w:cstheme="majorHAnsi"/>
          <w:sz w:val="24"/>
          <w:szCs w:val="24"/>
        </w:rPr>
        <w:t xml:space="preserve">biases, errors, </w:t>
      </w:r>
      <w:r w:rsidR="005B6C5A" w:rsidRPr="004B6F68">
        <w:rPr>
          <w:rFonts w:asciiTheme="majorHAnsi" w:hAnsiTheme="majorHAnsi" w:cstheme="majorHAnsi"/>
          <w:sz w:val="24"/>
          <w:szCs w:val="24"/>
        </w:rPr>
        <w:lastRenderedPageBreak/>
        <w:t xml:space="preserve">and </w:t>
      </w:r>
      <w:r w:rsidR="005B6C5A" w:rsidRPr="00FD21E9">
        <w:rPr>
          <w:rFonts w:asciiTheme="majorHAnsi" w:hAnsiTheme="majorHAnsi" w:cstheme="majorHAnsi"/>
          <w:color w:val="00000A"/>
          <w:sz w:val="24"/>
          <w:szCs w:val="24"/>
        </w:rPr>
        <w:t>uses</w:t>
      </w:r>
      <w:r w:rsidR="005B6C5A">
        <w:rPr>
          <w:rFonts w:asciiTheme="majorHAnsi" w:hAnsiTheme="majorHAnsi" w:cstheme="majorHAnsi"/>
          <w:color w:val="00000A"/>
          <w:sz w:val="24"/>
          <w:szCs w:val="24"/>
        </w:rPr>
        <w:t xml:space="preserve">. </w:t>
      </w:r>
      <w:r w:rsidR="00F20B76" w:rsidRPr="00FD21E9">
        <w:rPr>
          <w:rFonts w:asciiTheme="majorHAnsi" w:hAnsiTheme="majorHAnsi" w:cstheme="majorHAnsi"/>
          <w:color w:val="00000A"/>
          <w:sz w:val="24"/>
          <w:szCs w:val="24"/>
        </w:rPr>
        <w:t>In general, hybrid assemblies use long</w:t>
      </w:r>
      <w:r w:rsidR="00F20B76">
        <w:rPr>
          <w:rFonts w:asciiTheme="majorHAnsi" w:hAnsiTheme="majorHAnsi" w:cstheme="majorHAnsi"/>
          <w:color w:val="00000A"/>
          <w:sz w:val="24"/>
          <w:szCs w:val="24"/>
        </w:rPr>
        <w:t>,</w:t>
      </w:r>
      <w:r w:rsidR="00F20B76" w:rsidRPr="00FD21E9">
        <w:rPr>
          <w:rFonts w:asciiTheme="majorHAnsi" w:hAnsiTheme="majorHAnsi" w:cstheme="majorHAnsi"/>
          <w:color w:val="00000A"/>
          <w:sz w:val="24"/>
          <w:szCs w:val="24"/>
        </w:rPr>
        <w:t xml:space="preserve"> error</w:t>
      </w:r>
      <w:r w:rsidR="00F20B76">
        <w:rPr>
          <w:rFonts w:asciiTheme="majorHAnsi" w:hAnsiTheme="majorHAnsi" w:cstheme="majorHAnsi"/>
          <w:color w:val="00000A"/>
          <w:sz w:val="24"/>
          <w:szCs w:val="24"/>
        </w:rPr>
        <w:t>-</w:t>
      </w:r>
      <w:r w:rsidR="00F20B76" w:rsidRPr="00FD21E9">
        <w:rPr>
          <w:rFonts w:asciiTheme="majorHAnsi" w:hAnsiTheme="majorHAnsi" w:cstheme="majorHAnsi"/>
          <w:color w:val="00000A"/>
          <w:sz w:val="24"/>
          <w:szCs w:val="24"/>
        </w:rPr>
        <w:t xml:space="preserve">prone reads to generate scaffolds, correct base calling errors with short reads which have high accuracy but cannot span </w:t>
      </w:r>
      <w:proofErr w:type="gramStart"/>
      <w:r w:rsidR="00F20B76" w:rsidRPr="00FD21E9">
        <w:rPr>
          <w:rFonts w:asciiTheme="majorHAnsi" w:hAnsiTheme="majorHAnsi" w:cstheme="majorHAnsi"/>
          <w:color w:val="00000A"/>
          <w:sz w:val="24"/>
          <w:szCs w:val="24"/>
        </w:rPr>
        <w:t>highly</w:t>
      </w:r>
      <w:r w:rsidR="00F20B76">
        <w:rPr>
          <w:rFonts w:asciiTheme="majorHAnsi" w:hAnsiTheme="majorHAnsi" w:cstheme="majorHAnsi"/>
          <w:color w:val="00000A"/>
          <w:sz w:val="24"/>
          <w:szCs w:val="24"/>
        </w:rPr>
        <w:t>-</w:t>
      </w:r>
      <w:r w:rsidR="00F20B76" w:rsidRPr="00FD21E9">
        <w:rPr>
          <w:rFonts w:asciiTheme="majorHAnsi" w:hAnsiTheme="majorHAnsi" w:cstheme="majorHAnsi"/>
          <w:color w:val="00000A"/>
          <w:sz w:val="24"/>
          <w:szCs w:val="24"/>
        </w:rPr>
        <w:t>repetitive</w:t>
      </w:r>
      <w:proofErr w:type="gramEnd"/>
      <w:r w:rsidR="00F20B76" w:rsidRPr="00FD21E9">
        <w:rPr>
          <w:rFonts w:asciiTheme="majorHAnsi" w:hAnsiTheme="majorHAnsi" w:cstheme="majorHAnsi"/>
          <w:color w:val="00000A"/>
          <w:sz w:val="24"/>
          <w:szCs w:val="24"/>
        </w:rPr>
        <w:t xml:space="preserve"> sequences, and anchor scaffolds into chromosomes using interaction mapping which </w:t>
      </w:r>
      <w:r w:rsidR="00F20B76">
        <w:rPr>
          <w:rFonts w:asciiTheme="majorHAnsi" w:hAnsiTheme="majorHAnsi" w:cstheme="majorHAnsi"/>
          <w:color w:val="00000A"/>
          <w:sz w:val="24"/>
          <w:szCs w:val="24"/>
        </w:rPr>
        <w:t>crosslinks physically interacting segments of DNA to map</w:t>
      </w:r>
      <w:r w:rsidR="00F20B76" w:rsidRPr="00FD21E9">
        <w:rPr>
          <w:rFonts w:asciiTheme="majorHAnsi" w:hAnsiTheme="majorHAnsi" w:cstheme="majorHAnsi"/>
          <w:color w:val="00000A"/>
          <w:sz w:val="24"/>
          <w:szCs w:val="24"/>
        </w:rPr>
        <w:t xml:space="preserve"> physical associations to span and link proximal scaffolds. </w:t>
      </w:r>
    </w:p>
    <w:p w14:paraId="76329A3E" w14:textId="11E11737" w:rsidR="006B228C" w:rsidRDefault="006B228C" w:rsidP="006B228C">
      <w:pPr>
        <w:spacing w:line="240" w:lineRule="auto"/>
        <w:ind w:right="270"/>
        <w:rPr>
          <w:ins w:id="53" w:author="Shannon Erica Kendal Joslin" w:date="2023-10-13T08:39:00Z"/>
          <w:rFonts w:asciiTheme="majorHAnsi" w:hAnsiTheme="majorHAnsi" w:cstheme="majorHAnsi"/>
          <w:sz w:val="24"/>
          <w:szCs w:val="24"/>
        </w:rPr>
      </w:pPr>
      <w:r w:rsidRPr="004B6F68">
        <w:rPr>
          <w:rFonts w:asciiTheme="majorHAnsi" w:hAnsiTheme="majorHAnsi" w:cstheme="majorHAnsi"/>
          <w:sz w:val="24"/>
          <w:szCs w:val="24"/>
        </w:rPr>
        <w:t xml:space="preserve">Current </w:t>
      </w:r>
      <w:r w:rsidRPr="004B6F68">
        <w:rPr>
          <w:rFonts w:asciiTheme="majorHAnsi" w:hAnsiTheme="majorHAnsi" w:cstheme="majorHAnsi"/>
          <w:i/>
          <w:iCs/>
          <w:sz w:val="24"/>
          <w:szCs w:val="24"/>
        </w:rPr>
        <w:t>de novo</w:t>
      </w:r>
      <w:r w:rsidRPr="004B6F68">
        <w:rPr>
          <w:rFonts w:asciiTheme="majorHAnsi" w:hAnsiTheme="majorHAnsi" w:cstheme="majorHAnsi"/>
          <w:sz w:val="24"/>
          <w:szCs w:val="24"/>
        </w:rPr>
        <w:t xml:space="preserve"> genome</w:t>
      </w:r>
      <w:r w:rsidR="004C3847">
        <w:rPr>
          <w:rFonts w:asciiTheme="majorHAnsi" w:hAnsiTheme="majorHAnsi" w:cstheme="majorHAnsi"/>
          <w:sz w:val="24"/>
          <w:szCs w:val="24"/>
        </w:rPr>
        <w:t xml:space="preserve"> assemblies</w:t>
      </w:r>
      <w:r w:rsidRPr="004B6F68">
        <w:rPr>
          <w:rFonts w:asciiTheme="majorHAnsi" w:hAnsiTheme="majorHAnsi" w:cstheme="majorHAnsi"/>
          <w:sz w:val="24"/>
          <w:szCs w:val="24"/>
        </w:rPr>
        <w:t xml:space="preserve"> reach completeness standards which took decades for the first human genome to reach at a fraction of the cost and </w:t>
      </w:r>
      <w:ins w:id="54" w:author="Shannon Erica Kendal Joslin" w:date="2023-09-16T11:17:00Z">
        <w:r w:rsidR="0081083C">
          <w:rPr>
            <w:rFonts w:asciiTheme="majorHAnsi" w:hAnsiTheme="majorHAnsi" w:cstheme="majorHAnsi"/>
            <w:sz w:val="24"/>
            <w:szCs w:val="24"/>
          </w:rPr>
          <w:t xml:space="preserve">vastly fewer contributing biologists </w:t>
        </w:r>
      </w:ins>
      <w:commentRangeStart w:id="55"/>
      <w:del w:id="56" w:author="Shannon Erica Kendal Joslin" w:date="2023-09-16T11:17:00Z">
        <w:r w:rsidRPr="004B6F68" w:rsidDel="0081083C">
          <w:rPr>
            <w:rFonts w:asciiTheme="majorHAnsi" w:hAnsiTheme="majorHAnsi" w:cstheme="majorHAnsi"/>
            <w:sz w:val="24"/>
            <w:szCs w:val="24"/>
          </w:rPr>
          <w:delText xml:space="preserve">by relatively few individuals </w:delText>
        </w:r>
        <w:commentRangeEnd w:id="55"/>
        <w:r w:rsidR="002E2FF8" w:rsidDel="0081083C">
          <w:rPr>
            <w:rStyle w:val="CommentReference"/>
          </w:rPr>
          <w:commentReference w:id="55"/>
        </w:r>
      </w:del>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{"citationID":"GMjmbx8c","properties":{"formattedCitation":"(International Human Genome Sequencing Consortium et al., 2001)","plainCitation":"(International Human Genome Sequencing Consortium et al., 2001)","noteIndex":0},"citationItems":[{"id":593,"uris":["http://zotero.org/users/local/3tku6QP0/items/9MIGJWAT"],"itemData":{"id":593,"type":"article-journal","container-title":"Nature","DOI":"10.1038/35057062","ISSN":"0028-0836, 1476-4687","issue":"6822","journalAbbreviation":"Nature","language":"en","page":"860-921","source":"DOI.org (Crossref)","title":"Initial sequencing and analysis of the human genome","volume":"409","author":[{"literal":"International Human Genome Sequencing Consortium"},{"literal":"Whitehead Institute for Biomedical Research, Center for Genome Research:"},{"family":"Lander","given":"Eric S."},{"family":"Linton","given":"Lauren M."},{"family":"Birren","given":"Bruce"},{"family":"Nusbaum","given":"Chad"},{"family":"Zody","given":"Michael C."},{"family":"Baldwin","given":"Jennifer"},{"family":"Devon","given":"Keri"},{"family":"Dewar","given":"Ken"},{"family":"Doyle","given":"Michael"},{"family":"FitzHugh","given":"William"},{"family":"Funke","given":"Roel"},{"family":"Gage","given":"Diane"},{"family":"Harris","given":"Katrina"},{"family":"Heaford","given":"Andrew"},{"family":"Howland","given":"John"},{"family":"Kann","given":"Lisa"},{"family":"Lehoczky","given":"Jessica"},{"family":"LeVine","given":"Rosie"},{"family":"McEwan","given":"Paul"},{"family":"McKernan","given":"Kevin"},{"family":"Meldrim","given":"James"},{"family":"Mesirov","given":"Jill P."},{"family":"Miranda","given":"Cher"},{"family":"Morris","given":"William"},{"family":"Naylor","given":"Jerome"},{"family":"Raymond","given":"Christina"},{"family":"Rosetti","given":"Mark"},{"family":"Santos","given":"Ralph"},{"family":"Sheridan","given":"Andrew"},{"family":"Sougnez","given":"Carrie"},{"family":"Stange-Thomann","given":"Nicole"},{"family":"Stojanovic","given":"Nikola"},{"family":"Subramanian","given":"Aravind"},{"family":"Wyman","given":"Dudley"},{"literal":"The Sanger Centre:"},{"family":"Rogers","given":"Jane"},{"family":"Sulston","given":"John"},{"family":"Ainscough","given":"Rachael"},{"family":"Beck","given":"Stephan"},{"family":"Bentley","given":"David"},{"family":"Burton","given":"John"},{"family":"Clee","given":"Christopher"},{"family":"Carter","given":"Nigel"},{"family":"Coulson","given":"Alan"},{"family":"Deadman","given":"Rebecca"},{"family":"Deloukas","given":"Panos"},{"family":"Dunham","given":"Andrew"},{"family":"Dunham","given":"Ian"},{"family":"Durbin","given":"Richard"},{"family":"French","given":"Lisa"},{"family":"Grafham","given":"Darren"},{"family":"Gregory","given":"Simon"},{"family":"Hubbard","given":"Tim"},{"family":"Humphray","given":"Sean"},{"family":"Hunt","given":"Adrienne"},{"family":"Jones","given":"Matthew"},{"family":"Lloyd","given":"Christine"},{"family":"McMurray","given":"Amanda"},{"family":"Matthews","given":"Lucy"},{"family":"Mercer","given":"Simon"},{"family":"Milne","given":"Sarah"},{"family":"Mullikin","given":"James C."},{"family":"Mungall","given":"Andrew"},{"family":"Plumb","given":"Robert"},{"family":"Ross","given":"Mark"},{"family":"Shownkeen","given":"Ratna"},{"family":"Sims","given":"Sarah"},{"literal":"Washington University Genome Sequencing Center"},{"family":"Waterston","given":"Robert H."},{"family":"Wilson","given":"Richard K."},{"family":"Hillier","given":"LaDeana W."},{"family":"McPherson","given":"John D."},{"family":"Marra","given":"Marco A."},{"family":"Mardis","given":"Elaine R."},{"family":"Fulton","given":"Lucinda A."},{"family":"Chinwalla","given":"Asif T."},{"family":"Pepin","given":"Kymberlie H."},{"family":"Gish","given":"Warren R."},{"family":"Chissoe","given":"Stephanie L."},{"family":"Wendl","given":"Michael C."},{"family":"Delehaunty","given":"Kim D."},{"family":"Miner","given":"Tracie L."},{"family":"Delehaunty","given":"Andrew"},{"family":"Kramer","given":"Jason B."},{"family":"Cook","given":"Lisa L."},{"family":"Fulton","given":"Robert S."},{"family":"Johnson","given":"Douglas L."},{"family":"Minx","given":"Patrick J."},{"family":"Clifton","given":"Sandra W."},{"literal":"US DOE Joint Genome Institute:"},{"family":"Hawkins","given":"Trevor"},{"family":"Branscomb","given":"Elbert"},{"family":"Predki","given":"Paul"},{"family":"Richardson","given":"Paul"},{"family":"Wenning","given":"Sarah"},{"family":"Slezak","given":"Tom"},{"family":"Doggett","given":"Norman"},{"family":"Cheng","given":"Jan-Fang"},{"family":"Olsen","given":"Anne"},{"family":"Lucas","given":"Susan"},{"family":"Elkin","given":"Christopher"},{"family":"Uberbacher","given":"Edward"},{"family":"Frazier","given":"Marvin"},{"literal":"Baylor College of Medicine Human Genome Sequencing Center:"},{"family":"Gibbs","given":"Richard A."},{"family":"Muzny","given":"Donna M."},{"family":"Scherer","given":"Steven E."},{"family":"Bouck","given":"John B."},{"family":"Sodergren","given":"Erica J."},{"family":"Worley","given":"Kim C."},{"family":"Rives","given":"Catherine M."},{"family":"Gorrell","given":"James H."},{"family":"Metzker","given":"Michael L."},{"family":"Naylor","given":"Susan L."},{"family":"Kucherlapati","given":"Raju S."},{"family":"Nelson","given":"David L."},{"family":"Weinstock","given":"George M."},{"literal":"RIKEN Genomic Sciences Center:"},{"family":"Sakaki","given":"Yoshiyuki"},{"family":"Fujiyama","given":"Asao"},{"family":"Hattori","given":"Masahira"},{"family":"Yada","given":"Tetsushi"},{"family":"Toyoda","given":"Atsushi"},{"family":"Itoh","given":"Takehiko"},{"family":"Kawagoe","given":"Chiharu"},{"family":"Watanabe","given":"Hidemi"},{"family":"Totoki","given":"Yasushi"},{"family":"Taylor","given":"Todd"},{"literal":"Genoscope and CNRS UMR-8030:"},{"family":"Weissenbach","given":"Jean"},{"family":"Heilig","given":"Roland"},{"family":"Saurin","given":"William"},{"family":"Artiguenave","given":"Francois"},{"family":"Brottier","given":"Philippe"},{"family":"Bruls","given":"Thomas"},{"family":"Pelletier","given":"Eric"},{"family":"Robert","given":"Catherine"},{"family":"Wincker","given":"Patrick"},{"literal":"Department of Genome Analysis, Institute of Molecular Biotechnology:"},{"family":"Rosenthal","given":"André"},{"family":"Platzer","given":"Matthias"},{"family":"Nyakatura","given":"Gerald"},{"family":"Taudien","given":"Stefan"},{"family":"Rump","given":"Andreas"},{"literal":"GTC Sequencing Center:"},{"family":"Smith","given":"Douglas R."},{"family":"Doucette-Stamm","given":"Lynn"},{"family":"Rubenfield","given":"Marc"},{"family":"Weinstock","given":"Keith"},{"family":"Lee","given":"Hong Mei"},{"family":"Dubois","given":"JoAnn"},{"literal":"Beijing Genomics Institute/Human Genome Center:"},{"family":"Yang","given":"Huanming"},{"family":"Yu","given":"Jun"},{"family":"Wang","given":"Jian"},{"family":"Huang","given":"Guyang"},{"family":"Gu","given":"Jun"},{"literal":"Multimegabase Sequencing Center, The Institute for Systems Biology:"},{"family":"Hood","given":"Leroy"},{"family":"Rowen","given":"Lee"},{"family":"Madan","given":"Anup"},{"family":"Qin","given":"Shizen"},{"literal":"Stanford Genome Technology Center:"},{"family":"Davis","given":"Ronald W."},{"family":"Federspiel","given":"Nancy A."},{"family":"Abola","given":"A. Pia"},{"family":"Proctor","given":"Michael J."},{"literal":"University of Oklahoma's Advanced Center for Genome Technology:"},{"family":"Roe","given":"Bruce A."},{"family":"Chen","given":"Feng"},{"family":"Pan","given":"Huaqin"},{"literal":"Max Planck Institute for Molecular Genetics:"},{"family":"Ramser","given":"Juliane"},{"family":"Lehrach","given":"Hans"},{"family":"Reinhardt","given":"Richard"},{"literal":"Cold Spring Harbor Laboratory, Lita Annenberg Hazen Genome Center:"},{"family":"McCombie","given":"W. Richard"},{"family":"Bastide","given":"Melissa","non-dropping-particle":"de la"},{"family":"Dedhia","given":"Neilay"},{"literal":"GBF—German Research Centre for Biotechnology:"},{"family":"Blöcker","given":"Helmut"},{"family":"Hornischer","given":"Klaus"},{"family":"Nordsiek","given":"Gabriele"},{"literal":"*Genome Analysis Group (listed in alphabetical order, also includes individuals listed under other headings):"},{"family":"Agarwala","given":"Richa"},{"family":"Aravind","given":"L."},{"family":"Bailey","given":"Jeffrey A."},{"family":"Bateman","given":"Alex"},{"family":"Batzoglou","given":"Serafim"},{"family":"Birney","given":"Ewan"},{"family":"Bork","given":"Peer"},{"family":"Brown","given":"Daniel G."},{"family":"Burge","given":"Christopher B."},{"family":"Cerutti","given":"Lorenzo"},{"family":"Chen","given":"Hsiu-Chuan"},{"family":"Church","given":"Deanna"},{"family":"Clamp","given":"Michele"},{"family":"Copley","given":"Richard R."},{"family":"Doerks","given":"Tobias"},{"family":"Eddy","given":"Sean R."},{"family":"Eichler","given":"Evan E."},{"family":"Furey","given":"Terrence S."},{"family":"Galagan","given":"James"},{"family":"Gilbert","given":"James G. R."},{"family":"Harmon","given":"Cyrus"},{"family":"Hayashizaki","given":"Yoshihide"},{"family":"Haussler","given":"David"},{"family":"Hermjakob","given":"Henning"},{"family":"Hokamp","given":"Karsten"},{"family":"Jang","given":"Wonhee"},{"family":"Johnson","given":"L. Steven"},{"family":"Jones","given":"Thomas A."},{"family":"Kasif","given":"Simon"},{"family":"Kaspryzk","given":"Arek"},{"family":"Kennedy","given":"Scot"},{"family":"Kent","given":"W. James"},{"family":"Kitts","given":"Paul"},{"family":"Koonin","given":"Eugene V."},{"family":"Korf","given":"Ian"},{"family":"Kulp","given":"David"},{"family":"Lancet","given":"Doron"},{"family":"Lowe","given":"Todd M."},{"family":"McLysaght","given":"Aoife"},{"family":"Mikkelsen","given":"Tarjei"},{"family":"Moran","given":"John V."},{"family":"Mulder","given":"Nicola"},{"family":"Pollara","given":"Victor J."},{"family":"Ponting","given":"Chris P."},{"family":"Schuler","given":"Greg"},{"family":"Schultz","given":"Jörg"},{"family":"Slater","given":"Guy"},{"family":"Smit","given":"Arian F. A."},{"family":"Stupka","given":"Elia"},{"family":"Szustakowki","given":"Joseph"},{"family":"Thierry-Mieg","given":"Danielle"},{"family":"Thierry-Mieg","given":"Jean"},{"family":"Wagner","given":"Lukas"},{"family":"Wallis","given":"John"},{"family":"Wheeler","given":"Raymond"},{"family":"Williams","given":"Alan"},{"family":"Wolf","given":"Yuri I."},{"family":"Wolfe","given":"Kenneth H."},{"family":"Yang","given":"Shiaw-Pyng"},{"family":"Yeh","given":"Ru-Fang"},{"literal":"Scientific management: National Human Genome Research Institute, US National Institutes of Health:"},{"family":"Collins","given":"Francis"},{"family":"Guyer","given":"Mark S."},{"family":"Peterson","given":"Jane"},{"family":"Felsenfeld","given":"Adam"},{"family":"Wetterstrand","given":"Kris A."},{"literal":"Stanford Human Genome Center:"},{"family":"Myers","given":"Richard M."},{"family":"Schmutz","given":"Jeremy"},{"family":"Dickson","given":"Mark"},{"family":"Grimwood","given":"Jane"},{"family":"Cox","given":"David R."},{"literal":"University of Washington Genome Center:"},{"family":"Olson","given":"Maynard V."},{"family":"Kaul","given":"Rajinder"},{"family":"Raymond","given":"Christopher"},{"literal":"Department of Molecular Biology, Keio University School of Medicine:"},{"family":"Shimizu","given":"Nobuyoshi"},{"family":"Kawasaki","given":"Kazuhiko"},{"family":"Minoshima","given":"Shinsei"},{"literal":"University of Texas Southwestern Medical Center at Dallas:"},{"family":"Evans","given":"Glen A."},{"family":"Athanasiou","given":"Maria"},{"family":"Schultz","given":"Roger"},{"literal":"Office of Science, US Department of Energy:"},{"family":"Patrinos","given":"Aristides"},{"literal":"The Wellcome Trust:"},{"family":"Morgan","given":"Michael J."}],"issued":{"date-parts":[["2001",2,15]]}}}],"schema":"https://github.com/citation-style-language/schema/raw/master/csl-citation.json"}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(International Human Genome Sequencing Consortium et al., 2001)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 recent major publication to utilize and highlight current methods in the hybrid approach to </w:t>
      </w:r>
      <w:r w:rsidRPr="004B6F68">
        <w:rPr>
          <w:rFonts w:asciiTheme="majorHAnsi" w:hAnsiTheme="majorHAnsi" w:cstheme="majorHAnsi"/>
          <w:i/>
          <w:iCs/>
          <w:sz w:val="24"/>
          <w:szCs w:val="24"/>
        </w:rPr>
        <w:t xml:space="preserve">de novo </w:t>
      </w:r>
      <w:r w:rsidRPr="004B6F68">
        <w:rPr>
          <w:rFonts w:asciiTheme="majorHAnsi" w:hAnsiTheme="majorHAnsi" w:cstheme="majorHAnsi"/>
          <w:sz w:val="24"/>
          <w:szCs w:val="24"/>
        </w:rPr>
        <w:t xml:space="preserve">assembly was the domestic goat in 2017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{"citationID":"kGxlro9w","properties":{"formattedCitation":"(Bickhart et al., 2017)","plainCitation":"(Bickhart et al., 2017)","noteIndex":0},"citationItems":[{"id":476,"uris":["http://zotero.org/users/local/3tku6QP0/items/BJS9BBAU"],"itemData":{"id":476,"type":"article-journal","container-title":"Nature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(Bickhart et al., 2017)</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which used long-read </w:t>
      </w:r>
      <w:r w:rsidRPr="00FD21E9">
        <w:rPr>
          <w:rFonts w:asciiTheme="majorHAnsi" w:hAnsiTheme="majorHAnsi" w:cstheme="majorHAnsi"/>
          <w:color w:val="00000A"/>
          <w:sz w:val="24"/>
          <w:szCs w:val="24"/>
        </w:rPr>
        <w:t xml:space="preserve">sequencing, </w:t>
      </w:r>
      <w:r w:rsidR="00F20B76">
        <w:rPr>
          <w:rFonts w:asciiTheme="majorHAnsi" w:hAnsiTheme="majorHAnsi" w:cstheme="majorHAnsi"/>
          <w:color w:val="00000A"/>
          <w:sz w:val="24"/>
          <w:szCs w:val="24"/>
        </w:rPr>
        <w:t>linked</w:t>
      </w:r>
      <w:r w:rsidRPr="00FD21E9">
        <w:rPr>
          <w:rFonts w:asciiTheme="majorHAnsi" w:hAnsiTheme="majorHAnsi" w:cstheme="majorHAnsi"/>
          <w:color w:val="00000A"/>
          <w:sz w:val="24"/>
          <w:szCs w:val="24"/>
        </w:rPr>
        <w:t>-read sequencing, and interaction mapping to increase the previous goat genome’s contiguity by over two orders of magnitude</w:t>
      </w:r>
      <w:r w:rsidR="007B71D3">
        <w:rPr>
          <w:rFonts w:asciiTheme="majorHAnsi" w:hAnsiTheme="majorHAnsi" w:cstheme="majorHAnsi"/>
          <w:color w:val="00000A"/>
          <w:sz w:val="24"/>
          <w:szCs w:val="24"/>
        </w:rPr>
        <w:t xml:space="preserve">. At the time of </w:t>
      </w:r>
      <w:r w:rsidR="00EB2600">
        <w:rPr>
          <w:rFonts w:asciiTheme="majorHAnsi" w:hAnsiTheme="majorHAnsi" w:cstheme="majorHAnsi"/>
          <w:color w:val="00000A"/>
          <w:sz w:val="24"/>
          <w:szCs w:val="24"/>
        </w:rPr>
        <w:t>publication,</w:t>
      </w:r>
      <w:r w:rsidR="007B71D3">
        <w:rPr>
          <w:rFonts w:asciiTheme="majorHAnsi" w:hAnsiTheme="majorHAnsi" w:cstheme="majorHAnsi"/>
          <w:color w:val="00000A"/>
          <w:sz w:val="24"/>
          <w:szCs w:val="24"/>
        </w:rPr>
        <w:t xml:space="preserve"> it </w:t>
      </w:r>
      <w:r w:rsidRPr="00FD21E9">
        <w:rPr>
          <w:rFonts w:asciiTheme="majorHAnsi" w:hAnsiTheme="majorHAnsi" w:cstheme="majorHAnsi"/>
          <w:color w:val="00000A"/>
          <w:sz w:val="24"/>
          <w:szCs w:val="24"/>
        </w:rPr>
        <w:t xml:space="preserve">proposed </w:t>
      </w:r>
      <w:r w:rsidR="007B71D3">
        <w:rPr>
          <w:rFonts w:asciiTheme="majorHAnsi" w:hAnsiTheme="majorHAnsi" w:cstheme="majorHAnsi"/>
          <w:color w:val="00000A"/>
          <w:sz w:val="24"/>
          <w:szCs w:val="24"/>
        </w:rPr>
        <w:t>their hybrid genome assembly</w:t>
      </w:r>
      <w:r w:rsidRPr="00FD21E9">
        <w:rPr>
          <w:rFonts w:asciiTheme="majorHAnsi" w:hAnsiTheme="majorHAnsi" w:cstheme="majorHAnsi"/>
          <w:color w:val="00000A"/>
          <w:sz w:val="24"/>
          <w:szCs w:val="24"/>
        </w:rPr>
        <w:t xml:space="preserve"> was the most continuous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 xml:space="preserve">mammalian assembly of its time. Since the publication of the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goat assembly</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 hybrid</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assembly publications </w:t>
      </w:r>
      <w:r>
        <w:rPr>
          <w:rFonts w:asciiTheme="majorHAnsi" w:hAnsiTheme="majorHAnsi" w:cstheme="majorHAnsi"/>
          <w:color w:val="00000A"/>
          <w:sz w:val="24"/>
          <w:szCs w:val="24"/>
        </w:rPr>
        <w:t xml:space="preserve">have become </w:t>
      </w:r>
      <w:r w:rsidRPr="00FD21E9">
        <w:rPr>
          <w:rFonts w:asciiTheme="majorHAnsi" w:hAnsiTheme="majorHAnsi" w:cstheme="majorHAnsi"/>
          <w:color w:val="00000A"/>
          <w:sz w:val="24"/>
          <w:szCs w:val="24"/>
        </w:rPr>
        <w:t xml:space="preserve">commonplace. As such, hybrid </w:t>
      </w:r>
      <w:r w:rsidRPr="004B6F68">
        <w:rPr>
          <w:rFonts w:asciiTheme="majorHAnsi" w:hAnsiTheme="majorHAnsi" w:cstheme="majorHAnsi"/>
          <w:sz w:val="24"/>
          <w:szCs w:val="24"/>
        </w:rPr>
        <w:t xml:space="preserve">assembly is an accepted and reliable way to achieve a chromosome-scale high-quality reference genomes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{"citationID":"bj9GvkSb","properties":{"formattedCitation":"(Bickhart et al., 2017; Rhie et al., 2021)","plainCitation":"(Bickhart et al., 2017; Rhie et al., 2021)","noteIndex":0},"citationItems":[{"id":476,"uris":["http://zotero.org/users/local/3tku6QP0/items/BJS9BBAU"],"itemData":{"id":476,"type":"article-journal","container-title":"Nature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(Bickhart et al., 2017; Rhie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Since 2017, over half of all vertebrate chromosome-level assemblies submit to GenBank </w:t>
      </w:r>
      <w:r>
        <w:rPr>
          <w:rFonts w:asciiTheme="majorHAnsi" w:hAnsiTheme="majorHAnsi" w:cstheme="majorHAnsi"/>
          <w:sz w:val="24"/>
          <w:szCs w:val="24"/>
        </w:rPr>
        <w:t xml:space="preserve">have </w:t>
      </w:r>
      <w:r w:rsidRPr="004B6F68">
        <w:rPr>
          <w:rFonts w:asciiTheme="majorHAnsi" w:hAnsiTheme="majorHAnsi" w:cstheme="majorHAnsi"/>
          <w:sz w:val="24"/>
          <w:szCs w:val="24"/>
        </w:rPr>
        <w:t xml:space="preserve">implemented a hybrid assembly approach to genome assembly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{"citationID":"cuv5cNry","properties":{"formattedCitation":"(Hotaling et al., 2021)","plainCitation":"(Hotaling et al., 2021)","noteIndex":0},"citationItems":[{"id":558,"uris":["http://zotero.org/users/local/3tku6QP0/items/SYV8SXHL"],"itemData":{"id":558,"type":"article-journal","abstract":"In less than 25 y, the field of animal genome science has transformed from a discipline seeking its first glimpses into genome sequences across the Tree of Life to a global enterprise with ambitions to sequence genomes for all of Earth’s eukaryotic diversity [H. A. Lewin\n              et al.\n              ,\n              Proc. Natl. Acad. Sci. U.S.A.\n              115, 4325–4333 (2018)]. As the field rapidly moves forward, it is important to take stock of the progress that has been made to best inform the discipline’s future. In this Perspective, we provide a contemporary, quantitative overview of animal genome sequencing. We identified the best available genome assemblies in GenBank, the world’s most extensive genetic database, for 3,278 unique animal species across 24 phyla. We assessed taxonomic representation, assembly quality, and annotation status for major clades. We show that while tremendous taxonomic progress has occurred, stark disparities in genomic representation exist, highlighted by a systemic overrepresentation of vertebrates and underrepresentation of arthropods. In terms of assembly quality, long-read sequencing has dramatically improved contiguity, whereas gene annotations are available for just 34.3% of taxa. Furthermore, we show that animal genome science has diversified in recent years with an ever-expanding pool of researchers participating. However, the field still appears to be dominated by institutions in the Global North, which have been listed as the submitting institution for 77% of all assemblies. We conclude by offering recommendations for improving genomic resource availability and research value while also broadening global representation.","container-title":"Proceedings of the National Academy of Sciences","DOI":"10.1073/pnas.2109019118","ISSN":"0027-8424, 1091-6490","issue":"52","journalAbbreviation":"Proc. Natl. Acad. Sci. U.S.A.","language":"en","page":"e2109019118","source":"DOI.org (Crossref)","title":"Toward a genome sequence for every animal: Where are we now?","title-short":"Toward a genome sequence for every animal","volume":"118","author":[{"family":"Hotaling","given":"Scott"},{"family":"Kelley","given":"Joanna L."},{"family":"Frandsen","given":"Paul B."}],"issued":{"date-parts":[["2021",12,28]]}}}],"schema":"https://github.com/citation-style-language/schema/raw/master/csl-citation.json"}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(Hotaling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p>
    <w:p w14:paraId="034456CD" w14:textId="0DF40715" w:rsidR="005F6881" w:rsidRPr="004B6F68" w:rsidRDefault="005F6881" w:rsidP="006B228C">
      <w:pPr>
        <w:spacing w:line="240" w:lineRule="auto"/>
        <w:ind w:right="270"/>
        <w:rPr>
          <w:rFonts w:asciiTheme="majorHAnsi" w:hAnsiTheme="majorHAnsi" w:cstheme="majorHAnsi"/>
          <w:sz w:val="24"/>
          <w:szCs w:val="24"/>
        </w:rPr>
      </w:pPr>
      <w:ins w:id="57" w:author="Shannon Erica Kendal Joslin" w:date="2023-10-13T08:39:00Z">
        <w:r>
          <w:rPr>
            <w:rFonts w:asciiTheme="majorHAnsi" w:hAnsiTheme="majorHAnsi" w:cstheme="majorHAnsi"/>
            <w:sz w:val="24"/>
            <w:szCs w:val="24"/>
          </w:rPr>
          <w:t xml:space="preserve">We </w:t>
        </w:r>
      </w:ins>
      <w:ins w:id="58" w:author="Shannon Erica Kendal Joslin" w:date="2023-10-13T08:42:00Z">
        <w:r w:rsidR="0086536E">
          <w:rPr>
            <w:rFonts w:asciiTheme="majorHAnsi" w:hAnsiTheme="majorHAnsi" w:cstheme="majorHAnsi"/>
            <w:sz w:val="24"/>
            <w:szCs w:val="24"/>
          </w:rPr>
          <w:t>carried out</w:t>
        </w:r>
      </w:ins>
      <w:ins w:id="59" w:author="Shannon Erica Kendal Joslin" w:date="2023-10-13T08:39:00Z">
        <w:r>
          <w:rPr>
            <w:rFonts w:asciiTheme="majorHAnsi" w:hAnsiTheme="majorHAnsi" w:cstheme="majorHAnsi"/>
            <w:sz w:val="24"/>
            <w:szCs w:val="24"/>
          </w:rPr>
          <w:t xml:space="preserve"> </w:t>
        </w:r>
      </w:ins>
      <w:ins w:id="60" w:author="Shannon Erica Kendal Joslin" w:date="2023-10-13T08:42:00Z">
        <w:r w:rsidR="0086536E">
          <w:rPr>
            <w:rFonts w:asciiTheme="majorHAnsi" w:hAnsiTheme="majorHAnsi" w:cstheme="majorHAnsi"/>
            <w:sz w:val="24"/>
            <w:szCs w:val="24"/>
          </w:rPr>
          <w:t xml:space="preserve">a hybrid method of assembly using </w:t>
        </w:r>
      </w:ins>
      <w:ins w:id="61" w:author="Shannon Erica Kendal Joslin" w:date="2023-10-13T08:40:00Z">
        <w:r w:rsidR="0086536E">
          <w:rPr>
            <w:rFonts w:asciiTheme="majorHAnsi" w:hAnsiTheme="majorHAnsi" w:cstheme="majorHAnsi"/>
            <w:sz w:val="24"/>
            <w:szCs w:val="24"/>
          </w:rPr>
          <w:t xml:space="preserve">linked-read, long read and </w:t>
        </w:r>
      </w:ins>
      <w:ins w:id="62" w:author="Shannon Erica Kendal Joslin" w:date="2023-10-13T08:41:00Z">
        <w:r w:rsidR="0086536E">
          <w:rPr>
            <w:rFonts w:asciiTheme="majorHAnsi" w:hAnsiTheme="majorHAnsi" w:cstheme="majorHAnsi"/>
            <w:sz w:val="24"/>
            <w:szCs w:val="24"/>
          </w:rPr>
          <w:t>Hi-C</w:t>
        </w:r>
      </w:ins>
      <w:ins w:id="63" w:author="Shannon Erica Kendal Joslin" w:date="2023-10-13T08:39:00Z">
        <w:r>
          <w:rPr>
            <w:rFonts w:asciiTheme="majorHAnsi" w:hAnsiTheme="majorHAnsi" w:cstheme="majorHAnsi"/>
            <w:sz w:val="24"/>
            <w:szCs w:val="24"/>
          </w:rPr>
          <w:t xml:space="preserve"> </w:t>
        </w:r>
      </w:ins>
      <w:ins w:id="64" w:author="Shannon Erica Kendal Joslin" w:date="2023-10-13T08:43:00Z">
        <w:r w:rsidR="0086536E">
          <w:rPr>
            <w:rFonts w:asciiTheme="majorHAnsi" w:hAnsiTheme="majorHAnsi" w:cstheme="majorHAnsi"/>
            <w:sz w:val="24"/>
            <w:szCs w:val="24"/>
          </w:rPr>
          <w:t xml:space="preserve">sequencing data </w:t>
        </w:r>
      </w:ins>
      <w:ins w:id="65" w:author="Shannon Erica Kendal Joslin" w:date="2023-10-13T08:39:00Z">
        <w:r>
          <w:rPr>
            <w:rFonts w:asciiTheme="majorHAnsi" w:hAnsiTheme="majorHAnsi" w:cstheme="majorHAnsi"/>
            <w:sz w:val="24"/>
            <w:szCs w:val="24"/>
          </w:rPr>
          <w:t xml:space="preserve">to create </w:t>
        </w:r>
      </w:ins>
      <w:ins w:id="66" w:author="Shannon Erica Kendal Joslin" w:date="2023-10-13T08:40:00Z">
        <w:r>
          <w:rPr>
            <w:rFonts w:asciiTheme="majorHAnsi" w:hAnsiTheme="majorHAnsi" w:cstheme="majorHAnsi"/>
            <w:sz w:val="24"/>
            <w:szCs w:val="24"/>
          </w:rPr>
          <w:t>one</w:t>
        </w:r>
      </w:ins>
      <w:ins w:id="67" w:author="Shannon Erica Kendal Joslin" w:date="2023-10-13T08:39:00Z">
        <w:r>
          <w:rPr>
            <w:rFonts w:asciiTheme="majorHAnsi" w:hAnsiTheme="majorHAnsi" w:cstheme="majorHAnsi"/>
            <w:sz w:val="24"/>
            <w:szCs w:val="24"/>
          </w:rPr>
          <w:t xml:space="preserve"> female and</w:t>
        </w:r>
      </w:ins>
      <w:ins w:id="68" w:author="Shannon Erica Kendal Joslin" w:date="2023-10-13T08:40:00Z">
        <w:r>
          <w:rPr>
            <w:rFonts w:asciiTheme="majorHAnsi" w:hAnsiTheme="majorHAnsi" w:cstheme="majorHAnsi"/>
            <w:sz w:val="24"/>
            <w:szCs w:val="24"/>
          </w:rPr>
          <w:t xml:space="preserve"> one</w:t>
        </w:r>
      </w:ins>
      <w:ins w:id="69" w:author="Shannon Erica Kendal Joslin" w:date="2023-10-13T08:39:00Z">
        <w:r>
          <w:rPr>
            <w:rFonts w:asciiTheme="majorHAnsi" w:hAnsiTheme="majorHAnsi" w:cstheme="majorHAnsi"/>
            <w:sz w:val="24"/>
            <w:szCs w:val="24"/>
          </w:rPr>
          <w:t xml:space="preserve"> male </w:t>
        </w:r>
      </w:ins>
      <w:ins w:id="70" w:author="Shannon Erica Kendal Joslin" w:date="2023-10-13T08:40:00Z">
        <w:r>
          <w:rPr>
            <w:rFonts w:asciiTheme="majorHAnsi" w:hAnsiTheme="majorHAnsi" w:cstheme="majorHAnsi"/>
            <w:sz w:val="24"/>
            <w:szCs w:val="24"/>
          </w:rPr>
          <w:t>delta smelt reference genome.</w:t>
        </w:r>
      </w:ins>
      <w:ins w:id="71" w:author="Shannon Erica Kendal Joslin" w:date="2023-10-13T08:43:00Z">
        <w:r w:rsidR="0086536E">
          <w:rPr>
            <w:rFonts w:asciiTheme="majorHAnsi" w:hAnsiTheme="majorHAnsi" w:cstheme="majorHAnsi"/>
            <w:sz w:val="24"/>
            <w:szCs w:val="24"/>
          </w:rPr>
          <w:t xml:space="preserve"> </w:t>
        </w:r>
      </w:ins>
      <w:ins w:id="72" w:author="Shannon Erica Kendal Joslin" w:date="2023-10-13T08:44:00Z">
        <w:r w:rsidR="0086536E">
          <w:rPr>
            <w:rFonts w:asciiTheme="majorHAnsi" w:hAnsiTheme="majorHAnsi" w:cstheme="majorHAnsi"/>
            <w:sz w:val="24"/>
            <w:szCs w:val="24"/>
          </w:rPr>
          <w:t>L</w:t>
        </w:r>
        <w:commentRangeStart w:id="73"/>
        <w:commentRangeStart w:id="74"/>
        <w:r w:rsidR="0086536E">
          <w:rPr>
            <w:rFonts w:asciiTheme="majorHAnsi" w:hAnsiTheme="majorHAnsi" w:cstheme="majorHAnsi"/>
            <w:sz w:val="24"/>
            <w:szCs w:val="24"/>
          </w:rPr>
          <w:t xml:space="preserve">inked-read sequencing data was provided </w:t>
        </w:r>
      </w:ins>
      <w:ins w:id="75" w:author="Shannon Erica Kendal Joslin" w:date="2023-10-13T09:07:00Z">
        <w:r w:rsidR="000F4106">
          <w:rPr>
            <w:rFonts w:asciiTheme="majorHAnsi" w:hAnsiTheme="majorHAnsi" w:cstheme="majorHAnsi"/>
            <w:sz w:val="24"/>
            <w:szCs w:val="24"/>
          </w:rPr>
          <w:t>through</w:t>
        </w:r>
      </w:ins>
      <w:ins w:id="76" w:author="Shannon Erica Kendal Joslin" w:date="2023-10-13T08:44:00Z">
        <w:r w:rsidR="0086536E">
          <w:rPr>
            <w:rFonts w:asciiTheme="majorHAnsi" w:hAnsiTheme="majorHAnsi" w:cstheme="majorHAnsi"/>
            <w:sz w:val="24"/>
            <w:szCs w:val="24"/>
          </w:rPr>
          <w:t xml:space="preserve"> 10X Genomics. It is a useful technology to incorporate into a hybrid genome assembly, as it requires small amounts (nanograms) of HMW DNA and creates highly accurate pseudo-long reads. Linked-read technology combines the benefits of long and short reads through encapsulating individual long DNA fragments (50-200 kb) into droplets of water-in-oil emulsion, or </w:t>
        </w:r>
        <w:r w:rsidR="0086536E" w:rsidRPr="00FD21E9">
          <w:rPr>
            <w:rFonts w:asciiTheme="majorHAnsi" w:hAnsiTheme="majorHAnsi" w:cstheme="majorHAnsi"/>
            <w:sz w:val="24"/>
            <w:szCs w:val="24"/>
          </w:rPr>
          <w:t xml:space="preserve">Gel Bead-in-Emulsions </w:t>
        </w:r>
        <w:r w:rsidR="0086536E">
          <w:rPr>
            <w:rFonts w:asciiTheme="majorHAnsi" w:hAnsiTheme="majorHAnsi" w:cstheme="majorHAnsi"/>
            <w:sz w:val="24"/>
            <w:szCs w:val="24"/>
          </w:rPr>
          <w:t xml:space="preserve">(GEMs), shearing long fragments into short fragments (400-600 bp), attaching a unique barcode to all DNA fragments in one GEM, sequencing paired end (PE) reads on an Illumina sequencer, and using bioinformatics to create pseudo-long reads by reassociating short reads previously contained in one GEM. </w:t>
        </w:r>
        <w:commentRangeEnd w:id="73"/>
        <w:r w:rsidR="0086536E">
          <w:rPr>
            <w:rStyle w:val="CommentReference"/>
          </w:rPr>
          <w:commentReference w:id="73"/>
        </w:r>
      </w:ins>
      <w:commentRangeEnd w:id="74"/>
      <w:r w:rsidR="00DB729A">
        <w:rPr>
          <w:rStyle w:val="CommentReference"/>
        </w:rPr>
        <w:commentReference w:id="74"/>
      </w:r>
      <w:ins w:id="77" w:author="Shannon Erica Kendal Joslin" w:date="2023-10-13T08:46:00Z">
        <w:r w:rsidR="0022315B">
          <w:rPr>
            <w:rFonts w:asciiTheme="majorHAnsi" w:hAnsiTheme="majorHAnsi" w:cstheme="majorHAnsi"/>
            <w:sz w:val="24"/>
            <w:szCs w:val="24"/>
          </w:rPr>
          <w:t xml:space="preserve">We </w:t>
        </w:r>
      </w:ins>
      <w:ins w:id="78" w:author="Shannon Erica Kendal Joslin" w:date="2023-10-13T08:48:00Z">
        <w:r w:rsidR="0022315B">
          <w:rPr>
            <w:rFonts w:asciiTheme="majorHAnsi" w:hAnsiTheme="majorHAnsi" w:cstheme="majorHAnsi"/>
            <w:sz w:val="24"/>
            <w:szCs w:val="24"/>
          </w:rPr>
          <w:t>generated</w:t>
        </w:r>
      </w:ins>
      <w:ins w:id="79" w:author="Shannon Erica Kendal Joslin" w:date="2023-10-13T08:46:00Z">
        <w:r w:rsidR="0022315B">
          <w:rPr>
            <w:rFonts w:asciiTheme="majorHAnsi" w:hAnsiTheme="majorHAnsi" w:cstheme="majorHAnsi"/>
            <w:sz w:val="24"/>
            <w:szCs w:val="24"/>
          </w:rPr>
          <w:t xml:space="preserve"> PacBio</w:t>
        </w:r>
      </w:ins>
      <w:ins w:id="80" w:author="Shannon Erica Kendal Joslin" w:date="2023-10-13T08:47:00Z">
        <w:r w:rsidR="0022315B">
          <w:rPr>
            <w:rFonts w:asciiTheme="majorHAnsi" w:hAnsiTheme="majorHAnsi" w:cstheme="majorHAnsi"/>
            <w:sz w:val="24"/>
            <w:szCs w:val="24"/>
          </w:rPr>
          <w:t xml:space="preserve"> HiFi </w:t>
        </w:r>
      </w:ins>
      <w:ins w:id="81" w:author="Shannon Erica Kendal Joslin" w:date="2023-10-13T08:46:00Z">
        <w:r w:rsidR="0022315B">
          <w:rPr>
            <w:rFonts w:asciiTheme="majorHAnsi" w:hAnsiTheme="majorHAnsi" w:cstheme="majorHAnsi"/>
            <w:sz w:val="24"/>
            <w:szCs w:val="24"/>
          </w:rPr>
          <w:t xml:space="preserve">read sequencing data </w:t>
        </w:r>
      </w:ins>
      <w:ins w:id="82" w:author="Shannon Erica Kendal Joslin" w:date="2023-10-13T08:47:00Z">
        <w:r w:rsidR="0022315B">
          <w:rPr>
            <w:rFonts w:asciiTheme="majorHAnsi" w:hAnsiTheme="majorHAnsi" w:cstheme="majorHAnsi"/>
            <w:sz w:val="24"/>
            <w:szCs w:val="24"/>
          </w:rPr>
          <w:t xml:space="preserve">to </w:t>
        </w:r>
      </w:ins>
      <w:ins w:id="83" w:author="Shannon Erica Kendal Joslin" w:date="2023-10-13T08:50:00Z">
        <w:r w:rsidR="0022315B">
          <w:rPr>
            <w:rFonts w:asciiTheme="majorHAnsi" w:hAnsiTheme="majorHAnsi" w:cstheme="majorHAnsi"/>
            <w:sz w:val="24"/>
            <w:szCs w:val="24"/>
          </w:rPr>
          <w:t>generate long reads</w:t>
        </w:r>
      </w:ins>
      <w:ins w:id="84" w:author="Shannon Erica Kendal Joslin" w:date="2023-10-13T08:52:00Z">
        <w:r w:rsidR="00735E71">
          <w:rPr>
            <w:rFonts w:asciiTheme="majorHAnsi" w:hAnsiTheme="majorHAnsi" w:cstheme="majorHAnsi"/>
            <w:sz w:val="24"/>
            <w:szCs w:val="24"/>
          </w:rPr>
          <w:t xml:space="preserve">. HiFi reads, which are generally </w:t>
        </w:r>
      </w:ins>
      <w:ins w:id="85" w:author="Shannon Erica Kendal Joslin" w:date="2023-10-13T08:56:00Z">
        <w:r w:rsidR="009B191E">
          <w:rPr>
            <w:rFonts w:asciiTheme="majorHAnsi" w:hAnsiTheme="majorHAnsi" w:cstheme="majorHAnsi"/>
            <w:sz w:val="24"/>
            <w:szCs w:val="24"/>
          </w:rPr>
          <w:t xml:space="preserve">moderate </w:t>
        </w:r>
      </w:ins>
      <w:ins w:id="86" w:author="Shannon Erica Kendal Joslin" w:date="2023-10-13T08:53:00Z">
        <w:r w:rsidR="00735E71">
          <w:rPr>
            <w:rFonts w:asciiTheme="majorHAnsi" w:hAnsiTheme="majorHAnsi" w:cstheme="majorHAnsi"/>
            <w:sz w:val="24"/>
            <w:szCs w:val="24"/>
          </w:rPr>
          <w:t>in length</w:t>
        </w:r>
      </w:ins>
      <w:ins w:id="87" w:author="Shannon Erica Kendal Joslin" w:date="2023-10-13T08:56:00Z">
        <w:r w:rsidR="009B191E">
          <w:rPr>
            <w:rFonts w:asciiTheme="majorHAnsi" w:hAnsiTheme="majorHAnsi" w:cstheme="majorHAnsi"/>
            <w:sz w:val="24"/>
            <w:szCs w:val="24"/>
          </w:rPr>
          <w:t xml:space="preserve"> (10-30 kb)</w:t>
        </w:r>
      </w:ins>
      <w:ins w:id="88" w:author="Shannon Erica Kendal Joslin" w:date="2023-10-13T08:53:00Z">
        <w:r w:rsidR="00735E71">
          <w:rPr>
            <w:rFonts w:asciiTheme="majorHAnsi" w:hAnsiTheme="majorHAnsi" w:cstheme="majorHAnsi"/>
            <w:sz w:val="24"/>
            <w:szCs w:val="24"/>
          </w:rPr>
          <w:t>, can span highly repetitive regions of moderate size</w:t>
        </w:r>
      </w:ins>
      <w:ins w:id="89" w:author="Shannon Erica Kendal Joslin" w:date="2023-10-13T08:56:00Z">
        <w:r w:rsidR="009B191E">
          <w:rPr>
            <w:rFonts w:asciiTheme="majorHAnsi" w:hAnsiTheme="majorHAnsi" w:cstheme="majorHAnsi"/>
            <w:sz w:val="24"/>
            <w:szCs w:val="24"/>
          </w:rPr>
          <w:t xml:space="preserve"> and can reach base calling accuracy of 99.9%</w:t>
        </w:r>
      </w:ins>
      <w:ins w:id="90" w:author="Shannon Erica Kendal Joslin" w:date="2023-10-13T08:53:00Z">
        <w:r w:rsidR="00735E71">
          <w:rPr>
            <w:rFonts w:asciiTheme="majorHAnsi" w:hAnsiTheme="majorHAnsi" w:cstheme="majorHAnsi"/>
            <w:sz w:val="24"/>
            <w:szCs w:val="24"/>
          </w:rPr>
          <w:t>. Hi</w:t>
        </w:r>
      </w:ins>
      <w:ins w:id="91" w:author="Shannon Erica Kendal Joslin" w:date="2023-10-13T08:54:00Z">
        <w:r w:rsidR="00735E71">
          <w:rPr>
            <w:rFonts w:asciiTheme="majorHAnsi" w:hAnsiTheme="majorHAnsi" w:cstheme="majorHAnsi"/>
            <w:sz w:val="24"/>
            <w:szCs w:val="24"/>
          </w:rPr>
          <w:t>Fi reads are generated by creating circularized DNA</w:t>
        </w:r>
      </w:ins>
      <w:ins w:id="92" w:author="Shannon Erica Kendal Joslin" w:date="2023-10-13T08:59:00Z">
        <w:r w:rsidR="009B191E">
          <w:rPr>
            <w:rFonts w:asciiTheme="majorHAnsi" w:hAnsiTheme="majorHAnsi" w:cstheme="majorHAnsi"/>
            <w:sz w:val="24"/>
            <w:szCs w:val="24"/>
          </w:rPr>
          <w:t xml:space="preserve"> from the two strands of DNA (5’ and 3’ ends). </w:t>
        </w:r>
      </w:ins>
      <w:ins w:id="93" w:author="Shannon Erica Kendal Joslin" w:date="2023-10-13T09:00:00Z">
        <w:r w:rsidR="009B191E">
          <w:rPr>
            <w:rFonts w:asciiTheme="majorHAnsi" w:hAnsiTheme="majorHAnsi" w:cstheme="majorHAnsi"/>
            <w:sz w:val="24"/>
            <w:szCs w:val="24"/>
          </w:rPr>
          <w:t>Within the circularized</w:t>
        </w:r>
      </w:ins>
      <w:ins w:id="94" w:author="Shannon Erica Kendal Joslin" w:date="2023-10-13T09:01:00Z">
        <w:r w:rsidR="009B191E">
          <w:rPr>
            <w:rFonts w:asciiTheme="majorHAnsi" w:hAnsiTheme="majorHAnsi" w:cstheme="majorHAnsi"/>
            <w:sz w:val="24"/>
            <w:szCs w:val="24"/>
          </w:rPr>
          <w:t xml:space="preserve"> DNA the</w:t>
        </w:r>
      </w:ins>
      <w:ins w:id="95" w:author="Shannon Erica Kendal Joslin" w:date="2023-10-13T09:00:00Z">
        <w:r w:rsidR="009B191E">
          <w:rPr>
            <w:rFonts w:asciiTheme="majorHAnsi" w:hAnsiTheme="majorHAnsi" w:cstheme="majorHAnsi"/>
            <w:sz w:val="24"/>
            <w:szCs w:val="24"/>
          </w:rPr>
          <w:t xml:space="preserve"> 5’ and 3’ strands are separated by a known sequence motif</w:t>
        </w:r>
      </w:ins>
      <w:ins w:id="96" w:author="Shannon Erica Kendal Joslin" w:date="2023-10-13T09:01:00Z">
        <w:r w:rsidR="009B191E">
          <w:rPr>
            <w:rFonts w:asciiTheme="majorHAnsi" w:hAnsiTheme="majorHAnsi" w:cstheme="majorHAnsi"/>
            <w:sz w:val="24"/>
            <w:szCs w:val="24"/>
          </w:rPr>
          <w:t>.</w:t>
        </w:r>
        <w:r w:rsidR="00442135">
          <w:rPr>
            <w:rFonts w:asciiTheme="majorHAnsi" w:hAnsiTheme="majorHAnsi" w:cstheme="majorHAnsi"/>
            <w:sz w:val="24"/>
            <w:szCs w:val="24"/>
          </w:rPr>
          <w:t xml:space="preserve"> </w:t>
        </w:r>
        <w:r w:rsidR="009B191E">
          <w:rPr>
            <w:rFonts w:asciiTheme="majorHAnsi" w:hAnsiTheme="majorHAnsi" w:cstheme="majorHAnsi"/>
            <w:sz w:val="24"/>
            <w:szCs w:val="24"/>
          </w:rPr>
          <w:t>Primers</w:t>
        </w:r>
      </w:ins>
      <w:ins w:id="97" w:author="Shannon Erica Kendal Joslin" w:date="2023-10-13T08:55:00Z">
        <w:r w:rsidR="00735E71">
          <w:rPr>
            <w:rFonts w:asciiTheme="majorHAnsi" w:hAnsiTheme="majorHAnsi" w:cstheme="majorHAnsi"/>
            <w:sz w:val="24"/>
            <w:szCs w:val="24"/>
          </w:rPr>
          <w:t xml:space="preserve"> and a polymerase</w:t>
        </w:r>
      </w:ins>
      <w:ins w:id="98" w:author="Shannon Erica Kendal Joslin" w:date="2023-10-13T09:01:00Z">
        <w:r w:rsidR="009B191E">
          <w:rPr>
            <w:rFonts w:asciiTheme="majorHAnsi" w:hAnsiTheme="majorHAnsi" w:cstheme="majorHAnsi"/>
            <w:sz w:val="24"/>
            <w:szCs w:val="24"/>
          </w:rPr>
          <w:t xml:space="preserve"> are annealed</w:t>
        </w:r>
      </w:ins>
      <w:ins w:id="99" w:author="Shannon Erica Kendal Joslin" w:date="2023-10-13T08:55:00Z">
        <w:r w:rsidR="00735E71">
          <w:rPr>
            <w:rFonts w:asciiTheme="majorHAnsi" w:hAnsiTheme="majorHAnsi" w:cstheme="majorHAnsi"/>
            <w:sz w:val="24"/>
            <w:szCs w:val="24"/>
          </w:rPr>
          <w:t xml:space="preserve"> to synthesize </w:t>
        </w:r>
      </w:ins>
      <w:ins w:id="100" w:author="Shannon Erica Kendal Joslin" w:date="2023-10-13T08:57:00Z">
        <w:r w:rsidR="009B191E">
          <w:rPr>
            <w:rFonts w:asciiTheme="majorHAnsi" w:hAnsiTheme="majorHAnsi" w:cstheme="majorHAnsi"/>
            <w:sz w:val="24"/>
            <w:szCs w:val="24"/>
          </w:rPr>
          <w:t xml:space="preserve">long </w:t>
        </w:r>
      </w:ins>
      <w:ins w:id="101" w:author="Shannon Erica Kendal Joslin" w:date="2023-10-13T09:02:00Z">
        <w:r w:rsidR="00442135">
          <w:rPr>
            <w:rFonts w:asciiTheme="majorHAnsi" w:hAnsiTheme="majorHAnsi" w:cstheme="majorHAnsi"/>
            <w:sz w:val="24"/>
            <w:szCs w:val="24"/>
          </w:rPr>
          <w:t>sub</w:t>
        </w:r>
      </w:ins>
      <w:ins w:id="102" w:author="Shannon Erica Kendal Joslin" w:date="2023-10-13T08:57:00Z">
        <w:r w:rsidR="009B191E">
          <w:rPr>
            <w:rFonts w:asciiTheme="majorHAnsi" w:hAnsiTheme="majorHAnsi" w:cstheme="majorHAnsi"/>
            <w:sz w:val="24"/>
            <w:szCs w:val="24"/>
          </w:rPr>
          <w:t xml:space="preserve">reads </w:t>
        </w:r>
      </w:ins>
      <w:ins w:id="103" w:author="Shannon Erica Kendal Joslin" w:date="2023-10-13T09:02:00Z">
        <w:r w:rsidR="00442135">
          <w:rPr>
            <w:rFonts w:asciiTheme="majorHAnsi" w:hAnsiTheme="majorHAnsi" w:cstheme="majorHAnsi"/>
            <w:sz w:val="24"/>
            <w:szCs w:val="24"/>
          </w:rPr>
          <w:t>where</w:t>
        </w:r>
      </w:ins>
      <w:ins w:id="104" w:author="Shannon Erica Kendal Joslin" w:date="2023-10-13T08:57:00Z">
        <w:r w:rsidR="009B191E">
          <w:rPr>
            <w:rFonts w:asciiTheme="majorHAnsi" w:hAnsiTheme="majorHAnsi" w:cstheme="majorHAnsi"/>
            <w:sz w:val="24"/>
            <w:szCs w:val="24"/>
          </w:rPr>
          <w:t xml:space="preserve"> </w:t>
        </w:r>
      </w:ins>
      <w:ins w:id="105" w:author="Shannon Erica Kendal Joslin" w:date="2023-10-13T09:01:00Z">
        <w:r w:rsidR="00442135">
          <w:rPr>
            <w:rFonts w:asciiTheme="majorHAnsi" w:hAnsiTheme="majorHAnsi" w:cstheme="majorHAnsi"/>
            <w:sz w:val="24"/>
            <w:szCs w:val="24"/>
          </w:rPr>
          <w:t xml:space="preserve">the circularized DNA sequence </w:t>
        </w:r>
      </w:ins>
      <w:ins w:id="106" w:author="Shannon Erica Kendal Joslin" w:date="2023-10-13T09:02:00Z">
        <w:r w:rsidR="00442135">
          <w:rPr>
            <w:rFonts w:asciiTheme="majorHAnsi" w:hAnsiTheme="majorHAnsi" w:cstheme="majorHAnsi"/>
            <w:sz w:val="24"/>
            <w:szCs w:val="24"/>
          </w:rPr>
          <w:t xml:space="preserve">is transcribed </w:t>
        </w:r>
      </w:ins>
      <w:ins w:id="107" w:author="Shannon Erica Kendal Joslin" w:date="2023-10-13T09:03:00Z">
        <w:r w:rsidR="00442135">
          <w:rPr>
            <w:rFonts w:asciiTheme="majorHAnsi" w:hAnsiTheme="majorHAnsi" w:cstheme="majorHAnsi"/>
            <w:sz w:val="24"/>
            <w:szCs w:val="24"/>
          </w:rPr>
          <w:t xml:space="preserve">repetitively onto one </w:t>
        </w:r>
      </w:ins>
      <w:ins w:id="108" w:author="Shannon Erica Kendal Joslin" w:date="2023-10-13T09:05:00Z">
        <w:r w:rsidR="00442135">
          <w:rPr>
            <w:rFonts w:asciiTheme="majorHAnsi" w:hAnsiTheme="majorHAnsi" w:cstheme="majorHAnsi"/>
            <w:sz w:val="24"/>
            <w:szCs w:val="24"/>
          </w:rPr>
          <w:t xml:space="preserve">long </w:t>
        </w:r>
      </w:ins>
      <w:ins w:id="109" w:author="Shannon Erica Kendal Joslin" w:date="2023-10-13T09:03:00Z">
        <w:r w:rsidR="00442135">
          <w:rPr>
            <w:rFonts w:asciiTheme="majorHAnsi" w:hAnsiTheme="majorHAnsi" w:cstheme="majorHAnsi"/>
            <w:sz w:val="24"/>
            <w:szCs w:val="24"/>
          </w:rPr>
          <w:t xml:space="preserve">sequencing read. </w:t>
        </w:r>
      </w:ins>
      <w:ins w:id="110" w:author="Shannon Erica Kendal Joslin" w:date="2023-10-13T09:05:00Z">
        <w:r w:rsidR="00442135">
          <w:rPr>
            <w:rFonts w:asciiTheme="majorHAnsi" w:hAnsiTheme="majorHAnsi" w:cstheme="majorHAnsi"/>
            <w:sz w:val="24"/>
            <w:szCs w:val="24"/>
          </w:rPr>
          <w:t>The repeating sequence</w:t>
        </w:r>
      </w:ins>
      <w:ins w:id="111" w:author="Shannon Erica Kendal Joslin" w:date="2023-10-13T09:06:00Z">
        <w:r w:rsidR="00442135">
          <w:rPr>
            <w:rFonts w:asciiTheme="majorHAnsi" w:hAnsiTheme="majorHAnsi" w:cstheme="majorHAnsi"/>
            <w:sz w:val="24"/>
            <w:szCs w:val="24"/>
          </w:rPr>
          <w:t>s separated by a known motif</w:t>
        </w:r>
      </w:ins>
      <w:ins w:id="112" w:author="Shannon Erica Kendal Joslin" w:date="2023-10-13T09:05:00Z">
        <w:r w:rsidR="00442135">
          <w:rPr>
            <w:rFonts w:asciiTheme="majorHAnsi" w:hAnsiTheme="majorHAnsi" w:cstheme="majorHAnsi"/>
            <w:sz w:val="24"/>
            <w:szCs w:val="24"/>
          </w:rPr>
          <w:t xml:space="preserve"> on one read</w:t>
        </w:r>
      </w:ins>
      <w:ins w:id="113" w:author="Shannon Erica Kendal Joslin" w:date="2023-10-13T09:06:00Z">
        <w:r w:rsidR="00442135">
          <w:rPr>
            <w:rFonts w:asciiTheme="majorHAnsi" w:hAnsiTheme="majorHAnsi" w:cstheme="majorHAnsi"/>
            <w:sz w:val="24"/>
            <w:szCs w:val="24"/>
          </w:rPr>
          <w:t xml:space="preserve"> is then used to generate</w:t>
        </w:r>
        <w:r w:rsidR="000F4106">
          <w:rPr>
            <w:rFonts w:asciiTheme="majorHAnsi" w:hAnsiTheme="majorHAnsi" w:cstheme="majorHAnsi"/>
            <w:sz w:val="24"/>
            <w:szCs w:val="24"/>
          </w:rPr>
          <w:t xml:space="preserve"> a</w:t>
        </w:r>
        <w:r w:rsidR="00442135">
          <w:rPr>
            <w:rFonts w:asciiTheme="majorHAnsi" w:hAnsiTheme="majorHAnsi" w:cstheme="majorHAnsi"/>
            <w:sz w:val="24"/>
            <w:szCs w:val="24"/>
          </w:rPr>
          <w:t xml:space="preserve"> highly accurate consensus</w:t>
        </w:r>
      </w:ins>
      <w:ins w:id="114" w:author="Shannon Erica Kendal Joslin" w:date="2023-10-13T09:04:00Z">
        <w:r w:rsidR="00442135">
          <w:rPr>
            <w:rFonts w:asciiTheme="majorHAnsi" w:hAnsiTheme="majorHAnsi" w:cstheme="majorHAnsi"/>
            <w:sz w:val="24"/>
            <w:szCs w:val="24"/>
          </w:rPr>
          <w:t xml:space="preserve"> </w:t>
        </w:r>
      </w:ins>
      <w:ins w:id="115" w:author="Shannon Erica Kendal Joslin" w:date="2023-10-13T09:06:00Z">
        <w:r w:rsidR="000F4106">
          <w:rPr>
            <w:rFonts w:asciiTheme="majorHAnsi" w:hAnsiTheme="majorHAnsi" w:cstheme="majorHAnsi"/>
            <w:sz w:val="24"/>
            <w:szCs w:val="24"/>
          </w:rPr>
          <w:t>sequence for the captured regi</w:t>
        </w:r>
      </w:ins>
      <w:ins w:id="116" w:author="Shannon Erica Kendal Joslin" w:date="2023-10-13T09:07:00Z">
        <w:r w:rsidR="000F4106">
          <w:rPr>
            <w:rFonts w:asciiTheme="majorHAnsi" w:hAnsiTheme="majorHAnsi" w:cstheme="majorHAnsi"/>
            <w:sz w:val="24"/>
            <w:szCs w:val="24"/>
          </w:rPr>
          <w:t xml:space="preserve">on. Hi-C chromatin conformation capture data was generated by Phase Genomics. Hi-C </w:t>
        </w:r>
      </w:ins>
      <w:ins w:id="117" w:author="Shannon Erica Kendal Joslin" w:date="2023-10-13T09:11:00Z">
        <w:r w:rsidR="001702BA">
          <w:rPr>
            <w:rFonts w:asciiTheme="majorHAnsi" w:hAnsiTheme="majorHAnsi" w:cstheme="majorHAnsi"/>
            <w:sz w:val="24"/>
            <w:szCs w:val="24"/>
          </w:rPr>
          <w:t xml:space="preserve">data </w:t>
        </w:r>
      </w:ins>
      <w:ins w:id="118" w:author="Shannon Erica Kendal Joslin" w:date="2023-10-13T09:12:00Z">
        <w:r w:rsidR="001702BA">
          <w:rPr>
            <w:rFonts w:asciiTheme="majorHAnsi" w:hAnsiTheme="majorHAnsi" w:cstheme="majorHAnsi"/>
            <w:sz w:val="24"/>
            <w:szCs w:val="24"/>
          </w:rPr>
          <w:t>is useful as it measures the frequency in which two pie</w:t>
        </w:r>
      </w:ins>
      <w:ins w:id="119" w:author="Shannon Erica Kendal Joslin" w:date="2023-10-13T09:13:00Z">
        <w:r w:rsidR="001702BA">
          <w:rPr>
            <w:rFonts w:asciiTheme="majorHAnsi" w:hAnsiTheme="majorHAnsi" w:cstheme="majorHAnsi"/>
            <w:sz w:val="24"/>
            <w:szCs w:val="24"/>
          </w:rPr>
          <w:t>ces of DNA physically interact to derive information on their physical distance. Hi-C</w:t>
        </w:r>
      </w:ins>
      <w:ins w:id="120" w:author="Shannon Erica Kendal Joslin" w:date="2023-10-13T09:14:00Z">
        <w:r w:rsidR="001702BA">
          <w:rPr>
            <w:rFonts w:asciiTheme="majorHAnsi" w:hAnsiTheme="majorHAnsi" w:cstheme="majorHAnsi"/>
            <w:sz w:val="24"/>
            <w:szCs w:val="24"/>
          </w:rPr>
          <w:t xml:space="preserve"> technology uses formaldehyde to crosslink </w:t>
        </w:r>
      </w:ins>
      <w:ins w:id="121" w:author="Shannon Erica Kendal Joslin" w:date="2023-10-13T09:15:00Z">
        <w:r w:rsidR="001702BA">
          <w:rPr>
            <w:rFonts w:asciiTheme="majorHAnsi" w:hAnsiTheme="majorHAnsi" w:cstheme="majorHAnsi"/>
            <w:sz w:val="24"/>
            <w:szCs w:val="24"/>
          </w:rPr>
          <w:t xml:space="preserve">pieces of DNA physically interacting in a nucleus. Crosslinked DNA is </w:t>
        </w:r>
      </w:ins>
      <w:ins w:id="122" w:author="Shannon Erica Kendal Joslin" w:date="2023-10-13T09:20:00Z">
        <w:r w:rsidR="00E25BE4">
          <w:rPr>
            <w:rFonts w:asciiTheme="majorHAnsi" w:hAnsiTheme="majorHAnsi" w:cstheme="majorHAnsi"/>
            <w:sz w:val="24"/>
            <w:szCs w:val="24"/>
          </w:rPr>
          <w:t>fragmented</w:t>
        </w:r>
      </w:ins>
      <w:ins w:id="123" w:author="Shannon Erica Kendal Joslin" w:date="2023-10-13T09:15:00Z">
        <w:r w:rsidR="001702BA">
          <w:rPr>
            <w:rFonts w:asciiTheme="majorHAnsi" w:hAnsiTheme="majorHAnsi" w:cstheme="majorHAnsi"/>
            <w:sz w:val="24"/>
            <w:szCs w:val="24"/>
          </w:rPr>
          <w:t xml:space="preserve"> into</w:t>
        </w:r>
      </w:ins>
      <w:ins w:id="124" w:author="Shannon Erica Kendal Joslin" w:date="2023-10-13T09:16:00Z">
        <w:r w:rsidR="001702BA">
          <w:rPr>
            <w:rFonts w:asciiTheme="majorHAnsi" w:hAnsiTheme="majorHAnsi" w:cstheme="majorHAnsi"/>
            <w:sz w:val="24"/>
            <w:szCs w:val="24"/>
          </w:rPr>
          <w:t xml:space="preserve"> smaller segments</w:t>
        </w:r>
      </w:ins>
      <w:ins w:id="125" w:author="Shannon Erica Kendal Joslin" w:date="2023-10-13T09:19:00Z">
        <w:r w:rsidR="00E25BE4">
          <w:rPr>
            <w:rFonts w:asciiTheme="majorHAnsi" w:hAnsiTheme="majorHAnsi" w:cstheme="majorHAnsi"/>
            <w:sz w:val="24"/>
            <w:szCs w:val="24"/>
          </w:rPr>
          <w:t xml:space="preserve">, </w:t>
        </w:r>
      </w:ins>
      <w:ins w:id="126" w:author="Shannon Erica Kendal Joslin" w:date="2023-10-13T09:17:00Z">
        <w:r w:rsidR="00E25BE4">
          <w:rPr>
            <w:rFonts w:asciiTheme="majorHAnsi" w:hAnsiTheme="majorHAnsi" w:cstheme="majorHAnsi"/>
            <w:sz w:val="24"/>
            <w:szCs w:val="24"/>
          </w:rPr>
          <w:t xml:space="preserve">biotinylated bases </w:t>
        </w:r>
      </w:ins>
      <w:ins w:id="127" w:author="Shannon Erica Kendal Joslin" w:date="2023-10-13T09:20:00Z">
        <w:r w:rsidR="00E25BE4">
          <w:rPr>
            <w:rFonts w:asciiTheme="majorHAnsi" w:hAnsiTheme="majorHAnsi" w:cstheme="majorHAnsi"/>
            <w:sz w:val="24"/>
            <w:szCs w:val="24"/>
          </w:rPr>
          <w:t xml:space="preserve">are </w:t>
        </w:r>
      </w:ins>
      <w:ins w:id="128" w:author="Shannon Erica Kendal Joslin" w:date="2023-10-13T09:17:00Z">
        <w:r w:rsidR="00E25BE4">
          <w:rPr>
            <w:rFonts w:asciiTheme="majorHAnsi" w:hAnsiTheme="majorHAnsi" w:cstheme="majorHAnsi"/>
            <w:sz w:val="24"/>
            <w:szCs w:val="24"/>
          </w:rPr>
          <w:t>attached</w:t>
        </w:r>
      </w:ins>
      <w:ins w:id="129" w:author="Shannon Erica Kendal Joslin" w:date="2023-10-13T09:20:00Z">
        <w:r w:rsidR="00E25BE4">
          <w:rPr>
            <w:rFonts w:asciiTheme="majorHAnsi" w:hAnsiTheme="majorHAnsi" w:cstheme="majorHAnsi"/>
            <w:sz w:val="24"/>
            <w:szCs w:val="24"/>
          </w:rPr>
          <w:t xml:space="preserve"> </w:t>
        </w:r>
      </w:ins>
      <w:ins w:id="130" w:author="Shannon Erica Kendal Joslin" w:date="2023-10-13T09:24:00Z">
        <w:r w:rsidR="005E5B37">
          <w:rPr>
            <w:rFonts w:asciiTheme="majorHAnsi" w:hAnsiTheme="majorHAnsi" w:cstheme="majorHAnsi"/>
            <w:sz w:val="24"/>
            <w:szCs w:val="24"/>
          </w:rPr>
          <w:t xml:space="preserve">to 5’ overhands, </w:t>
        </w:r>
      </w:ins>
      <w:ins w:id="131" w:author="Shannon Erica Kendal Joslin" w:date="2023-10-13T09:21:00Z">
        <w:r w:rsidR="00E25BE4">
          <w:rPr>
            <w:rFonts w:asciiTheme="majorHAnsi" w:hAnsiTheme="majorHAnsi" w:cstheme="majorHAnsi"/>
            <w:sz w:val="24"/>
            <w:szCs w:val="24"/>
          </w:rPr>
          <w:t>the</w:t>
        </w:r>
      </w:ins>
      <w:ins w:id="132" w:author="Shannon Erica Kendal Joslin" w:date="2023-10-13T09:23:00Z">
        <w:r w:rsidR="005E5B37">
          <w:rPr>
            <w:rFonts w:asciiTheme="majorHAnsi" w:hAnsiTheme="majorHAnsi" w:cstheme="majorHAnsi"/>
            <w:sz w:val="24"/>
            <w:szCs w:val="24"/>
          </w:rPr>
          <w:t xml:space="preserve"> ends of</w:t>
        </w:r>
      </w:ins>
      <w:ins w:id="133" w:author="Shannon Erica Kendal Joslin" w:date="2023-10-13T09:21:00Z">
        <w:r w:rsidR="00E25BE4">
          <w:rPr>
            <w:rFonts w:asciiTheme="majorHAnsi" w:hAnsiTheme="majorHAnsi" w:cstheme="majorHAnsi"/>
            <w:sz w:val="24"/>
            <w:szCs w:val="24"/>
          </w:rPr>
          <w:t xml:space="preserve"> opposite strands are ligated to </w:t>
        </w:r>
      </w:ins>
      <w:ins w:id="134" w:author="Shannon Erica Kendal Joslin" w:date="2023-10-13T09:25:00Z">
        <w:r w:rsidR="005E5B37">
          <w:rPr>
            <w:rFonts w:asciiTheme="majorHAnsi" w:hAnsiTheme="majorHAnsi" w:cstheme="majorHAnsi"/>
            <w:sz w:val="24"/>
            <w:szCs w:val="24"/>
          </w:rPr>
          <w:t>one another,</w:t>
        </w:r>
      </w:ins>
      <w:ins w:id="135" w:author="Shannon Erica Kendal Joslin" w:date="2023-10-13T09:22:00Z">
        <w:r w:rsidR="005E5B37">
          <w:rPr>
            <w:rFonts w:asciiTheme="majorHAnsi" w:hAnsiTheme="majorHAnsi" w:cstheme="majorHAnsi"/>
            <w:sz w:val="24"/>
            <w:szCs w:val="24"/>
          </w:rPr>
          <w:t xml:space="preserve"> and cro</w:t>
        </w:r>
      </w:ins>
      <w:ins w:id="136" w:author="Shannon Erica Kendal Joslin" w:date="2023-10-13T09:23:00Z">
        <w:r w:rsidR="005E5B37">
          <w:rPr>
            <w:rFonts w:asciiTheme="majorHAnsi" w:hAnsiTheme="majorHAnsi" w:cstheme="majorHAnsi"/>
            <w:sz w:val="24"/>
            <w:szCs w:val="24"/>
          </w:rPr>
          <w:t>sslinking is reversed to</w:t>
        </w:r>
      </w:ins>
      <w:ins w:id="137" w:author="Shannon Erica Kendal Joslin" w:date="2023-10-13T09:21:00Z">
        <w:r w:rsidR="00E25BE4">
          <w:rPr>
            <w:rFonts w:asciiTheme="majorHAnsi" w:hAnsiTheme="majorHAnsi" w:cstheme="majorHAnsi"/>
            <w:sz w:val="24"/>
            <w:szCs w:val="24"/>
          </w:rPr>
          <w:t xml:space="preserve"> creat</w:t>
        </w:r>
      </w:ins>
      <w:ins w:id="138" w:author="Shannon Erica Kendal Joslin" w:date="2023-10-13T09:23:00Z">
        <w:r w:rsidR="005E5B37">
          <w:rPr>
            <w:rFonts w:asciiTheme="majorHAnsi" w:hAnsiTheme="majorHAnsi" w:cstheme="majorHAnsi"/>
            <w:sz w:val="24"/>
            <w:szCs w:val="24"/>
          </w:rPr>
          <w:t>e</w:t>
        </w:r>
      </w:ins>
      <w:ins w:id="139" w:author="Shannon Erica Kendal Joslin" w:date="2023-10-13T09:21:00Z">
        <w:r w:rsidR="00E25BE4">
          <w:rPr>
            <w:rFonts w:asciiTheme="majorHAnsi" w:hAnsiTheme="majorHAnsi" w:cstheme="majorHAnsi"/>
            <w:sz w:val="24"/>
            <w:szCs w:val="24"/>
          </w:rPr>
          <w:t xml:space="preserve"> a circular s</w:t>
        </w:r>
      </w:ins>
      <w:ins w:id="140" w:author="Shannon Erica Kendal Joslin" w:date="2023-10-13T09:24:00Z">
        <w:r w:rsidR="005E5B37">
          <w:rPr>
            <w:rFonts w:asciiTheme="majorHAnsi" w:hAnsiTheme="majorHAnsi" w:cstheme="majorHAnsi"/>
            <w:sz w:val="24"/>
            <w:szCs w:val="24"/>
          </w:rPr>
          <w:t>egment of DNA</w:t>
        </w:r>
      </w:ins>
      <w:ins w:id="141" w:author="Shannon Erica Kendal Joslin" w:date="2023-10-13T09:21:00Z">
        <w:r w:rsidR="00E25BE4">
          <w:rPr>
            <w:rFonts w:asciiTheme="majorHAnsi" w:hAnsiTheme="majorHAnsi" w:cstheme="majorHAnsi"/>
            <w:sz w:val="24"/>
            <w:szCs w:val="24"/>
          </w:rPr>
          <w:t>.</w:t>
        </w:r>
      </w:ins>
      <w:ins w:id="142" w:author="Shannon Erica Kendal Joslin" w:date="2023-10-13T09:24:00Z">
        <w:r w:rsidR="005E5B37">
          <w:rPr>
            <w:rFonts w:asciiTheme="majorHAnsi" w:hAnsiTheme="majorHAnsi" w:cstheme="majorHAnsi"/>
            <w:sz w:val="24"/>
            <w:szCs w:val="24"/>
          </w:rPr>
          <w:t xml:space="preserve"> </w:t>
        </w:r>
      </w:ins>
      <w:ins w:id="143" w:author="Shannon Erica Kendal Joslin" w:date="2023-10-13T09:25:00Z">
        <w:r w:rsidR="005E5B37">
          <w:rPr>
            <w:rFonts w:asciiTheme="majorHAnsi" w:hAnsiTheme="majorHAnsi" w:cstheme="majorHAnsi"/>
            <w:sz w:val="24"/>
            <w:szCs w:val="24"/>
          </w:rPr>
          <w:t>DNA is then fragm</w:t>
        </w:r>
      </w:ins>
      <w:ins w:id="144" w:author="Shannon Erica Kendal Joslin" w:date="2023-10-13T09:26:00Z">
        <w:r w:rsidR="005E5B37">
          <w:rPr>
            <w:rFonts w:asciiTheme="majorHAnsi" w:hAnsiTheme="majorHAnsi" w:cstheme="majorHAnsi"/>
            <w:sz w:val="24"/>
            <w:szCs w:val="24"/>
          </w:rPr>
          <w:t>ented and biotinylated DNA, which contains sequence data from physically interacting DNA is pulled down for</w:t>
        </w:r>
      </w:ins>
      <w:ins w:id="145" w:author="Shannon Erica Kendal Joslin" w:date="2023-10-13T09:27:00Z">
        <w:r w:rsidR="005E5B37">
          <w:rPr>
            <w:rFonts w:asciiTheme="majorHAnsi" w:hAnsiTheme="majorHAnsi" w:cstheme="majorHAnsi"/>
            <w:sz w:val="24"/>
            <w:szCs w:val="24"/>
          </w:rPr>
          <w:t xml:space="preserve"> highly </w:t>
        </w:r>
      </w:ins>
      <w:ins w:id="146" w:author="Shannon Erica Kendal Joslin" w:date="2023-10-13T09:28:00Z">
        <w:r w:rsidR="00370ABE">
          <w:rPr>
            <w:rFonts w:asciiTheme="majorHAnsi" w:hAnsiTheme="majorHAnsi" w:cstheme="majorHAnsi"/>
            <w:sz w:val="24"/>
            <w:szCs w:val="24"/>
          </w:rPr>
          <w:t>accurate</w:t>
        </w:r>
      </w:ins>
      <w:ins w:id="147" w:author="Shannon Erica Kendal Joslin" w:date="2023-10-13T09:26:00Z">
        <w:r w:rsidR="005E5B37">
          <w:rPr>
            <w:rFonts w:asciiTheme="majorHAnsi" w:hAnsiTheme="majorHAnsi" w:cstheme="majorHAnsi"/>
            <w:sz w:val="24"/>
            <w:szCs w:val="24"/>
          </w:rPr>
          <w:t xml:space="preserve"> </w:t>
        </w:r>
        <w:r w:rsidR="005E5B37">
          <w:rPr>
            <w:rFonts w:asciiTheme="majorHAnsi" w:hAnsiTheme="majorHAnsi" w:cstheme="majorHAnsi"/>
            <w:sz w:val="24"/>
            <w:szCs w:val="24"/>
          </w:rPr>
          <w:lastRenderedPageBreak/>
          <w:t xml:space="preserve">paired-end </w:t>
        </w:r>
      </w:ins>
      <w:ins w:id="148" w:author="Shannon Erica Kendal Joslin" w:date="2023-10-13T09:29:00Z">
        <w:r w:rsidR="00EE27A7">
          <w:rPr>
            <w:rFonts w:asciiTheme="majorHAnsi" w:hAnsiTheme="majorHAnsi" w:cstheme="majorHAnsi"/>
            <w:sz w:val="24"/>
            <w:szCs w:val="24"/>
          </w:rPr>
          <w:t>I</w:t>
        </w:r>
      </w:ins>
      <w:ins w:id="149" w:author="Shannon Erica Kendal Joslin" w:date="2023-10-13T09:27:00Z">
        <w:r w:rsidR="005E5B37">
          <w:rPr>
            <w:rFonts w:asciiTheme="majorHAnsi" w:hAnsiTheme="majorHAnsi" w:cstheme="majorHAnsi"/>
            <w:sz w:val="24"/>
            <w:szCs w:val="24"/>
          </w:rPr>
          <w:t>llumina</w:t>
        </w:r>
      </w:ins>
      <w:ins w:id="150" w:author="Shannon Erica Kendal Joslin" w:date="2023-10-13T09:26:00Z">
        <w:r w:rsidR="005E5B37">
          <w:rPr>
            <w:rFonts w:asciiTheme="majorHAnsi" w:hAnsiTheme="majorHAnsi" w:cstheme="majorHAnsi"/>
            <w:sz w:val="24"/>
            <w:szCs w:val="24"/>
          </w:rPr>
          <w:t xml:space="preserve"> sequencing.</w:t>
        </w:r>
      </w:ins>
      <w:ins w:id="151" w:author="Shannon Erica Kendal Joslin" w:date="2023-10-13T09:27:00Z">
        <w:r w:rsidR="005E5B37">
          <w:rPr>
            <w:rFonts w:asciiTheme="majorHAnsi" w:hAnsiTheme="majorHAnsi" w:cstheme="majorHAnsi"/>
            <w:sz w:val="24"/>
            <w:szCs w:val="24"/>
          </w:rPr>
          <w:t xml:space="preserve"> Thus, Hi-C data gives long-range assembly information and is </w:t>
        </w:r>
      </w:ins>
      <w:ins w:id="152" w:author="Shannon Erica Kendal Joslin" w:date="2023-10-13T09:28:00Z">
        <w:r w:rsidR="008B5535">
          <w:rPr>
            <w:rFonts w:asciiTheme="majorHAnsi" w:hAnsiTheme="majorHAnsi" w:cstheme="majorHAnsi"/>
            <w:sz w:val="24"/>
            <w:szCs w:val="24"/>
          </w:rPr>
          <w:t>often a highly useful step for</w:t>
        </w:r>
      </w:ins>
      <w:ins w:id="153" w:author="Shannon Erica Kendal Joslin" w:date="2023-10-13T09:27:00Z">
        <w:r w:rsidR="008B5535">
          <w:rPr>
            <w:rFonts w:asciiTheme="majorHAnsi" w:hAnsiTheme="majorHAnsi" w:cstheme="majorHAnsi"/>
            <w:sz w:val="24"/>
            <w:szCs w:val="24"/>
          </w:rPr>
          <w:t xml:space="preserve"> scaffolding </w:t>
        </w:r>
      </w:ins>
      <w:ins w:id="154" w:author="Shannon Erica Kendal Joslin" w:date="2023-10-13T09:28:00Z">
        <w:r w:rsidR="008B5535">
          <w:rPr>
            <w:rFonts w:asciiTheme="majorHAnsi" w:hAnsiTheme="majorHAnsi" w:cstheme="majorHAnsi"/>
            <w:sz w:val="24"/>
            <w:szCs w:val="24"/>
          </w:rPr>
          <w:t>linked and long read assemblies into chromosomes.</w:t>
        </w:r>
      </w:ins>
    </w:p>
    <w:p w14:paraId="46B4CADC" w14:textId="1B3E10B4" w:rsidR="00F20B76" w:rsidRPr="00F20B76" w:rsidRDefault="00F20B76" w:rsidP="00F20B76">
      <w:pPr>
        <w:spacing w:line="240" w:lineRule="auto"/>
        <w:rPr>
          <w:rFonts w:asciiTheme="majorHAnsi" w:hAnsiTheme="majorHAnsi" w:cstheme="majorHAnsi"/>
          <w:sz w:val="24"/>
          <w:szCs w:val="24"/>
        </w:rPr>
      </w:pPr>
      <w:r>
        <w:rPr>
          <w:rFonts w:asciiTheme="majorHAnsi" w:hAnsiTheme="majorHAnsi" w:cstheme="majorHAnsi"/>
          <w:sz w:val="24"/>
          <w:szCs w:val="24"/>
        </w:rPr>
        <w:t>A high-quality delta</w:t>
      </w:r>
      <w:r w:rsidR="003A4E8E">
        <w:rPr>
          <w:rFonts w:asciiTheme="majorHAnsi" w:hAnsiTheme="majorHAnsi" w:cstheme="majorHAnsi"/>
          <w:sz w:val="24"/>
          <w:szCs w:val="24"/>
        </w:rPr>
        <w:t xml:space="preserve"> smelt</w:t>
      </w:r>
      <w:r>
        <w:rPr>
          <w:rFonts w:asciiTheme="majorHAnsi" w:hAnsiTheme="majorHAnsi" w:cstheme="majorHAnsi"/>
          <w:sz w:val="24"/>
          <w:szCs w:val="24"/>
        </w:rPr>
        <w:t xml:space="preserve"> reference genome provides a valuable resource for conservation research. At the broadest level, </w:t>
      </w:r>
      <w:r w:rsidR="003A4E8E">
        <w:rPr>
          <w:rFonts w:asciiTheme="majorHAnsi" w:hAnsiTheme="majorHAnsi" w:cstheme="majorHAnsi"/>
          <w:sz w:val="24"/>
          <w:szCs w:val="24"/>
        </w:rPr>
        <w:t>a</w:t>
      </w:r>
      <w:r>
        <w:rPr>
          <w:rFonts w:asciiTheme="majorHAnsi" w:hAnsiTheme="majorHAnsi" w:cstheme="majorHAnsi"/>
          <w:sz w:val="24"/>
          <w:szCs w:val="24"/>
        </w:rPr>
        <w:t xml:space="preserve"> chromosome level genome </w:t>
      </w:r>
      <w:r w:rsidR="003A4E8E">
        <w:rPr>
          <w:rFonts w:asciiTheme="majorHAnsi" w:hAnsiTheme="majorHAnsi" w:cstheme="majorHAnsi"/>
          <w:sz w:val="24"/>
          <w:szCs w:val="24"/>
        </w:rPr>
        <w:t xml:space="preserve">will </w:t>
      </w:r>
      <w:r>
        <w:rPr>
          <w:rFonts w:asciiTheme="majorHAnsi" w:hAnsiTheme="majorHAnsi" w:cstheme="majorHAnsi"/>
          <w:sz w:val="24"/>
          <w:szCs w:val="24"/>
        </w:rPr>
        <w:t xml:space="preserve">provide a resource for evolutionary studies across the tree of life. </w:t>
      </w:r>
      <w:del w:id="155" w:author="Shannon Erica Kendal Joslin" w:date="2023-09-16T11:20:00Z">
        <w:r w:rsidDel="0081083C">
          <w:rPr>
            <w:rFonts w:asciiTheme="majorHAnsi" w:hAnsiTheme="majorHAnsi" w:cstheme="majorHAnsi"/>
            <w:sz w:val="24"/>
            <w:szCs w:val="24"/>
          </w:rPr>
          <w:delText xml:space="preserve">Within </w:delText>
        </w:r>
      </w:del>
      <w:ins w:id="156" w:author="Shannon Erica Kendal Joslin" w:date="2023-09-16T11:20:00Z">
        <w:r w:rsidR="0081083C">
          <w:rPr>
            <w:rFonts w:asciiTheme="majorHAnsi" w:hAnsiTheme="majorHAnsi" w:cstheme="majorHAnsi"/>
            <w:sz w:val="24"/>
            <w:szCs w:val="24"/>
          </w:rPr>
          <w:t xml:space="preserve">Narrowing focus to </w:t>
        </w:r>
      </w:ins>
      <w:r>
        <w:rPr>
          <w:rFonts w:asciiTheme="majorHAnsi" w:hAnsiTheme="majorHAnsi" w:cstheme="majorHAnsi"/>
          <w:sz w:val="24"/>
          <w:szCs w:val="24"/>
        </w:rPr>
        <w:t xml:space="preserve">the </w:t>
      </w:r>
      <w:proofErr w:type="spellStart"/>
      <w:r w:rsidRPr="002B09C4">
        <w:rPr>
          <w:rFonts w:asciiTheme="majorHAnsi" w:hAnsiTheme="majorHAnsi" w:cstheme="majorHAnsi"/>
          <w:sz w:val="24"/>
          <w:szCs w:val="24"/>
        </w:rPr>
        <w:t>Osmeridae</w:t>
      </w:r>
      <w:proofErr w:type="spellEnd"/>
      <w:r>
        <w:rPr>
          <w:rFonts w:asciiTheme="majorHAnsi" w:hAnsiTheme="majorHAnsi" w:cstheme="majorHAnsi"/>
          <w:sz w:val="24"/>
          <w:szCs w:val="24"/>
        </w:rPr>
        <w:t xml:space="preserve"> family, </w:t>
      </w:r>
      <w:del w:id="157" w:author="Shannon Erica Kendal Joslin" w:date="2023-09-16T11:22:00Z">
        <w:r w:rsidDel="00731F54">
          <w:rPr>
            <w:rFonts w:asciiTheme="majorHAnsi" w:hAnsiTheme="majorHAnsi" w:cstheme="majorHAnsi"/>
            <w:sz w:val="24"/>
            <w:szCs w:val="24"/>
          </w:rPr>
          <w:delText xml:space="preserve">it </w:delText>
        </w:r>
      </w:del>
      <w:ins w:id="158" w:author="Shannon Erica Kendal Joslin" w:date="2023-09-16T11:22:00Z">
        <w:r w:rsidR="00731F54">
          <w:rPr>
            <w:rFonts w:asciiTheme="majorHAnsi" w:hAnsiTheme="majorHAnsi" w:cstheme="majorHAnsi"/>
            <w:sz w:val="24"/>
            <w:szCs w:val="24"/>
          </w:rPr>
          <w:t xml:space="preserve">the delta smelt reference genome </w:t>
        </w:r>
      </w:ins>
      <w:r>
        <w:rPr>
          <w:rFonts w:asciiTheme="majorHAnsi" w:hAnsiTheme="majorHAnsi" w:cstheme="majorHAnsi"/>
          <w:sz w:val="24"/>
          <w:szCs w:val="24"/>
        </w:rPr>
        <w:t xml:space="preserve">can </w:t>
      </w:r>
      <w:r w:rsidR="003A4E8E">
        <w:rPr>
          <w:rFonts w:asciiTheme="majorHAnsi" w:hAnsiTheme="majorHAnsi" w:cstheme="majorHAnsi"/>
          <w:sz w:val="24"/>
          <w:szCs w:val="24"/>
        </w:rPr>
        <w:t xml:space="preserve">be </w:t>
      </w:r>
      <w:r>
        <w:rPr>
          <w:rFonts w:asciiTheme="majorHAnsi" w:hAnsiTheme="majorHAnsi" w:cstheme="majorHAnsi"/>
          <w:sz w:val="24"/>
          <w:szCs w:val="24"/>
        </w:rPr>
        <w:t xml:space="preserve">used as a </w:t>
      </w:r>
      <w:del w:id="159" w:author="Shannon Erica Kendal Joslin" w:date="2023-09-16T11:22:00Z">
        <w:r w:rsidDel="00731F54">
          <w:rPr>
            <w:rFonts w:asciiTheme="majorHAnsi" w:hAnsiTheme="majorHAnsi" w:cstheme="majorHAnsi"/>
            <w:sz w:val="24"/>
            <w:szCs w:val="24"/>
          </w:rPr>
          <w:delText>reference genome</w:delText>
        </w:r>
      </w:del>
      <w:ins w:id="160" w:author="Shannon Erica Kendal Joslin" w:date="2023-09-16T11:22:00Z">
        <w:r w:rsidR="00731F54">
          <w:rPr>
            <w:rFonts w:asciiTheme="majorHAnsi" w:hAnsiTheme="majorHAnsi" w:cstheme="majorHAnsi"/>
            <w:sz w:val="24"/>
            <w:szCs w:val="24"/>
          </w:rPr>
          <w:t>tool for genetic studies in</w:t>
        </w:r>
      </w:ins>
      <w:r>
        <w:rPr>
          <w:rFonts w:asciiTheme="majorHAnsi" w:hAnsiTheme="majorHAnsi" w:cstheme="majorHAnsi"/>
          <w:sz w:val="24"/>
          <w:szCs w:val="24"/>
        </w:rPr>
        <w:t xml:space="preserve"> </w:t>
      </w:r>
      <w:del w:id="161" w:author="Shannon Erica Kendal Joslin" w:date="2023-09-16T11:22:00Z">
        <w:r w:rsidDel="00731F54">
          <w:rPr>
            <w:rFonts w:asciiTheme="majorHAnsi" w:hAnsiTheme="majorHAnsi" w:cstheme="majorHAnsi"/>
            <w:sz w:val="24"/>
            <w:szCs w:val="24"/>
          </w:rPr>
          <w:delText xml:space="preserve">for </w:delText>
        </w:r>
      </w:del>
      <w:r>
        <w:rPr>
          <w:rFonts w:asciiTheme="majorHAnsi" w:hAnsiTheme="majorHAnsi" w:cstheme="majorHAnsi"/>
          <w:sz w:val="24"/>
          <w:szCs w:val="24"/>
        </w:rPr>
        <w:t>other listed, vulnerable, or declining species, such as longfin smelt (</w:t>
      </w:r>
      <w:proofErr w:type="spellStart"/>
      <w:r w:rsidRPr="00F20B76">
        <w:rPr>
          <w:rFonts w:asciiTheme="majorHAnsi" w:hAnsiTheme="majorHAnsi" w:cstheme="majorHAnsi"/>
          <w:i/>
          <w:iCs/>
          <w:sz w:val="24"/>
          <w:szCs w:val="24"/>
        </w:rPr>
        <w:t>Spirinchus</w:t>
      </w:r>
      <w:proofErr w:type="spellEnd"/>
      <w:r w:rsidRPr="00F20B76">
        <w:rPr>
          <w:rFonts w:asciiTheme="majorHAnsi" w:hAnsiTheme="majorHAnsi" w:cstheme="majorHAnsi"/>
          <w:i/>
          <w:iCs/>
          <w:sz w:val="24"/>
          <w:szCs w:val="24"/>
        </w:rPr>
        <w:t xml:space="preserve"> </w:t>
      </w:r>
      <w:proofErr w:type="spellStart"/>
      <w:r w:rsidRPr="00F20B76">
        <w:rPr>
          <w:rFonts w:asciiTheme="majorHAnsi" w:hAnsiTheme="majorHAnsi" w:cstheme="majorHAnsi"/>
          <w:i/>
          <w:iCs/>
          <w:sz w:val="24"/>
          <w:szCs w:val="24"/>
        </w:rPr>
        <w:t>thaleichthys</w:t>
      </w:r>
      <w:proofErr w:type="spellEnd"/>
      <w:r>
        <w:rPr>
          <w:rFonts w:asciiTheme="majorHAnsi" w:hAnsiTheme="majorHAnsi" w:cstheme="majorHAnsi"/>
          <w:sz w:val="24"/>
          <w:szCs w:val="24"/>
        </w:rPr>
        <w:t xml:space="preserve">). </w:t>
      </w:r>
      <w:del w:id="162" w:author="Shannon Erica Kendal Joslin" w:date="2023-09-16T11:22:00Z">
        <w:r w:rsidDel="00731F54">
          <w:rPr>
            <w:rFonts w:asciiTheme="majorHAnsi" w:hAnsiTheme="majorHAnsi" w:cstheme="majorHAnsi"/>
            <w:sz w:val="24"/>
            <w:szCs w:val="24"/>
          </w:rPr>
          <w:delText>And finally</w:delText>
        </w:r>
      </w:del>
      <w:ins w:id="163" w:author="Shannon Erica Kendal Joslin" w:date="2023-09-16T11:22:00Z">
        <w:r w:rsidR="00731F54">
          <w:rPr>
            <w:rFonts w:asciiTheme="majorHAnsi" w:hAnsiTheme="majorHAnsi" w:cstheme="majorHAnsi"/>
            <w:sz w:val="24"/>
            <w:szCs w:val="24"/>
          </w:rPr>
          <w:t>Finally</w:t>
        </w:r>
      </w:ins>
      <w:ins w:id="164" w:author="Shannon Erica Kendal Joslin" w:date="2023-09-16T11:23:00Z">
        <w:r w:rsidR="00731F54">
          <w:rPr>
            <w:rFonts w:asciiTheme="majorHAnsi" w:hAnsiTheme="majorHAnsi" w:cstheme="majorHAnsi"/>
            <w:sz w:val="24"/>
            <w:szCs w:val="24"/>
          </w:rPr>
          <w:t>,</w:t>
        </w:r>
      </w:ins>
      <w:r>
        <w:rPr>
          <w:rFonts w:asciiTheme="majorHAnsi" w:hAnsiTheme="majorHAnsi" w:cstheme="majorHAnsi"/>
          <w:sz w:val="24"/>
          <w:szCs w:val="24"/>
        </w:rPr>
        <w:t xml:space="preserve"> the delta smelt reference genome can be used </w:t>
      </w:r>
      <w:ins w:id="165" w:author="Shannon Erica Kendal Joslin" w:date="2023-09-16T11:23:00Z">
        <w:r w:rsidR="00731F54">
          <w:rPr>
            <w:rFonts w:asciiTheme="majorHAnsi" w:hAnsiTheme="majorHAnsi" w:cstheme="majorHAnsi"/>
            <w:sz w:val="24"/>
            <w:szCs w:val="24"/>
          </w:rPr>
          <w:t xml:space="preserve">within the species </w:t>
        </w:r>
      </w:ins>
      <w:r>
        <w:rPr>
          <w:rFonts w:asciiTheme="majorHAnsi" w:hAnsiTheme="majorHAnsi" w:cstheme="majorHAnsi"/>
          <w:sz w:val="24"/>
          <w:szCs w:val="24"/>
        </w:rPr>
        <w:t xml:space="preserve">to identify associations between non-neutral genetic variants and life history phenotypes </w:t>
      </w:r>
      <w:r>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{"citationID":"2zllvj9j","properties":{"formattedCitation":"(Campbell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Pr>
          <w:rFonts w:asciiTheme="majorHAnsi" w:hAnsiTheme="majorHAnsi" w:cstheme="majorHAnsi"/>
          <w:sz w:val="24"/>
          <w:szCs w:val="24"/>
        </w:rPr>
        <w:fldChar w:fldCharType="separate"/>
      </w:r>
      <w:r>
        <w:rPr>
          <w:rFonts w:asciiTheme="majorHAnsi" w:hAnsiTheme="majorHAnsi" w:cstheme="majorHAnsi"/>
          <w:noProof/>
          <w:sz w:val="24"/>
          <w:szCs w:val="24"/>
        </w:rPr>
        <w:t>(Campbell et al., 2022)</w:t>
      </w:r>
      <w:r>
        <w:rPr>
          <w:rFonts w:asciiTheme="majorHAnsi" w:hAnsiTheme="majorHAnsi" w:cstheme="majorHAnsi"/>
          <w:sz w:val="24"/>
          <w:szCs w:val="24"/>
        </w:rPr>
        <w:fldChar w:fldCharType="end"/>
      </w:r>
      <w:r>
        <w:rPr>
          <w:rFonts w:asciiTheme="majorHAnsi" w:hAnsiTheme="majorHAnsi" w:cstheme="majorHAnsi"/>
          <w:sz w:val="24"/>
          <w:szCs w:val="24"/>
        </w:rPr>
        <w:t xml:space="preserve"> </w:t>
      </w:r>
      <w:r w:rsidR="00F11E96">
        <w:rPr>
          <w:rFonts w:asciiTheme="majorHAnsi" w:hAnsiTheme="majorHAnsi" w:cstheme="majorHAnsi"/>
          <w:sz w:val="24"/>
          <w:szCs w:val="24"/>
        </w:rPr>
        <w:t>and used to</w:t>
      </w:r>
      <w:r>
        <w:rPr>
          <w:rFonts w:asciiTheme="majorHAnsi" w:hAnsiTheme="majorHAnsi" w:cstheme="majorHAnsi"/>
          <w:sz w:val="24"/>
          <w:szCs w:val="24"/>
        </w:rPr>
        <w:t xml:space="preserve"> investigate domestication </w:t>
      </w:r>
      <w:r w:rsidR="002E2FF8">
        <w:rPr>
          <w:rFonts w:asciiTheme="majorHAnsi" w:hAnsiTheme="majorHAnsi" w:cstheme="majorHAnsi"/>
          <w:sz w:val="24"/>
          <w:szCs w:val="24"/>
        </w:rPr>
        <w:t>occurring in</w:t>
      </w:r>
      <w:r>
        <w:rPr>
          <w:rFonts w:asciiTheme="majorHAnsi" w:hAnsiTheme="majorHAnsi" w:cstheme="majorHAnsi"/>
          <w:sz w:val="24"/>
          <w:szCs w:val="24"/>
        </w:rPr>
        <w:t xml:space="preserve"> the </w:t>
      </w:r>
      <w:r w:rsidR="00F11E96">
        <w:rPr>
          <w:rFonts w:asciiTheme="majorHAnsi" w:hAnsiTheme="majorHAnsi" w:cstheme="majorHAnsi"/>
          <w:sz w:val="24"/>
          <w:szCs w:val="24"/>
        </w:rPr>
        <w:t>propagated</w:t>
      </w:r>
      <w:r>
        <w:rPr>
          <w:rFonts w:asciiTheme="majorHAnsi" w:hAnsiTheme="majorHAnsi" w:cstheme="majorHAnsi"/>
          <w:sz w:val="24"/>
          <w:szCs w:val="24"/>
        </w:rPr>
        <w:t xml:space="preserve"> refuge population</w:t>
      </w:r>
      <w:r w:rsidR="002E2FF8">
        <w:rPr>
          <w:rFonts w:asciiTheme="majorHAnsi" w:hAnsiTheme="majorHAnsi" w:cstheme="majorHAnsi"/>
          <w:sz w:val="24"/>
          <w:szCs w:val="24"/>
        </w:rPr>
        <w:t xml:space="preserve"> </w:t>
      </w:r>
      <w:r w:rsidR="0081083C">
        <w:rPr>
          <w:rFonts w:asciiTheme="majorHAnsi" w:hAnsiTheme="majorHAnsi" w:cstheme="majorHAnsi"/>
          <w:sz w:val="24"/>
          <w:szCs w:val="24"/>
        </w:rPr>
        <w:fldChar w:fldCharType="begin"/>
      </w:r>
      <w:r w:rsidR="0081083C">
        <w:rPr>
          <w:rFonts w:asciiTheme="majorHAnsi" w:hAnsiTheme="majorHAnsi" w:cstheme="majorHAnsi"/>
          <w:sz w:val="24"/>
          <w:szCs w:val="24"/>
        </w:rPr>
        <w:instrText xml:space="preserve"> ADDIN ZOTERO_ITEM CSL_CITATION {"citationID":"r3ZPa0lY","properties":{"formattedCitation":"(Finger et al., 2018)","plainCitation":"(Finger et al., 2018)","noteIndex":0},"citationItems":[{"id":533,"uris":["http://zotero.org/users/local/3tku6QP0/items/Y3FMBSC7"],"itemData":{"id":533,"type":"article-journal","abstract":"Genetic adaptation to captivity is a concern for threatened and endangered species held in conservation hatcheries. Here, we present evidence of genetic adaptation to captivity in a conservation hatchery for the endangered delta smelt (Fish Conservation and Culture Laboratory, University of California Davis; FCCL). The FCCL population is genetically managed with parentage analysis and the addition of wild fish each year. Molecular monitoring indicates little loss of genetic variation and low differentiation between the wild and conservation populations. Yet, we found an increase in offspring survival to reproductive maturity during the subsequent spawning season (recovery rate) in crosses that included one or both cultured parents. Crosses with higher levels of hatchery ancestry tend to produce a greater number of offspring that are recovered the following year.The recovery rate of a cross decreases when offspring are raised in a tank with fish of high levels of hatchery ancestry. We suggest changes in fish rearing practices at the FCCL to reduce genetic adaptation to captivity, as delta smelt numbers in the wild continue to decline and the use of FCCL fish for reintroduction becomes more likely.","container-title":"Journal of Heredity","issue":"6","language":"en","page":"11","source":"Zotero","title":"A Conservation Hatchery Population of Delta Smelt Shows Evidence of Genetic Adaptation to Captivity After 9 Generations","volume":"109","author":[{"family":"Finger","given":"Amanda J"},{"family":"Mahardja","given":"Brian"},{"family":"Fisch","given":"Kathleen M"},{"family":"Benjamin","given":"Alyssa"},{"family":"Lindberg","given":"Joan"},{"family":"Ellison","given":"Luke"},{"family":"Ghebremariam","given":"Tewdros"},{"family":"Hung","given":"Tien-Chieh"},{"family":"May","given":"Bernie"}],"issued":{"date-parts":[["2018"]]}}}],"schema":"https://github.com/citation-style-language/schema/raw/master/csl-citation.json"} </w:instrText>
      </w:r>
      <w:r w:rsidR="0081083C">
        <w:rPr>
          <w:rFonts w:asciiTheme="majorHAnsi" w:hAnsiTheme="majorHAnsi" w:cstheme="majorHAnsi"/>
          <w:sz w:val="24"/>
          <w:szCs w:val="24"/>
        </w:rPr>
        <w:fldChar w:fldCharType="separate"/>
      </w:r>
      <w:r w:rsidR="0081083C">
        <w:rPr>
          <w:rFonts w:asciiTheme="majorHAnsi" w:hAnsiTheme="majorHAnsi" w:cstheme="majorHAnsi"/>
          <w:noProof/>
          <w:sz w:val="24"/>
          <w:szCs w:val="24"/>
        </w:rPr>
        <w:t>(Finger et al., 2018)</w:t>
      </w:r>
      <w:r w:rsidR="0081083C">
        <w:rPr>
          <w:rFonts w:asciiTheme="majorHAnsi" w:hAnsiTheme="majorHAnsi" w:cstheme="majorHAnsi"/>
          <w:sz w:val="24"/>
          <w:szCs w:val="24"/>
        </w:rPr>
        <w:fldChar w:fldCharType="end"/>
      </w:r>
      <w:r>
        <w:rPr>
          <w:rFonts w:asciiTheme="majorHAnsi" w:hAnsiTheme="majorHAnsi" w:cstheme="majorHAnsi"/>
          <w:sz w:val="24"/>
          <w:szCs w:val="24"/>
        </w:rPr>
        <w:t xml:space="preserve">. Since the captive population of delta smelt </w:t>
      </w:r>
      <w:r w:rsidR="002E2FF8">
        <w:rPr>
          <w:rFonts w:asciiTheme="majorHAnsi" w:hAnsiTheme="majorHAnsi" w:cstheme="majorHAnsi"/>
          <w:sz w:val="24"/>
          <w:szCs w:val="24"/>
        </w:rPr>
        <w:t>is</w:t>
      </w:r>
      <w:r>
        <w:rPr>
          <w:rFonts w:asciiTheme="majorHAnsi" w:hAnsiTheme="majorHAnsi" w:cstheme="majorHAnsi"/>
          <w:sz w:val="24"/>
          <w:szCs w:val="24"/>
        </w:rPr>
        <w:t xml:space="preserve"> being used as a source for supplement</w:t>
      </w:r>
      <w:r w:rsidR="002E2FF8">
        <w:rPr>
          <w:rFonts w:asciiTheme="majorHAnsi" w:hAnsiTheme="majorHAnsi" w:cstheme="majorHAnsi"/>
          <w:sz w:val="24"/>
          <w:szCs w:val="24"/>
        </w:rPr>
        <w:t>ing</w:t>
      </w:r>
      <w:r>
        <w:rPr>
          <w:rFonts w:asciiTheme="majorHAnsi" w:hAnsiTheme="majorHAnsi" w:cstheme="majorHAnsi"/>
          <w:sz w:val="24"/>
          <w:szCs w:val="24"/>
        </w:rPr>
        <w:t xml:space="preserve"> the wild population and currently represents </w:t>
      </w:r>
      <w:proofErr w:type="gramStart"/>
      <w:r>
        <w:rPr>
          <w:rFonts w:asciiTheme="majorHAnsi" w:hAnsiTheme="majorHAnsi" w:cstheme="majorHAnsi"/>
          <w:sz w:val="24"/>
          <w:szCs w:val="24"/>
        </w:rPr>
        <w:t>the majority of</w:t>
      </w:r>
      <w:proofErr w:type="gramEnd"/>
      <w:r>
        <w:rPr>
          <w:rFonts w:asciiTheme="majorHAnsi" w:hAnsiTheme="majorHAnsi" w:cstheme="majorHAnsi"/>
          <w:sz w:val="24"/>
          <w:szCs w:val="24"/>
        </w:rPr>
        <w:t xml:space="preserve"> all living individuals of the species, this genome provides a powerful resource to develop hatchery management strategies to best support adaptive genetic variation contributing to survival within the delta smelt species.</w:t>
      </w:r>
    </w:p>
    <w:p w14:paraId="50621970" w14:textId="77777777" w:rsidR="007A13CF" w:rsidRDefault="007A13CF" w:rsidP="0011235A">
      <w:pPr>
        <w:spacing w:line="240" w:lineRule="auto"/>
        <w:rPr>
          <w:rFonts w:asciiTheme="majorHAnsi" w:hAnsiTheme="majorHAnsi" w:cstheme="majorHAnsi"/>
          <w:sz w:val="24"/>
          <w:szCs w:val="24"/>
          <w:lang w:val="en"/>
        </w:rPr>
      </w:pPr>
    </w:p>
    <w:p w14:paraId="13081192" w14:textId="0F7F4248" w:rsidR="00E95DEC" w:rsidRPr="00173AE9" w:rsidRDefault="00E95DEC" w:rsidP="00E95DEC">
      <w:pPr>
        <w:pStyle w:val="Header"/>
        <w:outlineLvl w:val="1"/>
        <w:rPr>
          <w:rFonts w:asciiTheme="majorHAnsi" w:hAnsiTheme="majorHAnsi" w:cstheme="majorHAnsi"/>
        </w:rPr>
      </w:pPr>
      <w:bookmarkStart w:id="166" w:name="_Toc144802729"/>
      <w:r>
        <w:rPr>
          <w:rFonts w:asciiTheme="majorHAnsi" w:hAnsiTheme="majorHAnsi" w:cstheme="majorHAnsi"/>
        </w:rPr>
        <w:t>Lactase Persistence and Disease</w:t>
      </w:r>
      <w:bookmarkEnd w:id="166"/>
    </w:p>
    <w:p w14:paraId="26ABED20" w14:textId="6CD06E04" w:rsidR="002518FE" w:rsidRDefault="007A13CF" w:rsidP="0011235A">
      <w:pPr>
        <w:spacing w:line="240" w:lineRule="auto"/>
        <w:rPr>
          <w:rFonts w:asciiTheme="majorHAnsi" w:hAnsiTheme="majorHAnsi" w:cstheme="majorHAnsi"/>
          <w:sz w:val="24"/>
          <w:szCs w:val="24"/>
          <w:lang w:val="en"/>
        </w:rPr>
      </w:pPr>
      <w:r w:rsidRPr="007A13CF">
        <w:rPr>
          <w:rFonts w:asciiTheme="majorHAnsi" w:hAnsiTheme="majorHAnsi" w:cstheme="majorHAnsi"/>
          <w:sz w:val="24"/>
          <w:szCs w:val="24"/>
          <w:lang w:val="en"/>
        </w:rPr>
        <w:t xml:space="preserve">Lactose is the main carbohydrate found in milk. The enzyme lactase, encoded by the </w:t>
      </w:r>
      <w:commentRangeStart w:id="167"/>
      <w:commentRangeStart w:id="168"/>
      <w:r w:rsidRPr="007A13CF">
        <w:rPr>
          <w:rFonts w:asciiTheme="majorHAnsi" w:hAnsiTheme="majorHAnsi" w:cstheme="majorHAnsi"/>
          <w:sz w:val="24"/>
          <w:szCs w:val="24"/>
          <w:lang w:val="en"/>
        </w:rPr>
        <w:t>LCT</w:t>
      </w:r>
      <w:commentRangeEnd w:id="167"/>
      <w:r w:rsidR="003846EB">
        <w:rPr>
          <w:rStyle w:val="CommentReference"/>
        </w:rPr>
        <w:commentReference w:id="167"/>
      </w:r>
      <w:commentRangeEnd w:id="168"/>
      <w:r w:rsidR="00731F54">
        <w:rPr>
          <w:rStyle w:val="CommentReference"/>
        </w:rPr>
        <w:commentReference w:id="168"/>
      </w:r>
      <w:r w:rsidRPr="007A13CF">
        <w:rPr>
          <w:rFonts w:asciiTheme="majorHAnsi" w:hAnsiTheme="majorHAnsi" w:cstheme="majorHAnsi"/>
          <w:sz w:val="24"/>
          <w:szCs w:val="24"/>
          <w:lang w:val="en"/>
        </w:rPr>
        <w:t xml:space="preserve"> gene, allows for the breakdown of lactose in infant mammals. Various human populations continue to express LCT post weaning and can digest lactose into adulthood, a trait known as lactase persistence (LP) </w:t>
      </w:r>
      <w:r w:rsidR="00150826">
        <w:rPr>
          <w:rFonts w:asciiTheme="majorHAnsi" w:hAnsiTheme="majorHAnsi" w:cstheme="majorHAnsi"/>
          <w:sz w:val="24"/>
          <w:szCs w:val="24"/>
          <w:lang w:val="en"/>
        </w:rPr>
        <w:fldChar w:fldCharType="begin"/>
      </w:r>
      <w:r w:rsidR="00150826">
        <w:rPr>
          <w:rFonts w:asciiTheme="majorHAnsi" w:hAnsiTheme="majorHAnsi" w:cstheme="majorHAnsi"/>
          <w:sz w:val="24"/>
          <w:szCs w:val="24"/>
          <w:lang w:val="en"/>
        </w:rPr>
        <w:instrText xml:space="preserve"> ADDIN ZOTERO_ITEM CSL_CITATION {"citationID":"iYKyeaTS","properties":{"formattedCitation":"(Swallow, 2003)","plainCitation":"(Swallow, 2003)","noteIndex":0},"citationItems":[{"id":664,"uris":["http://zotero.org/users/local/3tku6QP0/items/ABHAU22X"],"itemData":{"id":664,"type":"article-journal","abstract":"▪ Abstract  The enzyme lactase that is located in the villus enterocytes of the small intestine is responsible for digestion of lactose in milk. Lactase activity is high and vital during infancy, but in most mammals, including most humans, lactase activity declines after the weaning phase. In other healthy humans, lactase activity persists at a high level throughout adult life, enabling them to digest lactose as adults. This dominantly inherited genetic trait is known as lactase persistence. The distribution of these different lactase phenotypes in human populations is highly variable and is controlled by a polymorphic element cis-acting to the lactase gene. A putative causal nucleotide change has been identified and occurs on the background of a very extended haplotype that is frequent in Northern Europeans, where lactase persistence is frequent. This single nucleotide polymorphism is located 14 kb upstream from the start of transcription of lactase in an intron of the adjacent gene MCM6. This change does not, however, explain all the variation in lactase expression.","container-title":"Annual Review of Genetics","DOI":"10.1146/annurev.genet.37.110801.143820","ISSN":"0066-4197, 1545-2948","issue":"1","journalAbbreviation":"Annu. Rev. Genet.","language":"en","page":"197-219","source":"DOI.org (Crossref)","title":"Genetics of Lactase Persistence and Lactose Intolerance","volume":"37","author":[{"family":"Swallow","given":"Dallas M."}],"issued":{"date-parts":[["2003",12]]}}}],"schema":"https://github.com/citation-style-language/schema/raw/master/csl-citation.json"} </w:instrText>
      </w:r>
      <w:r w:rsidR="00150826">
        <w:rPr>
          <w:rFonts w:asciiTheme="majorHAnsi" w:hAnsiTheme="majorHAnsi" w:cstheme="majorHAnsi"/>
          <w:sz w:val="24"/>
          <w:szCs w:val="24"/>
          <w:lang w:val="en"/>
        </w:rPr>
        <w:fldChar w:fldCharType="separate"/>
      </w:r>
      <w:r w:rsidR="00150826">
        <w:rPr>
          <w:rFonts w:asciiTheme="majorHAnsi" w:hAnsiTheme="majorHAnsi" w:cstheme="majorHAnsi"/>
          <w:noProof/>
          <w:sz w:val="24"/>
          <w:szCs w:val="24"/>
          <w:lang w:val="en"/>
        </w:rPr>
        <w:t>(Swallow, 2003)</w:t>
      </w:r>
      <w:r w:rsidR="00150826">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The rs4988235 (−13910 C &gt; T) transition variant, or LP allele, in the promoter of the LCT gene allows for LP in populations of European descent. The allele frequency of this advantageous mutation rapidly rose in groups with milk and dairy production and consumption relatively recently, as seen by the signature of a relatively large haplotype block surrounding the LP allele</w:t>
      </w:r>
      <w:r w:rsidR="00150826">
        <w:rPr>
          <w:rFonts w:asciiTheme="majorHAnsi" w:hAnsiTheme="majorHAnsi" w:cstheme="majorHAnsi"/>
          <w:sz w:val="24"/>
          <w:szCs w:val="24"/>
          <w:lang w:val="en"/>
        </w:rPr>
        <w:t xml:space="preserve"> </w:t>
      </w:r>
      <w:r w:rsidR="00150826">
        <w:rPr>
          <w:rFonts w:asciiTheme="majorHAnsi" w:hAnsiTheme="majorHAnsi" w:cstheme="majorHAnsi"/>
          <w:sz w:val="24"/>
          <w:szCs w:val="24"/>
          <w:lang w:val="en"/>
        </w:rPr>
        <w:fldChar w:fldCharType="begin"/>
      </w:r>
      <w:r w:rsidR="00203E7F">
        <w:rPr>
          <w:rFonts w:asciiTheme="majorHAnsi" w:hAnsiTheme="majorHAnsi" w:cstheme="majorHAnsi"/>
          <w:sz w:val="24"/>
          <w:szCs w:val="24"/>
          <w:lang w:val="en"/>
        </w:rPr>
        <w:instrText xml:space="preserve"> ADDIN ZOTERO_ITEM CSL_CITATION {"citationID":"JqW5S0hD","properties":{"formattedCitation":"(Bersaglieri et al., 2004; Itan et al., 2009; S\\uc0\\u233{}gurel &amp; Bon, 2017)","plainCitation":"(Bersaglieri et al., 2004; Itan et al., 2009; Ségurel &amp; Bon, 2017)","noteIndex":0},"citationItems":[{"id":668,"uris":["http://zotero.org/users/local/3tku6QP0/items/PYGD4F2S"],"itemData":{"id":668,"type":"article-journal","container-title":"The American Journal of Human Genetics","DOI":"10.1086/421051","ISSN":"00029297","issue":"6","journalAbbreviation":"The American Journal of Human Genetics","language":"en","page":"1111-1120","source":"DOI.org (Crossref)","title":"Genetic Signatures of Strong Recent Positive Selection at the Lactase Gene","volume":"74","author":[{"family":"Bersaglieri","given":"Todd"},{"family":"Sabeti","given":"Pardis C."},{"family":"Patterson","given":"Nick"},{"family":"Vanderploeg","given":"Trisha"},{"family":"Schaffner","given":"Steve F."},{"family":"Drake","given":"Jared A."},{"family":"Rhodes","given":"Matthew"},{"family":"Reich","given":"David E."},{"family":"Hirschhorn","given":"Joel N."}],"issued":{"date-parts":[["2004",6]]}}},{"id":670,"uris":["http://zotero.org/users/local/3tku6QP0/items/XCXQ4F74"],"itemData":{"id":670,"type":"article-journal","abstract":"Lactase persistence (LP) is common among people of European ancestry, but with the exception of some African, Middle Eastern and southern Asian groups, is rare or absent elsewhere in the world. Lactase gene haplotype conservation around a polymorphism strongly associated with LP in Europeans (213,910 C/T) indicates that the derived allele is recent in origin and has been subject to strong positive selection. Furthermore, ancient DNA work has shown that the 213,910*T (derived) allele was very rare or absent in early Neolithic central Europeans. It is unlikely that LP would provide a selective advantage without a supply of fresh milk, and this has lead to a gene-culture coevolutionary model where lactase persistence is only favoured in cultures practicing dairying, and dairying is more favoured in lactase persistent populations. We have developed a flexible demic computer simulation model to explore the spread of lactase persistence, dairying, other subsistence practices and unlinked genetic markers in Europe and western Asia’s geographic space. Using data on 213,910*T allele frequency and farming arrival dates across Europe, and approximate Bayesian computation to estimate parameters of interest, we infer that the 213,910*T allele first underwent selection among dairying farmers around 7,500 years ago in a region between the central Balkans and central Europe, possibly in association with the dissemination of the Neolithic Linearbandkeramik culture over Central Europe. Furthermore, our results suggest that natural selection favouring a lactase persistence allele was not higher in northern latitudes through an increased requirement for dietary vitamin D. Our results provide a coherent and spatially explicit picture of the coevolution of lactase persistence and dairying in Europe.","container-title":"PLoS Computational Biology","DOI":"10.1371/journal.pcbi.1000491","ISSN":"1553-7358","issue":"8","journalAbbreviation":"PLoS Comput Biol","language":"en","page":"e1000491","source":"DOI.org (Crossref)","title":"The Origins of Lactase Persistence in Europe","volume":"5","author":[{"family":"Itan","given":"Yuval"},{"family":"Powell","given":"Adam"},{"family":"Beaumont","given":"Mark A."},{"family":"Burger","given":"Joachim"},{"family":"Thomas","given":"Mark G."}],"editor":[{"family":"Tanaka","given":"Mark M."}],"issued":{"date-parts":[["2009",8,28]]}}},{"id":674,"uris":["http://zotero.org/users/local/3tku6QP0/items/K7WF7HZ8"],"itemData":{"id":674,"type":"article-journal","abstract":"Lactase persistence—the ability of adults to digest the lactose in milk—varies widely in frequency across human populations. This trait represents an adaptation to the domestication of dairying animals and the subsequent consumption of their milk. Five variants are currently known to underlie this phenotype, which is monogenic in Eurasia but mostly polygenic in Africa. Despite being a textbook example of regulatory convergent evolution and gene-culture coevolution, the story of lactase persistence is far from clear: Why are lactase persistence frequencies low in Central Asian herders but high in some African hunter-gatherers? Why was lactase persistence strongly selected for even though milk processing can reduce the amount of lactose? Are there other factors, outside of an advantage of caloric intake, that contributed to the selective pressure for lactase persistence? It is time to revisit what we know and still do not know about lactase persistence in humans.","container-title":"Annual Review of Genomics and Human Genetics","DOI":"10.1146/annurev-genom-091416-035340","ISSN":"1527-8204, 1545-293X","issue":"1","journalAbbreviation":"Annu. Rev. Genom. Hum. Genet.","language":"en","page":"297-319","source":"DOI.org (Crossref)","title":"On the Evolution of Lactase Persistence in Humans","volume":"18","author":[{"family":"Ségurel","given":"Laure"},{"family":"Bon","given":"Céline"}],"issued":{"date-parts":[["2017",8,31]]}}}],"schema":"https://github.com/citation-style-language/schema/raw/master/csl-citation.json"} </w:instrText>
      </w:r>
      <w:r w:rsidR="00150826">
        <w:rPr>
          <w:rFonts w:asciiTheme="majorHAnsi" w:hAnsiTheme="majorHAnsi" w:cstheme="majorHAnsi"/>
          <w:sz w:val="24"/>
          <w:szCs w:val="24"/>
          <w:lang w:val="en"/>
        </w:rPr>
        <w:fldChar w:fldCharType="separate"/>
      </w:r>
      <w:r w:rsidR="00203E7F" w:rsidRPr="00203E7F">
        <w:rPr>
          <w:rFonts w:ascii="Calibri Light" w:hAnsiTheme="majorHAnsi" w:cs="Calibri Light"/>
          <w:sz w:val="24"/>
        </w:rPr>
        <w:t>(Bersaglieri et al., 2004; Itan et al., 2009; Ségurel &amp; Bon, 2017)</w:t>
      </w:r>
      <w:r w:rsidR="00150826">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Therefore, lactose tolerant and intolerant individuals’ genetic backgrounds differ in the alleles surrounding the LP allele. Positive selection for the trait of LP can hold slightly deleterious alleles that are in linkage disequilibrium (LD) with the LP allele at a higher frequency than expected under balancing selection alone</w:t>
      </w:r>
      <w:r w:rsidR="00203E7F">
        <w:rPr>
          <w:rFonts w:asciiTheme="majorHAnsi" w:hAnsiTheme="majorHAnsi" w:cstheme="majorHAnsi"/>
          <w:sz w:val="24"/>
          <w:szCs w:val="24"/>
          <w:lang w:val="en"/>
        </w:rPr>
        <w:t xml:space="preserve"> </w:t>
      </w:r>
      <w:r w:rsidR="00203E7F">
        <w:rPr>
          <w:rFonts w:asciiTheme="majorHAnsi" w:hAnsiTheme="majorHAnsi" w:cstheme="majorHAnsi"/>
          <w:sz w:val="24"/>
          <w:szCs w:val="24"/>
          <w:lang w:val="en"/>
        </w:rPr>
        <w:fldChar w:fldCharType="begin"/>
      </w:r>
      <w:r w:rsidR="00203E7F">
        <w:rPr>
          <w:rFonts w:asciiTheme="majorHAnsi" w:hAnsiTheme="majorHAnsi" w:cstheme="majorHAnsi"/>
          <w:sz w:val="24"/>
          <w:szCs w:val="24"/>
          <w:lang w:val="en"/>
        </w:rPr>
        <w:instrText xml:space="preserve"> ADDIN ZOTERO_ITEM CSL_CITATION {"citationID":"kAluJyWV","properties":{"formattedCitation":"(Chun &amp; Fay, 2011; Cutter &amp; Payseur, 2013; Fay &amp; Wu, 2000; Smith &amp; Haigh, 1974)","plainCitation":"(Chun &amp; Fay, 2011; Cutter &amp; Payseur, 2013; Fay &amp; Wu, 2000; Smith &amp; Haigh, 1974)","noteIndex":0},"citationItems":[{"id":678,"uris":["http://zotero.org/users/local/3tku6QP0/items/84NKGQFR"],"itemData":{"id":678,"type":"article-journal","abstract":"Deleterious mutations present a significant obstacle to adaptive evolution. Deleterious mutations can inhibit the spread of linked adaptive mutations through a population; conversely, adaptive substitutions can increase the frequency of linked deleterious mutations and even result in their fixation. To assess the impact of adaptive mutations on linked deleterious mutations, we examined the distribution of deleterious and neutral amino acid polymorphism in the human genome. Within genomic regions that show evidence of recent hitchhiking, we find fewer neutral but a similar number of deleterious SNPs compared to other genomic regions. The higher ratio of deleterious to neutral SNPs is consistent with simulated hitchhiking events and implies that positive selection eliminates some deleterious alleles and increases the frequency of others. The distribution of disease-associated alleles is also altered in hitchhiking regions. Disease alleles within hitchhiking regions have been associated with auto-immune disorders, metabolic diseases, cancers, and mental disorders. Our results suggest that positive selection has had a significant impact on deleterious polymorphism and may be partly responsible for the high frequency of certain human disease alleles.","container-title":"PLoS Genetics","DOI":"10.1371/journal.pgen.1002240","ISSN":"1553-7404","issue":"8","journalAbbreviation":"PLoS Genet","language":"en","page":"e1002240","source":"DOI.org (Crossref)","title":"Evidence for Hitchhiking of Deleterious Mutations within the Human Genome","volume":"7","author":[{"family":"Chun","given":"Sung"},{"family":"Fay","given":"Justin C."}],"editor":[{"family":"Pritchard","given":"Jonathan K."}],"issued":{"date-parts":[["2011",8,25]]}}},{"id":682,"uris":["http://zotero.org/users/local/3tku6QP0/items/7FTWXZLK"],"itemData":{"id":682,"type":"article-journal","abstract":"Population genetics theory supplies powerful predictions about how natural selection interacts with genetic linkage to sculpt the genomic landscape of nucleotide polymorphism. Both the spread of beneficial mutations and removal of deleterious mutations act to depress polymorphism levels, especially in low-recombination regions. However, empiricists have documented extreme disparities among species. Here we characterize the dominant features that could drive variation in linked selection among species, including roles for selective sweeps being ‘hard’ or ‘soft’, and concealing by demography and genomic confounds. We advocate targeted studies of close relatives to unify our understanding of how selection and linkage interact to shape genome evolution.","container-title":"Nature Reviews Genetics","DOI":"10.1038/nrg3425","ISSN":"1471-0056, 1471-0064","issue":"4","journalAbbreviation":"Nat Rev Genet","language":"en","page":"262-274","source":"DOI.org (Crossref)","title":"Genomic signatures of selection at linked sites: unifying the disparity among species","title-short":"Genomic signatures of selection at linked sites","volume":"14","author":[{"family":"Cutter","given":"Asher D."},{"family":"Payseur","given":"Bret A."}],"issued":{"date-parts":[["2013",4]]}}},{"id":676,"uris":["http://zotero.org/users/local/3tku6QP0/items/8VPBA7FH"],"itemData":{"id":676,"type":"article-journal","abstract":"Positive selection can be inferred from its effect on linked neutral variation. In the restrictive case when there is no recombination, all linked variation is removed. If recombination is present but rare, both deterministic and stochastic models of positive selection show that linked variation hitchhikes to either low or high frequencies. While the frequency distribution of variation can be inﬂuenced by a number of evolutionary processes, an excess of derived variants at high frequency is a unique pattern produced by hitchhiking (derived refers to the nonancestral state as determined from an outgroup). We adopt a statistic, H, to measure an excess of high compared to intermediate frequency variants. Only a few highfrequency variants are needed to detect hitchhiking since not many are expected under neutrality. This is of particular utility in regions of low recombination where there is not much variation and in regions of normal or high recombination, where the hitchhiking effect can be limited to a small (Ͻ1 kb) region. Application of the H test to published surveys of Drosophila variation reveals an excess of high frequency variants that are likely to have been inﬂuenced by positive selection.","container-title":"Genetics","issue":"3","language":"en","page":"1405-1413","source":"Zotero","title":"Hitchhiking Under Positive Darwinian Selection","volume":"155","author":[{"family":"Fay","given":"Justin C"},{"family":"Wu","given":"Chung-I"}],"issued":{"date-parts":[["2000"]]}}},{"id":672,"uris":["http://zotero.org/users/local/3tku6QP0/items/FKHTGWQV"],"itemData":{"id":672,"type":"article-journal","abstract":"When a selectively favourable gene substitution occurs in a population, changes in gene frequencies will occur a t closely linked loci. In the case of a neutral polymorphism, average heterozygosity will be reduced to an extent which varies with distance from the substituted locus. The aggregate eifect of substitution on neutral polymorphism is estimated; in populations of total size 106 or more (and perhaps of 104 or more), this eifect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 Nc), where c is the recombinant fraction and N the population size. I t follows that in a large population a selective substitution can occur in a cistron without eliminating a selectively maintained polymorphism in the same cistron.","container-title":"Genetical Research","DOI":"10.1017/S0016672300014634","ISSN":"0016-6723, 1469-5073","issue":"1","journalAbbreviation":"Genet. Res.","language":"en","page":"23-35","source":"DOI.org (Crossref)","title":"The hitch-hiking effect of a favourable gene","volume":"23","author":[{"family":"Smith","given":"John Maynard"},{"family":"Haigh","given":"John"}],"issued":{"date-parts":[["1974",2]]}}}],"schema":"https://github.com/citation-style-language/schema/raw/master/csl-citation.json"} </w:instrText>
      </w:r>
      <w:r w:rsidR="00203E7F">
        <w:rPr>
          <w:rFonts w:asciiTheme="majorHAnsi" w:hAnsiTheme="majorHAnsi" w:cstheme="majorHAnsi"/>
          <w:sz w:val="24"/>
          <w:szCs w:val="24"/>
          <w:lang w:val="en"/>
        </w:rPr>
        <w:fldChar w:fldCharType="separate"/>
      </w:r>
      <w:r w:rsidR="00203E7F">
        <w:rPr>
          <w:rFonts w:asciiTheme="majorHAnsi" w:hAnsiTheme="majorHAnsi" w:cstheme="majorHAnsi"/>
          <w:noProof/>
          <w:sz w:val="24"/>
          <w:szCs w:val="24"/>
          <w:lang w:val="en"/>
        </w:rPr>
        <w:t>(Chun &amp; Fay, 2011; Cutter &amp; Payseur, 2013; Fay &amp; Wu, 2000; Smith &amp; Haigh, 1974)</w:t>
      </w:r>
      <w:r w:rsidR="00203E7F">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xml:space="preserve">. Prior work by Chun and Fay (2011) found European samples harbored multiple deleterious or neutral non-synonymous SNPs within the LCT gene and two other genes in the surrounding region. However, it is unclear whether mutations found within the LP haplotype block give rise to unfavorable phenotypes. Determining the differential risk of disease based on individual genetic backgrounds with the indirect phenotype of lactase persistence may help resolve contrasting epidemiological findings and improve public health. </w:t>
      </w:r>
      <w:commentRangeStart w:id="169"/>
      <w:del w:id="170" w:author="Shannon Erica Kendal Joslin" w:date="2023-09-16T11:33:00Z">
        <w:r w:rsidRPr="007A13CF" w:rsidDel="002B09C4">
          <w:rPr>
            <w:rFonts w:asciiTheme="majorHAnsi" w:hAnsiTheme="majorHAnsi" w:cstheme="majorHAnsi"/>
            <w:sz w:val="24"/>
            <w:szCs w:val="24"/>
            <w:lang w:val="en"/>
          </w:rPr>
          <w:delText>Therefore, the objective this study was to determine the size of the LP haplotype block and its impact on disease risk in humans with and without the LP allele.</w:delText>
        </w:r>
        <w:commentRangeEnd w:id="169"/>
        <w:r w:rsidR="003846EB" w:rsidDel="002B09C4">
          <w:rPr>
            <w:rStyle w:val="CommentReference"/>
          </w:rPr>
          <w:commentReference w:id="169"/>
        </w:r>
      </w:del>
    </w:p>
    <w:p w14:paraId="0CA99728" w14:textId="78041E36" w:rsidR="00EC36DE" w:rsidRDefault="00EC36DE" w:rsidP="0011235A">
      <w:pPr>
        <w:spacing w:after="0" w:line="240" w:lineRule="auto"/>
        <w:jc w:val="left"/>
        <w:rPr>
          <w:rFonts w:asciiTheme="majorHAnsi" w:hAnsiTheme="majorHAnsi" w:cstheme="majorHAnsi"/>
          <w:sz w:val="24"/>
          <w:szCs w:val="24"/>
          <w:lang w:val="en"/>
        </w:rPr>
      </w:pPr>
      <w:r>
        <w:rPr>
          <w:rFonts w:asciiTheme="majorHAnsi" w:hAnsiTheme="majorHAnsi" w:cstheme="majorHAnsi"/>
          <w:sz w:val="24"/>
          <w:szCs w:val="24"/>
          <w:lang w:val="en"/>
        </w:rPr>
        <w:br w:type="page"/>
      </w:r>
    </w:p>
    <w:p w14:paraId="0254D28F" w14:textId="144BC068" w:rsidR="003F5039" w:rsidRPr="00011FA5" w:rsidRDefault="003F5039" w:rsidP="0011235A">
      <w:pPr>
        <w:pStyle w:val="TOCHeading"/>
        <w:spacing w:line="240" w:lineRule="auto"/>
        <w:outlineLvl w:val="0"/>
      </w:pPr>
      <w:bookmarkStart w:id="171" w:name="_Toc113123182"/>
      <w:bookmarkStart w:id="172" w:name="_Toc144802730"/>
      <w:r w:rsidRPr="00011FA5">
        <w:lastRenderedPageBreak/>
        <w:t xml:space="preserve">Chapter </w:t>
      </w:r>
      <w:r w:rsidR="000C33D6">
        <w:t>1</w:t>
      </w:r>
      <w:r w:rsidRPr="00011FA5">
        <w:t xml:space="preserve"> – Genome assembly of </w:t>
      </w:r>
      <w:r w:rsidRPr="00011FA5">
        <w:rPr>
          <w:i/>
          <w:iCs/>
        </w:rPr>
        <w:t>Hypomesus transpacificus</w:t>
      </w:r>
      <w:r w:rsidRPr="00011FA5">
        <w:t xml:space="preserve"> (delta smelt)</w:t>
      </w:r>
      <w:bookmarkEnd w:id="171"/>
      <w:bookmarkEnd w:id="172"/>
    </w:p>
    <w:p w14:paraId="2DEB3B79" w14:textId="48C44A40" w:rsidR="007858F9" w:rsidRPr="007858F9" w:rsidRDefault="007858F9" w:rsidP="007858F9">
      <w:pPr>
        <w:tabs>
          <w:tab w:val="left" w:pos="6448"/>
        </w:tabs>
        <w:spacing w:line="240" w:lineRule="auto"/>
        <w:ind w:right="270"/>
        <w:rPr>
          <w:rFonts w:asciiTheme="majorHAnsi" w:hAnsiTheme="majorHAnsi" w:cstheme="majorHAnsi"/>
          <w:i/>
          <w:iCs/>
          <w:color w:val="00000A"/>
          <w:sz w:val="24"/>
          <w:szCs w:val="24"/>
        </w:rPr>
      </w:pPr>
      <w:bookmarkStart w:id="173" w:name="_Toc113123183"/>
      <w:r>
        <w:rPr>
          <w:rFonts w:asciiTheme="majorHAnsi" w:hAnsiTheme="majorHAnsi" w:cstheme="majorHAnsi"/>
          <w:i/>
          <w:iCs/>
          <w:color w:val="00000A"/>
          <w:sz w:val="24"/>
          <w:szCs w:val="24"/>
        </w:rPr>
        <w:t>Formatted for submission to Journal of Heredity</w:t>
      </w:r>
    </w:p>
    <w:p w14:paraId="0B1E5CAB" w14:textId="77FC879B" w:rsidR="003F5039" w:rsidRPr="00FD21E9" w:rsidRDefault="003F5039" w:rsidP="0011235A">
      <w:pPr>
        <w:pStyle w:val="Header"/>
        <w:outlineLvl w:val="1"/>
        <w:rPr>
          <w:rFonts w:asciiTheme="majorHAnsi" w:hAnsiTheme="majorHAnsi" w:cstheme="majorHAnsi"/>
          <w:szCs w:val="24"/>
        </w:rPr>
      </w:pPr>
      <w:bookmarkStart w:id="174" w:name="_Toc144802731"/>
      <w:r w:rsidRPr="00FD21E9">
        <w:rPr>
          <w:rFonts w:asciiTheme="majorHAnsi" w:hAnsiTheme="majorHAnsi" w:cstheme="majorHAnsi"/>
          <w:szCs w:val="24"/>
        </w:rPr>
        <w:t>Introduction</w:t>
      </w:r>
      <w:bookmarkEnd w:id="173"/>
      <w:bookmarkEnd w:id="174"/>
    </w:p>
    <w:p w14:paraId="0EE34836" w14:textId="59A9056C" w:rsidR="007858F9" w:rsidRDefault="007858F9" w:rsidP="007858F9">
      <w:pPr>
        <w:spacing w:line="240" w:lineRule="auto"/>
        <w:ind w:right="270"/>
        <w:rPr>
          <w:rFonts w:asciiTheme="majorHAnsi" w:hAnsiTheme="majorHAnsi" w:cstheme="majorHAnsi"/>
          <w:color w:val="00000A"/>
          <w:sz w:val="24"/>
          <w:szCs w:val="24"/>
          <w:lang w:val="en"/>
        </w:rPr>
      </w:pPr>
      <w:r w:rsidRPr="00F42C03">
        <w:rPr>
          <w:rFonts w:asciiTheme="majorHAnsi" w:hAnsiTheme="majorHAnsi" w:cstheme="majorHAnsi"/>
          <w:color w:val="00000A"/>
          <w:sz w:val="24"/>
          <w:szCs w:val="24"/>
          <w:lang w:val="en"/>
        </w:rPr>
        <w:t>Delta smelt</w:t>
      </w:r>
      <w:r>
        <w:rPr>
          <w:rFonts w:asciiTheme="majorHAnsi" w:hAnsiTheme="majorHAnsi" w:cstheme="majorHAnsi"/>
          <w:color w:val="00000A"/>
          <w:sz w:val="24"/>
          <w:szCs w:val="24"/>
          <w:lang w:val="en"/>
        </w:rPr>
        <w:t xml:space="preserve"> (</w:t>
      </w:r>
      <w:r>
        <w:rPr>
          <w:rFonts w:asciiTheme="majorHAnsi" w:hAnsiTheme="majorHAnsi" w:cstheme="majorHAnsi"/>
          <w:i/>
          <w:iCs/>
          <w:color w:val="00000A"/>
          <w:sz w:val="24"/>
          <w:szCs w:val="24"/>
          <w:lang w:val="en"/>
        </w:rPr>
        <w:t xml:space="preserve">Hypomesus </w:t>
      </w:r>
      <w:r w:rsidRPr="005F2B7B">
        <w:rPr>
          <w:rFonts w:asciiTheme="majorHAnsi" w:hAnsiTheme="majorHAnsi" w:cstheme="majorHAnsi"/>
          <w:color w:val="00000A"/>
          <w:sz w:val="24"/>
          <w:szCs w:val="24"/>
          <w:lang w:val="en"/>
        </w:rPr>
        <w:t>transpacificus</w:t>
      </w:r>
      <w:r>
        <w:rPr>
          <w:rFonts w:asciiTheme="majorHAnsi" w:hAnsiTheme="majorHAnsi" w:cstheme="majorHAnsi"/>
          <w:color w:val="00000A"/>
          <w:sz w:val="24"/>
          <w:szCs w:val="24"/>
          <w:lang w:val="en"/>
        </w:rPr>
        <w:t xml:space="preserve">) (phylum: Chordata, class: Actinopterygii, order: </w:t>
      </w:r>
      <w:proofErr w:type="spellStart"/>
      <w:r>
        <w:rPr>
          <w:rFonts w:asciiTheme="majorHAnsi" w:hAnsiTheme="majorHAnsi" w:cstheme="majorHAnsi"/>
          <w:color w:val="00000A"/>
          <w:sz w:val="24"/>
          <w:szCs w:val="24"/>
          <w:lang w:val="en"/>
        </w:rPr>
        <w:t>Osmeriforme</w:t>
      </w:r>
      <w:proofErr w:type="spellEnd"/>
      <w:r>
        <w:rPr>
          <w:rFonts w:asciiTheme="majorHAnsi" w:hAnsiTheme="majorHAnsi" w:cstheme="majorHAnsi"/>
          <w:color w:val="00000A"/>
          <w:sz w:val="24"/>
          <w:szCs w:val="24"/>
          <w:lang w:val="en"/>
        </w:rPr>
        <w:t xml:space="preserve">, family: </w:t>
      </w:r>
      <w:proofErr w:type="spellStart"/>
      <w:r w:rsidRPr="002B09C4">
        <w:rPr>
          <w:rFonts w:asciiTheme="majorHAnsi" w:hAnsiTheme="majorHAnsi" w:cstheme="majorHAnsi"/>
          <w:color w:val="00000A"/>
          <w:sz w:val="24"/>
          <w:szCs w:val="24"/>
          <w:lang w:val="en"/>
        </w:rPr>
        <w:t>Osmeridae</w:t>
      </w:r>
      <w:proofErr w:type="spellEnd"/>
      <w:r>
        <w:rPr>
          <w:rFonts w:asciiTheme="majorHAnsi" w:hAnsiTheme="majorHAnsi" w:cstheme="majorHAnsi"/>
          <w:color w:val="00000A"/>
          <w:sz w:val="24"/>
          <w:szCs w:val="24"/>
          <w:lang w:val="en"/>
        </w:rPr>
        <w:t>) is</w:t>
      </w:r>
      <w:r w:rsidRPr="00F42C03">
        <w:rPr>
          <w:rFonts w:asciiTheme="majorHAnsi" w:hAnsiTheme="majorHAnsi" w:cstheme="majorHAnsi"/>
          <w:color w:val="00000A"/>
          <w:sz w:val="24"/>
          <w:szCs w:val="24"/>
          <w:lang w:val="en"/>
        </w:rPr>
        <w:t xml:space="preserve"> a small (6 – 9 cm), translucent, </w:t>
      </w:r>
      <w:r>
        <w:rPr>
          <w:rFonts w:asciiTheme="majorHAnsi" w:hAnsiTheme="majorHAnsi" w:cstheme="majorHAnsi"/>
          <w:color w:val="00000A"/>
          <w:sz w:val="24"/>
          <w:szCs w:val="24"/>
          <w:lang w:val="en"/>
        </w:rPr>
        <w:t>annually reproductive</w:t>
      </w:r>
      <w:r w:rsidRPr="00F42C03">
        <w:rPr>
          <w:rFonts w:asciiTheme="majorHAnsi" w:hAnsiTheme="majorHAnsi" w:cstheme="majorHAnsi"/>
          <w:color w:val="00000A"/>
          <w:sz w:val="24"/>
          <w:szCs w:val="24"/>
          <w:lang w:val="en"/>
        </w:rPr>
        <w:t xml:space="preserve"> species</w:t>
      </w:r>
      <w:r>
        <w:rPr>
          <w:rFonts w:asciiTheme="majorHAnsi" w:hAnsiTheme="majorHAnsi" w:cstheme="majorHAnsi"/>
          <w:color w:val="00000A"/>
          <w:sz w:val="24"/>
          <w:szCs w:val="24"/>
          <w:lang w:val="en"/>
        </w:rPr>
        <w:t xml:space="preserve"> endemic to the Sacramento-San Joaquin River Delta of the San Francisco Estuary in California (SFE). Historically thought to be solely semi-anadromous </w:t>
      </w:r>
      <w:r w:rsidRPr="00F42C03">
        <w:rPr>
          <w:rFonts w:asciiTheme="majorHAnsi" w:hAnsiTheme="majorHAnsi" w:cstheme="majorHAnsi"/>
          <w:color w:val="00000A"/>
          <w:sz w:val="24"/>
          <w:szCs w:val="24"/>
          <w:lang w:val="en"/>
        </w:rPr>
        <w:fldChar w:fldCharType="begin" w:fldLock="1"/>
      </w:r>
      <w:r w:rsidR="007A1A46">
        <w:rPr>
          <w:rFonts w:asciiTheme="majorHAnsi" w:hAnsiTheme="majorHAnsi" w:cstheme="majorHAnsi"/>
          <w:color w:val="00000A"/>
          <w:sz w:val="24"/>
          <w:szCs w:val="24"/>
          <w:lang w:val="en"/>
        </w:rPr>
        <w:instrText xml:space="preserve"> ADDIN ZOTERO_ITEM CSL_CITATION {"citationID":"VqJ9umYZ","properties":{"formattedCitation":"(Sommer et al., 2011)","plainCitation":"(Sommer et al., 2011)","noteIndex":0},"citationItems":[{"id":"8VtU1zsE/rt52h2dI","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(Sommer et al., 2011)</w:t>
      </w:r>
      <w:r w:rsidRPr="00F42C03">
        <w:rPr>
          <w:rFonts w:asciiTheme="majorHAnsi" w:hAnsiTheme="majorHAnsi" w:cstheme="majorHAnsi"/>
          <w:color w:val="00000A"/>
          <w:sz w:val="24"/>
          <w:szCs w:val="24"/>
        </w:rPr>
        <w:fldChar w:fldCharType="end"/>
      </w:r>
      <w:r>
        <w:rPr>
          <w:rFonts w:asciiTheme="majorHAnsi" w:hAnsiTheme="majorHAnsi" w:cstheme="majorHAnsi"/>
          <w:color w:val="00000A"/>
          <w:sz w:val="24"/>
          <w:szCs w:val="24"/>
          <w:lang w:val="en"/>
        </w:rPr>
        <w:t xml:space="preserve">, recent otolith analyses have shown the species exhibits complex migratory phenotypes of three primary life-history strategies: semi-anadromous, freshwater resident, and low-salinity brackish-water </w:t>
      </w:r>
      <w:r w:rsidR="00E733FB">
        <w:rPr>
          <w:rFonts w:asciiTheme="majorHAnsi" w:hAnsiTheme="majorHAnsi" w:cstheme="majorHAnsi"/>
          <w:color w:val="00000A"/>
          <w:sz w:val="24"/>
          <w:szCs w:val="24"/>
          <w:lang w:val="en"/>
        </w:rPr>
        <w:fldChar w:fldCharType="begin"/>
      </w:r>
      <w:r w:rsidR="00E733FB">
        <w:rPr>
          <w:rFonts w:asciiTheme="majorHAnsi" w:hAnsiTheme="majorHAnsi" w:cstheme="majorHAnsi"/>
          <w:color w:val="00000A"/>
          <w:sz w:val="24"/>
          <w:szCs w:val="24"/>
          <w:lang w:val="en"/>
        </w:rPr>
        <w:instrText xml:space="preserve"> ADDIN ZOTERO_ITEM CSL_CITATION {"citationID":"Xi9jJ1gg","properties":{"formattedCitation":"(Hobbs et al., 2019)","plainCitation":"(Hobbs et al., 2019)","noteIndex":0},"citationItems":[{"id":601,"uris":["http://zotero.org/users/local/3tku6QP0/items/IFYTFSRI"],"itemData":{"id":601,"type":"article-journal","abstract":"Abstract\n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00E733FB">
        <w:rPr>
          <w:rFonts w:asciiTheme="majorHAnsi" w:hAnsiTheme="majorHAnsi" w:cstheme="majorHAnsi"/>
          <w:color w:val="00000A"/>
          <w:sz w:val="24"/>
          <w:szCs w:val="24"/>
          <w:lang w:val="en"/>
        </w:rPr>
        <w:fldChar w:fldCharType="separate"/>
      </w:r>
      <w:r w:rsidR="00E733FB">
        <w:rPr>
          <w:rFonts w:asciiTheme="majorHAnsi" w:hAnsiTheme="majorHAnsi" w:cstheme="majorHAnsi"/>
          <w:noProof/>
          <w:color w:val="00000A"/>
          <w:sz w:val="24"/>
          <w:szCs w:val="24"/>
          <w:lang w:val="en"/>
        </w:rPr>
        <w:t>(Hobbs et al., 2019)</w:t>
      </w:r>
      <w:r w:rsidR="00E733FB">
        <w:rPr>
          <w:rFonts w:asciiTheme="majorHAnsi" w:hAnsiTheme="majorHAnsi" w:cstheme="majorHAnsi"/>
          <w:color w:val="00000A"/>
          <w:sz w:val="24"/>
          <w:szCs w:val="24"/>
          <w:lang w:val="en"/>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Delta smelt are part of the </w:t>
      </w:r>
      <w:proofErr w:type="spellStart"/>
      <w:r w:rsidRPr="00F42C03">
        <w:rPr>
          <w:rFonts w:asciiTheme="majorHAnsi" w:hAnsiTheme="majorHAnsi" w:cstheme="majorHAnsi"/>
          <w:color w:val="00000A"/>
          <w:sz w:val="24"/>
          <w:szCs w:val="24"/>
          <w:lang w:val="en"/>
        </w:rPr>
        <w:t>Osmeridae</w:t>
      </w:r>
      <w:proofErr w:type="spellEnd"/>
      <w:r w:rsidRPr="00F42C03">
        <w:rPr>
          <w:rFonts w:asciiTheme="majorHAnsi" w:hAnsiTheme="majorHAnsi" w:cstheme="majorHAnsi"/>
          <w:color w:val="00000A"/>
          <w:sz w:val="24"/>
          <w:szCs w:val="24"/>
          <w:lang w:val="en"/>
        </w:rPr>
        <w:t xml:space="preserve"> family which represents an abundant food source for human consumption in Japan, Europe, and North America, and </w:t>
      </w:r>
      <w:r>
        <w:rPr>
          <w:rFonts w:asciiTheme="majorHAnsi" w:hAnsiTheme="majorHAnsi" w:cstheme="majorHAnsi"/>
          <w:color w:val="00000A"/>
          <w:sz w:val="24"/>
          <w:szCs w:val="24"/>
          <w:lang w:val="en"/>
        </w:rPr>
        <w:t>has</w:t>
      </w:r>
      <w:r w:rsidRPr="00F42C03">
        <w:rPr>
          <w:rFonts w:asciiTheme="majorHAnsi" w:hAnsiTheme="majorHAnsi" w:cstheme="majorHAnsi"/>
          <w:color w:val="00000A"/>
          <w:sz w:val="24"/>
          <w:szCs w:val="24"/>
          <w:lang w:val="en"/>
        </w:rPr>
        <w:t xml:space="preserve"> experienced declining populations worldwide </w:t>
      </w:r>
      <w:r w:rsidRPr="00F42C03">
        <w:rPr>
          <w:rFonts w:asciiTheme="majorHAnsi" w:hAnsiTheme="majorHAnsi" w:cstheme="majorHAnsi"/>
          <w:color w:val="00000A"/>
          <w:sz w:val="24"/>
          <w:szCs w:val="24"/>
          <w:lang w:val="en"/>
        </w:rPr>
        <w:fldChar w:fldCharType="begin" w:fldLock="1"/>
      </w:r>
      <w:r w:rsidR="007A1A46">
        <w:rPr>
          <w:rFonts w:asciiTheme="majorHAnsi" w:hAnsiTheme="majorHAnsi" w:cstheme="majorHAnsi"/>
          <w:color w:val="00000A"/>
          <w:sz w:val="24"/>
          <w:szCs w:val="24"/>
          <w:lang w:val="en"/>
        </w:rPr>
        <w:instrText xml:space="preserve"> ADDIN ZOTERO_ITEM CSL_CITATION {"citationID":"vOO0jpXE","properties":{"formattedCitation":"(McAllister, 1963; Moyle, Peter B., Brown, Larry R., Durand, John R., Hobbs, 2016; Rosenfield &amp; Baxter, 2007)","plainCitation":"(McAllister, 1963; Moyle, Peter B., Brown, Larry R., Durand, John R., Hobbs, 2016; Rosenfield &amp; Baxter, 2007)","noteIndex":0},"citationItems":[{"id":"8VtU1zsE/FFw0MlUX","uris":["http://www.mendeley.com/documents/?uuid=154a621a-a2e3-443b-849e-2593b42c5c2d"],"itemData":{"author":[{"dropping-particle":"","family":"McAllister","given":"D.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Estuary","type":"article-journal","volume":"14"}},{"id":"8VtU1zsE/vXtk64CY","uris":["http://www.mendeley.com/documents/?uuid=757f5833-fa11-466a-b871-160ad1fface1"],"itemData":{"DOI":"10.1577/T06-148.1","ISSN":"0002-8487","abstract":"The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(McAllister, 1963; Moyle, Peter B., Brown, Larry R., Durand, John R., Hobbs, 2016; Rosenfield &amp; Baxter, 2007)</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Because of their annual life cycle and relatively rapid response to the conditions of their habitat, delta smelt are considered an indicator of the overall health of the SFE ecosystem. </w:t>
      </w:r>
    </w:p>
    <w:p w14:paraId="3DA362A6" w14:textId="0361FA93" w:rsidR="007858F9" w:rsidRPr="002C5280" w:rsidRDefault="007858F9" w:rsidP="00B83657">
      <w:pPr>
        <w:spacing w:line="240" w:lineRule="auto"/>
        <w:ind w:right="270"/>
        <w:rPr>
          <w:rFonts w:asciiTheme="majorHAnsi" w:hAnsiTheme="majorHAnsi" w:cstheme="majorHAnsi"/>
          <w:color w:val="00000A"/>
          <w:sz w:val="24"/>
          <w:szCs w:val="24"/>
          <w:lang w:val="en"/>
        </w:rPr>
      </w:pPr>
      <w:r w:rsidRPr="00F42C03">
        <w:rPr>
          <w:rFonts w:asciiTheme="majorHAnsi" w:hAnsiTheme="majorHAnsi" w:cstheme="majorHAnsi"/>
          <w:color w:val="00000A"/>
          <w:sz w:val="24"/>
          <w:szCs w:val="24"/>
          <w:lang w:val="en"/>
        </w:rPr>
        <w:t xml:space="preserve">Once one of the most abundant and widely distributed fish species in the SFE, delta smelt numbers have been declining since the 1980s </w:t>
      </w:r>
      <w:r w:rsidRPr="00F42C03">
        <w:rPr>
          <w:rFonts w:asciiTheme="majorHAnsi" w:hAnsiTheme="majorHAnsi" w:cstheme="majorHAnsi"/>
          <w:color w:val="00000A"/>
          <w:sz w:val="24"/>
          <w:szCs w:val="24"/>
          <w:lang w:val="en"/>
        </w:rPr>
        <w:fldChar w:fldCharType="begin" w:fldLock="1"/>
      </w:r>
      <w:r w:rsidR="007A1A46">
        <w:rPr>
          <w:rFonts w:asciiTheme="majorHAnsi" w:hAnsiTheme="majorHAnsi" w:cstheme="majorHAnsi"/>
          <w:color w:val="00000A"/>
          <w:sz w:val="24"/>
          <w:szCs w:val="24"/>
          <w:lang w:val="en"/>
        </w:rPr>
        <w:instrText xml:space="preserve"> ADDIN ZOTERO_ITEM CSL_CITATION {"citationID":"dyp9KCAh","properties":{"formattedCitation":"(Moyle et al., 1992)","plainCitation":"(Moyle et al., 1992)","noteIndex":0},"citationItems":[{"id":"8VtU1zsE/eOYmWySx","uris":["http://www.mendeley.com/documents/?uuid=b174141a-6f6e-47bf-9926-35120a427171"],"itemData":{"DOI":"10.1016/j.fertnstert.2012.04.042","ISSN":"1556-5653","PMID":"22656306","abstract":"To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(Moyle et al., 1992)</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 xml:space="preserve"> (Figure 1.1).</w:t>
      </w:r>
      <w:r w:rsidRPr="00F42C03">
        <w:rPr>
          <w:rFonts w:asciiTheme="majorHAnsi" w:hAnsiTheme="majorHAnsi" w:cstheme="majorHAnsi"/>
          <w:color w:val="00000A"/>
          <w:sz w:val="24"/>
          <w:szCs w:val="24"/>
          <w:lang w:val="en"/>
        </w:rPr>
        <w:t xml:space="preserve"> The species was listed as threatened under the federal Endangered Species Act (ESA) in 1993 and endangered under the California ESA</w:t>
      </w:r>
      <w:r>
        <w:rPr>
          <w:rFonts w:asciiTheme="majorHAnsi" w:hAnsiTheme="majorHAnsi" w:cstheme="majorHAnsi"/>
          <w:color w:val="00000A"/>
          <w:sz w:val="24"/>
          <w:szCs w:val="24"/>
          <w:lang w:val="en"/>
        </w:rPr>
        <w:t xml:space="preserve"> (CESA)</w:t>
      </w:r>
      <w:r w:rsidRPr="00F42C03">
        <w:rPr>
          <w:rFonts w:asciiTheme="majorHAnsi" w:hAnsiTheme="majorHAnsi" w:cstheme="majorHAnsi"/>
          <w:color w:val="00000A"/>
          <w:sz w:val="24"/>
          <w:szCs w:val="24"/>
          <w:lang w:val="en"/>
        </w:rPr>
        <w:t xml:space="preserve"> in 2009. </w:t>
      </w:r>
      <w:r>
        <w:rPr>
          <w:rFonts w:asciiTheme="majorHAnsi" w:hAnsiTheme="majorHAnsi" w:cstheme="majorHAnsi"/>
          <w:color w:val="00000A"/>
          <w:sz w:val="24"/>
          <w:szCs w:val="24"/>
          <w:lang w:val="en"/>
        </w:rPr>
        <w:t>Despite protections under the ESA and CESA the species ha</w:t>
      </w:r>
      <w:r w:rsidR="0030098D">
        <w:rPr>
          <w:rFonts w:asciiTheme="majorHAnsi" w:hAnsiTheme="majorHAnsi" w:cstheme="majorHAnsi"/>
          <w:color w:val="00000A"/>
          <w:sz w:val="24"/>
          <w:szCs w:val="24"/>
          <w:lang w:val="en"/>
        </w:rPr>
        <w:t>s</w:t>
      </w:r>
      <w:r>
        <w:rPr>
          <w:rFonts w:asciiTheme="majorHAnsi" w:hAnsiTheme="majorHAnsi" w:cstheme="majorHAnsi"/>
          <w:color w:val="00000A"/>
          <w:sz w:val="24"/>
          <w:szCs w:val="24"/>
          <w:lang w:val="en"/>
        </w:rPr>
        <w:t xml:space="preserve"> continued to decline throughout the SFE</w:t>
      </w:r>
      <w:r w:rsidR="00996BA9">
        <w:rPr>
          <w:rFonts w:asciiTheme="majorHAnsi" w:hAnsiTheme="majorHAnsi" w:cstheme="majorHAnsi"/>
          <w:color w:val="00000A"/>
          <w:sz w:val="24"/>
          <w:szCs w:val="24"/>
          <w:lang w:val="en"/>
        </w:rPr>
        <w:t xml:space="preserve"> </w:t>
      </w:r>
      <w:r w:rsidR="00743FAC">
        <w:rPr>
          <w:rFonts w:asciiTheme="majorHAnsi" w:hAnsiTheme="majorHAnsi" w:cstheme="majorHAnsi"/>
          <w:color w:val="00000A"/>
          <w:sz w:val="24"/>
          <w:szCs w:val="24"/>
          <w:lang w:val="en"/>
        </w:rPr>
        <w:fldChar w:fldCharType="begin"/>
      </w:r>
      <w:r w:rsidR="00996BA9">
        <w:rPr>
          <w:rFonts w:asciiTheme="majorHAnsi" w:hAnsiTheme="majorHAnsi" w:cstheme="majorHAnsi"/>
          <w:color w:val="00000A"/>
          <w:sz w:val="24"/>
          <w:szCs w:val="24"/>
          <w:lang w:val="en"/>
        </w:rPr>
        <w:instrText xml:space="preserve"> ADDIN ZOTERO_ITEM CSL_CITATION {"citationID":"8mU5aauZ","properties":{"formattedCitation":"(State of California FMWT, 2022; State of California SKT, 2022)","plainCitation":"(State of California FMWT, 2022; State of California SKT, 2022)","noteIndex":0},"citationItems":[{"id":692,"uris":["http://zotero.org/users/local/3tku6QP0/items/8CUY6U8X"],"itemData":{"id":692,"type":"report","genre":"Annual Survey Results Memorandum","language":"en","page":"1-2","publisher":"State of California Department of Fish and Wildlife","source":"Zotero","title":"2022 Spring Kodiak Trawl Delta Smelt Index","URL":"https://nrm.dfg.ca.gov/FileHandler.ashx?DocumentId=204731&amp;inline","author":[{"family":"State of California SKT","given":""}],"issued":{"date-parts":[["2022"]]}}},{"id":695,"uris":["http://zotero.org/users/local/3tku6QP0/items/DCR7GWNY"],"itemData":{"id":695,"type":"report","genre":"Annual Survey Results Memorandum","page":"1-16","publisher":"State of California Department of Fish and Wildlife","title":"2022 Fall Midwater Trawl annual fish abundance and distribution summary","URL":"https://wildlife.ca.gov/Conservation/Delta/Fall-Midwater-Trawl","author":[{"family":"State of California FMWT","given":""}],"issued":{"date-parts":[["2022"]]}}}],"schema":"https://github.com/citation-style-language/schema/raw/master/csl-citation.json"} </w:instrText>
      </w:r>
      <w:r w:rsidR="00743FAC">
        <w:rPr>
          <w:rFonts w:asciiTheme="majorHAnsi" w:hAnsiTheme="majorHAnsi" w:cstheme="majorHAnsi"/>
          <w:color w:val="00000A"/>
          <w:sz w:val="24"/>
          <w:szCs w:val="24"/>
          <w:lang w:val="en"/>
        </w:rPr>
        <w:fldChar w:fldCharType="separate"/>
      </w:r>
      <w:r w:rsidR="00996BA9">
        <w:rPr>
          <w:rFonts w:asciiTheme="majorHAnsi" w:hAnsiTheme="majorHAnsi" w:cstheme="majorHAnsi"/>
          <w:noProof/>
          <w:color w:val="00000A"/>
          <w:sz w:val="24"/>
          <w:szCs w:val="24"/>
          <w:lang w:val="en"/>
        </w:rPr>
        <w:t>(State of California FMWT, 2022; State of California SKT, 2022)</w:t>
      </w:r>
      <w:r w:rsidR="00743FAC">
        <w:rPr>
          <w:rFonts w:asciiTheme="majorHAnsi" w:hAnsiTheme="majorHAnsi" w:cstheme="majorHAnsi"/>
          <w:color w:val="00000A"/>
          <w:sz w:val="24"/>
          <w:szCs w:val="24"/>
          <w:lang w:val="en"/>
        </w:rPr>
        <w:fldChar w:fldCharType="end"/>
      </w:r>
      <w:r>
        <w:rPr>
          <w:rFonts w:asciiTheme="majorHAnsi" w:hAnsiTheme="majorHAnsi" w:cstheme="majorHAnsi"/>
          <w:color w:val="00000A"/>
          <w:sz w:val="24"/>
          <w:szCs w:val="24"/>
          <w:lang w:val="en"/>
        </w:rPr>
        <w:t xml:space="preserve">. </w:t>
      </w:r>
      <w:ins w:id="175" w:author="Shannon Erica Kendal Joslin" w:date="2023-09-16T11:37:00Z">
        <w:r w:rsidR="00A07456">
          <w:rPr>
            <w:rFonts w:asciiTheme="majorHAnsi" w:hAnsiTheme="majorHAnsi" w:cstheme="majorHAnsi"/>
            <w:color w:val="00000A"/>
            <w:sz w:val="24"/>
            <w:szCs w:val="24"/>
            <w:lang w:val="en"/>
          </w:rPr>
          <w:t>Decreased p</w:t>
        </w:r>
      </w:ins>
      <w:commentRangeStart w:id="176"/>
      <w:del w:id="177" w:author="Shannon Erica Kendal Joslin" w:date="2023-09-16T11:37:00Z">
        <w:r w:rsidRPr="00F42C03" w:rsidDel="00A07456">
          <w:rPr>
            <w:rFonts w:asciiTheme="majorHAnsi" w:hAnsiTheme="majorHAnsi" w:cstheme="majorHAnsi"/>
            <w:color w:val="00000A"/>
            <w:sz w:val="24"/>
            <w:szCs w:val="24"/>
            <w:lang w:val="en"/>
          </w:rPr>
          <w:delText>P</w:delText>
        </w:r>
      </w:del>
      <w:r w:rsidRPr="00F42C03">
        <w:rPr>
          <w:rFonts w:asciiTheme="majorHAnsi" w:hAnsiTheme="majorHAnsi" w:cstheme="majorHAnsi"/>
          <w:color w:val="00000A"/>
          <w:sz w:val="24"/>
          <w:szCs w:val="24"/>
          <w:lang w:val="en"/>
        </w:rPr>
        <w:t xml:space="preserve">elagic productivity and </w:t>
      </w:r>
      <w:ins w:id="178" w:author="Shannon Erica Kendal Joslin" w:date="2023-09-16T11:37:00Z">
        <w:r w:rsidR="00A07456">
          <w:rPr>
            <w:rFonts w:asciiTheme="majorHAnsi" w:hAnsiTheme="majorHAnsi" w:cstheme="majorHAnsi"/>
            <w:color w:val="00000A"/>
            <w:sz w:val="24"/>
            <w:szCs w:val="24"/>
            <w:lang w:val="en"/>
          </w:rPr>
          <w:t xml:space="preserve">increased </w:t>
        </w:r>
      </w:ins>
      <w:r w:rsidRPr="00F42C03">
        <w:rPr>
          <w:rFonts w:asciiTheme="majorHAnsi" w:hAnsiTheme="majorHAnsi" w:cstheme="majorHAnsi"/>
          <w:color w:val="00000A"/>
          <w:sz w:val="24"/>
          <w:szCs w:val="24"/>
          <w:lang w:val="en"/>
        </w:rPr>
        <w:t xml:space="preserve">water temperature </w:t>
      </w:r>
      <w:ins w:id="179" w:author="Shannon Erica Kendal Joslin" w:date="2023-10-13T07:53:00Z">
        <w:r w:rsidR="00A46CE7">
          <w:rPr>
            <w:rFonts w:asciiTheme="majorHAnsi" w:hAnsiTheme="majorHAnsi" w:cstheme="majorHAnsi"/>
            <w:color w:val="00000A"/>
            <w:sz w:val="24"/>
            <w:szCs w:val="24"/>
            <w:lang w:val="en"/>
          </w:rPr>
          <w:t>in the</w:t>
        </w:r>
      </w:ins>
      <w:ins w:id="180" w:author="Shannon Erica Kendal Joslin" w:date="2023-10-13T07:50:00Z">
        <w:r w:rsidR="00391C95">
          <w:rPr>
            <w:rFonts w:asciiTheme="majorHAnsi" w:hAnsiTheme="majorHAnsi" w:cstheme="majorHAnsi"/>
            <w:color w:val="00000A"/>
            <w:sz w:val="24"/>
            <w:szCs w:val="24"/>
            <w:lang w:val="en"/>
          </w:rPr>
          <w:t xml:space="preserve"> SFE</w:t>
        </w:r>
      </w:ins>
      <w:ins w:id="181" w:author="Shannon Erica Kendal Joslin" w:date="2023-10-13T07:53:00Z">
        <w:r w:rsidR="00A46CE7">
          <w:rPr>
            <w:rFonts w:asciiTheme="majorHAnsi" w:hAnsiTheme="majorHAnsi" w:cstheme="majorHAnsi"/>
            <w:color w:val="00000A"/>
            <w:sz w:val="24"/>
            <w:szCs w:val="24"/>
            <w:lang w:val="en"/>
          </w:rPr>
          <w:t xml:space="preserve"> </w:t>
        </w:r>
      </w:ins>
      <w:r w:rsidRPr="00F42C03">
        <w:rPr>
          <w:rFonts w:asciiTheme="majorHAnsi" w:hAnsiTheme="majorHAnsi" w:cstheme="majorHAnsi"/>
          <w:color w:val="00000A"/>
          <w:sz w:val="24"/>
          <w:szCs w:val="24"/>
          <w:lang w:val="en"/>
        </w:rPr>
        <w:t xml:space="preserve">have been shown to be primary drivers of condition indices </w:t>
      </w:r>
      <w:del w:id="182" w:author="Shannon Erica Kendal Joslin" w:date="2023-09-16T11:38:00Z">
        <w:r w:rsidRPr="00F42C03" w:rsidDel="00A07456">
          <w:rPr>
            <w:rFonts w:asciiTheme="majorHAnsi" w:hAnsiTheme="majorHAnsi" w:cstheme="majorHAnsi"/>
            <w:color w:val="00000A"/>
            <w:sz w:val="24"/>
            <w:szCs w:val="24"/>
            <w:lang w:val="en"/>
          </w:rPr>
          <w:delText xml:space="preserve">ultimately </w:delText>
        </w:r>
      </w:del>
      <w:ins w:id="183" w:author="Shannon Erica Kendal Joslin" w:date="2023-09-16T11:38:00Z">
        <w:r w:rsidR="00A07456">
          <w:rPr>
            <w:rFonts w:asciiTheme="majorHAnsi" w:hAnsiTheme="majorHAnsi" w:cstheme="majorHAnsi"/>
            <w:color w:val="00000A"/>
            <w:sz w:val="24"/>
            <w:szCs w:val="24"/>
            <w:lang w:val="en"/>
          </w:rPr>
          <w:t>negatively</w:t>
        </w:r>
        <w:r w:rsidR="00A07456" w:rsidRPr="00F42C03">
          <w:rPr>
            <w:rFonts w:asciiTheme="majorHAnsi" w:hAnsiTheme="majorHAnsi" w:cstheme="majorHAnsi"/>
            <w:color w:val="00000A"/>
            <w:sz w:val="24"/>
            <w:szCs w:val="24"/>
            <w:lang w:val="en"/>
          </w:rPr>
          <w:t xml:space="preserve"> </w:t>
        </w:r>
      </w:ins>
      <w:r w:rsidRPr="00F42C03">
        <w:rPr>
          <w:rFonts w:asciiTheme="majorHAnsi" w:hAnsiTheme="majorHAnsi" w:cstheme="majorHAnsi"/>
          <w:color w:val="00000A"/>
          <w:sz w:val="24"/>
          <w:szCs w:val="24"/>
          <w:lang w:val="en"/>
        </w:rPr>
        <w:t xml:space="preserve">affecting </w:t>
      </w:r>
      <w:del w:id="184" w:author="Shannon Erica Kendal Joslin" w:date="2023-09-16T11:38:00Z">
        <w:r w:rsidRPr="00F42C03" w:rsidDel="00A07456">
          <w:rPr>
            <w:rFonts w:asciiTheme="majorHAnsi" w:hAnsiTheme="majorHAnsi" w:cstheme="majorHAnsi"/>
            <w:color w:val="00000A"/>
            <w:sz w:val="24"/>
            <w:szCs w:val="24"/>
            <w:lang w:val="en"/>
          </w:rPr>
          <w:delText xml:space="preserve">the </w:delText>
        </w:r>
      </w:del>
      <w:r w:rsidRPr="00F42C03">
        <w:rPr>
          <w:rFonts w:asciiTheme="majorHAnsi" w:hAnsiTheme="majorHAnsi" w:cstheme="majorHAnsi"/>
          <w:color w:val="00000A"/>
          <w:sz w:val="24"/>
          <w:szCs w:val="24"/>
          <w:lang w:val="en"/>
        </w:rPr>
        <w:t xml:space="preserve">delta smelt’s fitness </w:t>
      </w:r>
      <w:r w:rsidRPr="00F42C03">
        <w:rPr>
          <w:rFonts w:asciiTheme="majorHAnsi" w:hAnsiTheme="majorHAnsi" w:cstheme="majorHAnsi"/>
          <w:color w:val="00000A"/>
          <w:sz w:val="24"/>
          <w:szCs w:val="24"/>
          <w:lang w:val="en"/>
        </w:rPr>
        <w:fldChar w:fldCharType="begin"/>
      </w:r>
      <w:r w:rsidR="002335A7">
        <w:rPr>
          <w:rFonts w:asciiTheme="majorHAnsi" w:hAnsiTheme="majorHAnsi" w:cstheme="majorHAnsi"/>
          <w:color w:val="00000A"/>
          <w:sz w:val="24"/>
          <w:szCs w:val="24"/>
          <w:lang w:val="en"/>
        </w:rPr>
        <w:instrText xml:space="preserve"> ADDIN ZOTERO_ITEM CSL_CITATION {"citationID":"ZuKfDBV0","properties":{"formattedCitation":"(Hammock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(Hammock et al., 2022)</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lang w:val="en"/>
        </w:rPr>
        <w:t xml:space="preserve"> and it is now believed stochastic processes may push the species to extinction </w:t>
      </w:r>
      <w:r w:rsidRPr="00F42C03">
        <w:rPr>
          <w:rFonts w:asciiTheme="majorHAnsi" w:hAnsiTheme="majorHAnsi" w:cstheme="majorHAnsi"/>
          <w:color w:val="00000A"/>
          <w:sz w:val="24"/>
          <w:szCs w:val="24"/>
          <w:lang w:val="en"/>
        </w:rPr>
        <w:fldChar w:fldCharType="begin" w:fldLock="1"/>
      </w:r>
      <w:r w:rsidR="007A1A46">
        <w:rPr>
          <w:rFonts w:asciiTheme="majorHAnsi" w:hAnsiTheme="majorHAnsi" w:cstheme="majorHAnsi"/>
          <w:color w:val="00000A"/>
          <w:sz w:val="24"/>
          <w:szCs w:val="24"/>
          <w:lang w:val="en"/>
        </w:rPr>
        <w:instrText xml:space="preserve"> ADDIN ZOTERO_ITEM CSL_CITATION {"citationID":"RjKxILK0","properties":{"formattedCitation":"(Fisch et al., 2011; Moyle, Peter B., Brown, Larry R., Durand, John R., Hobbs, 2016)","plainCitation":"(Fisch et al., 2011; Moyle, Peter B., Brown, Larry R., Durand, John R., Hobbs, 2016)","noteIndex":0},"citationItems":[{"id":"8VtU1zsE/ZDFT2mOO","uris":["http://www.mendeley.com/documents/?uuid=23e53af3-288d-48bc-b9a7-174ca5e00a87"],"itemData":{"DOI":"10.1007/s10592-011-0240-y","ISBN":"1566-0621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(Fisch et al., 2011; Moyle, Peter B., Brown, Larry R., Durand, John R., Hobbs, 2016)</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w:t>
      </w:r>
      <w:commentRangeEnd w:id="176"/>
      <w:r w:rsidR="00397880">
        <w:rPr>
          <w:rStyle w:val="CommentReference"/>
        </w:rPr>
        <w:commentReference w:id="176"/>
      </w:r>
      <w:r w:rsidRPr="00F42C03">
        <w:rPr>
          <w:rFonts w:asciiTheme="majorHAnsi" w:hAnsiTheme="majorHAnsi" w:cstheme="majorHAnsi"/>
          <w:color w:val="00000A"/>
          <w:sz w:val="24"/>
          <w:szCs w:val="24"/>
          <w:lang w:val="en"/>
        </w:rPr>
        <w:t xml:space="preserve">As a result of their decline, resource management agencies, such as CDFW, continue to actively monitor the distribution and abundance of the wild population, and the Genomic Variation Laboratory </w:t>
      </w:r>
      <w:r w:rsidR="00397880">
        <w:rPr>
          <w:rFonts w:asciiTheme="majorHAnsi" w:hAnsiTheme="majorHAnsi" w:cstheme="majorHAnsi"/>
          <w:color w:val="00000A"/>
          <w:sz w:val="24"/>
          <w:szCs w:val="24"/>
          <w:lang w:val="en"/>
        </w:rPr>
        <w:t xml:space="preserve">at the University of California Davis (UC Davis) </w:t>
      </w:r>
      <w:r w:rsidRPr="00F42C03">
        <w:rPr>
          <w:rFonts w:asciiTheme="majorHAnsi" w:hAnsiTheme="majorHAnsi" w:cstheme="majorHAnsi"/>
          <w:color w:val="00000A"/>
          <w:sz w:val="24"/>
          <w:szCs w:val="24"/>
          <w:lang w:val="en"/>
        </w:rPr>
        <w:t xml:space="preserve">genetically manages a captive breeding program to maintain a refuge population at the UC Davis Fish Conservation and Culture Laboratory (FCCL). </w:t>
      </w:r>
      <w:ins w:id="185" w:author="Shannon Erica Kendal Joslin" w:date="2023-10-13T07:43:00Z">
        <w:r w:rsidR="00C677B9">
          <w:rPr>
            <w:rFonts w:asciiTheme="majorHAnsi" w:hAnsiTheme="majorHAnsi" w:cstheme="majorHAnsi"/>
            <w:color w:val="00000A"/>
            <w:sz w:val="24"/>
            <w:szCs w:val="24"/>
            <w:lang w:val="en"/>
          </w:rPr>
          <w:t xml:space="preserve">A highly contiguous delta smelt reference genome </w:t>
        </w:r>
      </w:ins>
      <w:ins w:id="186" w:author="Shannon Erica Kendal Joslin" w:date="2023-10-13T08:00:00Z">
        <w:r w:rsidR="001B5C18">
          <w:rPr>
            <w:rFonts w:asciiTheme="majorHAnsi" w:hAnsiTheme="majorHAnsi" w:cstheme="majorHAnsi"/>
            <w:color w:val="00000A"/>
            <w:sz w:val="24"/>
            <w:szCs w:val="24"/>
            <w:lang w:val="en"/>
          </w:rPr>
          <w:t xml:space="preserve">will allow for better management of the captive population through </w:t>
        </w:r>
      </w:ins>
      <w:ins w:id="187" w:author="Shannon Erica Kendal Joslin" w:date="2023-10-13T08:01:00Z">
        <w:r w:rsidR="00B83657">
          <w:rPr>
            <w:rFonts w:asciiTheme="majorHAnsi" w:hAnsiTheme="majorHAnsi" w:cstheme="majorHAnsi"/>
            <w:color w:val="00000A"/>
            <w:sz w:val="24"/>
            <w:szCs w:val="24"/>
            <w:lang w:val="en"/>
          </w:rPr>
          <w:t>identifying</w:t>
        </w:r>
      </w:ins>
      <w:ins w:id="188" w:author="Shannon Erica Kendal Joslin" w:date="2023-10-13T08:02:00Z">
        <w:r w:rsidR="00B83657">
          <w:rPr>
            <w:rFonts w:asciiTheme="majorHAnsi" w:hAnsiTheme="majorHAnsi" w:cstheme="majorHAnsi"/>
            <w:color w:val="00000A"/>
            <w:sz w:val="24"/>
            <w:szCs w:val="24"/>
            <w:lang w:val="en"/>
          </w:rPr>
          <w:t xml:space="preserve"> important genomic regions where</w:t>
        </w:r>
      </w:ins>
      <w:ins w:id="189" w:author="Shannon Erica Kendal Joslin" w:date="2023-10-13T08:00:00Z">
        <w:r w:rsidR="001B5C18">
          <w:rPr>
            <w:rFonts w:asciiTheme="majorHAnsi" w:hAnsiTheme="majorHAnsi" w:cstheme="majorHAnsi"/>
            <w:color w:val="00000A"/>
            <w:sz w:val="24"/>
            <w:szCs w:val="24"/>
            <w:lang w:val="en"/>
          </w:rPr>
          <w:t xml:space="preserve"> historical and contem</w:t>
        </w:r>
      </w:ins>
      <w:ins w:id="190" w:author="Shannon Erica Kendal Joslin" w:date="2023-10-13T08:01:00Z">
        <w:r w:rsidR="001B5C18">
          <w:rPr>
            <w:rFonts w:asciiTheme="majorHAnsi" w:hAnsiTheme="majorHAnsi" w:cstheme="majorHAnsi"/>
            <w:color w:val="00000A"/>
            <w:sz w:val="24"/>
            <w:szCs w:val="24"/>
            <w:lang w:val="en"/>
          </w:rPr>
          <w:t>porary selection ha</w:t>
        </w:r>
      </w:ins>
      <w:ins w:id="191" w:author="Shannon Erica Kendal Joslin" w:date="2023-10-13T08:05:00Z">
        <w:r w:rsidR="00B83657">
          <w:rPr>
            <w:rFonts w:asciiTheme="majorHAnsi" w:hAnsiTheme="majorHAnsi" w:cstheme="majorHAnsi"/>
            <w:color w:val="00000A"/>
            <w:sz w:val="24"/>
            <w:szCs w:val="24"/>
            <w:lang w:val="en"/>
          </w:rPr>
          <w:t>ve</w:t>
        </w:r>
      </w:ins>
      <w:ins w:id="192" w:author="Shannon Erica Kendal Joslin" w:date="2023-10-13T08:01:00Z">
        <w:r w:rsidR="001B5C18">
          <w:rPr>
            <w:rFonts w:asciiTheme="majorHAnsi" w:hAnsiTheme="majorHAnsi" w:cstheme="majorHAnsi"/>
            <w:color w:val="00000A"/>
            <w:sz w:val="24"/>
            <w:szCs w:val="24"/>
            <w:lang w:val="en"/>
          </w:rPr>
          <w:t xml:space="preserve"> led to adaptations in </w:t>
        </w:r>
      </w:ins>
      <w:ins w:id="193" w:author="Shannon Erica Kendal Joslin" w:date="2023-10-13T08:14:00Z">
        <w:r w:rsidR="0013318B">
          <w:rPr>
            <w:rFonts w:asciiTheme="majorHAnsi" w:hAnsiTheme="majorHAnsi" w:cstheme="majorHAnsi"/>
            <w:color w:val="00000A"/>
            <w:sz w:val="24"/>
            <w:szCs w:val="24"/>
            <w:lang w:val="en"/>
          </w:rPr>
          <w:t xml:space="preserve">wild </w:t>
        </w:r>
      </w:ins>
      <w:ins w:id="194" w:author="Shannon Erica Kendal Joslin" w:date="2023-10-13T08:01:00Z">
        <w:r w:rsidR="001B5C18">
          <w:rPr>
            <w:rFonts w:asciiTheme="majorHAnsi" w:hAnsiTheme="majorHAnsi" w:cstheme="majorHAnsi"/>
            <w:color w:val="00000A"/>
            <w:sz w:val="24"/>
            <w:szCs w:val="24"/>
            <w:lang w:val="en"/>
          </w:rPr>
          <w:t>delta smelt</w:t>
        </w:r>
      </w:ins>
      <w:ins w:id="195" w:author="Shannon Erica Kendal Joslin" w:date="2023-10-13T08:08:00Z">
        <w:r w:rsidR="00327737">
          <w:rPr>
            <w:rFonts w:asciiTheme="majorHAnsi" w:hAnsiTheme="majorHAnsi" w:cstheme="majorHAnsi"/>
            <w:color w:val="00000A"/>
            <w:sz w:val="24"/>
            <w:szCs w:val="24"/>
            <w:lang w:val="en"/>
          </w:rPr>
          <w:t>.</w:t>
        </w:r>
      </w:ins>
      <w:ins w:id="196" w:author="Shannon Erica Kendal Joslin" w:date="2023-10-13T08:09:00Z">
        <w:r w:rsidR="00327737">
          <w:rPr>
            <w:rFonts w:asciiTheme="majorHAnsi" w:hAnsiTheme="majorHAnsi" w:cstheme="majorHAnsi"/>
            <w:color w:val="00000A"/>
            <w:sz w:val="24"/>
            <w:szCs w:val="24"/>
            <w:lang w:val="en"/>
          </w:rPr>
          <w:t xml:space="preserve"> </w:t>
        </w:r>
      </w:ins>
      <w:ins w:id="197" w:author="Shannon Erica Kendal Joslin" w:date="2023-10-13T08:31:00Z">
        <w:r w:rsidR="002B300E">
          <w:rPr>
            <w:rFonts w:asciiTheme="majorHAnsi" w:hAnsiTheme="majorHAnsi" w:cstheme="majorHAnsi"/>
            <w:color w:val="00000A"/>
            <w:sz w:val="24"/>
            <w:szCs w:val="24"/>
            <w:lang w:val="en"/>
          </w:rPr>
          <w:t xml:space="preserve">As a </w:t>
        </w:r>
        <w:proofErr w:type="gramStart"/>
        <w:r w:rsidR="002B300E">
          <w:rPr>
            <w:rFonts w:asciiTheme="majorHAnsi" w:hAnsiTheme="majorHAnsi" w:cstheme="majorHAnsi"/>
            <w:color w:val="00000A"/>
            <w:sz w:val="24"/>
            <w:szCs w:val="24"/>
            <w:lang w:val="en"/>
          </w:rPr>
          <w:t>result</w:t>
        </w:r>
        <w:proofErr w:type="gramEnd"/>
        <w:r w:rsidR="002B300E">
          <w:rPr>
            <w:rFonts w:asciiTheme="majorHAnsi" w:hAnsiTheme="majorHAnsi" w:cstheme="majorHAnsi"/>
            <w:color w:val="00000A"/>
            <w:sz w:val="24"/>
            <w:szCs w:val="24"/>
            <w:lang w:val="en"/>
          </w:rPr>
          <w:t xml:space="preserve"> m</w:t>
        </w:r>
      </w:ins>
      <w:ins w:id="198" w:author="Shannon Erica Kendal Joslin" w:date="2023-10-13T08:14:00Z">
        <w:r w:rsidR="0013318B">
          <w:rPr>
            <w:rFonts w:asciiTheme="majorHAnsi" w:hAnsiTheme="majorHAnsi" w:cstheme="majorHAnsi"/>
            <w:color w:val="00000A"/>
            <w:sz w:val="24"/>
            <w:szCs w:val="24"/>
            <w:lang w:val="en"/>
          </w:rPr>
          <w:t xml:space="preserve">anagers </w:t>
        </w:r>
      </w:ins>
      <w:ins w:id="199" w:author="Shannon Erica Kendal Joslin" w:date="2023-10-13T08:31:00Z">
        <w:r w:rsidR="002B300E">
          <w:rPr>
            <w:rFonts w:asciiTheme="majorHAnsi" w:hAnsiTheme="majorHAnsi" w:cstheme="majorHAnsi"/>
            <w:color w:val="00000A"/>
            <w:sz w:val="24"/>
            <w:szCs w:val="24"/>
            <w:lang w:val="en"/>
          </w:rPr>
          <w:t>can</w:t>
        </w:r>
      </w:ins>
      <w:ins w:id="200" w:author="Shannon Erica Kendal Joslin" w:date="2023-10-13T08:14:00Z">
        <w:r w:rsidR="0013318B">
          <w:rPr>
            <w:rFonts w:asciiTheme="majorHAnsi" w:hAnsiTheme="majorHAnsi" w:cstheme="majorHAnsi"/>
            <w:color w:val="00000A"/>
            <w:sz w:val="24"/>
            <w:szCs w:val="24"/>
            <w:lang w:val="en"/>
          </w:rPr>
          <w:t xml:space="preserve"> factor preserving </w:t>
        </w:r>
      </w:ins>
      <w:ins w:id="201" w:author="Shannon Erica Kendal Joslin" w:date="2023-10-13T08:18:00Z">
        <w:r w:rsidR="008D4E9D">
          <w:rPr>
            <w:rFonts w:asciiTheme="majorHAnsi" w:hAnsiTheme="majorHAnsi" w:cstheme="majorHAnsi"/>
            <w:color w:val="00000A"/>
            <w:sz w:val="24"/>
            <w:szCs w:val="24"/>
            <w:lang w:val="en"/>
          </w:rPr>
          <w:t>regions</w:t>
        </w:r>
      </w:ins>
      <w:ins w:id="202" w:author="Shannon Erica Kendal Joslin" w:date="2023-10-13T08:14:00Z">
        <w:r w:rsidR="0013318B">
          <w:rPr>
            <w:rFonts w:asciiTheme="majorHAnsi" w:hAnsiTheme="majorHAnsi" w:cstheme="majorHAnsi"/>
            <w:color w:val="00000A"/>
            <w:sz w:val="24"/>
            <w:szCs w:val="24"/>
            <w:lang w:val="en"/>
          </w:rPr>
          <w:t xml:space="preserve"> of diversity into </w:t>
        </w:r>
      </w:ins>
      <w:ins w:id="203" w:author="Shannon Erica Kendal Joslin" w:date="2023-10-13T08:31:00Z">
        <w:r w:rsidR="002B300E">
          <w:rPr>
            <w:rFonts w:asciiTheme="majorHAnsi" w:hAnsiTheme="majorHAnsi" w:cstheme="majorHAnsi"/>
            <w:color w:val="00000A"/>
            <w:sz w:val="24"/>
            <w:szCs w:val="24"/>
            <w:lang w:val="en"/>
          </w:rPr>
          <w:t>establishing breeding pair</w:t>
        </w:r>
      </w:ins>
      <w:ins w:id="204" w:author="Shannon Erica Kendal Joslin" w:date="2023-10-13T08:14:00Z">
        <w:r w:rsidR="0013318B">
          <w:rPr>
            <w:rFonts w:asciiTheme="majorHAnsi" w:hAnsiTheme="majorHAnsi" w:cstheme="majorHAnsi"/>
            <w:color w:val="00000A"/>
            <w:sz w:val="24"/>
            <w:szCs w:val="24"/>
            <w:lang w:val="en"/>
          </w:rPr>
          <w:t xml:space="preserve">. </w:t>
        </w:r>
      </w:ins>
      <w:ins w:id="205" w:author="Shannon Erica Kendal Joslin" w:date="2023-10-13T08:22:00Z">
        <w:r w:rsidR="005877E5">
          <w:rPr>
            <w:rFonts w:asciiTheme="majorHAnsi" w:hAnsiTheme="majorHAnsi" w:cstheme="majorHAnsi"/>
            <w:color w:val="00000A"/>
            <w:sz w:val="24"/>
            <w:szCs w:val="24"/>
            <w:lang w:val="en"/>
          </w:rPr>
          <w:t>Reference genomes of evolutionaril</w:t>
        </w:r>
      </w:ins>
      <w:ins w:id="206" w:author="Shannon Erica Kendal Joslin" w:date="2023-10-13T08:23:00Z">
        <w:r w:rsidR="005877E5">
          <w:rPr>
            <w:rFonts w:asciiTheme="majorHAnsi" w:hAnsiTheme="majorHAnsi" w:cstheme="majorHAnsi"/>
            <w:color w:val="00000A"/>
            <w:sz w:val="24"/>
            <w:szCs w:val="24"/>
            <w:lang w:val="en"/>
          </w:rPr>
          <w:t xml:space="preserve">y closely related species </w:t>
        </w:r>
      </w:ins>
      <w:ins w:id="207" w:author="Shannon Erica Kendal Joslin" w:date="2023-10-13T08:31:00Z">
        <w:r w:rsidR="002B300E">
          <w:rPr>
            <w:rFonts w:asciiTheme="majorHAnsi" w:hAnsiTheme="majorHAnsi" w:cstheme="majorHAnsi"/>
            <w:color w:val="00000A"/>
            <w:sz w:val="24"/>
            <w:szCs w:val="24"/>
            <w:lang w:val="en"/>
          </w:rPr>
          <w:t>may</w:t>
        </w:r>
      </w:ins>
      <w:ins w:id="208" w:author="Shannon Erica Kendal Joslin" w:date="2023-10-13T08:23:00Z">
        <w:r w:rsidR="005877E5">
          <w:rPr>
            <w:rFonts w:asciiTheme="majorHAnsi" w:hAnsiTheme="majorHAnsi" w:cstheme="majorHAnsi"/>
            <w:color w:val="00000A"/>
            <w:sz w:val="24"/>
            <w:szCs w:val="24"/>
            <w:lang w:val="en"/>
          </w:rPr>
          <w:t xml:space="preserve"> be used </w:t>
        </w:r>
      </w:ins>
      <w:ins w:id="209" w:author="Shannon Erica Kendal Joslin" w:date="2023-10-13T08:34:00Z">
        <w:r w:rsidR="002B300E">
          <w:rPr>
            <w:rFonts w:asciiTheme="majorHAnsi" w:hAnsiTheme="majorHAnsi" w:cstheme="majorHAnsi"/>
            <w:color w:val="00000A"/>
            <w:sz w:val="24"/>
            <w:szCs w:val="24"/>
            <w:lang w:val="en"/>
          </w:rPr>
          <w:t xml:space="preserve">to </w:t>
        </w:r>
        <w:proofErr w:type="gramStart"/>
        <w:r w:rsidR="002B300E">
          <w:rPr>
            <w:rFonts w:asciiTheme="majorHAnsi" w:hAnsiTheme="majorHAnsi" w:cstheme="majorHAnsi"/>
            <w:color w:val="00000A"/>
            <w:sz w:val="24"/>
            <w:szCs w:val="24"/>
            <w:lang w:val="en"/>
          </w:rPr>
          <w:t>study  genetic</w:t>
        </w:r>
        <w:proofErr w:type="gramEnd"/>
        <w:r w:rsidR="002B300E">
          <w:rPr>
            <w:rFonts w:asciiTheme="majorHAnsi" w:hAnsiTheme="majorHAnsi" w:cstheme="majorHAnsi"/>
            <w:color w:val="00000A"/>
            <w:sz w:val="24"/>
            <w:szCs w:val="24"/>
            <w:lang w:val="en"/>
          </w:rPr>
          <w:t xml:space="preserve"> diversity, adaptations, and vulnerabilities within other declining </w:t>
        </w:r>
        <w:proofErr w:type="spellStart"/>
        <w:r w:rsidR="002B300E">
          <w:rPr>
            <w:rFonts w:asciiTheme="majorHAnsi" w:hAnsiTheme="majorHAnsi" w:cstheme="majorHAnsi"/>
            <w:color w:val="00000A"/>
            <w:sz w:val="24"/>
            <w:szCs w:val="24"/>
            <w:lang w:val="en"/>
          </w:rPr>
          <w:t>Osmerid</w:t>
        </w:r>
        <w:proofErr w:type="spellEnd"/>
        <w:r w:rsidR="002B300E">
          <w:rPr>
            <w:rFonts w:asciiTheme="majorHAnsi" w:hAnsiTheme="majorHAnsi" w:cstheme="majorHAnsi"/>
            <w:color w:val="00000A"/>
            <w:sz w:val="24"/>
            <w:szCs w:val="24"/>
            <w:lang w:val="en"/>
          </w:rPr>
          <w:t xml:space="preserve"> species </w:t>
        </w:r>
      </w:ins>
      <w:ins w:id="210" w:author="Shannon Erica Kendal Joslin" w:date="2023-10-13T08:23:00Z">
        <w:r w:rsidR="005877E5">
          <w:rPr>
            <w:rFonts w:asciiTheme="majorHAnsi" w:hAnsiTheme="majorHAnsi" w:cstheme="majorHAnsi"/>
            <w:color w:val="00000A"/>
            <w:sz w:val="24"/>
            <w:szCs w:val="24"/>
            <w:lang w:val="en"/>
          </w:rPr>
          <w:t xml:space="preserve">when a </w:t>
        </w:r>
      </w:ins>
      <w:ins w:id="211" w:author="Shannon Erica Kendal Joslin" w:date="2023-10-13T08:28:00Z">
        <w:r w:rsidR="003E62D5">
          <w:rPr>
            <w:rFonts w:asciiTheme="majorHAnsi" w:hAnsiTheme="majorHAnsi" w:cstheme="majorHAnsi"/>
            <w:color w:val="00000A"/>
            <w:sz w:val="24"/>
            <w:szCs w:val="24"/>
            <w:lang w:val="en"/>
          </w:rPr>
          <w:t>species-specific</w:t>
        </w:r>
      </w:ins>
      <w:ins w:id="212" w:author="Shannon Erica Kendal Joslin" w:date="2023-10-13T08:23:00Z">
        <w:r w:rsidR="005877E5">
          <w:rPr>
            <w:rFonts w:asciiTheme="majorHAnsi" w:hAnsiTheme="majorHAnsi" w:cstheme="majorHAnsi"/>
            <w:color w:val="00000A"/>
            <w:sz w:val="24"/>
            <w:szCs w:val="24"/>
            <w:lang w:val="en"/>
          </w:rPr>
          <w:t xml:space="preserve"> reference genome is unavailable. Thus, the delta smelt</w:t>
        </w:r>
      </w:ins>
      <w:ins w:id="213" w:author="Shannon Erica Kendal Joslin" w:date="2023-10-13T08:16:00Z">
        <w:r w:rsidR="008D4E9D">
          <w:rPr>
            <w:rFonts w:asciiTheme="majorHAnsi" w:hAnsiTheme="majorHAnsi" w:cstheme="majorHAnsi"/>
            <w:color w:val="00000A"/>
            <w:sz w:val="24"/>
            <w:szCs w:val="24"/>
            <w:lang w:val="en"/>
          </w:rPr>
          <w:t xml:space="preserve"> reference genome </w:t>
        </w:r>
      </w:ins>
      <w:moveToRangeStart w:id="214" w:author="Shannon Erica Kendal Joslin" w:date="2023-10-13T08:29:00Z" w:name="move148078164"/>
      <w:commentRangeStart w:id="215"/>
      <w:moveTo w:id="216" w:author="Shannon Erica Kendal Joslin" w:date="2023-10-13T08:29:00Z">
        <w:r w:rsidR="003E62D5">
          <w:rPr>
            <w:rFonts w:asciiTheme="majorHAnsi" w:hAnsiTheme="majorHAnsi" w:cstheme="majorHAnsi"/>
            <w:sz w:val="24"/>
            <w:szCs w:val="24"/>
          </w:rPr>
          <w:t xml:space="preserve">is a valuable tool for active genetic research aiding in the conservation and management of delta smelt and in global efforts to preserve biodiversity and understand genomic commonalities and differences in the branches </w:t>
        </w:r>
        <w:del w:id="217" w:author="Shannon Erica Kendal Joslin" w:date="2023-10-13T08:33:00Z">
          <w:r w:rsidR="003E62D5" w:rsidDel="002B300E">
            <w:rPr>
              <w:rFonts w:asciiTheme="majorHAnsi" w:hAnsiTheme="majorHAnsi" w:cstheme="majorHAnsi"/>
              <w:sz w:val="24"/>
              <w:szCs w:val="24"/>
            </w:rPr>
            <w:delText>on</w:delText>
          </w:r>
        </w:del>
      </w:moveTo>
      <w:ins w:id="218" w:author="Shannon Erica Kendal Joslin" w:date="2023-10-13T08:33:00Z">
        <w:r w:rsidR="002B300E">
          <w:rPr>
            <w:rFonts w:asciiTheme="majorHAnsi" w:hAnsiTheme="majorHAnsi" w:cstheme="majorHAnsi"/>
            <w:sz w:val="24"/>
            <w:szCs w:val="24"/>
          </w:rPr>
          <w:t>across</w:t>
        </w:r>
      </w:ins>
      <w:moveTo w:id="219" w:author="Shannon Erica Kendal Joslin" w:date="2023-10-13T08:29:00Z">
        <w:r w:rsidR="003E62D5">
          <w:rPr>
            <w:rFonts w:asciiTheme="majorHAnsi" w:hAnsiTheme="majorHAnsi" w:cstheme="majorHAnsi"/>
            <w:sz w:val="24"/>
            <w:szCs w:val="24"/>
          </w:rPr>
          <w:t xml:space="preserve"> the tree of life.</w:t>
        </w:r>
        <w:commentRangeEnd w:id="215"/>
        <w:r w:rsidR="003E62D5">
          <w:rPr>
            <w:rStyle w:val="CommentReference"/>
          </w:rPr>
          <w:commentReference w:id="215"/>
        </w:r>
      </w:moveTo>
      <w:moveToRangeEnd w:id="214"/>
    </w:p>
    <w:p w14:paraId="400C4A41" w14:textId="13A04A7F" w:rsidR="007858F9" w:rsidRDefault="007858F9" w:rsidP="007858F9">
      <w:pPr>
        <w:spacing w:line="240" w:lineRule="auto"/>
        <w:ind w:right="270"/>
        <w:rPr>
          <w:rFonts w:asciiTheme="majorHAnsi" w:hAnsiTheme="majorHAnsi" w:cstheme="majorHAnsi"/>
          <w:sz w:val="24"/>
          <w:szCs w:val="24"/>
        </w:rPr>
      </w:pPr>
      <w:r w:rsidRPr="004B6F68">
        <w:rPr>
          <w:rFonts w:asciiTheme="majorHAnsi" w:hAnsiTheme="majorHAnsi" w:cstheme="majorHAnsi"/>
          <w:sz w:val="24"/>
          <w:szCs w:val="24"/>
        </w:rPr>
        <w:t xml:space="preserve">Prior to </w:t>
      </w:r>
      <w:r>
        <w:rPr>
          <w:rFonts w:asciiTheme="majorHAnsi" w:hAnsiTheme="majorHAnsi" w:cstheme="majorHAnsi"/>
          <w:sz w:val="24"/>
          <w:szCs w:val="24"/>
        </w:rPr>
        <w:t>our</w:t>
      </w:r>
      <w:r w:rsidRPr="004B6F68">
        <w:rPr>
          <w:rFonts w:asciiTheme="majorHAnsi" w:hAnsiTheme="majorHAnsi" w:cstheme="majorHAnsi"/>
          <w:sz w:val="24"/>
          <w:szCs w:val="24"/>
        </w:rPr>
        <w:t xml:space="preserve"> work</w:t>
      </w:r>
      <w:r>
        <w:rPr>
          <w:rFonts w:asciiTheme="majorHAnsi" w:hAnsiTheme="majorHAnsi" w:cstheme="majorHAnsi"/>
          <w:sz w:val="24"/>
          <w:szCs w:val="24"/>
        </w:rPr>
        <w:t>,</w:t>
      </w:r>
      <w:r w:rsidR="00B83657">
        <w:rPr>
          <w:rFonts w:asciiTheme="majorHAnsi" w:hAnsiTheme="majorHAnsi" w:cstheme="majorHAnsi"/>
          <w:sz w:val="24"/>
          <w:szCs w:val="24"/>
        </w:rPr>
        <w:t xml:space="preserve"> </w:t>
      </w:r>
      <w:ins w:id="220" w:author="Shannon Erica Kendal Joslin" w:date="2023-10-13T08:19:00Z">
        <w:r w:rsidR="005877E5">
          <w:rPr>
            <w:rFonts w:asciiTheme="majorHAnsi" w:hAnsiTheme="majorHAnsi" w:cstheme="majorHAnsi"/>
            <w:sz w:val="24"/>
            <w:szCs w:val="24"/>
          </w:rPr>
          <w:t xml:space="preserve">no reference genome for delta smelt had been assembled. </w:t>
        </w:r>
      </w:ins>
      <w:ins w:id="221" w:author="Shannon Erica Kendal Joslin" w:date="2023-10-13T08:20:00Z">
        <w:r w:rsidR="005877E5">
          <w:rPr>
            <w:rFonts w:asciiTheme="majorHAnsi" w:hAnsiTheme="majorHAnsi" w:cstheme="majorHAnsi"/>
            <w:sz w:val="24"/>
            <w:szCs w:val="24"/>
          </w:rPr>
          <w:t xml:space="preserve">Although, </w:t>
        </w:r>
      </w:ins>
      <w:r>
        <w:rPr>
          <w:rFonts w:asciiTheme="majorHAnsi" w:hAnsiTheme="majorHAnsi" w:cstheme="majorHAnsi"/>
          <w:sz w:val="24"/>
          <w:szCs w:val="24"/>
        </w:rPr>
        <w:t xml:space="preserve">GenBank contained three </w:t>
      </w:r>
      <w:del w:id="222" w:author="Shannon Erica Kendal Joslin" w:date="2023-10-13T08:20:00Z">
        <w:r w:rsidDel="005877E5">
          <w:rPr>
            <w:rFonts w:asciiTheme="majorHAnsi" w:hAnsiTheme="majorHAnsi" w:cstheme="majorHAnsi"/>
            <w:sz w:val="24"/>
            <w:szCs w:val="24"/>
          </w:rPr>
          <w:delText xml:space="preserve">highly fragmented </w:delText>
        </w:r>
      </w:del>
      <w:r>
        <w:rPr>
          <w:rFonts w:asciiTheme="majorHAnsi" w:hAnsiTheme="majorHAnsi" w:cstheme="majorHAnsi"/>
          <w:sz w:val="24"/>
          <w:szCs w:val="24"/>
        </w:rPr>
        <w:t>draft genomes</w:t>
      </w:r>
      <w:r w:rsidR="004C3847">
        <w:rPr>
          <w:rFonts w:asciiTheme="majorHAnsi" w:hAnsiTheme="majorHAnsi" w:cstheme="majorHAnsi"/>
          <w:sz w:val="24"/>
          <w:szCs w:val="24"/>
        </w:rPr>
        <w:t xml:space="preserve"> from the </w:t>
      </w:r>
      <w:proofErr w:type="spellStart"/>
      <w:r w:rsidR="004C3847" w:rsidRPr="00A07456">
        <w:rPr>
          <w:rFonts w:asciiTheme="majorHAnsi" w:hAnsiTheme="majorHAnsi" w:cstheme="majorHAnsi"/>
          <w:sz w:val="24"/>
          <w:szCs w:val="24"/>
        </w:rPr>
        <w:t>Osemeridae</w:t>
      </w:r>
      <w:proofErr w:type="spellEnd"/>
      <w:r w:rsidR="004C3847">
        <w:rPr>
          <w:rFonts w:asciiTheme="majorHAnsi" w:hAnsiTheme="majorHAnsi" w:cstheme="majorHAnsi"/>
          <w:sz w:val="24"/>
          <w:szCs w:val="24"/>
        </w:rPr>
        <w:t xml:space="preserve"> family</w:t>
      </w:r>
      <w:ins w:id="223" w:author="Shannon Erica Kendal Joslin" w:date="2023-10-13T08:20:00Z">
        <w:r w:rsidR="005877E5">
          <w:rPr>
            <w:rFonts w:asciiTheme="majorHAnsi" w:hAnsiTheme="majorHAnsi" w:cstheme="majorHAnsi"/>
            <w:sz w:val="24"/>
            <w:szCs w:val="24"/>
          </w:rPr>
          <w:t>, all draft assemblies were highly fragmented</w:t>
        </w:r>
      </w:ins>
      <w:r>
        <w:rPr>
          <w:rFonts w:asciiTheme="majorHAnsi" w:hAnsiTheme="majorHAnsi" w:cstheme="majorHAnsi"/>
          <w:sz w:val="24"/>
          <w:szCs w:val="24"/>
        </w:rPr>
        <w:t xml:space="preserve">: 1) </w:t>
      </w:r>
      <w:r w:rsidRPr="004B6F68">
        <w:rPr>
          <w:rFonts w:asciiTheme="majorHAnsi" w:hAnsiTheme="majorHAnsi" w:cstheme="majorHAnsi"/>
          <w:i/>
          <w:iCs/>
          <w:sz w:val="24"/>
          <w:szCs w:val="24"/>
        </w:rPr>
        <w:t>Hypomesus nipponensis</w:t>
      </w:r>
      <w:r w:rsidRPr="004B6F68">
        <w:rPr>
          <w:rFonts w:asciiTheme="majorHAnsi" w:hAnsiTheme="majorHAnsi" w:cstheme="majorHAnsi"/>
          <w:sz w:val="24"/>
          <w:szCs w:val="24"/>
        </w:rPr>
        <w:t xml:space="preserve"> (</w:t>
      </w:r>
      <w:proofErr w:type="spellStart"/>
      <w:r w:rsidRPr="004B6F68">
        <w:rPr>
          <w:rFonts w:asciiTheme="majorHAnsi" w:hAnsiTheme="majorHAnsi" w:cstheme="majorHAnsi"/>
          <w:sz w:val="24"/>
          <w:szCs w:val="24"/>
        </w:rPr>
        <w:t>wakasagi</w:t>
      </w:r>
      <w:proofErr w:type="spellEnd"/>
      <w:r>
        <w:rPr>
          <w:rFonts w:asciiTheme="majorHAnsi" w:hAnsiTheme="majorHAnsi" w:cstheme="majorHAnsi"/>
          <w:sz w:val="24"/>
          <w:szCs w:val="24"/>
        </w:rPr>
        <w:t>, N50 = 0.46</w:t>
      </w:r>
      <w:r w:rsidR="00397880">
        <w:rPr>
          <w:rFonts w:asciiTheme="majorHAnsi" w:hAnsiTheme="majorHAnsi" w:cstheme="majorHAnsi"/>
          <w:sz w:val="24"/>
          <w:szCs w:val="24"/>
        </w:rPr>
        <w:t xml:space="preserve"> </w:t>
      </w:r>
      <w:r>
        <w:rPr>
          <w:rFonts w:asciiTheme="majorHAnsi" w:hAnsiTheme="majorHAnsi" w:cstheme="majorHAnsi"/>
          <w:sz w:val="24"/>
          <w:szCs w:val="24"/>
        </w:rPr>
        <w:t>Mb</w:t>
      </w:r>
      <w:r w:rsidRPr="004B6F68">
        <w:rPr>
          <w:rFonts w:asciiTheme="majorHAnsi" w:hAnsiTheme="majorHAnsi" w:cstheme="majorHAnsi"/>
          <w:sz w:val="24"/>
          <w:szCs w:val="24"/>
        </w:rPr>
        <w:t>)</w:t>
      </w:r>
      <w:r>
        <w:rPr>
          <w:rFonts w:asciiTheme="majorHAnsi" w:hAnsiTheme="majorHAnsi" w:cstheme="majorHAnsi"/>
          <w:sz w:val="24"/>
          <w:szCs w:val="24"/>
        </w:rPr>
        <w:t xml:space="preserve">; 2) </w:t>
      </w:r>
      <w:r>
        <w:rPr>
          <w:rFonts w:asciiTheme="majorHAnsi" w:hAnsiTheme="majorHAnsi" w:cstheme="majorHAnsi"/>
          <w:i/>
          <w:iCs/>
          <w:sz w:val="24"/>
          <w:szCs w:val="24"/>
        </w:rPr>
        <w:t>Osmerus eperlanus</w:t>
      </w:r>
      <w:r>
        <w:rPr>
          <w:rFonts w:asciiTheme="majorHAnsi" w:hAnsiTheme="majorHAnsi" w:cstheme="majorHAnsi"/>
          <w:sz w:val="24"/>
          <w:szCs w:val="24"/>
        </w:rPr>
        <w:t xml:space="preserve"> </w:t>
      </w:r>
      <w:r>
        <w:rPr>
          <w:rFonts w:asciiTheme="majorHAnsi" w:hAnsiTheme="majorHAnsi" w:cstheme="majorHAnsi"/>
          <w:sz w:val="24"/>
          <w:szCs w:val="24"/>
        </w:rPr>
        <w:lastRenderedPageBreak/>
        <w:t>(European smelt, N50 = 6.8</w:t>
      </w:r>
      <w:r w:rsidR="00397880">
        <w:rPr>
          <w:rFonts w:asciiTheme="majorHAnsi" w:hAnsiTheme="majorHAnsi" w:cstheme="majorHAnsi"/>
          <w:sz w:val="24"/>
          <w:szCs w:val="24"/>
        </w:rPr>
        <w:t xml:space="preserve"> </w:t>
      </w:r>
      <w:proofErr w:type="spellStart"/>
      <w:r>
        <w:rPr>
          <w:rFonts w:asciiTheme="majorHAnsi" w:hAnsiTheme="majorHAnsi" w:cstheme="majorHAnsi"/>
          <w:sz w:val="24"/>
          <w:szCs w:val="24"/>
        </w:rPr>
        <w:t>Kb</w:t>
      </w:r>
      <w:proofErr w:type="spellEnd"/>
      <w:r>
        <w:rPr>
          <w:rFonts w:asciiTheme="majorHAnsi" w:hAnsiTheme="majorHAnsi" w:cstheme="majorHAnsi"/>
          <w:sz w:val="24"/>
          <w:szCs w:val="24"/>
        </w:rPr>
        <w:t xml:space="preserve">); and 3) </w:t>
      </w:r>
      <w:proofErr w:type="spellStart"/>
      <w:r w:rsidRPr="006851CF">
        <w:rPr>
          <w:rFonts w:asciiTheme="majorHAnsi" w:hAnsiTheme="majorHAnsi" w:cstheme="majorHAnsi"/>
          <w:i/>
          <w:iCs/>
          <w:sz w:val="24"/>
          <w:szCs w:val="24"/>
        </w:rPr>
        <w:t>Thaleichthys</w:t>
      </w:r>
      <w:proofErr w:type="spellEnd"/>
      <w:r w:rsidRPr="006851CF">
        <w:rPr>
          <w:rFonts w:asciiTheme="majorHAnsi" w:hAnsiTheme="majorHAnsi" w:cstheme="majorHAnsi"/>
          <w:i/>
          <w:iCs/>
          <w:sz w:val="24"/>
          <w:szCs w:val="24"/>
        </w:rPr>
        <w:t xml:space="preserve"> </w:t>
      </w:r>
      <w:proofErr w:type="spellStart"/>
      <w:r w:rsidRPr="006851CF">
        <w:rPr>
          <w:rFonts w:asciiTheme="majorHAnsi" w:hAnsiTheme="majorHAnsi" w:cstheme="majorHAnsi"/>
          <w:i/>
          <w:iCs/>
          <w:sz w:val="24"/>
          <w:szCs w:val="24"/>
        </w:rPr>
        <w:t>pacificus</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euchlon</w:t>
      </w:r>
      <w:proofErr w:type="spellEnd"/>
      <w:r>
        <w:rPr>
          <w:rFonts w:asciiTheme="majorHAnsi" w:hAnsiTheme="majorHAnsi" w:cstheme="majorHAnsi"/>
          <w:sz w:val="24"/>
          <w:szCs w:val="24"/>
        </w:rPr>
        <w:t>, N50 = 3.1</w:t>
      </w:r>
      <w:r w:rsidR="00397880">
        <w:rPr>
          <w:rFonts w:asciiTheme="majorHAnsi" w:hAnsiTheme="majorHAnsi" w:cstheme="majorHAnsi"/>
          <w:sz w:val="24"/>
          <w:szCs w:val="24"/>
        </w:rPr>
        <w:t xml:space="preserve"> </w:t>
      </w:r>
      <w:proofErr w:type="spellStart"/>
      <w:r>
        <w:rPr>
          <w:rFonts w:asciiTheme="majorHAnsi" w:hAnsiTheme="majorHAnsi" w:cstheme="majorHAnsi"/>
          <w:sz w:val="24"/>
          <w:szCs w:val="24"/>
        </w:rPr>
        <w:t>Kb</w:t>
      </w:r>
      <w:proofErr w:type="spellEnd"/>
      <w:r>
        <w:rPr>
          <w:rFonts w:asciiTheme="majorHAnsi" w:hAnsiTheme="majorHAnsi" w:cstheme="majorHAnsi"/>
          <w:sz w:val="24"/>
          <w:szCs w:val="24"/>
        </w:rPr>
        <w:t>) (Table 2</w:t>
      </w:r>
      <w:r w:rsidR="00FE49ED">
        <w:rPr>
          <w:rFonts w:asciiTheme="majorHAnsi" w:hAnsiTheme="majorHAnsi" w:cstheme="majorHAnsi"/>
          <w:sz w:val="24"/>
          <w:szCs w:val="24"/>
        </w:rPr>
        <w:t>.1</w:t>
      </w:r>
      <w:r>
        <w:rPr>
          <w:rFonts w:asciiTheme="majorHAnsi" w:hAnsiTheme="majorHAnsi" w:cstheme="majorHAnsi"/>
          <w:sz w:val="24"/>
          <w:szCs w:val="24"/>
        </w:rPr>
        <w:t xml:space="preserve">). Understanding the differences between the delta smelt genome and </w:t>
      </w:r>
      <w:proofErr w:type="spellStart"/>
      <w:r>
        <w:rPr>
          <w:rFonts w:asciiTheme="majorHAnsi" w:hAnsiTheme="majorHAnsi" w:cstheme="majorHAnsi"/>
          <w:sz w:val="24"/>
          <w:szCs w:val="24"/>
        </w:rPr>
        <w:t>wakasagi</w:t>
      </w:r>
      <w:proofErr w:type="spellEnd"/>
      <w:r>
        <w:rPr>
          <w:rFonts w:asciiTheme="majorHAnsi" w:hAnsiTheme="majorHAnsi" w:cstheme="majorHAnsi"/>
          <w:sz w:val="24"/>
          <w:szCs w:val="24"/>
        </w:rPr>
        <w:t xml:space="preserve"> genome, estimated to be 4</w:t>
      </w:r>
      <w:r w:rsidR="00F6769B">
        <w:rPr>
          <w:rFonts w:asciiTheme="majorHAnsi" w:hAnsiTheme="majorHAnsi" w:cstheme="majorHAnsi"/>
          <w:sz w:val="24"/>
          <w:szCs w:val="24"/>
        </w:rPr>
        <w:t>6</w:t>
      </w:r>
      <w:r>
        <w:rPr>
          <w:rFonts w:asciiTheme="majorHAnsi" w:hAnsiTheme="majorHAnsi" w:cstheme="majorHAnsi"/>
          <w:sz w:val="24"/>
          <w:szCs w:val="24"/>
        </w:rPr>
        <w:t>4 Mb in size and 2n=</w:t>
      </w:r>
      <w:r w:rsidR="00685FD6">
        <w:rPr>
          <w:rFonts w:asciiTheme="majorHAnsi" w:hAnsiTheme="majorHAnsi" w:cstheme="majorHAnsi"/>
          <w:sz w:val="24"/>
          <w:szCs w:val="24"/>
        </w:rPr>
        <w:t>5</w:t>
      </w:r>
      <w:r>
        <w:rPr>
          <w:rFonts w:asciiTheme="majorHAnsi" w:hAnsiTheme="majorHAnsi" w:cstheme="majorHAnsi"/>
          <w:sz w:val="24"/>
          <w:szCs w:val="24"/>
        </w:rPr>
        <w:t xml:space="preserve">6 chromosomes, may be an important factor in conservation efforts as wakasagi were introduced into the SFE in 1959 and are known to hybridize with delta smelt in the wild </w:t>
      </w:r>
      <w:r w:rsidRPr="004B6F68">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{"citationID":"GDk7Ay9q","properties":{"formattedCitation":"(Dill &amp; Cordone, 1997; Kitada et al., 1980; Xuan et al., 2021)","plainCitation":"(Dill &amp; Cordone, 1997; Kitada et al., 1980; Xuan et al., 2021)","noteIndex":0},"citationItems":[{"id":557,"uris":["http://zotero.org/users/local/3tku6QP0/items/HT5KIB2E"],"itemData":{"id":557,"type":"article-journal","abstract":"Unlike previous histories on the subject (the last being in 1976), this one is fully documented by primary references to the original publication or other sources. There are also explanations as to why some of the previous errors occurred. The detailed history of each introduction, including the primary references, is given. The subsequent history and status of each species in California is given. The attitude of administrators, ichthyologists, fish culturists, fishery biologists, fishermen, and the public toward each introduction is given, and there is a discussion of their value. There is, with respect to California, a review of the present regulations concerning introduced fishes, and a prognostication of the future concerning them. Approximately 111 full species of freshwater and euryhaline fishes occur in California. (Salton Sea fishes are excluded.) of these, 53 have been introduced from without the state and have been established successfully. Another five subspecies or races have become established. Twelve introduced fishes have uncertain status. Thirty-nine, including one marine fish which was deliberately introduced, have achieved no lasting success. Eight introduced fishes are listed as \"hypothetical.\" Five were scheduled for introduction, but the introductions were never completed. Three species have been listed erroneously in scientific papers as having been introduced. About 26 other species have been formally suggested as introductions. Three species are likely candidates for introduction.","language":"en","page":"415","source":"Zotero","title":"STATE OF CALIFORNIA THE RESOURCES AGENCY DEPARTMENT OF FISH AND GAME FISH BULLETIN 178 History And Status of Introduced Fishes In California, 1871 – 1996","author":[{"family":"Dill","given":"William A"},{"family":"Cordone","given":"Almo J"}],"issued":{"date-parts":[["1997",12,1]]}}},{"id":493,"uris":["http://zotero.org/users/local/3tku6QP0/items/NSNAJYQZ"],"itemData":{"id":493,"type":"article-journal","container-title":"Chrom.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4B6F68">
        <w:rPr>
          <w:rFonts w:asciiTheme="majorHAnsi" w:hAnsiTheme="majorHAnsi" w:cstheme="majorHAnsi"/>
          <w:sz w:val="24"/>
          <w:szCs w:val="24"/>
        </w:rPr>
        <w:fldChar w:fldCharType="separate"/>
      </w:r>
      <w:r>
        <w:rPr>
          <w:rFonts w:ascii="Calibri Light" w:hAnsiTheme="majorHAnsi" w:cs="Calibri Light"/>
          <w:sz w:val="24"/>
        </w:rPr>
        <w:t>(Dill &amp; Cordone, 1997; Kitada et al., 1980; Xuan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r>
        <w:rPr>
          <w:rFonts w:asciiTheme="majorHAnsi" w:hAnsiTheme="majorHAnsi" w:cstheme="majorHAnsi"/>
          <w:sz w:val="24"/>
          <w:szCs w:val="24"/>
        </w:rPr>
        <w:t xml:space="preserve">Despite more contiguous metrics listed in the </w:t>
      </w:r>
      <w:r w:rsidRPr="004B6F68">
        <w:rPr>
          <w:rFonts w:ascii="Calibri Light" w:hAnsiTheme="majorHAnsi" w:cs="Calibri Light"/>
          <w:sz w:val="24"/>
        </w:rPr>
        <w:t>Xuan et al.</w:t>
      </w:r>
      <w:r>
        <w:rPr>
          <w:rFonts w:ascii="Calibri Light" w:hAnsiTheme="majorHAnsi" w:cs="Calibri Light"/>
          <w:sz w:val="24"/>
        </w:rPr>
        <w:t xml:space="preserve"> (</w:t>
      </w:r>
      <w:r w:rsidRPr="004B6F68">
        <w:rPr>
          <w:rFonts w:ascii="Calibri Light" w:hAnsiTheme="majorHAnsi" w:cs="Calibri Light"/>
          <w:sz w:val="24"/>
        </w:rPr>
        <w:t>2021</w:t>
      </w:r>
      <w:r>
        <w:rPr>
          <w:rFonts w:ascii="Calibri Light" w:hAnsiTheme="majorHAnsi" w:cs="Calibri Light"/>
          <w:sz w:val="24"/>
        </w:rPr>
        <w:t xml:space="preserve">) </w:t>
      </w:r>
      <w:proofErr w:type="spellStart"/>
      <w:ins w:id="224" w:author="Shannon Erica Kendal Joslin" w:date="2023-09-16T14:33:00Z">
        <w:r w:rsidR="00F6769B">
          <w:rPr>
            <w:rFonts w:ascii="Calibri Light" w:hAnsiTheme="majorHAnsi" w:cs="Calibri Light"/>
            <w:sz w:val="24"/>
          </w:rPr>
          <w:t>wakasagi</w:t>
        </w:r>
        <w:proofErr w:type="spellEnd"/>
        <w:r w:rsidR="00F6769B">
          <w:rPr>
            <w:rFonts w:ascii="Calibri Light" w:hAnsiTheme="majorHAnsi" w:cs="Calibri Light"/>
            <w:sz w:val="24"/>
          </w:rPr>
          <w:t xml:space="preserve"> genome </w:t>
        </w:r>
      </w:ins>
      <w:r>
        <w:rPr>
          <w:rFonts w:asciiTheme="majorHAnsi" w:hAnsiTheme="majorHAnsi" w:cstheme="majorHAnsi"/>
          <w:sz w:val="24"/>
          <w:szCs w:val="24"/>
        </w:rPr>
        <w:t xml:space="preserve">publication, the associated reference </w:t>
      </w:r>
      <w:r w:rsidR="00F6769B">
        <w:rPr>
          <w:rFonts w:asciiTheme="majorHAnsi" w:hAnsiTheme="majorHAnsi" w:cstheme="majorHAnsi"/>
          <w:sz w:val="24"/>
          <w:szCs w:val="24"/>
        </w:rPr>
        <w:t xml:space="preserve">assembly </w:t>
      </w:r>
      <w:r>
        <w:rPr>
          <w:rFonts w:asciiTheme="majorHAnsi" w:hAnsiTheme="majorHAnsi" w:cstheme="majorHAnsi"/>
          <w:sz w:val="24"/>
          <w:szCs w:val="24"/>
        </w:rPr>
        <w:t>hosted on GenBank presents a highly fragmented contig assembly (L50 = 477) and is less than 7.5% (34.4</w:t>
      </w:r>
      <w:r w:rsidR="00EE0B9A">
        <w:rPr>
          <w:rFonts w:asciiTheme="majorHAnsi" w:hAnsiTheme="majorHAnsi" w:cstheme="majorHAnsi"/>
          <w:sz w:val="24"/>
          <w:szCs w:val="24"/>
        </w:rPr>
        <w:t xml:space="preserve"> </w:t>
      </w:r>
      <w:r>
        <w:rPr>
          <w:rFonts w:asciiTheme="majorHAnsi" w:hAnsiTheme="majorHAnsi" w:cstheme="majorHAnsi"/>
          <w:sz w:val="24"/>
          <w:szCs w:val="24"/>
        </w:rPr>
        <w:t xml:space="preserve">Mb) of the total sequence length for </w:t>
      </w:r>
      <w:r w:rsidR="00F6769B">
        <w:rPr>
          <w:rFonts w:asciiTheme="majorHAnsi" w:hAnsiTheme="majorHAnsi" w:cstheme="majorHAnsi"/>
          <w:sz w:val="24"/>
          <w:szCs w:val="24"/>
        </w:rPr>
        <w:t>their</w:t>
      </w:r>
      <w:r>
        <w:rPr>
          <w:rFonts w:asciiTheme="majorHAnsi" w:hAnsiTheme="majorHAnsi" w:cstheme="majorHAnsi"/>
          <w:sz w:val="24"/>
          <w:szCs w:val="24"/>
        </w:rPr>
        <w:t xml:space="preserve"> estimated genome size of 464 Mb (Table 2.1). </w:t>
      </w:r>
      <w:commentRangeStart w:id="225"/>
      <w:commentRangeStart w:id="226"/>
      <w:r>
        <w:rPr>
          <w:rFonts w:asciiTheme="majorHAnsi" w:hAnsiTheme="majorHAnsi" w:cstheme="majorHAnsi"/>
          <w:sz w:val="24"/>
          <w:szCs w:val="24"/>
        </w:rPr>
        <w:t xml:space="preserve">This discrepancy poses limitations when using the </w:t>
      </w:r>
      <w:ins w:id="227" w:author="Shannon Erica Kendal Joslin" w:date="2023-10-13T08:24:00Z">
        <w:r w:rsidR="003E62D5">
          <w:rPr>
            <w:rFonts w:asciiTheme="majorHAnsi" w:hAnsiTheme="majorHAnsi" w:cstheme="majorHAnsi"/>
            <w:sz w:val="24"/>
            <w:szCs w:val="24"/>
          </w:rPr>
          <w:t xml:space="preserve">closely related </w:t>
        </w:r>
      </w:ins>
      <w:proofErr w:type="spellStart"/>
      <w:r>
        <w:rPr>
          <w:rFonts w:asciiTheme="majorHAnsi" w:hAnsiTheme="majorHAnsi" w:cstheme="majorHAnsi"/>
          <w:sz w:val="24"/>
          <w:szCs w:val="24"/>
        </w:rPr>
        <w:t>wakasagi</w:t>
      </w:r>
      <w:proofErr w:type="spellEnd"/>
      <w:r>
        <w:rPr>
          <w:rFonts w:asciiTheme="majorHAnsi" w:hAnsiTheme="majorHAnsi" w:cstheme="majorHAnsi"/>
          <w:sz w:val="24"/>
          <w:szCs w:val="24"/>
        </w:rPr>
        <w:t xml:space="preserve"> assembly as a reference genome in analyses, as it only a partial assembly</w:t>
      </w:r>
      <w:commentRangeEnd w:id="225"/>
      <w:r w:rsidR="00EE0B9A">
        <w:rPr>
          <w:rStyle w:val="CommentReference"/>
        </w:rPr>
        <w:commentReference w:id="225"/>
      </w:r>
      <w:commentRangeEnd w:id="226"/>
      <w:r w:rsidR="003E62D5">
        <w:rPr>
          <w:rStyle w:val="CommentReference"/>
        </w:rPr>
        <w:commentReference w:id="226"/>
      </w:r>
      <w:r>
        <w:rPr>
          <w:rFonts w:asciiTheme="majorHAnsi" w:hAnsiTheme="majorHAnsi" w:cstheme="majorHAnsi"/>
          <w:sz w:val="24"/>
          <w:szCs w:val="24"/>
        </w:rPr>
        <w:t>.</w:t>
      </w:r>
    </w:p>
    <w:p w14:paraId="3289722F" w14:textId="0AAD8510" w:rsidR="007858F9" w:rsidRDefault="00EE0B9A" w:rsidP="007858F9">
      <w:pPr>
        <w:spacing w:line="240" w:lineRule="auto"/>
        <w:ind w:right="270"/>
        <w:rPr>
          <w:rFonts w:asciiTheme="majorHAnsi" w:hAnsiTheme="majorHAnsi" w:cstheme="majorHAnsi"/>
          <w:sz w:val="24"/>
          <w:szCs w:val="24"/>
        </w:rPr>
      </w:pPr>
      <w:r>
        <w:rPr>
          <w:rFonts w:asciiTheme="majorHAnsi" w:hAnsiTheme="majorHAnsi" w:cstheme="majorHAnsi"/>
          <w:sz w:val="24"/>
          <w:szCs w:val="24"/>
        </w:rPr>
        <w:t>Here I describe the development of a</w:t>
      </w:r>
      <w:r w:rsidR="007858F9">
        <w:rPr>
          <w:rFonts w:asciiTheme="majorHAnsi" w:hAnsiTheme="majorHAnsi" w:cstheme="majorHAnsi"/>
          <w:sz w:val="24"/>
          <w:szCs w:val="24"/>
        </w:rPr>
        <w:t xml:space="preserve"> chromosome level delta smelt reference genome</w:t>
      </w:r>
      <w:ins w:id="228" w:author="Shannon Erica Kendal Joslin" w:date="2023-10-13T08:25:00Z">
        <w:r w:rsidR="003E62D5">
          <w:rPr>
            <w:rFonts w:asciiTheme="majorHAnsi" w:hAnsiTheme="majorHAnsi" w:cstheme="majorHAnsi"/>
            <w:sz w:val="24"/>
            <w:szCs w:val="24"/>
          </w:rPr>
          <w:t xml:space="preserve"> </w:t>
        </w:r>
      </w:ins>
      <w:ins w:id="229" w:author="Shannon Erica Kendal Joslin" w:date="2023-10-13T08:26:00Z">
        <w:r w:rsidR="003E62D5">
          <w:rPr>
            <w:rFonts w:asciiTheme="majorHAnsi" w:hAnsiTheme="majorHAnsi" w:cstheme="majorHAnsi"/>
            <w:sz w:val="24"/>
            <w:szCs w:val="24"/>
          </w:rPr>
          <w:t>through a hybrid method of assembly</w:t>
        </w:r>
      </w:ins>
      <w:ins w:id="230" w:author="Shannon Erica Kendal Joslin" w:date="2023-10-13T08:27:00Z">
        <w:r w:rsidR="003E62D5">
          <w:rPr>
            <w:rFonts w:asciiTheme="majorHAnsi" w:hAnsiTheme="majorHAnsi" w:cstheme="majorHAnsi"/>
            <w:sz w:val="24"/>
            <w:szCs w:val="24"/>
          </w:rPr>
          <w:t xml:space="preserve"> using linked-reads, long reads and chromosome conformation capture</w:t>
        </w:r>
      </w:ins>
      <w:r>
        <w:rPr>
          <w:rFonts w:asciiTheme="majorHAnsi" w:hAnsiTheme="majorHAnsi" w:cstheme="majorHAnsi"/>
          <w:sz w:val="24"/>
          <w:szCs w:val="24"/>
        </w:rPr>
        <w:t>.</w:t>
      </w:r>
      <w:r w:rsidR="007858F9">
        <w:rPr>
          <w:rFonts w:asciiTheme="majorHAnsi" w:hAnsiTheme="majorHAnsi" w:cstheme="majorHAnsi"/>
          <w:sz w:val="24"/>
          <w:szCs w:val="24"/>
        </w:rPr>
        <w:t xml:space="preserve"> </w:t>
      </w:r>
      <w:moveFromRangeStart w:id="231" w:author="Shannon Erica Kendal Joslin" w:date="2023-10-13T08:29:00Z" w:name="move148078164"/>
      <w:commentRangeStart w:id="232"/>
      <w:moveFrom w:id="233" w:author="Shannon Erica Kendal Joslin" w:date="2023-10-13T08:29:00Z">
        <w:r w:rsidR="007858F9" w:rsidDel="003E62D5">
          <w:rPr>
            <w:rFonts w:asciiTheme="majorHAnsi" w:hAnsiTheme="majorHAnsi" w:cstheme="majorHAnsi"/>
            <w:sz w:val="24"/>
            <w:szCs w:val="24"/>
          </w:rPr>
          <w:t>is a valuable tool for active genetic research aiding in the conservation and management of delta smelt and in global efforts to preserve biodiversity and understand genomic commonalities and differences in the branches on the tree of life.</w:t>
        </w:r>
        <w:commentRangeEnd w:id="232"/>
        <w:r w:rsidDel="003E62D5">
          <w:rPr>
            <w:rStyle w:val="CommentReference"/>
          </w:rPr>
          <w:commentReference w:id="232"/>
        </w:r>
        <w:r w:rsidR="007858F9" w:rsidDel="003E62D5">
          <w:rPr>
            <w:rFonts w:asciiTheme="majorHAnsi" w:hAnsiTheme="majorHAnsi" w:cstheme="majorHAnsi"/>
            <w:sz w:val="24"/>
            <w:szCs w:val="24"/>
          </w:rPr>
          <w:t xml:space="preserve"> </w:t>
        </w:r>
      </w:moveFrom>
      <w:moveFromRangeEnd w:id="231"/>
      <w:commentRangeStart w:id="234"/>
      <w:commentRangeStart w:id="235"/>
      <w:r w:rsidR="007858F9">
        <w:rPr>
          <w:rFonts w:asciiTheme="majorHAnsi" w:hAnsiTheme="majorHAnsi" w:cstheme="majorHAnsi"/>
          <w:sz w:val="24"/>
          <w:szCs w:val="24"/>
        </w:rPr>
        <w:t>It has been immediately useable for identifying polygenic adaptive genetic variants such as the species’ complex migratory phenotypes</w:t>
      </w:r>
      <w:r w:rsidR="002335A7">
        <w:rPr>
          <w:rFonts w:asciiTheme="majorHAnsi" w:hAnsiTheme="majorHAnsi" w:cstheme="majorHAnsi"/>
          <w:sz w:val="24"/>
          <w:szCs w:val="24"/>
        </w:rPr>
        <w:t xml:space="preserve">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{"citationID":"rjxiCHiM","properties":{"formattedCitation":"(Campbell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(Campbell et al., 2022)</w:t>
      </w:r>
      <w:r w:rsidR="002335A7">
        <w:rPr>
          <w:rFonts w:asciiTheme="majorHAnsi" w:hAnsiTheme="majorHAnsi" w:cstheme="majorHAnsi"/>
          <w:sz w:val="24"/>
          <w:szCs w:val="24"/>
        </w:rPr>
        <w:fldChar w:fldCharType="end"/>
      </w:r>
      <w:r w:rsidR="007858F9">
        <w:rPr>
          <w:rFonts w:asciiTheme="majorHAnsi" w:hAnsiTheme="majorHAnsi" w:cstheme="majorHAnsi"/>
          <w:sz w:val="24"/>
          <w:szCs w:val="24"/>
        </w:rPr>
        <w:t xml:space="preserve"> to inform hatchery management strategies. Further this genomic resource will be useful for investigating hybridization with wakasagi, the genetic basis for sex determination, and domestication effects of the refuge population. On a broad level, this genomic resource allows for future evolutionary theory development by preserving a record of an imperiled species’ genome and </w:t>
      </w:r>
      <w:r w:rsidR="00D072F5">
        <w:rPr>
          <w:rFonts w:asciiTheme="majorHAnsi" w:hAnsiTheme="majorHAnsi" w:cstheme="majorHAnsi"/>
          <w:sz w:val="24"/>
          <w:szCs w:val="24"/>
        </w:rPr>
        <w:t xml:space="preserve">current </w:t>
      </w:r>
      <w:r w:rsidR="007858F9">
        <w:rPr>
          <w:rFonts w:asciiTheme="majorHAnsi" w:hAnsiTheme="majorHAnsi" w:cstheme="majorHAnsi"/>
          <w:sz w:val="24"/>
          <w:szCs w:val="24"/>
        </w:rPr>
        <w:t xml:space="preserve">diversity in light of </w:t>
      </w:r>
      <w:r w:rsidR="003B10C0">
        <w:rPr>
          <w:rFonts w:asciiTheme="majorHAnsi" w:hAnsiTheme="majorHAnsi" w:cstheme="majorHAnsi"/>
          <w:sz w:val="24"/>
          <w:szCs w:val="24"/>
        </w:rPr>
        <w:t>all time high</w:t>
      </w:r>
      <w:r w:rsidR="00BD07C1">
        <w:rPr>
          <w:rFonts w:asciiTheme="majorHAnsi" w:hAnsiTheme="majorHAnsi" w:cstheme="majorHAnsi"/>
          <w:sz w:val="24"/>
          <w:szCs w:val="24"/>
        </w:rPr>
        <w:t xml:space="preserve"> rates of</w:t>
      </w:r>
      <w:r w:rsidR="003B10C0">
        <w:rPr>
          <w:rFonts w:asciiTheme="majorHAnsi" w:hAnsiTheme="majorHAnsi" w:cstheme="majorHAnsi"/>
          <w:sz w:val="24"/>
          <w:szCs w:val="24"/>
        </w:rPr>
        <w:t xml:space="preserve"> species loss and </w:t>
      </w:r>
      <w:r w:rsidR="00D072F5">
        <w:rPr>
          <w:rFonts w:asciiTheme="majorHAnsi" w:hAnsiTheme="majorHAnsi" w:cstheme="majorHAnsi"/>
          <w:sz w:val="24"/>
          <w:szCs w:val="24"/>
        </w:rPr>
        <w:t xml:space="preserve">the </w:t>
      </w:r>
      <w:r w:rsidR="00BD07C1">
        <w:rPr>
          <w:rFonts w:asciiTheme="majorHAnsi" w:hAnsiTheme="majorHAnsi" w:cstheme="majorHAnsi"/>
          <w:sz w:val="24"/>
          <w:szCs w:val="24"/>
        </w:rPr>
        <w:t>persistence</w:t>
      </w:r>
      <w:r w:rsidR="00D072F5">
        <w:rPr>
          <w:rFonts w:asciiTheme="majorHAnsi" w:hAnsiTheme="majorHAnsi" w:cstheme="majorHAnsi"/>
          <w:sz w:val="24"/>
          <w:szCs w:val="24"/>
        </w:rPr>
        <w:t xml:space="preserve"> of</w:t>
      </w:r>
      <w:r w:rsidR="00BD07C1">
        <w:rPr>
          <w:rFonts w:asciiTheme="majorHAnsi" w:hAnsiTheme="majorHAnsi" w:cstheme="majorHAnsi"/>
          <w:sz w:val="24"/>
          <w:szCs w:val="24"/>
        </w:rPr>
        <w:t xml:space="preserve"> the</w:t>
      </w:r>
      <w:r w:rsidR="00D072F5">
        <w:rPr>
          <w:rFonts w:asciiTheme="majorHAnsi" w:hAnsiTheme="majorHAnsi" w:cstheme="majorHAnsi"/>
          <w:sz w:val="24"/>
          <w:szCs w:val="24"/>
        </w:rPr>
        <w:t xml:space="preserve"> </w:t>
      </w:r>
      <w:r w:rsidR="009804EB">
        <w:rPr>
          <w:rFonts w:asciiTheme="majorHAnsi" w:hAnsiTheme="majorHAnsi" w:cstheme="majorHAnsi"/>
          <w:sz w:val="24"/>
          <w:szCs w:val="24"/>
        </w:rPr>
        <w:t>principal</w:t>
      </w:r>
      <w:r w:rsidR="00D072F5">
        <w:rPr>
          <w:rFonts w:asciiTheme="majorHAnsi" w:hAnsiTheme="majorHAnsi" w:cstheme="majorHAnsi"/>
          <w:sz w:val="24"/>
          <w:szCs w:val="24"/>
        </w:rPr>
        <w:t xml:space="preserve"> drivers of </w:t>
      </w:r>
      <w:r w:rsidR="00BD07C1">
        <w:rPr>
          <w:rFonts w:asciiTheme="majorHAnsi" w:hAnsiTheme="majorHAnsi" w:cstheme="majorHAnsi"/>
          <w:sz w:val="24"/>
          <w:szCs w:val="24"/>
        </w:rPr>
        <w:t xml:space="preserve">current and </w:t>
      </w:r>
      <w:r w:rsidR="002335A7">
        <w:rPr>
          <w:rFonts w:asciiTheme="majorHAnsi" w:hAnsiTheme="majorHAnsi" w:cstheme="majorHAnsi"/>
          <w:sz w:val="24"/>
          <w:szCs w:val="24"/>
        </w:rPr>
        <w:t>future</w:t>
      </w:r>
      <w:r w:rsidR="00BD07C1">
        <w:rPr>
          <w:rFonts w:asciiTheme="majorHAnsi" w:hAnsiTheme="majorHAnsi" w:cstheme="majorHAnsi"/>
          <w:sz w:val="24"/>
          <w:szCs w:val="24"/>
        </w:rPr>
        <w:t xml:space="preserve"> </w:t>
      </w:r>
      <w:r w:rsidR="00D072F5">
        <w:rPr>
          <w:rFonts w:asciiTheme="majorHAnsi" w:hAnsiTheme="majorHAnsi" w:cstheme="majorHAnsi"/>
          <w:sz w:val="24"/>
          <w:szCs w:val="24"/>
        </w:rPr>
        <w:t>biodiversity</w:t>
      </w:r>
      <w:r w:rsidR="00BD07C1">
        <w:rPr>
          <w:rFonts w:asciiTheme="majorHAnsi" w:hAnsiTheme="majorHAnsi" w:cstheme="majorHAnsi"/>
          <w:sz w:val="24"/>
          <w:szCs w:val="24"/>
        </w:rPr>
        <w:t xml:space="preserve"> loss</w:t>
      </w:r>
      <w:r w:rsidR="00D072F5">
        <w:rPr>
          <w:rFonts w:asciiTheme="majorHAnsi" w:hAnsiTheme="majorHAnsi" w:cstheme="majorHAnsi"/>
          <w:sz w:val="24"/>
          <w:szCs w:val="24"/>
        </w:rPr>
        <w:t>:</w:t>
      </w:r>
      <w:r w:rsidR="007858F9">
        <w:rPr>
          <w:rFonts w:asciiTheme="majorHAnsi" w:hAnsiTheme="majorHAnsi" w:cstheme="majorHAnsi"/>
          <w:sz w:val="24"/>
          <w:szCs w:val="24"/>
        </w:rPr>
        <w:t xml:space="preserve"> increasingly severe drought, temperatures, and habitat loss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{"citationID":"QeUYEkKr","properties":{"formattedCitation":"(Caro et al., 2022; East &amp; Sankey, 2020; Strona &amp; Bradshaw, 2022; Ullrich et al., 2018)","plainCitation":"(Caro et al., 2022; East &amp; Sankey, 2020; Strona &amp; Bradshaw, 2022; Ullrich et al., 2018)","noteIndex":0},"citationItems":[{"id":644,"uris":["http://zotero.org/users/local/3tku6QP0/items/8PMCIINT"],"itemData":{"id":644,"type":"article-journal","abstract":"The current perception that climate change is the principal threat to biodiversity is at best premature. Although highly relevant, it detracts focus and effort from the primary threats: habitat destruction and overexploitation. We collated causes of vertebrate extinctions since 1900, threat information for amphibia, birds, and mammals from the IUCN Red List, and scrutinized others’ attempts to compare climate change with commensurate anthropogenic threats. In each analysis, none of the arguments founded on climate change’s wide-ranging effects are as urgent for biodiversity as those for habitat loss and overexploitation. Present conservation efforts must refocus on these issues. Conserving ecosystems by focusing on these major threats not only protects biodiversity but is the only available, economically viable, global strategy to reverse climate change.","container-title":"Conservation Letters","DOI":"10.1111/conl.12868","ISSN":"1755-263X, 1755-263X","issue":"3","journalAbbreviation":"CONSERVATION LETTERS","language":"en","page":"e12868","source":"DOI.org (Crossref)","title":"An inconvenient misconception: Climate change is not the principal driver of biodiversity loss","title-short":"An inconvenient misconception","volume":"15","author":[{"family":"Caro","given":"Tim"},{"family":"Rowe","given":"Zeke"},{"family":"Berger","given":"Joel"},{"family":"Wholey","given":"Philippa"},{"family":"Dobson","given":"Andrew"}],"issued":{"date-parts":[["2022",5]]}}},{"id":646,"uris":["http://zotero.org/users/local/3tku6QP0/items/6YKP8BMT"],"itemData":{"id":646,"type":"article-journal","abstract":"Hydroclimatic changes associated with global warming over the past 50 years have been documented widely, but physical landscape responses are poorly understood thus far. Detecting sedimentary and geomorphic signals of modern climate change presents challenges owing to short record lengths, difﬁculty resolving signals in stochastic natural systems, inﬂuences of land use and tectonic activity, long‐lasting effects of individual extreme events, and variable connectivity in sediment‐routing systems. We review existing literature to investigate the nature and extent of sedimentary and geomorphic responses to modern climate change, focusing on the western United States, a region with generally high relief and high sediment yield likely to be sensitive to climatic forcing. Based on fundamental geomorphic theory and empirical evidence from other regions, we anticipate climate‐driven changes to slope stability, watershed sediment yields, ﬂuvial morphology, and aeolian sediment mobilization in the western United States. We ﬁnd evidence for recent climate‐driven changes to slope stability and increased aeolian dune and dust activity, whereas changes in sediment yields and ﬂuvial morphology have been linked more commonly to nonclimatic drivers thus far. Detecting effects of climate change will require better understanding how landscape response scales with disturbance, how lag times and hysteresis operate within sedimentary systems, and how to distinguish the relative inﬂuence and feedbacks of superimposed disturbances. The ability to constrain geomorphic and sedimentary response to rapidly progressing climate change has widespread implications for human health and safety, infrastructure, water security, economics, and ecosystem resilience.","container-title":"Reviews of Geophysics","DOI":"10.1029/2019RG000692","ISSN":"8755-1209, 1944-9208","issue":"4","journalAbbreviation":"Reviews of Geophysics","language":"en","page":"e2019RG000692","source":"DOI.org (Crossref)","title":"Geomorphic and Sedimentary Effects of Modern Climate Change: Current and Anticipated Future Conditions in the Western United States","title-short":"Geomorphic and Sedimentary Effects of Modern Climate Change","volume":"58","author":[{"family":"East","given":"Amy E."},{"family":"Sankey","given":"Joel B."}],"issued":{"date-parts":[["2020",12]]}}},{"id":648,"uris":["http://zotero.org/users/local/3tku6QP0/items/292P5ZXG"],"itemData":{"id":648,"type":"article-journal","abstract":"Although theory identifies coextinctions as a main driver of biodiversity loss, their role at the planetary scale has yet to be estimated. We subjected a global model of interconnected terrestrial vertebrate food webs to future (2020–2100) climate and land-use changes. We predict a 17.6% (± 0.16% SE) average reduction of local vertebrate diversity globally by 2100, with coextinctions increasing the effect of primary extinctions by 184.2% (± 10.9% SE) on average under an intermediate emissions scenario. Communities will lose up to a half of ecological interactions, thus reducing trophic complexity, network connectance, and community resilience. The model reveals that the extreme toll of global change for vertebrate diversity might be of secondary importance compared to the damages to ecological network structure.\n          , \n            Ecological dependencies amplify the effects of environmental degradation and promote vertebrate community collapse.","container-title":"Science Advances","DOI":"10.1126/sciadv.abn4345","ISSN":"2375-2548","issue":"50","journalAbbreviation":"Sci. Adv.","language":"en","page":"eabn4345","source":"DOI.org (Crossref)","title":"Coextinctions dominate future vertebrate losses from climate and land use change","volume":"8","author":[{"family":"Strona","given":"Giovanni"},{"family":"Bradshaw","given":"Corey J. A."}],"issued":{"date-parts":[["2022",12,16]]}}},{"id":639,"uris":["http://zotero.org/users/local/3tku6QP0/items/DSV9ABES"],"itemData":{"id":639,"type":"article-journal","abstract":"The California drought of 2012–2016 was a record-breaking event with extensive social, political, and economic repercussions. The impacts were widespread and exposed the diﬃculty in preparing for the eﬀects of prolonged dry conditions. Although the lessons from this drought drove important changes to state law and policy, there is little doubt that climate change will only exacerbate future droughts. To understand the character of future drought, this paper examines this recent drought period retrospectively and prospectively, that is, as it occurred historically and if similar dynamical conditions to the historical period were to arise 30 years later (2042–2046) subject to the eﬀects of climate change. Simulations were conducted using the Weather Research and Forecasting model using the pseudo global warming method. The simulated historical and future droughts are contrasted in terms of temperature, precipitation, snowpack, soil moisture, evapotranspiration, and forest health. Overall, the midcentury drought is observed to be signiﬁcantly worse, with many more extreme heat days, record-low snowpack, increased soil drying, and record-high forest mortality. With these ﬁndings in mind, the data sets developed in this study provide a means to structure future drought planning around a drought scenario that is realistic and modeled after a memorable historical analog.","container-title":"Earth's Future","DOI":"10.1029/2018EF001007","ISSN":"2328-4277, 2328-4277","issue":"11","journalAbbreviation":"Earth's Future","language":"en","page":"1568-1587","source":"DOI.org (Crossref)","title":"California's Drought of the Future: A Midcentury Recreation of the Exceptional Conditions of 2012–2017","title-short":"California's Drought of the Future","volume":"6","author":[{"family":"Ullrich","given":"P. A."},{"family":"Xu","given":"Z."},{"family":"Rhoades","given":"A.M."},{"family":"Dettinger","given":"M.D."},{"family":"Mount","given":"J.F."},{"family":"Jones","given":"A.D."},{"family":"Vahmani","given":"P."}],"issued":{"date-parts":[["2018",11]]}}}],"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(Caro et al., 2022; East &amp; Sankey, 2020; Strona &amp; Bradshaw, 2022; Ullrich et al., 2018)</w:t>
      </w:r>
      <w:r w:rsidR="002335A7">
        <w:rPr>
          <w:rFonts w:asciiTheme="majorHAnsi" w:hAnsiTheme="majorHAnsi" w:cstheme="majorHAnsi"/>
          <w:sz w:val="24"/>
          <w:szCs w:val="24"/>
        </w:rPr>
        <w:fldChar w:fldCharType="end"/>
      </w:r>
      <w:r w:rsidR="007858F9">
        <w:rPr>
          <w:rFonts w:asciiTheme="majorHAnsi" w:hAnsiTheme="majorHAnsi" w:cstheme="majorHAnsi"/>
          <w:sz w:val="24"/>
          <w:szCs w:val="24"/>
        </w:rPr>
        <w:t>.</w:t>
      </w:r>
      <w:commentRangeEnd w:id="234"/>
      <w:r>
        <w:rPr>
          <w:rStyle w:val="CommentReference"/>
        </w:rPr>
        <w:commentReference w:id="234"/>
      </w:r>
      <w:commentRangeEnd w:id="235"/>
      <w:r w:rsidR="005F6881">
        <w:rPr>
          <w:rStyle w:val="CommentReference"/>
        </w:rPr>
        <w:commentReference w:id="235"/>
      </w:r>
    </w:p>
    <w:p w14:paraId="3F8AC4A8" w14:textId="77777777" w:rsidR="007463BC" w:rsidRPr="00FD21E9" w:rsidRDefault="007463BC" w:rsidP="0011235A">
      <w:pPr>
        <w:spacing w:line="240" w:lineRule="auto"/>
        <w:ind w:right="270"/>
        <w:rPr>
          <w:rFonts w:asciiTheme="majorHAnsi" w:hAnsiTheme="majorHAnsi" w:cstheme="majorHAnsi"/>
          <w:color w:val="00000A"/>
          <w:sz w:val="24"/>
          <w:szCs w:val="24"/>
        </w:rPr>
      </w:pPr>
    </w:p>
    <w:p w14:paraId="427BC8FD" w14:textId="18FDC040" w:rsidR="003F5039" w:rsidRPr="00FD21E9" w:rsidRDefault="000C33D6" w:rsidP="0011235A">
      <w:pPr>
        <w:pStyle w:val="Header"/>
        <w:outlineLvl w:val="1"/>
        <w:rPr>
          <w:rFonts w:asciiTheme="majorHAnsi" w:hAnsiTheme="majorHAnsi" w:cstheme="majorHAnsi"/>
          <w:szCs w:val="24"/>
        </w:rPr>
      </w:pPr>
      <w:bookmarkStart w:id="236" w:name="_Toc113123184"/>
      <w:bookmarkStart w:id="237" w:name="_Toc144802732"/>
      <w:r>
        <w:rPr>
          <w:rFonts w:asciiTheme="majorHAnsi" w:hAnsiTheme="majorHAnsi" w:cstheme="majorHAnsi"/>
          <w:szCs w:val="24"/>
        </w:rPr>
        <w:t xml:space="preserve">Materials and </w:t>
      </w:r>
      <w:r w:rsidR="003F5039" w:rsidRPr="00FD21E9">
        <w:rPr>
          <w:rFonts w:asciiTheme="majorHAnsi" w:hAnsiTheme="majorHAnsi" w:cstheme="majorHAnsi"/>
          <w:szCs w:val="24"/>
        </w:rPr>
        <w:t>Methods</w:t>
      </w:r>
      <w:bookmarkEnd w:id="236"/>
      <w:bookmarkEnd w:id="237"/>
    </w:p>
    <w:p w14:paraId="21DA6502"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238" w:name="_Toc113123185"/>
      <w:bookmarkStart w:id="239" w:name="_Toc144802733"/>
      <w:r w:rsidRPr="00FD21E9">
        <w:rPr>
          <w:rFonts w:asciiTheme="majorHAnsi" w:hAnsiTheme="majorHAnsi" w:cstheme="majorHAnsi"/>
          <w:sz w:val="24"/>
          <w:szCs w:val="24"/>
        </w:rPr>
        <w:t>Sample collection &amp; DNA extraction</w:t>
      </w:r>
      <w:bookmarkEnd w:id="238"/>
      <w:bookmarkEnd w:id="239"/>
      <w:r w:rsidRPr="00FD21E9">
        <w:rPr>
          <w:rFonts w:asciiTheme="majorHAnsi" w:hAnsiTheme="majorHAnsi" w:cstheme="majorHAnsi"/>
          <w:sz w:val="24"/>
          <w:szCs w:val="24"/>
        </w:rPr>
        <w:t xml:space="preserve"> </w:t>
      </w:r>
    </w:p>
    <w:p w14:paraId="5261C20F" w14:textId="4733C75E"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To obtain high molecular weight (HMW) genomic DNA (gDNA)</w:t>
      </w:r>
      <w:r w:rsidR="00EE0B9A">
        <w:rPr>
          <w:rFonts w:asciiTheme="majorHAnsi" w:hAnsiTheme="majorHAnsi" w:cstheme="majorHAnsi"/>
          <w:sz w:val="24"/>
          <w:szCs w:val="24"/>
        </w:rPr>
        <w:t xml:space="preserve"> for long read sequencing</w:t>
      </w:r>
      <w:r w:rsidRPr="00FD21E9">
        <w:rPr>
          <w:rFonts w:asciiTheme="majorHAnsi" w:hAnsiTheme="majorHAnsi" w:cstheme="majorHAnsi"/>
          <w:sz w:val="24"/>
          <w:szCs w:val="24"/>
        </w:rPr>
        <w:t xml:space="preserve">, </w:t>
      </w:r>
      <w:r w:rsidR="007E4662">
        <w:rPr>
          <w:rFonts w:asciiTheme="majorHAnsi" w:hAnsiTheme="majorHAnsi" w:cstheme="majorHAnsi"/>
          <w:sz w:val="24"/>
          <w:szCs w:val="24"/>
        </w:rPr>
        <w:t>I</w:t>
      </w:r>
      <w:r w:rsidRPr="00FD21E9">
        <w:rPr>
          <w:rFonts w:asciiTheme="majorHAnsi" w:hAnsiTheme="majorHAnsi" w:cstheme="majorHAnsi"/>
          <w:sz w:val="24"/>
          <w:szCs w:val="24"/>
        </w:rPr>
        <w:t xml:space="preserve"> </w:t>
      </w:r>
      <w:r w:rsidR="007E4662">
        <w:rPr>
          <w:rFonts w:asciiTheme="majorHAnsi" w:hAnsiTheme="majorHAnsi" w:cstheme="majorHAnsi"/>
          <w:sz w:val="24"/>
          <w:szCs w:val="24"/>
        </w:rPr>
        <w:t xml:space="preserve">used </w:t>
      </w:r>
      <w:r w:rsidRPr="00FD21E9">
        <w:rPr>
          <w:rFonts w:asciiTheme="majorHAnsi" w:hAnsiTheme="majorHAnsi" w:cstheme="majorHAnsi"/>
          <w:sz w:val="24"/>
          <w:szCs w:val="24"/>
        </w:rPr>
        <w:t xml:space="preserve">tissue samples from </w:t>
      </w:r>
      <w:r w:rsidR="00A94661">
        <w:rPr>
          <w:rFonts w:asciiTheme="majorHAnsi" w:hAnsiTheme="majorHAnsi" w:cstheme="majorHAnsi"/>
          <w:sz w:val="24"/>
          <w:szCs w:val="24"/>
        </w:rPr>
        <w:t>two</w:t>
      </w:r>
      <w:r w:rsidR="006E58E9">
        <w:rPr>
          <w:rFonts w:asciiTheme="majorHAnsi" w:hAnsiTheme="majorHAnsi" w:cstheme="majorHAnsi"/>
          <w:sz w:val="24"/>
          <w:szCs w:val="24"/>
        </w:rPr>
        <w:t xml:space="preserve"> </w:t>
      </w:r>
      <w:r w:rsidR="00A94661">
        <w:rPr>
          <w:rFonts w:asciiTheme="majorHAnsi" w:hAnsiTheme="majorHAnsi" w:cstheme="majorHAnsi"/>
          <w:sz w:val="24"/>
          <w:szCs w:val="24"/>
        </w:rPr>
        <w:t>fe</w:t>
      </w:r>
      <w:r w:rsidRPr="00FD21E9">
        <w:rPr>
          <w:rFonts w:asciiTheme="majorHAnsi" w:hAnsiTheme="majorHAnsi" w:cstheme="majorHAnsi"/>
          <w:sz w:val="24"/>
          <w:szCs w:val="24"/>
        </w:rPr>
        <w:t xml:space="preserve">male </w:t>
      </w:r>
      <w:ins w:id="240" w:author="Shannon Erica Kendal Joslin" w:date="2023-09-17T12:24:00Z">
        <w:r w:rsidR="00A94661" w:rsidRPr="00FD21E9">
          <w:rPr>
            <w:rFonts w:asciiTheme="majorHAnsi" w:hAnsiTheme="majorHAnsi" w:cstheme="majorHAnsi"/>
            <w:iCs/>
            <w:sz w:val="24"/>
            <w:szCs w:val="24"/>
          </w:rPr>
          <w:t>(T1F02_BM_FF</w:t>
        </w:r>
        <w:r w:rsidR="00A94661" w:rsidRPr="00FD21E9">
          <w:rPr>
            <w:rFonts w:asciiTheme="majorHAnsi" w:hAnsiTheme="majorHAnsi" w:cstheme="majorHAnsi"/>
            <w:sz w:val="24"/>
            <w:szCs w:val="24"/>
          </w:rPr>
          <w:t xml:space="preserve"> </w:t>
        </w:r>
      </w:ins>
      <w:ins w:id="241" w:author="Shannon Erica Kendal Joslin" w:date="2023-09-17T12:25:00Z">
        <w:r w:rsidR="00A94661">
          <w:rPr>
            <w:rFonts w:asciiTheme="majorHAnsi" w:hAnsiTheme="majorHAnsi" w:cstheme="majorHAnsi"/>
            <w:sz w:val="24"/>
            <w:szCs w:val="24"/>
          </w:rPr>
          <w:t xml:space="preserve">and </w:t>
        </w:r>
        <w:r w:rsidR="00A94661" w:rsidRPr="00FD21E9">
          <w:rPr>
            <w:rFonts w:asciiTheme="majorHAnsi" w:hAnsiTheme="majorHAnsi" w:cstheme="majorHAnsi"/>
            <w:iCs/>
            <w:sz w:val="24"/>
            <w:szCs w:val="24"/>
          </w:rPr>
          <w:t>T3F02_SC_FF</w:t>
        </w:r>
        <w:r w:rsidR="00A94661">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and </w:t>
      </w:r>
      <w:r w:rsidR="00A94661">
        <w:rPr>
          <w:rFonts w:asciiTheme="majorHAnsi" w:hAnsiTheme="majorHAnsi" w:cstheme="majorHAnsi"/>
          <w:sz w:val="24"/>
          <w:szCs w:val="24"/>
        </w:rPr>
        <w:t>two</w:t>
      </w:r>
      <w:r w:rsidR="006E58E9">
        <w:rPr>
          <w:rFonts w:asciiTheme="majorHAnsi" w:hAnsiTheme="majorHAnsi" w:cstheme="majorHAnsi"/>
          <w:sz w:val="24"/>
          <w:szCs w:val="24"/>
        </w:rPr>
        <w:t xml:space="preserve"> </w:t>
      </w:r>
      <w:r w:rsidRPr="00FD21E9">
        <w:rPr>
          <w:rFonts w:asciiTheme="majorHAnsi" w:hAnsiTheme="majorHAnsi" w:cstheme="majorHAnsi"/>
          <w:sz w:val="24"/>
          <w:szCs w:val="24"/>
        </w:rPr>
        <w:t xml:space="preserve">male </w:t>
      </w:r>
      <w:ins w:id="242" w:author="Shannon Erica Kendal Joslin" w:date="2023-09-17T12:25:00Z">
        <w:r w:rsidR="00A94661" w:rsidRPr="00FD21E9">
          <w:rPr>
            <w:rFonts w:asciiTheme="majorHAnsi" w:hAnsiTheme="majorHAnsi" w:cstheme="majorHAnsi"/>
            <w:iCs/>
            <w:sz w:val="24"/>
            <w:szCs w:val="24"/>
          </w:rPr>
          <w:t>(T3M02_BM_FF</w:t>
        </w:r>
        <w:r w:rsidR="00A94661">
          <w:rPr>
            <w:rFonts w:asciiTheme="majorHAnsi" w:hAnsiTheme="majorHAnsi" w:cstheme="majorHAnsi"/>
            <w:sz w:val="24"/>
            <w:szCs w:val="24"/>
          </w:rPr>
          <w:t xml:space="preserve"> and </w:t>
        </w:r>
        <w:r w:rsidR="00A94661" w:rsidRPr="00FD21E9">
          <w:rPr>
            <w:rFonts w:asciiTheme="majorHAnsi" w:hAnsiTheme="majorHAnsi" w:cstheme="majorHAnsi"/>
            <w:iCs/>
            <w:sz w:val="24"/>
            <w:szCs w:val="24"/>
          </w:rPr>
          <w:t>T3F02_SC_FF</w:t>
        </w:r>
        <w:r w:rsidR="00A94661">
          <w:rPr>
            <w:rFonts w:asciiTheme="majorHAnsi" w:hAnsiTheme="majorHAnsi" w:cstheme="majorHAnsi"/>
            <w:sz w:val="24"/>
            <w:szCs w:val="24"/>
          </w:rPr>
          <w:t xml:space="preserve">) </w:t>
        </w:r>
      </w:ins>
      <w:r w:rsidR="008B584D">
        <w:rPr>
          <w:rFonts w:asciiTheme="majorHAnsi" w:hAnsiTheme="majorHAnsi" w:cstheme="majorHAnsi"/>
          <w:sz w:val="24"/>
          <w:szCs w:val="24"/>
        </w:rPr>
        <w:t xml:space="preserve">adult </w:t>
      </w:r>
      <w:r w:rsidRPr="00FD21E9">
        <w:rPr>
          <w:rFonts w:asciiTheme="majorHAnsi" w:hAnsiTheme="majorHAnsi" w:cstheme="majorHAnsi"/>
          <w:sz w:val="24"/>
          <w:szCs w:val="24"/>
        </w:rPr>
        <w:t>delta smelt</w:t>
      </w:r>
      <w:r w:rsidR="005D14A7">
        <w:rPr>
          <w:rFonts w:asciiTheme="majorHAnsi" w:hAnsiTheme="majorHAnsi" w:cstheme="majorHAnsi"/>
          <w:sz w:val="24"/>
          <w:szCs w:val="24"/>
        </w:rPr>
        <w:t xml:space="preserve"> 600 days post hatch</w:t>
      </w:r>
      <w:r w:rsidRPr="00FD21E9">
        <w:rPr>
          <w:rFonts w:asciiTheme="majorHAnsi" w:hAnsiTheme="majorHAnsi" w:cstheme="majorHAnsi"/>
          <w:sz w:val="24"/>
          <w:szCs w:val="24"/>
        </w:rPr>
        <w:t xml:space="preserve"> reared within the refuge population at the</w:t>
      </w:r>
      <w:r w:rsidR="006E58E9">
        <w:rPr>
          <w:rFonts w:asciiTheme="majorHAnsi" w:hAnsiTheme="majorHAnsi" w:cstheme="majorHAnsi"/>
          <w:sz w:val="24"/>
          <w:szCs w:val="24"/>
        </w:rPr>
        <w:t xml:space="preserve"> </w:t>
      </w:r>
      <w:r w:rsidRPr="00FD21E9">
        <w:rPr>
          <w:rFonts w:asciiTheme="majorHAnsi" w:hAnsiTheme="majorHAnsi" w:cstheme="majorHAnsi"/>
          <w:sz w:val="24"/>
          <w:szCs w:val="24"/>
        </w:rPr>
        <w:t xml:space="preserve">FCCL. </w:t>
      </w:r>
      <w:r w:rsidR="007E4662">
        <w:rPr>
          <w:rFonts w:asciiTheme="majorHAnsi" w:hAnsiTheme="majorHAnsi" w:cstheme="majorHAnsi"/>
          <w:sz w:val="24"/>
          <w:szCs w:val="24"/>
        </w:rPr>
        <w:t>I euthanized f</w:t>
      </w:r>
      <w:r w:rsidRPr="00FD21E9">
        <w:rPr>
          <w:rFonts w:asciiTheme="majorHAnsi" w:hAnsiTheme="majorHAnsi" w:cstheme="majorHAnsi"/>
          <w:sz w:val="24"/>
          <w:szCs w:val="24"/>
        </w:rPr>
        <w:t>ish</w:t>
      </w:r>
      <w:ins w:id="243" w:author="Shannon Erica Kendal Joslin" w:date="2023-09-16T11:43:00Z">
        <w:r w:rsidR="001B202C">
          <w:rPr>
            <w:rFonts w:asciiTheme="majorHAnsi" w:hAnsiTheme="majorHAnsi" w:cstheme="majorHAnsi"/>
            <w:sz w:val="24"/>
            <w:szCs w:val="24"/>
          </w:rPr>
          <w:t xml:space="preserve"> </w:t>
        </w:r>
      </w:ins>
      <w:ins w:id="244" w:author="Shannon Erica Kendal Joslin" w:date="2023-09-17T12:18:00Z">
        <w:r w:rsidR="007E4662">
          <w:rPr>
            <w:rFonts w:asciiTheme="majorHAnsi" w:hAnsiTheme="majorHAnsi" w:cstheme="majorHAnsi"/>
            <w:sz w:val="24"/>
            <w:szCs w:val="24"/>
          </w:rPr>
          <w:t>in</w:t>
        </w:r>
      </w:ins>
      <w:ins w:id="245" w:author="Shannon Erica Kendal Joslin" w:date="2023-09-16T11:43:00Z">
        <w:r w:rsidR="001B202C">
          <w:rPr>
            <w:rFonts w:asciiTheme="majorHAnsi" w:hAnsiTheme="majorHAnsi" w:cstheme="majorHAnsi"/>
            <w:sz w:val="24"/>
            <w:szCs w:val="24"/>
          </w:rPr>
          <w:t xml:space="preserve"> MS-222</w:t>
        </w:r>
      </w:ins>
      <w:r w:rsidRPr="00FD21E9">
        <w:rPr>
          <w:rFonts w:asciiTheme="majorHAnsi" w:hAnsiTheme="majorHAnsi" w:cstheme="majorHAnsi"/>
          <w:sz w:val="24"/>
          <w:szCs w:val="24"/>
        </w:rPr>
        <w:t xml:space="preserve"> according to </w:t>
      </w:r>
      <w:r w:rsidR="007E4662">
        <w:rPr>
          <w:rFonts w:asciiTheme="majorHAnsi" w:hAnsiTheme="majorHAnsi" w:cstheme="majorHAnsi"/>
          <w:sz w:val="24"/>
          <w:szCs w:val="24"/>
        </w:rPr>
        <w:t xml:space="preserve">the </w:t>
      </w:r>
      <w:r w:rsidR="00DF51FF">
        <w:rPr>
          <w:rFonts w:asciiTheme="majorHAnsi" w:hAnsiTheme="majorHAnsi" w:cstheme="majorHAnsi"/>
          <w:sz w:val="24"/>
          <w:szCs w:val="24"/>
        </w:rPr>
        <w:t xml:space="preserve">UC Davis </w:t>
      </w:r>
      <w:r w:rsidRPr="00FD21E9">
        <w:rPr>
          <w:rFonts w:asciiTheme="majorHAnsi" w:hAnsiTheme="majorHAnsi" w:cstheme="majorHAnsi"/>
          <w:sz w:val="24"/>
          <w:szCs w:val="24"/>
        </w:rPr>
        <w:t xml:space="preserve">IACUC protocol #21533. After euthanasia, </w:t>
      </w:r>
      <w:r w:rsidR="007E4662">
        <w:rPr>
          <w:rFonts w:asciiTheme="majorHAnsi" w:hAnsiTheme="majorHAnsi" w:cstheme="majorHAnsi"/>
          <w:sz w:val="24"/>
          <w:szCs w:val="24"/>
        </w:rPr>
        <w:t>I</w:t>
      </w:r>
      <w:r w:rsidRPr="00FD21E9">
        <w:rPr>
          <w:rFonts w:asciiTheme="majorHAnsi" w:hAnsiTheme="majorHAnsi" w:cstheme="majorHAnsi"/>
          <w:sz w:val="24"/>
          <w:szCs w:val="24"/>
        </w:rPr>
        <w:t xml:space="preserve"> dissected the fish, sampled tissue muscle, internal organs (heart, liver and spleen) and gill</w:t>
      </w:r>
      <w:r w:rsidR="007E4662">
        <w:rPr>
          <w:rFonts w:asciiTheme="majorHAnsi" w:hAnsiTheme="majorHAnsi" w:cstheme="majorHAnsi"/>
          <w:sz w:val="24"/>
          <w:szCs w:val="24"/>
        </w:rPr>
        <w:t xml:space="preserve"> tissue</w:t>
      </w:r>
      <w:r w:rsidRPr="00FD21E9">
        <w:rPr>
          <w:rFonts w:asciiTheme="majorHAnsi" w:hAnsiTheme="majorHAnsi" w:cstheme="majorHAnsi"/>
          <w:sz w:val="24"/>
          <w:szCs w:val="24"/>
        </w:rPr>
        <w:t xml:space="preserve">, immediately flash froze all tissue samples, and stored samples </w:t>
      </w:r>
      <w:ins w:id="246" w:author="Shannon Erica Kendal Joslin" w:date="2023-09-16T11:44:00Z">
        <w:r w:rsidR="001B202C">
          <w:rPr>
            <w:rFonts w:asciiTheme="majorHAnsi" w:hAnsiTheme="majorHAnsi" w:cstheme="majorHAnsi"/>
            <w:sz w:val="24"/>
            <w:szCs w:val="24"/>
          </w:rPr>
          <w:t>at -</w:t>
        </w:r>
      </w:ins>
      <w:ins w:id="247" w:author="Shannon Erica Kendal Joslin" w:date="2023-09-16T11:46:00Z">
        <w:r w:rsidR="001B202C">
          <w:rPr>
            <w:rFonts w:asciiTheme="majorHAnsi" w:hAnsiTheme="majorHAnsi" w:cstheme="majorHAnsi"/>
            <w:sz w:val="24"/>
            <w:szCs w:val="24"/>
          </w:rPr>
          <w:t>8</w:t>
        </w:r>
      </w:ins>
      <w:ins w:id="248" w:author="Shannon Erica Kendal Joslin" w:date="2023-09-16T11:44:00Z">
        <w:r w:rsidR="001B202C">
          <w:rPr>
            <w:rFonts w:asciiTheme="majorHAnsi" w:hAnsiTheme="majorHAnsi" w:cstheme="majorHAnsi"/>
            <w:sz w:val="24"/>
            <w:szCs w:val="24"/>
          </w:rPr>
          <w:t>0</w:t>
        </w:r>
      </w:ins>
      <w:ins w:id="249" w:author="Shannon Erica Kendal Joslin" w:date="2023-09-16T11:46:00Z">
        <w:r w:rsidR="001B202C" w:rsidRPr="00757362">
          <w:rPr>
            <w:rFonts w:asciiTheme="majorHAnsi" w:hAnsiTheme="majorHAnsi" w:cstheme="majorHAnsi"/>
            <w:sz w:val="24"/>
            <w:szCs w:val="24"/>
          </w:rPr>
          <w:t>°</w:t>
        </w:r>
        <w:r w:rsidR="001B202C" w:rsidRPr="00FD21E9">
          <w:rPr>
            <w:rFonts w:asciiTheme="majorHAnsi" w:hAnsiTheme="majorHAnsi" w:cstheme="majorHAnsi"/>
            <w:sz w:val="24"/>
            <w:szCs w:val="24"/>
          </w:rPr>
          <w:t xml:space="preserve">C </w:t>
        </w:r>
      </w:ins>
      <w:r w:rsidRPr="00FD21E9">
        <w:rPr>
          <w:rFonts w:asciiTheme="majorHAnsi" w:hAnsiTheme="majorHAnsi" w:cstheme="majorHAnsi"/>
          <w:sz w:val="24"/>
          <w:szCs w:val="24"/>
        </w:rPr>
        <w:t xml:space="preserve">isolated or suspended in propylene glycol – two storage methods known to be conducive to HMW gDNA </w:t>
      </w:r>
      <w:r w:rsidR="007E4662">
        <w:rPr>
          <w:rFonts w:asciiTheme="majorHAnsi" w:hAnsiTheme="majorHAnsi" w:cstheme="majorHAnsi"/>
          <w:sz w:val="24"/>
          <w:szCs w:val="24"/>
        </w:rPr>
        <w:t xml:space="preserve">extraction and subsequent </w:t>
      </w:r>
      <w:r w:rsidRPr="00FD21E9">
        <w:rPr>
          <w:rFonts w:asciiTheme="majorHAnsi" w:hAnsiTheme="majorHAnsi" w:cstheme="majorHAnsi"/>
          <w:sz w:val="24"/>
          <w:szCs w:val="24"/>
        </w:rPr>
        <w:t>sequencing in different organisms</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{"citationID":"glSVRpD2","properties":{"formattedCitation":"(Patrick et al., 2016; Wasko et al., 2003)","plainCitation":"(Patrick et al., 2016; Wasko et al., 2003)","noteIndex":0},"citationItems":[{"id":482,"uris":["http://zotero.org/users/local/3tku6QP0/items/R2YZE26Y"],"itemData":{"id":482,"type":"article-journal","abstract":"Next-generation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(Patrick et al., 2016; 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0B5EAC78" w14:textId="519C2187" w:rsidR="003F503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HMW gDNA was isolated by the UC Davis DNA Technologies &amp; Expression Analysis Core </w:t>
      </w:r>
      <w:r w:rsidR="001D762E">
        <w:rPr>
          <w:rFonts w:asciiTheme="majorHAnsi" w:hAnsiTheme="majorHAnsi" w:cstheme="majorHAnsi"/>
          <w:sz w:val="24"/>
          <w:szCs w:val="24"/>
        </w:rPr>
        <w:t>L</w:t>
      </w:r>
      <w:r w:rsidRPr="00FD21E9">
        <w:rPr>
          <w:rFonts w:asciiTheme="majorHAnsi" w:hAnsiTheme="majorHAnsi" w:cstheme="majorHAnsi"/>
          <w:sz w:val="24"/>
          <w:szCs w:val="24"/>
        </w:rPr>
        <w:t>aboratory</w:t>
      </w:r>
      <w:r w:rsidR="001D762E">
        <w:rPr>
          <w:rFonts w:asciiTheme="majorHAnsi" w:hAnsiTheme="majorHAnsi" w:cstheme="majorHAnsi"/>
          <w:sz w:val="24"/>
          <w:szCs w:val="24"/>
        </w:rPr>
        <w:t xml:space="preserve"> (Genome Center) </w:t>
      </w:r>
      <w:r w:rsidRPr="00FD21E9">
        <w:rPr>
          <w:rFonts w:asciiTheme="majorHAnsi" w:hAnsiTheme="majorHAnsi" w:cstheme="majorHAnsi"/>
          <w:sz w:val="24"/>
          <w:szCs w:val="24"/>
        </w:rPr>
        <w:t xml:space="preserve">following the protocol described by </w:t>
      </w:r>
      <w:proofErr w:type="spellStart"/>
      <w:r w:rsidRPr="004B6F68">
        <w:rPr>
          <w:rFonts w:asciiTheme="majorHAnsi" w:hAnsiTheme="majorHAnsi" w:cstheme="majorHAnsi"/>
          <w:sz w:val="24"/>
          <w:szCs w:val="24"/>
        </w:rPr>
        <w:t>Wasko</w:t>
      </w:r>
      <w:proofErr w:type="spellEnd"/>
      <w:r w:rsidRPr="004B6F68">
        <w:rPr>
          <w:rFonts w:asciiTheme="majorHAnsi" w:hAnsiTheme="majorHAnsi" w:cstheme="majorHAnsi"/>
          <w:sz w:val="24"/>
          <w:szCs w:val="24"/>
        </w:rPr>
        <w:t xml:space="preserve"> et al.</w:t>
      </w:r>
      <w:r w:rsidR="004B6F68">
        <w:rPr>
          <w:rFonts w:asciiTheme="majorHAnsi" w:hAnsiTheme="majorHAnsi" w:cstheme="majorHAnsi"/>
          <w:i/>
          <w:iCs/>
          <w:sz w:val="24"/>
          <w:szCs w:val="24"/>
        </w:rPr>
        <w:t xml:space="preserve"> </w:t>
      </w:r>
      <w:r w:rsidRPr="00FD21E9">
        <w:rPr>
          <w:rFonts w:asciiTheme="majorHAnsi" w:hAnsiTheme="majorHAnsi" w:cstheme="majorHAnsi"/>
          <w:sz w:val="24"/>
          <w:szCs w:val="24"/>
        </w:rPr>
        <w:fldChar w:fldCharType="begin"/>
      </w:r>
      <w:r w:rsidR="005B2580">
        <w:rPr>
          <w:rFonts w:asciiTheme="majorHAnsi" w:hAnsiTheme="majorHAnsi" w:cstheme="majorHAnsi"/>
          <w:sz w:val="24"/>
          <w:szCs w:val="24"/>
        </w:rPr>
        <w:instrText xml:space="preserve"> ADDIN ZOTERO_ITEM CSL_CITATION {"citationID":"WgOrGXT5","properties":{"formattedCitation":"(Wasko et al., 2003)","plainCitation":"(Wasko et al., 2003)","dontUpdate":true,"noteIndex":0},"citationItems":[{"id":415,"uris":["http://zotero.org/users/local/3tku6QP0/items/T2QWZR2A"],"itemData":{"id":415,"type":"article-journal","abstract":"DNA-based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Briefly, ~25-50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mg of flash frozen back muscle tissue and scales from a male and female were homogenized using liquid nitrogen grinding. Tissue was lysed in a buffer containing 10 mM Tris-HCl pH 8.0, 125 mM NaCl, 10 mM EDTA pH 8.0, 0.5%</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SDS, 4</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 urea and 10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mg/m</w:t>
      </w:r>
      <w:r w:rsidR="00EE0B9A">
        <w:rPr>
          <w:rFonts w:asciiTheme="majorHAnsi" w:hAnsiTheme="majorHAnsi" w:cstheme="majorHAnsi"/>
          <w:sz w:val="24"/>
          <w:szCs w:val="24"/>
        </w:rPr>
        <w:t>L</w:t>
      </w:r>
      <w:r w:rsidRPr="00FD21E9">
        <w:rPr>
          <w:rFonts w:asciiTheme="majorHAnsi" w:hAnsiTheme="majorHAnsi" w:cstheme="majorHAnsi"/>
          <w:sz w:val="24"/>
          <w:szCs w:val="24"/>
        </w:rPr>
        <w:t xml:space="preserve"> Proteinase K. The lysate was cleaned with equal volumes of phenol/chloroform using phase lock gels (</w:t>
      </w:r>
      <w:proofErr w:type="spellStart"/>
      <w:r w:rsidRPr="00FD21E9">
        <w:rPr>
          <w:rFonts w:asciiTheme="majorHAnsi" w:hAnsiTheme="majorHAnsi" w:cstheme="majorHAnsi"/>
          <w:sz w:val="24"/>
          <w:szCs w:val="24"/>
        </w:rPr>
        <w:t>Quantabio</w:t>
      </w:r>
      <w:proofErr w:type="spellEnd"/>
      <w:r w:rsidRPr="00FD21E9">
        <w:rPr>
          <w:rFonts w:asciiTheme="majorHAnsi" w:hAnsiTheme="majorHAnsi" w:cstheme="majorHAnsi"/>
          <w:sz w:val="24"/>
          <w:szCs w:val="24"/>
        </w:rPr>
        <w:t xml:space="preserve"> Cat # 2302830). The DNA was precipitated by adding NaCl to the final concentration </w:t>
      </w:r>
      <w:r w:rsidRPr="00FD21E9">
        <w:rPr>
          <w:rFonts w:asciiTheme="majorHAnsi" w:hAnsiTheme="majorHAnsi" w:cstheme="majorHAnsi"/>
          <w:sz w:val="24"/>
          <w:szCs w:val="24"/>
        </w:rPr>
        <w:lastRenderedPageBreak/>
        <w:t>of 0.3</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 and 2X volume of ice-cold ethanol. The DNA pellet was twice washed with 70% ethanol and resuspended in an elution buffer (10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 xml:space="preserve">mM Tris, pH 8.0). The integrity of the </w:t>
      </w:r>
      <w:r w:rsidR="00FE1854">
        <w:rPr>
          <w:rFonts w:asciiTheme="majorHAnsi" w:hAnsiTheme="majorHAnsi" w:cstheme="majorHAnsi"/>
          <w:sz w:val="24"/>
          <w:szCs w:val="24"/>
        </w:rPr>
        <w:t xml:space="preserve">HMW </w:t>
      </w:r>
      <w:r w:rsidRPr="00FD21E9">
        <w:rPr>
          <w:rFonts w:asciiTheme="majorHAnsi" w:hAnsiTheme="majorHAnsi" w:cstheme="majorHAnsi"/>
          <w:sz w:val="24"/>
          <w:szCs w:val="24"/>
        </w:rPr>
        <w:t>DNA was verified on a Pippin Pulse gel electrophoresis system</w:t>
      </w:r>
      <w:r w:rsidR="00ED38CA">
        <w:rPr>
          <w:rFonts w:asciiTheme="majorHAnsi" w:hAnsiTheme="majorHAnsi" w:cstheme="majorHAnsi"/>
          <w:sz w:val="24"/>
          <w:szCs w:val="24"/>
        </w:rPr>
        <w:t xml:space="preserve"> </w:t>
      </w:r>
      <w:r w:rsidR="00ED38CA">
        <w:rPr>
          <w:rFonts w:asciiTheme="majorHAnsi" w:hAnsiTheme="majorHAnsi" w:cstheme="majorHAnsi"/>
          <w:sz w:val="24"/>
          <w:szCs w:val="24"/>
        </w:rPr>
        <w:fldChar w:fldCharType="begin"/>
      </w:r>
      <w:r w:rsidR="00167B56">
        <w:rPr>
          <w:rFonts w:asciiTheme="majorHAnsi" w:hAnsiTheme="majorHAnsi" w:cstheme="majorHAnsi"/>
          <w:sz w:val="24"/>
          <w:szCs w:val="24"/>
        </w:rPr>
        <w:instrText xml:space="preserve"> ADDIN ZOTERO_ITEM CSL_CITATION {"citationID":"iezhp5Xs","properties":{"formattedCitation":"(Sage Sciences, 2014)","plainCitation":"(Sage Sciences, 2014)","dontUpdate":true,"noteIndex":0},"citationItems":[{"id":699,"uris":["http://zotero.org/users/local/3tku6QP0/items/AMF8LQN4"],"itemData":{"id":699,"type":"document","title":"User Manual Pippin Pulse Electrophoresis Power Supply","URL":"https://www.sagescience.com/wp-content/uploads/2014/01/Pippin-Pulse-User-Manual-RevH.pdf","author":[{"family":"Sage Sciences","given":""}],"issued":{"date-parts":[["2014"]]}}}],"schema":"https://github.com/citation-style-language/schema/raw/master/csl-citation.json"} </w:instrText>
      </w:r>
      <w:r w:rsidR="00ED38CA">
        <w:rPr>
          <w:rFonts w:asciiTheme="majorHAnsi" w:hAnsiTheme="majorHAnsi" w:cstheme="majorHAnsi"/>
          <w:sz w:val="24"/>
          <w:szCs w:val="24"/>
        </w:rPr>
        <w:fldChar w:fldCharType="separate"/>
      </w:r>
      <w:r w:rsidR="00ED38CA">
        <w:rPr>
          <w:rFonts w:asciiTheme="majorHAnsi" w:hAnsiTheme="majorHAnsi" w:cstheme="majorHAnsi"/>
          <w:noProof/>
          <w:sz w:val="24"/>
          <w:szCs w:val="24"/>
        </w:rPr>
        <w:t>(Sage Sciences, Beverly, MA)</w:t>
      </w:r>
      <w:r w:rsidR="00ED38CA">
        <w:rPr>
          <w:rFonts w:asciiTheme="majorHAnsi" w:hAnsiTheme="majorHAnsi" w:cstheme="majorHAnsi"/>
          <w:sz w:val="24"/>
          <w:szCs w:val="24"/>
        </w:rPr>
        <w:fldChar w:fldCharType="end"/>
      </w:r>
      <w:r w:rsidR="00ED38CA">
        <w:rPr>
          <w:rFonts w:asciiTheme="majorHAnsi" w:hAnsiTheme="majorHAnsi" w:cstheme="majorHAnsi"/>
          <w:sz w:val="24"/>
          <w:szCs w:val="24"/>
        </w:rPr>
        <w:t>.</w:t>
      </w:r>
      <w:r w:rsidR="00EC0111">
        <w:rPr>
          <w:rFonts w:asciiTheme="majorHAnsi" w:hAnsiTheme="majorHAnsi" w:cstheme="majorHAnsi"/>
          <w:sz w:val="24"/>
          <w:szCs w:val="24"/>
        </w:rPr>
        <w:t xml:space="preserve"> </w:t>
      </w:r>
      <w:r w:rsidRPr="00FD21E9">
        <w:rPr>
          <w:rFonts w:asciiTheme="majorHAnsi" w:hAnsiTheme="majorHAnsi" w:cstheme="majorHAnsi"/>
          <w:sz w:val="24"/>
          <w:szCs w:val="24"/>
        </w:rPr>
        <w:t xml:space="preserve">Purity of the DNA was </w:t>
      </w:r>
      <w:r w:rsidR="00EE0B9A">
        <w:rPr>
          <w:rFonts w:asciiTheme="majorHAnsi" w:hAnsiTheme="majorHAnsi" w:cstheme="majorHAnsi"/>
          <w:sz w:val="24"/>
          <w:szCs w:val="24"/>
        </w:rPr>
        <w:t>determined</w:t>
      </w:r>
      <w:r w:rsidR="00EE0B9A"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by measuring 260/280 and 260/230 absorbance ratios on </w:t>
      </w:r>
      <w:r w:rsidR="00EE0B9A">
        <w:rPr>
          <w:rFonts w:asciiTheme="majorHAnsi" w:hAnsiTheme="majorHAnsi" w:cstheme="majorHAnsi"/>
          <w:sz w:val="24"/>
          <w:szCs w:val="24"/>
        </w:rPr>
        <w:t xml:space="preserve">a </w:t>
      </w:r>
      <w:proofErr w:type="spellStart"/>
      <w:r w:rsidRPr="00FD21E9">
        <w:rPr>
          <w:rFonts w:asciiTheme="majorHAnsi" w:hAnsiTheme="majorHAnsi" w:cstheme="majorHAnsi"/>
          <w:sz w:val="24"/>
          <w:szCs w:val="24"/>
        </w:rPr>
        <w:t>NanoDrop</w:t>
      </w:r>
      <w:proofErr w:type="spellEnd"/>
      <w:ins w:id="250" w:author="Shannon Erica Kendal Joslin" w:date="2023-09-17T10:07:00Z">
        <w:r w:rsidR="003F60A5">
          <w:rPr>
            <w:rFonts w:asciiTheme="majorHAnsi" w:hAnsiTheme="majorHAnsi" w:cstheme="majorHAnsi"/>
            <w:sz w:val="24"/>
            <w:szCs w:val="24"/>
          </w:rPr>
          <w:t xml:space="preserve"> </w:t>
        </w:r>
      </w:ins>
      <w:ins w:id="251" w:author="Shannon Erica Kendal Joslin" w:date="2023-09-17T10:08:00Z">
        <w:r w:rsidR="003F60A5">
          <w:rPr>
            <w:rFonts w:asciiTheme="majorHAnsi" w:hAnsiTheme="majorHAnsi" w:cstheme="majorHAnsi"/>
            <w:sz w:val="24"/>
            <w:szCs w:val="24"/>
          </w:rPr>
          <w:t>1000 S</w:t>
        </w:r>
      </w:ins>
      <w:ins w:id="252" w:author="Shannon Erica Kendal Joslin" w:date="2023-09-17T10:09:00Z">
        <w:r w:rsidR="003F60A5">
          <w:rPr>
            <w:rFonts w:asciiTheme="majorHAnsi" w:hAnsiTheme="majorHAnsi" w:cstheme="majorHAnsi"/>
            <w:sz w:val="24"/>
            <w:szCs w:val="24"/>
          </w:rPr>
          <w:t>pectrophotometer</w:t>
        </w:r>
      </w:ins>
      <w:r w:rsidR="00EC0111">
        <w:rPr>
          <w:rFonts w:asciiTheme="majorHAnsi" w:hAnsiTheme="majorHAnsi" w:cstheme="majorHAnsi"/>
          <w:sz w:val="24"/>
          <w:szCs w:val="24"/>
        </w:rPr>
        <w:t xml:space="preserve"> </w:t>
      </w:r>
      <w:r w:rsidR="00EC0111">
        <w:rPr>
          <w:rFonts w:asciiTheme="majorHAnsi" w:hAnsiTheme="majorHAnsi" w:cstheme="majorHAnsi"/>
          <w:sz w:val="24"/>
          <w:szCs w:val="24"/>
        </w:rPr>
        <w:fldChar w:fldCharType="begin"/>
      </w:r>
      <w:r w:rsidR="00167B56">
        <w:rPr>
          <w:rFonts w:asciiTheme="majorHAnsi" w:hAnsiTheme="majorHAnsi" w:cstheme="majorHAnsi"/>
          <w:sz w:val="24"/>
          <w:szCs w:val="24"/>
        </w:rPr>
        <w:instrText xml:space="preserve"> ADDIN ZOTERO_ITEM CSL_CITATION {"citationID":"X3u0qPu1","properties":{"formattedCitation":"(Thermo Scientific, 2010)","plainCitation":"(Thermo Scientific, 2010)","dontUpdate":true,"noteIndex":0},"citationItems":[{"id":697,"uris":["http://zotero.org/users/local/3tku6QP0/items/SPLCJ35K"],"itemData":{"id":697,"type":"document","title":"NanoDrop 1000 Spectrophotometer User's Manual","URL":"https://assets.thermofisher.com/TFS-Assets/CAD/manuals/nd-1000-v3.8-users-manual-8%205x11.pdf","author":[{"family":"Thermo Scientific","given":""}],"issued":{"date-parts":[["2010"]]}}}],"schema":"https://github.com/citation-style-language/schema/raw/master/csl-citation.json"} </w:instrText>
      </w:r>
      <w:r w:rsidR="00EC0111">
        <w:rPr>
          <w:rFonts w:asciiTheme="majorHAnsi" w:hAnsiTheme="majorHAnsi" w:cstheme="majorHAnsi"/>
          <w:sz w:val="24"/>
          <w:szCs w:val="24"/>
        </w:rPr>
        <w:fldChar w:fldCharType="separate"/>
      </w:r>
      <w:r w:rsidR="00EC0111">
        <w:rPr>
          <w:rFonts w:asciiTheme="majorHAnsi" w:hAnsiTheme="majorHAnsi" w:cstheme="majorHAnsi"/>
          <w:noProof/>
          <w:sz w:val="24"/>
          <w:szCs w:val="24"/>
        </w:rPr>
        <w:t>(Thermo Scientific, Wilmington, DE)</w:t>
      </w:r>
      <w:r w:rsidR="00EC0111">
        <w:rPr>
          <w:rFonts w:asciiTheme="majorHAnsi" w:hAnsiTheme="majorHAnsi" w:cstheme="majorHAnsi"/>
          <w:sz w:val="24"/>
          <w:szCs w:val="24"/>
        </w:rPr>
        <w:fldChar w:fldCharType="end"/>
      </w:r>
      <w:r w:rsidR="003F60A5">
        <w:rPr>
          <w:rFonts w:asciiTheme="majorHAnsi" w:hAnsiTheme="majorHAnsi" w:cstheme="majorHAnsi"/>
          <w:sz w:val="24"/>
          <w:szCs w:val="24"/>
        </w:rPr>
        <w:t xml:space="preserve"> </w:t>
      </w:r>
      <w:r w:rsidR="00F93580">
        <w:rPr>
          <w:rFonts w:asciiTheme="majorHAnsi" w:hAnsiTheme="majorHAnsi" w:cstheme="majorHAnsi"/>
          <w:sz w:val="24"/>
          <w:szCs w:val="24"/>
        </w:rPr>
        <w:t>an</w:t>
      </w:r>
      <w:r w:rsidR="00C74898">
        <w:rPr>
          <w:rFonts w:asciiTheme="majorHAnsi" w:hAnsiTheme="majorHAnsi" w:cstheme="majorHAnsi"/>
          <w:sz w:val="24"/>
          <w:szCs w:val="24"/>
        </w:rPr>
        <w:t>d</w:t>
      </w:r>
      <w:ins w:id="253" w:author="Shannon Erica Kendal Joslin" w:date="2023-09-17T12:14:00Z">
        <w:r w:rsidR="00FB140D">
          <w:rPr>
            <w:rFonts w:asciiTheme="majorHAnsi" w:hAnsiTheme="majorHAnsi" w:cstheme="majorHAnsi"/>
            <w:sz w:val="24"/>
            <w:szCs w:val="24"/>
          </w:rPr>
          <w:t xml:space="preserve"> 10X Genomics Chromium Genome</w:t>
        </w:r>
      </w:ins>
      <w:ins w:id="254" w:author="Shannon Erica Kendal Joslin" w:date="2023-09-17T15:32:00Z">
        <w:r w:rsidR="00B0064E">
          <w:rPr>
            <w:rFonts w:asciiTheme="majorHAnsi" w:hAnsiTheme="majorHAnsi" w:cstheme="majorHAnsi"/>
            <w:sz w:val="24"/>
            <w:szCs w:val="24"/>
          </w:rPr>
          <w:t xml:space="preserve"> </w:t>
        </w:r>
      </w:ins>
      <w:r w:rsidR="001D762E">
        <w:rPr>
          <w:rFonts w:asciiTheme="majorHAnsi" w:hAnsiTheme="majorHAnsi" w:cstheme="majorHAnsi"/>
          <w:sz w:val="24"/>
          <w:szCs w:val="24"/>
        </w:rPr>
        <w:fldChar w:fldCharType="begin"/>
      </w:r>
      <w:r w:rsidR="00167B56">
        <w:rPr>
          <w:rFonts w:asciiTheme="majorHAnsi" w:hAnsiTheme="majorHAnsi" w:cstheme="majorHAnsi"/>
          <w:sz w:val="24"/>
          <w:szCs w:val="24"/>
        </w:rPr>
        <w:instrText xml:space="preserve"> ADDIN ZOTERO_ITEM CSL_CITATION {"citationID":"O7TheIEw","properties":{"formattedCitation":"(10X Genomics, 2016)","plainCitation":"(10X Genomics, 2016)","dontUpdate":true,"noteIndex":0},"citationItems":[{"id":709,"uris":["http://zotero.org/users/local/3tku6QP0/items/U7FEMH88"],"itemData":{"id":709,"type":"document","title":"Chromium™ Genome Reagent Kits v2 User Guide","author":[{"family":"10X Genomics","given":""}],"issued":{"date-parts":[["2016"]]}}}],"schema":"https://github.com/citation-style-language/schema/raw/master/csl-citation.json"} </w:instrText>
      </w:r>
      <w:r w:rsidR="001D762E">
        <w:rPr>
          <w:rFonts w:asciiTheme="majorHAnsi" w:hAnsiTheme="majorHAnsi" w:cstheme="majorHAnsi"/>
          <w:sz w:val="24"/>
          <w:szCs w:val="24"/>
        </w:rPr>
        <w:fldChar w:fldCharType="separate"/>
      </w:r>
      <w:r w:rsidR="001D762E">
        <w:rPr>
          <w:rFonts w:asciiTheme="majorHAnsi" w:hAnsiTheme="majorHAnsi" w:cstheme="majorHAnsi"/>
          <w:noProof/>
          <w:sz w:val="24"/>
          <w:szCs w:val="24"/>
        </w:rPr>
        <w:t>(10X Genomics, Pleasanton, CA)</w:t>
      </w:r>
      <w:r w:rsidR="001D762E">
        <w:rPr>
          <w:rFonts w:asciiTheme="majorHAnsi" w:hAnsiTheme="majorHAnsi" w:cstheme="majorHAnsi"/>
          <w:sz w:val="24"/>
          <w:szCs w:val="24"/>
        </w:rPr>
        <w:fldChar w:fldCharType="end"/>
      </w:r>
      <w:ins w:id="255" w:author="Shannon Erica Kendal Joslin" w:date="2023-09-17T12:15:00Z">
        <w:r w:rsidR="00FB140D">
          <w:rPr>
            <w:rFonts w:asciiTheme="majorHAnsi" w:hAnsiTheme="majorHAnsi" w:cstheme="majorHAnsi"/>
            <w:sz w:val="24"/>
            <w:szCs w:val="24"/>
          </w:rPr>
          <w:t xml:space="preserve"> and</w:t>
        </w:r>
      </w:ins>
      <w:r w:rsidR="00C74898">
        <w:rPr>
          <w:rFonts w:asciiTheme="majorHAnsi" w:hAnsiTheme="majorHAnsi" w:cstheme="majorHAnsi"/>
          <w:sz w:val="24"/>
          <w:szCs w:val="24"/>
        </w:rPr>
        <w:t xml:space="preserve"> </w:t>
      </w:r>
      <w:ins w:id="256" w:author="Shannon Erica Kendal Joslin" w:date="2023-09-17T12:14:00Z">
        <w:r w:rsidR="00FB140D">
          <w:rPr>
            <w:rFonts w:asciiTheme="majorHAnsi" w:hAnsiTheme="majorHAnsi" w:cstheme="majorHAnsi"/>
            <w:sz w:val="24"/>
            <w:szCs w:val="24"/>
          </w:rPr>
          <w:t xml:space="preserve">standard and ultra-low DNA input </w:t>
        </w:r>
      </w:ins>
      <w:ins w:id="257" w:author="Shannon Erica Kendal Joslin" w:date="2023-09-16T15:06:00Z">
        <w:r w:rsidR="00B4490E">
          <w:rPr>
            <w:rFonts w:asciiTheme="majorHAnsi" w:hAnsiTheme="majorHAnsi" w:cstheme="majorHAnsi"/>
            <w:sz w:val="24"/>
            <w:szCs w:val="24"/>
          </w:rPr>
          <w:t>PacBio HiFi</w:t>
        </w:r>
      </w:ins>
      <w:ins w:id="258" w:author="Shannon Erica Kendal Joslin" w:date="2023-09-16T15:08:00Z">
        <w:r w:rsidR="001C5BF5">
          <w:rPr>
            <w:rFonts w:asciiTheme="majorHAnsi" w:hAnsiTheme="majorHAnsi" w:cstheme="majorHAnsi"/>
            <w:sz w:val="24"/>
            <w:szCs w:val="24"/>
          </w:rPr>
          <w:t xml:space="preserve"> </w:t>
        </w:r>
      </w:ins>
      <w:ins w:id="259" w:author="Shannon Erica Kendal Joslin" w:date="2023-09-17T12:08:00Z">
        <w:r w:rsidR="0072365C">
          <w:rPr>
            <w:rFonts w:asciiTheme="majorHAnsi" w:hAnsiTheme="majorHAnsi" w:cstheme="majorHAnsi"/>
            <w:sz w:val="24"/>
            <w:szCs w:val="24"/>
          </w:rPr>
          <w:t>SMRTbell</w:t>
        </w:r>
      </w:ins>
      <w:ins w:id="260" w:author="Shannon Erica Kendal Joslin" w:date="2023-09-17T12:12:00Z">
        <w:r w:rsidR="00FB140D">
          <w:rPr>
            <w:rFonts w:asciiTheme="majorHAnsi" w:hAnsiTheme="majorHAnsi" w:cstheme="majorHAnsi"/>
            <w:sz w:val="24"/>
            <w:szCs w:val="24"/>
          </w:rPr>
          <w:t xml:space="preserve"> </w:t>
        </w:r>
      </w:ins>
      <w:ins w:id="261" w:author="Shannon Erica Kendal Joslin" w:date="2023-09-17T12:09:00Z">
        <w:r w:rsidR="00FB140D">
          <w:rPr>
            <w:rFonts w:asciiTheme="majorHAnsi" w:hAnsiTheme="majorHAnsi" w:cstheme="majorHAnsi"/>
            <w:sz w:val="24"/>
            <w:szCs w:val="24"/>
          </w:rPr>
          <w:t>libraries</w:t>
        </w:r>
      </w:ins>
      <w:ins w:id="262" w:author="Shannon Erica Kendal Joslin" w:date="2023-09-16T15:07:00Z">
        <w:r w:rsidR="00B4490E">
          <w:rPr>
            <w:rFonts w:asciiTheme="majorHAnsi" w:hAnsiTheme="majorHAnsi" w:cstheme="majorHAnsi"/>
            <w:sz w:val="24"/>
            <w:szCs w:val="24"/>
          </w:rPr>
          <w:t xml:space="preserve"> </w:t>
        </w:r>
      </w:ins>
      <w:r w:rsidRPr="00FD21E9">
        <w:rPr>
          <w:rFonts w:asciiTheme="majorHAnsi" w:hAnsiTheme="majorHAnsi" w:cstheme="majorHAnsi"/>
          <w:sz w:val="24"/>
          <w:szCs w:val="24"/>
        </w:rPr>
        <w:t>were created from extractions with an average read fragment length of 50</w:t>
      </w:r>
      <w:ins w:id="263" w:author="Andrea Schreier" w:date="2023-09-06T10:57:00Z">
        <w:r w:rsidR="00EE0B9A">
          <w:rPr>
            <w:rFonts w:asciiTheme="majorHAnsi" w:hAnsiTheme="majorHAnsi" w:cstheme="majorHAnsi"/>
            <w:sz w:val="24"/>
            <w:szCs w:val="24"/>
          </w:rPr>
          <w:t xml:space="preserve"> </w:t>
        </w:r>
      </w:ins>
      <w:r w:rsidRPr="00FD21E9">
        <w:rPr>
          <w:rFonts w:asciiTheme="majorHAnsi" w:hAnsiTheme="majorHAnsi" w:cstheme="majorHAnsi"/>
          <w:sz w:val="24"/>
          <w:szCs w:val="24"/>
        </w:rPr>
        <w:t>kb.</w:t>
      </w:r>
      <w:r w:rsidR="00CD0ACF">
        <w:rPr>
          <w:rFonts w:asciiTheme="majorHAnsi" w:hAnsiTheme="majorHAnsi" w:cstheme="majorHAnsi"/>
          <w:sz w:val="24"/>
          <w:szCs w:val="24"/>
        </w:rPr>
        <w:t xml:space="preserve"> </w:t>
      </w:r>
    </w:p>
    <w:p w14:paraId="39DFEADB" w14:textId="3B01EE40" w:rsidR="005D14A7" w:rsidRPr="00CD0ACF" w:rsidRDefault="00A94661" w:rsidP="00CD0ACF">
      <w:pPr>
        <w:spacing w:line="240" w:lineRule="auto"/>
        <w:rPr>
          <w:rFonts w:asciiTheme="majorHAnsi" w:hAnsiTheme="majorHAnsi" w:cstheme="majorHAnsi"/>
          <w:iCs/>
          <w:sz w:val="24"/>
          <w:szCs w:val="24"/>
        </w:rPr>
      </w:pPr>
      <w:ins w:id="264" w:author="Shannon Erica Kendal Joslin" w:date="2023-09-17T12:21:00Z">
        <w:r>
          <w:rPr>
            <w:rFonts w:asciiTheme="majorHAnsi" w:hAnsiTheme="majorHAnsi" w:cstheme="majorHAnsi"/>
            <w:iCs/>
            <w:sz w:val="24"/>
            <w:szCs w:val="24"/>
          </w:rPr>
          <w:t>Extracted samples with sufficient H</w:t>
        </w:r>
      </w:ins>
      <w:ins w:id="265" w:author="Shannon Erica Kendal Joslin" w:date="2023-09-17T12:22:00Z">
        <w:r>
          <w:rPr>
            <w:rFonts w:asciiTheme="majorHAnsi" w:hAnsiTheme="majorHAnsi" w:cstheme="majorHAnsi"/>
            <w:iCs/>
            <w:sz w:val="24"/>
            <w:szCs w:val="24"/>
          </w:rPr>
          <w:t>MW gDNA were used for library prep and seq</w:t>
        </w:r>
      </w:ins>
      <w:ins w:id="266" w:author="Shannon Erica Kendal Joslin" w:date="2023-09-17T13:45:00Z">
        <w:r w:rsidR="00A04A7E">
          <w:rPr>
            <w:rFonts w:asciiTheme="majorHAnsi" w:hAnsiTheme="majorHAnsi" w:cstheme="majorHAnsi"/>
            <w:iCs/>
            <w:sz w:val="24"/>
            <w:szCs w:val="24"/>
          </w:rPr>
          <w:t>ue</w:t>
        </w:r>
      </w:ins>
      <w:ins w:id="267" w:author="Shannon Erica Kendal Joslin" w:date="2023-09-17T12:22:00Z">
        <w:r>
          <w:rPr>
            <w:rFonts w:asciiTheme="majorHAnsi" w:hAnsiTheme="majorHAnsi" w:cstheme="majorHAnsi"/>
            <w:iCs/>
            <w:sz w:val="24"/>
            <w:szCs w:val="24"/>
          </w:rPr>
          <w:t xml:space="preserve">ncing. </w:t>
        </w:r>
      </w:ins>
      <w:moveToRangeStart w:id="268" w:author="Shannon Erica Kendal Joslin" w:date="2023-09-17T16:20:00Z" w:name="move145860035"/>
      <w:commentRangeStart w:id="269"/>
      <w:commentRangeStart w:id="270"/>
      <w:moveTo w:id="271" w:author="Shannon Erica Kendal Joslin" w:date="2023-09-17T16:20:00Z">
        <w:r w:rsidR="00B50827">
          <w:rPr>
            <w:rFonts w:asciiTheme="majorHAnsi" w:hAnsiTheme="majorHAnsi" w:cstheme="majorHAnsi"/>
            <w:sz w:val="24"/>
            <w:szCs w:val="24"/>
          </w:rPr>
          <w:t xml:space="preserve">If the first library prep and sequencing run of an individual did not obtain sufficient coverage to carry out subsequent assembly for each sex, we selected a second high or low-input library prep based on the amount of extracted HMW gDNA remained for </w:t>
        </w:r>
        <w:proofErr w:type="gramStart"/>
        <w:r w:rsidR="00B50827">
          <w:rPr>
            <w:rFonts w:asciiTheme="majorHAnsi" w:hAnsiTheme="majorHAnsi" w:cstheme="majorHAnsi"/>
            <w:sz w:val="24"/>
            <w:szCs w:val="24"/>
          </w:rPr>
          <w:t>each individual</w:t>
        </w:r>
        <w:proofErr w:type="gramEnd"/>
        <w:r w:rsidR="00B50827">
          <w:rPr>
            <w:rFonts w:asciiTheme="majorHAnsi" w:hAnsiTheme="majorHAnsi" w:cstheme="majorHAnsi"/>
            <w:sz w:val="24"/>
            <w:szCs w:val="24"/>
          </w:rPr>
          <w:t xml:space="preserve">. If no further HMW gDNA was available, we resampled tissue, extracted HMW gDNA, library-prepped and sequenced a new individual of the same sex. </w:t>
        </w:r>
        <w:commentRangeEnd w:id="269"/>
        <w:r w:rsidR="00B50827">
          <w:rPr>
            <w:rStyle w:val="CommentReference"/>
          </w:rPr>
          <w:commentReference w:id="269"/>
        </w:r>
      </w:moveTo>
      <w:moveToRangeEnd w:id="268"/>
      <w:commentRangeEnd w:id="270"/>
      <w:r w:rsidR="00B50827">
        <w:rPr>
          <w:rStyle w:val="CommentReference"/>
        </w:rPr>
        <w:commentReference w:id="270"/>
      </w:r>
      <w:r>
        <w:rPr>
          <w:rFonts w:asciiTheme="majorHAnsi" w:hAnsiTheme="majorHAnsi" w:cstheme="majorHAnsi"/>
          <w:iCs/>
          <w:sz w:val="24"/>
          <w:szCs w:val="24"/>
        </w:rPr>
        <w:t>M</w:t>
      </w:r>
      <w:r w:rsidR="005D14A7" w:rsidRPr="00FD21E9">
        <w:rPr>
          <w:rFonts w:asciiTheme="majorHAnsi" w:hAnsiTheme="majorHAnsi" w:cstheme="majorHAnsi"/>
          <w:iCs/>
          <w:sz w:val="24"/>
          <w:szCs w:val="24"/>
        </w:rPr>
        <w:t>uscle tissue from one female</w:t>
      </w:r>
      <w:r w:rsidR="005D14A7">
        <w:rPr>
          <w:rFonts w:asciiTheme="majorHAnsi" w:hAnsiTheme="majorHAnsi" w:cstheme="majorHAnsi"/>
          <w:iCs/>
          <w:sz w:val="24"/>
          <w:szCs w:val="24"/>
        </w:rPr>
        <w:t xml:space="preserve"> individual</w:t>
      </w:r>
      <w:r w:rsidR="005D14A7" w:rsidRPr="00FD21E9">
        <w:rPr>
          <w:rFonts w:asciiTheme="majorHAnsi" w:hAnsiTheme="majorHAnsi" w:cstheme="majorHAnsi"/>
          <w:iCs/>
          <w:sz w:val="24"/>
          <w:szCs w:val="24"/>
        </w:rPr>
        <w:t xml:space="preserve"> (T1F02_BM_FF) was used for </w:t>
      </w:r>
      <w:ins w:id="272" w:author="Shannon Erica Kendal Joslin" w:date="2023-09-17T12:26:00Z">
        <w:r w:rsidR="00C454CF">
          <w:rPr>
            <w:rFonts w:asciiTheme="majorHAnsi" w:hAnsiTheme="majorHAnsi" w:cstheme="majorHAnsi"/>
            <w:iCs/>
            <w:sz w:val="24"/>
            <w:szCs w:val="24"/>
          </w:rPr>
          <w:t>generat</w:t>
        </w:r>
      </w:ins>
      <w:ins w:id="273" w:author="Shannon Erica Kendal Joslin" w:date="2023-09-17T12:27:00Z">
        <w:r w:rsidR="00C454CF">
          <w:rPr>
            <w:rFonts w:asciiTheme="majorHAnsi" w:hAnsiTheme="majorHAnsi" w:cstheme="majorHAnsi"/>
            <w:iCs/>
            <w:sz w:val="24"/>
            <w:szCs w:val="24"/>
          </w:rPr>
          <w:t xml:space="preserve">ing </w:t>
        </w:r>
      </w:ins>
      <w:ins w:id="274" w:author="Shannon Erica Kendal Joslin" w:date="2023-09-17T12:26:00Z">
        <w:r w:rsidR="00C454CF">
          <w:rPr>
            <w:rFonts w:asciiTheme="majorHAnsi" w:hAnsiTheme="majorHAnsi" w:cstheme="majorHAnsi"/>
            <w:iCs/>
            <w:sz w:val="24"/>
            <w:szCs w:val="24"/>
          </w:rPr>
          <w:t xml:space="preserve">10X Genomics </w:t>
        </w:r>
      </w:ins>
      <w:r w:rsidR="005D14A7" w:rsidRPr="00FD21E9">
        <w:rPr>
          <w:rFonts w:asciiTheme="majorHAnsi" w:hAnsiTheme="majorHAnsi" w:cstheme="majorHAnsi"/>
          <w:iCs/>
          <w:sz w:val="24"/>
          <w:szCs w:val="24"/>
        </w:rPr>
        <w:t>linked-read</w:t>
      </w:r>
      <w:ins w:id="275" w:author="Shannon Erica Kendal Joslin" w:date="2023-09-17T12:26:00Z">
        <w:r w:rsidR="00C454CF">
          <w:rPr>
            <w:rFonts w:asciiTheme="majorHAnsi" w:hAnsiTheme="majorHAnsi" w:cstheme="majorHAnsi"/>
            <w:iCs/>
            <w:sz w:val="24"/>
            <w:szCs w:val="24"/>
          </w:rPr>
          <w:t>s</w:t>
        </w:r>
      </w:ins>
      <w:r w:rsidR="005D14A7" w:rsidRPr="00FD21E9">
        <w:rPr>
          <w:rFonts w:asciiTheme="majorHAnsi" w:hAnsiTheme="majorHAnsi" w:cstheme="majorHAnsi"/>
          <w:iCs/>
          <w:sz w:val="24"/>
          <w:szCs w:val="24"/>
        </w:rPr>
        <w:t xml:space="preserve"> and </w:t>
      </w:r>
      <w:ins w:id="276" w:author="Shannon Erica Kendal Joslin" w:date="2023-09-17T12:27:00Z">
        <w:r w:rsidR="00C454CF">
          <w:rPr>
            <w:rFonts w:asciiTheme="majorHAnsi" w:hAnsiTheme="majorHAnsi" w:cstheme="majorHAnsi"/>
            <w:iCs/>
            <w:sz w:val="24"/>
            <w:szCs w:val="24"/>
          </w:rPr>
          <w:t xml:space="preserve">Phase Genomics </w:t>
        </w:r>
        <w:proofErr w:type="spellStart"/>
        <w:r w:rsidR="00C454CF">
          <w:rPr>
            <w:rFonts w:asciiTheme="majorHAnsi" w:hAnsiTheme="majorHAnsi" w:cstheme="majorHAnsi"/>
            <w:iCs/>
            <w:sz w:val="24"/>
            <w:szCs w:val="24"/>
          </w:rPr>
          <w:t>Proxiomo</w:t>
        </w:r>
        <w:proofErr w:type="spellEnd"/>
        <w:r w:rsidR="00C454CF">
          <w:rPr>
            <w:rFonts w:asciiTheme="majorHAnsi" w:hAnsiTheme="majorHAnsi" w:cstheme="majorHAnsi"/>
            <w:iCs/>
            <w:sz w:val="24"/>
            <w:szCs w:val="24"/>
          </w:rPr>
          <w:t xml:space="preserve"> </w:t>
        </w:r>
      </w:ins>
      <w:r w:rsidR="007E4662">
        <w:rPr>
          <w:rFonts w:asciiTheme="majorHAnsi" w:hAnsiTheme="majorHAnsi" w:cstheme="majorHAnsi"/>
          <w:iCs/>
          <w:sz w:val="24"/>
          <w:szCs w:val="24"/>
        </w:rPr>
        <w:t>h</w:t>
      </w:r>
      <w:r w:rsidR="005D14A7" w:rsidRPr="00FD21E9">
        <w:rPr>
          <w:rFonts w:asciiTheme="majorHAnsi" w:hAnsiTheme="majorHAnsi" w:cstheme="majorHAnsi"/>
          <w:iCs/>
          <w:sz w:val="24"/>
          <w:szCs w:val="24"/>
        </w:rPr>
        <w:t>i-</w:t>
      </w:r>
      <w:r w:rsidR="007E4662">
        <w:rPr>
          <w:rFonts w:asciiTheme="majorHAnsi" w:hAnsiTheme="majorHAnsi" w:cstheme="majorHAnsi"/>
          <w:iCs/>
          <w:sz w:val="24"/>
          <w:szCs w:val="24"/>
        </w:rPr>
        <w:t>c</w:t>
      </w:r>
      <w:r w:rsidR="005D14A7" w:rsidRPr="00FD21E9">
        <w:rPr>
          <w:rFonts w:asciiTheme="majorHAnsi" w:hAnsiTheme="majorHAnsi" w:cstheme="majorHAnsi"/>
          <w:iCs/>
          <w:sz w:val="24"/>
          <w:szCs w:val="24"/>
        </w:rPr>
        <w:t xml:space="preserve"> sequencing</w:t>
      </w:r>
      <w:ins w:id="277" w:author="Shannon Erica Kendal Joslin" w:date="2023-09-17T12:27:00Z">
        <w:r w:rsidR="00C454CF">
          <w:rPr>
            <w:rFonts w:asciiTheme="majorHAnsi" w:hAnsiTheme="majorHAnsi" w:cstheme="majorHAnsi"/>
            <w:iCs/>
            <w:sz w:val="24"/>
            <w:szCs w:val="24"/>
          </w:rPr>
          <w:t xml:space="preserve"> data,</w:t>
        </w:r>
      </w:ins>
      <w:r w:rsidR="005D14A7" w:rsidRPr="00FD21E9">
        <w:rPr>
          <w:rFonts w:asciiTheme="majorHAnsi" w:hAnsiTheme="majorHAnsi" w:cstheme="majorHAnsi"/>
          <w:iCs/>
          <w:sz w:val="24"/>
          <w:szCs w:val="24"/>
        </w:rPr>
        <w:t xml:space="preserve"> and gill tissue from </w:t>
      </w:r>
      <w:r w:rsidR="005D14A7">
        <w:rPr>
          <w:rFonts w:asciiTheme="majorHAnsi" w:hAnsiTheme="majorHAnsi" w:cstheme="majorHAnsi"/>
          <w:iCs/>
          <w:sz w:val="24"/>
          <w:szCs w:val="24"/>
        </w:rPr>
        <w:t>a second</w:t>
      </w:r>
      <w:r w:rsidR="005D14A7" w:rsidRPr="00FD21E9">
        <w:rPr>
          <w:rFonts w:asciiTheme="majorHAnsi" w:hAnsiTheme="majorHAnsi" w:cstheme="majorHAnsi"/>
          <w:iCs/>
          <w:sz w:val="24"/>
          <w:szCs w:val="24"/>
        </w:rPr>
        <w:t xml:space="preserve"> female (T3F02_SC_FF) was used for </w:t>
      </w:r>
      <w:r w:rsidR="005D14A7">
        <w:rPr>
          <w:rFonts w:asciiTheme="majorHAnsi" w:hAnsiTheme="majorHAnsi" w:cstheme="majorHAnsi"/>
          <w:iCs/>
          <w:sz w:val="24"/>
          <w:szCs w:val="24"/>
        </w:rPr>
        <w:t xml:space="preserve">generating </w:t>
      </w:r>
      <w:ins w:id="278" w:author="Shannon Erica Kendal Joslin" w:date="2023-09-17T12:27:00Z">
        <w:r w:rsidR="00C454CF">
          <w:rPr>
            <w:rFonts w:asciiTheme="majorHAnsi" w:hAnsiTheme="majorHAnsi" w:cstheme="majorHAnsi"/>
            <w:iCs/>
            <w:sz w:val="24"/>
            <w:szCs w:val="24"/>
          </w:rPr>
          <w:t xml:space="preserve">PacBio HiFi </w:t>
        </w:r>
      </w:ins>
      <w:r w:rsidR="005D14A7">
        <w:rPr>
          <w:rFonts w:asciiTheme="majorHAnsi" w:hAnsiTheme="majorHAnsi" w:cstheme="majorHAnsi"/>
          <w:iCs/>
          <w:sz w:val="24"/>
          <w:szCs w:val="24"/>
        </w:rPr>
        <w:t>long-read</w:t>
      </w:r>
      <w:r w:rsidR="005D14A7" w:rsidRPr="00FD21E9">
        <w:rPr>
          <w:rFonts w:asciiTheme="majorHAnsi" w:hAnsiTheme="majorHAnsi" w:cstheme="majorHAnsi"/>
          <w:iCs/>
          <w:sz w:val="24"/>
          <w:szCs w:val="24"/>
        </w:rPr>
        <w:t xml:space="preserve"> sequencing</w:t>
      </w:r>
      <w:r w:rsidR="00CD0ACF">
        <w:rPr>
          <w:rFonts w:asciiTheme="majorHAnsi" w:hAnsiTheme="majorHAnsi" w:cstheme="majorHAnsi"/>
          <w:iCs/>
          <w:sz w:val="24"/>
          <w:szCs w:val="24"/>
        </w:rPr>
        <w:t xml:space="preserve"> data to increase the total depth of</w:t>
      </w:r>
      <w:r w:rsidR="005D14A7">
        <w:rPr>
          <w:rFonts w:asciiTheme="majorHAnsi" w:hAnsiTheme="majorHAnsi" w:cstheme="majorHAnsi"/>
          <w:iCs/>
          <w:sz w:val="24"/>
          <w:szCs w:val="24"/>
        </w:rPr>
        <w:t xml:space="preserve"> coverage</w:t>
      </w:r>
      <w:r w:rsidR="005D14A7" w:rsidRPr="00FD21E9">
        <w:rPr>
          <w:rFonts w:asciiTheme="majorHAnsi" w:hAnsiTheme="majorHAnsi" w:cstheme="majorHAnsi"/>
          <w:iCs/>
          <w:sz w:val="24"/>
          <w:szCs w:val="24"/>
        </w:rPr>
        <w:t xml:space="preserve">. One male individual (T3M02_BM_FF) was used for </w:t>
      </w:r>
      <w:ins w:id="279" w:author="Shannon Erica Kendal Joslin" w:date="2023-09-17T12:29:00Z">
        <w:r w:rsidR="00C454CF">
          <w:rPr>
            <w:rFonts w:asciiTheme="majorHAnsi" w:hAnsiTheme="majorHAnsi" w:cstheme="majorHAnsi"/>
            <w:iCs/>
            <w:sz w:val="24"/>
            <w:szCs w:val="24"/>
          </w:rPr>
          <w:t xml:space="preserve">10X Genomics </w:t>
        </w:r>
      </w:ins>
      <w:r w:rsidR="005D14A7" w:rsidRPr="00FD21E9">
        <w:rPr>
          <w:rFonts w:asciiTheme="majorHAnsi" w:hAnsiTheme="majorHAnsi" w:cstheme="majorHAnsi"/>
          <w:iCs/>
          <w:sz w:val="24"/>
          <w:szCs w:val="24"/>
        </w:rPr>
        <w:t>linked</w:t>
      </w:r>
      <w:r w:rsidR="00C454CF">
        <w:rPr>
          <w:rFonts w:asciiTheme="majorHAnsi" w:hAnsiTheme="majorHAnsi" w:cstheme="majorHAnsi"/>
          <w:iCs/>
          <w:sz w:val="24"/>
          <w:szCs w:val="24"/>
        </w:rPr>
        <w:t>-read</w:t>
      </w:r>
      <w:r w:rsidR="005D14A7" w:rsidRPr="00FD21E9">
        <w:rPr>
          <w:rFonts w:asciiTheme="majorHAnsi" w:hAnsiTheme="majorHAnsi" w:cstheme="majorHAnsi"/>
          <w:iCs/>
          <w:sz w:val="24"/>
          <w:szCs w:val="24"/>
        </w:rPr>
        <w:t xml:space="preserve"> and </w:t>
      </w:r>
      <w:ins w:id="280" w:author="Shannon Erica Kendal Joslin" w:date="2023-09-17T12:29:00Z">
        <w:r w:rsidR="00C454CF">
          <w:rPr>
            <w:rFonts w:asciiTheme="majorHAnsi" w:hAnsiTheme="majorHAnsi" w:cstheme="majorHAnsi"/>
            <w:iCs/>
            <w:sz w:val="24"/>
            <w:szCs w:val="24"/>
          </w:rPr>
          <w:t xml:space="preserve">PacBio HiFi </w:t>
        </w:r>
      </w:ins>
      <w:r w:rsidR="005D14A7" w:rsidRPr="00FD21E9">
        <w:rPr>
          <w:rFonts w:asciiTheme="majorHAnsi" w:hAnsiTheme="majorHAnsi" w:cstheme="majorHAnsi"/>
          <w:iCs/>
          <w:sz w:val="24"/>
          <w:szCs w:val="24"/>
        </w:rPr>
        <w:t>long read sequencing</w:t>
      </w:r>
      <w:ins w:id="281" w:author="Shannon Erica Kendal Joslin" w:date="2023-09-17T12:29:00Z">
        <w:r w:rsidR="00C454CF">
          <w:rPr>
            <w:rFonts w:asciiTheme="majorHAnsi" w:hAnsiTheme="majorHAnsi" w:cstheme="majorHAnsi"/>
            <w:iCs/>
            <w:sz w:val="24"/>
            <w:szCs w:val="24"/>
          </w:rPr>
          <w:t xml:space="preserve"> data</w:t>
        </w:r>
      </w:ins>
      <w:r w:rsidR="005D14A7" w:rsidRPr="00FD21E9">
        <w:rPr>
          <w:rFonts w:asciiTheme="majorHAnsi" w:hAnsiTheme="majorHAnsi" w:cstheme="majorHAnsi"/>
          <w:iCs/>
          <w:sz w:val="24"/>
          <w:szCs w:val="24"/>
        </w:rPr>
        <w:t xml:space="preserve">, </w:t>
      </w:r>
      <w:commentRangeStart w:id="282"/>
      <w:r w:rsidR="005D14A7" w:rsidRPr="00FD21E9">
        <w:rPr>
          <w:rFonts w:asciiTheme="majorHAnsi" w:hAnsiTheme="majorHAnsi" w:cstheme="majorHAnsi"/>
          <w:iCs/>
          <w:sz w:val="24"/>
          <w:szCs w:val="24"/>
        </w:rPr>
        <w:t xml:space="preserve">and </w:t>
      </w:r>
      <w:ins w:id="283" w:author="Shannon Erica Kendal Joslin" w:date="2023-09-17T12:29:00Z">
        <w:r w:rsidR="00C454CF">
          <w:rPr>
            <w:rFonts w:asciiTheme="majorHAnsi" w:hAnsiTheme="majorHAnsi" w:cstheme="majorHAnsi"/>
            <w:iCs/>
            <w:sz w:val="24"/>
            <w:szCs w:val="24"/>
          </w:rPr>
          <w:t>pool</w:t>
        </w:r>
      </w:ins>
      <w:ins w:id="284" w:author="Shannon Erica Kendal Joslin" w:date="2023-09-17T12:44:00Z">
        <w:r w:rsidR="000A3BC9">
          <w:rPr>
            <w:rFonts w:asciiTheme="majorHAnsi" w:hAnsiTheme="majorHAnsi" w:cstheme="majorHAnsi"/>
            <w:iCs/>
            <w:sz w:val="24"/>
            <w:szCs w:val="24"/>
          </w:rPr>
          <w:t>ed</w:t>
        </w:r>
      </w:ins>
      <w:ins w:id="285" w:author="Shannon Erica Kendal Joslin" w:date="2023-09-17T12:29:00Z">
        <w:r w:rsidR="00C454CF">
          <w:rPr>
            <w:rFonts w:asciiTheme="majorHAnsi" w:hAnsiTheme="majorHAnsi" w:cstheme="majorHAnsi"/>
            <w:iCs/>
            <w:sz w:val="24"/>
            <w:szCs w:val="24"/>
          </w:rPr>
          <w:t xml:space="preserve"> </w:t>
        </w:r>
      </w:ins>
      <w:r w:rsidR="005D14A7" w:rsidRPr="00FD21E9">
        <w:rPr>
          <w:rFonts w:asciiTheme="majorHAnsi" w:hAnsiTheme="majorHAnsi" w:cstheme="majorHAnsi"/>
          <w:iCs/>
          <w:sz w:val="24"/>
          <w:szCs w:val="24"/>
        </w:rPr>
        <w:t xml:space="preserve">internal organ tissue from </w:t>
      </w:r>
      <w:r w:rsidR="005D14A7">
        <w:rPr>
          <w:rFonts w:asciiTheme="majorHAnsi" w:hAnsiTheme="majorHAnsi" w:cstheme="majorHAnsi"/>
          <w:iCs/>
          <w:sz w:val="24"/>
          <w:szCs w:val="24"/>
        </w:rPr>
        <w:t>a</w:t>
      </w:r>
      <w:r w:rsidR="005D14A7" w:rsidRPr="00FD21E9">
        <w:rPr>
          <w:rFonts w:asciiTheme="majorHAnsi" w:hAnsiTheme="majorHAnsi" w:cstheme="majorHAnsi"/>
          <w:iCs/>
          <w:sz w:val="24"/>
          <w:szCs w:val="24"/>
        </w:rPr>
        <w:t xml:space="preserve"> second male (T4M01_IO_FF) was used for generating </w:t>
      </w:r>
      <w:ins w:id="286" w:author="Shannon Erica Kendal Joslin" w:date="2023-09-17T12:29:00Z">
        <w:r w:rsidR="00C454CF">
          <w:rPr>
            <w:rFonts w:asciiTheme="majorHAnsi" w:hAnsiTheme="majorHAnsi" w:cstheme="majorHAnsi"/>
            <w:iCs/>
            <w:sz w:val="24"/>
            <w:szCs w:val="24"/>
          </w:rPr>
          <w:t xml:space="preserve">Arima Proximo </w:t>
        </w:r>
      </w:ins>
      <w:r w:rsidR="00C454CF">
        <w:rPr>
          <w:rFonts w:asciiTheme="majorHAnsi" w:hAnsiTheme="majorHAnsi" w:cstheme="majorHAnsi"/>
          <w:iCs/>
          <w:sz w:val="24"/>
          <w:szCs w:val="24"/>
        </w:rPr>
        <w:t>hi-c</w:t>
      </w:r>
      <w:r w:rsidR="005D14A7" w:rsidRPr="00FD21E9">
        <w:rPr>
          <w:rFonts w:asciiTheme="majorHAnsi" w:hAnsiTheme="majorHAnsi" w:cstheme="majorHAnsi"/>
          <w:iCs/>
          <w:sz w:val="24"/>
          <w:szCs w:val="24"/>
        </w:rPr>
        <w:t xml:space="preserve"> sequencing data </w:t>
      </w:r>
      <w:commentRangeEnd w:id="282"/>
      <w:r w:rsidR="00B0064E">
        <w:rPr>
          <w:rStyle w:val="CommentReference"/>
        </w:rPr>
        <w:commentReference w:id="282"/>
      </w:r>
      <w:r w:rsidR="005D14A7" w:rsidRPr="00FD21E9">
        <w:rPr>
          <w:rFonts w:asciiTheme="majorHAnsi" w:hAnsiTheme="majorHAnsi" w:cstheme="majorHAnsi"/>
          <w:iCs/>
          <w:sz w:val="24"/>
          <w:szCs w:val="24"/>
        </w:rPr>
        <w:t xml:space="preserve">(Table 2.2). </w:t>
      </w:r>
    </w:p>
    <w:p w14:paraId="4A0B241A" w14:textId="77777777" w:rsidR="003F5039" w:rsidRPr="00FD21E9" w:rsidRDefault="003F5039" w:rsidP="0011235A">
      <w:pPr>
        <w:spacing w:line="240" w:lineRule="auto"/>
        <w:ind w:right="270"/>
        <w:rPr>
          <w:rFonts w:asciiTheme="majorHAnsi" w:hAnsiTheme="majorHAnsi" w:cstheme="majorHAnsi"/>
          <w:sz w:val="24"/>
          <w:szCs w:val="24"/>
        </w:rPr>
      </w:pPr>
    </w:p>
    <w:p w14:paraId="2874CF3D"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287" w:name="_Toc113123186"/>
      <w:bookmarkStart w:id="288" w:name="_Toc144802734"/>
      <w:r w:rsidRPr="00FD21E9">
        <w:rPr>
          <w:rFonts w:asciiTheme="majorHAnsi" w:hAnsiTheme="majorHAnsi" w:cstheme="majorHAnsi"/>
          <w:sz w:val="24"/>
          <w:szCs w:val="24"/>
        </w:rPr>
        <w:t>Linked-read library prep, sequencing &amp; quality control</w:t>
      </w:r>
      <w:bookmarkEnd w:id="287"/>
      <w:bookmarkEnd w:id="288"/>
    </w:p>
    <w:p w14:paraId="243F302D" w14:textId="0EA4BC9A" w:rsidR="003F5039" w:rsidRPr="00FD21E9" w:rsidRDefault="009D6B98" w:rsidP="008739C3">
      <w:pPr>
        <w:spacing w:line="240" w:lineRule="auto"/>
        <w:ind w:right="270"/>
        <w:rPr>
          <w:rFonts w:asciiTheme="majorHAnsi" w:hAnsiTheme="majorHAnsi" w:cstheme="majorHAnsi"/>
          <w:sz w:val="24"/>
          <w:szCs w:val="24"/>
        </w:rPr>
      </w:pPr>
      <w:commentRangeStart w:id="289"/>
      <w:del w:id="290" w:author="Shannon Erica Kendal Joslin" w:date="2023-10-13T08:43:00Z">
        <w:r w:rsidDel="0086536E">
          <w:rPr>
            <w:rFonts w:asciiTheme="majorHAnsi" w:hAnsiTheme="majorHAnsi" w:cstheme="majorHAnsi"/>
            <w:sz w:val="24"/>
            <w:szCs w:val="24"/>
          </w:rPr>
          <w:delText xml:space="preserve">The linked-read sequencing technology provided by 10X Genomics </w:delText>
        </w:r>
        <w:r w:rsidR="00D14BAF" w:rsidDel="0086536E">
          <w:rPr>
            <w:rFonts w:asciiTheme="majorHAnsi" w:hAnsiTheme="majorHAnsi" w:cstheme="majorHAnsi"/>
            <w:sz w:val="24"/>
            <w:szCs w:val="24"/>
          </w:rPr>
          <w:delText>i</w:delText>
        </w:r>
        <w:r w:rsidDel="0086536E">
          <w:rPr>
            <w:rFonts w:asciiTheme="majorHAnsi" w:hAnsiTheme="majorHAnsi" w:cstheme="majorHAnsi"/>
            <w:sz w:val="24"/>
            <w:szCs w:val="24"/>
          </w:rPr>
          <w:delText xml:space="preserve">s a useful technology to incorporate into </w:delText>
        </w:r>
        <w:r w:rsidR="00D14BAF" w:rsidDel="0086536E">
          <w:rPr>
            <w:rFonts w:asciiTheme="majorHAnsi" w:hAnsiTheme="majorHAnsi" w:cstheme="majorHAnsi"/>
            <w:sz w:val="24"/>
            <w:szCs w:val="24"/>
          </w:rPr>
          <w:delText xml:space="preserve">my </w:delText>
        </w:r>
        <w:r w:rsidDel="0086536E">
          <w:rPr>
            <w:rFonts w:asciiTheme="majorHAnsi" w:hAnsiTheme="majorHAnsi" w:cstheme="majorHAnsi"/>
            <w:sz w:val="24"/>
            <w:szCs w:val="24"/>
          </w:rPr>
          <w:delText>hybrid genome assembl</w:delText>
        </w:r>
        <w:r w:rsidR="00D14BAF" w:rsidDel="0086536E">
          <w:rPr>
            <w:rFonts w:asciiTheme="majorHAnsi" w:hAnsiTheme="majorHAnsi" w:cstheme="majorHAnsi"/>
            <w:sz w:val="24"/>
            <w:szCs w:val="24"/>
          </w:rPr>
          <w:delText>y</w:delText>
        </w:r>
        <w:r w:rsidDel="0086536E">
          <w:rPr>
            <w:rFonts w:asciiTheme="majorHAnsi" w:hAnsiTheme="majorHAnsi" w:cstheme="majorHAnsi"/>
            <w:sz w:val="24"/>
            <w:szCs w:val="24"/>
          </w:rPr>
          <w:delText xml:space="preserve">, as it </w:delText>
        </w:r>
        <w:r w:rsidR="00D57765" w:rsidDel="0086536E">
          <w:rPr>
            <w:rFonts w:asciiTheme="majorHAnsi" w:hAnsiTheme="majorHAnsi" w:cstheme="majorHAnsi"/>
            <w:sz w:val="24"/>
            <w:szCs w:val="24"/>
          </w:rPr>
          <w:delText xml:space="preserve">requires </w:delText>
        </w:r>
        <w:commentRangeStart w:id="291"/>
        <w:r w:rsidR="00D57765" w:rsidDel="0086536E">
          <w:rPr>
            <w:rFonts w:asciiTheme="majorHAnsi" w:hAnsiTheme="majorHAnsi" w:cstheme="majorHAnsi"/>
            <w:sz w:val="24"/>
            <w:szCs w:val="24"/>
          </w:rPr>
          <w:delText>small amounts (n</w:delText>
        </w:r>
        <w:r w:rsidR="005C1F2A" w:rsidDel="0086536E">
          <w:rPr>
            <w:rFonts w:asciiTheme="majorHAnsi" w:hAnsiTheme="majorHAnsi" w:cstheme="majorHAnsi"/>
            <w:sz w:val="24"/>
            <w:szCs w:val="24"/>
          </w:rPr>
          <w:delText>anogram</w:delText>
        </w:r>
        <w:r w:rsidR="00D57765" w:rsidDel="0086536E">
          <w:rPr>
            <w:rFonts w:asciiTheme="majorHAnsi" w:hAnsiTheme="majorHAnsi" w:cstheme="majorHAnsi"/>
            <w:sz w:val="24"/>
            <w:szCs w:val="24"/>
          </w:rPr>
          <w:delText xml:space="preserve">s) of DNA </w:delText>
        </w:r>
        <w:commentRangeEnd w:id="291"/>
        <w:r w:rsidR="00D14BAF" w:rsidDel="0086536E">
          <w:rPr>
            <w:rStyle w:val="CommentReference"/>
          </w:rPr>
          <w:commentReference w:id="291"/>
        </w:r>
        <w:r w:rsidR="00D57765" w:rsidDel="0086536E">
          <w:rPr>
            <w:rFonts w:asciiTheme="majorHAnsi" w:hAnsiTheme="majorHAnsi" w:cstheme="majorHAnsi"/>
            <w:sz w:val="24"/>
            <w:szCs w:val="24"/>
          </w:rPr>
          <w:delText xml:space="preserve">and </w:delText>
        </w:r>
        <w:r w:rsidDel="0086536E">
          <w:rPr>
            <w:rFonts w:asciiTheme="majorHAnsi" w:hAnsiTheme="majorHAnsi" w:cstheme="majorHAnsi"/>
            <w:sz w:val="24"/>
            <w:szCs w:val="24"/>
          </w:rPr>
          <w:delText>creates highly accurate pseudo-long reads</w:delText>
        </w:r>
        <w:r w:rsidR="00D57765" w:rsidDel="0086536E">
          <w:rPr>
            <w:rFonts w:asciiTheme="majorHAnsi" w:hAnsiTheme="majorHAnsi" w:cstheme="majorHAnsi"/>
            <w:sz w:val="24"/>
            <w:szCs w:val="24"/>
          </w:rPr>
          <w:delText xml:space="preserve">. </w:delText>
        </w:r>
        <w:r w:rsidR="00D14BAF" w:rsidDel="0086536E">
          <w:rPr>
            <w:rFonts w:asciiTheme="majorHAnsi" w:hAnsiTheme="majorHAnsi" w:cstheme="majorHAnsi"/>
            <w:sz w:val="24"/>
            <w:szCs w:val="24"/>
          </w:rPr>
          <w:delText>L</w:delText>
        </w:r>
        <w:r w:rsidR="00025764" w:rsidDel="0086536E">
          <w:rPr>
            <w:rFonts w:asciiTheme="majorHAnsi" w:hAnsiTheme="majorHAnsi" w:cstheme="majorHAnsi"/>
            <w:sz w:val="24"/>
            <w:szCs w:val="24"/>
          </w:rPr>
          <w:delText>inked-read</w:delText>
        </w:r>
        <w:r w:rsidR="005C1F2A" w:rsidDel="0086536E">
          <w:rPr>
            <w:rFonts w:asciiTheme="majorHAnsi" w:hAnsiTheme="majorHAnsi" w:cstheme="majorHAnsi"/>
            <w:sz w:val="24"/>
            <w:szCs w:val="24"/>
          </w:rPr>
          <w:delText xml:space="preserve"> technology</w:delText>
        </w:r>
        <w:r w:rsidR="00D57765" w:rsidDel="0086536E">
          <w:rPr>
            <w:rFonts w:asciiTheme="majorHAnsi" w:hAnsiTheme="majorHAnsi" w:cstheme="majorHAnsi"/>
            <w:sz w:val="24"/>
            <w:szCs w:val="24"/>
          </w:rPr>
          <w:delText xml:space="preserve"> combine</w:delText>
        </w:r>
        <w:r w:rsidR="005C1F2A" w:rsidDel="0086536E">
          <w:rPr>
            <w:rFonts w:asciiTheme="majorHAnsi" w:hAnsiTheme="majorHAnsi" w:cstheme="majorHAnsi"/>
            <w:sz w:val="24"/>
            <w:szCs w:val="24"/>
          </w:rPr>
          <w:delText>s</w:delText>
        </w:r>
        <w:r w:rsidR="00D57765" w:rsidDel="0086536E">
          <w:rPr>
            <w:rFonts w:asciiTheme="majorHAnsi" w:hAnsiTheme="majorHAnsi" w:cstheme="majorHAnsi"/>
            <w:sz w:val="24"/>
            <w:szCs w:val="24"/>
          </w:rPr>
          <w:delText xml:space="preserve"> the benefits of long and short reads</w:delText>
        </w:r>
        <w:r w:rsidDel="0086536E">
          <w:rPr>
            <w:rFonts w:asciiTheme="majorHAnsi" w:hAnsiTheme="majorHAnsi" w:cstheme="majorHAnsi"/>
            <w:sz w:val="24"/>
            <w:szCs w:val="24"/>
          </w:rPr>
          <w:delText xml:space="preserve"> through</w:delText>
        </w:r>
        <w:r w:rsidR="00D57765" w:rsidDel="0086536E">
          <w:rPr>
            <w:rFonts w:asciiTheme="majorHAnsi" w:hAnsiTheme="majorHAnsi" w:cstheme="majorHAnsi"/>
            <w:sz w:val="24"/>
            <w:szCs w:val="24"/>
          </w:rPr>
          <w:delText xml:space="preserve"> encapsulating individual long </w:delText>
        </w:r>
        <w:r w:rsidR="00D14BAF" w:rsidDel="0086536E">
          <w:rPr>
            <w:rFonts w:asciiTheme="majorHAnsi" w:hAnsiTheme="majorHAnsi" w:cstheme="majorHAnsi"/>
            <w:sz w:val="24"/>
            <w:szCs w:val="24"/>
          </w:rPr>
          <w:delText xml:space="preserve">DNA fragments </w:delText>
        </w:r>
        <w:r w:rsidR="00025764" w:rsidDel="0086536E">
          <w:rPr>
            <w:rFonts w:asciiTheme="majorHAnsi" w:hAnsiTheme="majorHAnsi" w:cstheme="majorHAnsi"/>
            <w:sz w:val="24"/>
            <w:szCs w:val="24"/>
          </w:rPr>
          <w:delText>(50-200</w:delText>
        </w:r>
        <w:r w:rsidR="00D14BAF" w:rsidDel="0086536E">
          <w:rPr>
            <w:rFonts w:asciiTheme="majorHAnsi" w:hAnsiTheme="majorHAnsi" w:cstheme="majorHAnsi"/>
            <w:sz w:val="24"/>
            <w:szCs w:val="24"/>
          </w:rPr>
          <w:delText xml:space="preserve"> </w:delText>
        </w:r>
        <w:r w:rsidR="00025764" w:rsidDel="0086536E">
          <w:rPr>
            <w:rFonts w:asciiTheme="majorHAnsi" w:hAnsiTheme="majorHAnsi" w:cstheme="majorHAnsi"/>
            <w:sz w:val="24"/>
            <w:szCs w:val="24"/>
          </w:rPr>
          <w:delText>kb)</w:delText>
        </w:r>
        <w:r w:rsidR="00D57765" w:rsidDel="0086536E">
          <w:rPr>
            <w:rFonts w:asciiTheme="majorHAnsi" w:hAnsiTheme="majorHAnsi" w:cstheme="majorHAnsi"/>
            <w:sz w:val="24"/>
            <w:szCs w:val="24"/>
          </w:rPr>
          <w:delText xml:space="preserve"> into </w:delText>
        </w:r>
        <w:r w:rsidR="00025764" w:rsidDel="0086536E">
          <w:rPr>
            <w:rFonts w:asciiTheme="majorHAnsi" w:hAnsiTheme="majorHAnsi" w:cstheme="majorHAnsi"/>
            <w:sz w:val="24"/>
            <w:szCs w:val="24"/>
          </w:rPr>
          <w:delText>droplets of water-in-oil emulsion</w:delText>
        </w:r>
        <w:r w:rsidR="00167B56" w:rsidDel="0086536E">
          <w:rPr>
            <w:rFonts w:asciiTheme="majorHAnsi" w:hAnsiTheme="majorHAnsi" w:cstheme="majorHAnsi"/>
            <w:sz w:val="24"/>
            <w:szCs w:val="24"/>
          </w:rPr>
          <w:delText>, or</w:delText>
        </w:r>
        <w:r w:rsidR="00025764" w:rsidDel="0086536E">
          <w:rPr>
            <w:rFonts w:asciiTheme="majorHAnsi" w:hAnsiTheme="majorHAnsi" w:cstheme="majorHAnsi"/>
            <w:sz w:val="24"/>
            <w:szCs w:val="24"/>
          </w:rPr>
          <w:delText xml:space="preserve"> </w:delText>
        </w:r>
        <w:r w:rsidR="00167B56" w:rsidRPr="00FD21E9" w:rsidDel="0086536E">
          <w:rPr>
            <w:rFonts w:asciiTheme="majorHAnsi" w:hAnsiTheme="majorHAnsi" w:cstheme="majorHAnsi"/>
            <w:sz w:val="24"/>
            <w:szCs w:val="24"/>
          </w:rPr>
          <w:delText xml:space="preserve">Gel Bead-in-Emulsions </w:delText>
        </w:r>
        <w:r w:rsidR="00025764" w:rsidDel="0086536E">
          <w:rPr>
            <w:rFonts w:asciiTheme="majorHAnsi" w:hAnsiTheme="majorHAnsi" w:cstheme="majorHAnsi"/>
            <w:sz w:val="24"/>
            <w:szCs w:val="24"/>
          </w:rPr>
          <w:delText>(GEMs)</w:delText>
        </w:r>
        <w:r w:rsidR="00D57765" w:rsidDel="0086536E">
          <w:rPr>
            <w:rFonts w:asciiTheme="majorHAnsi" w:hAnsiTheme="majorHAnsi" w:cstheme="majorHAnsi"/>
            <w:sz w:val="24"/>
            <w:szCs w:val="24"/>
          </w:rPr>
          <w:delText>, shearing</w:delText>
        </w:r>
        <w:r w:rsidR="00025764" w:rsidDel="0086536E">
          <w:rPr>
            <w:rFonts w:asciiTheme="majorHAnsi" w:hAnsiTheme="majorHAnsi" w:cstheme="majorHAnsi"/>
            <w:sz w:val="24"/>
            <w:szCs w:val="24"/>
          </w:rPr>
          <w:delText xml:space="preserve"> long</w:delText>
        </w:r>
        <w:r w:rsidR="005C1F2A" w:rsidDel="0086536E">
          <w:rPr>
            <w:rFonts w:asciiTheme="majorHAnsi" w:hAnsiTheme="majorHAnsi" w:cstheme="majorHAnsi"/>
            <w:sz w:val="24"/>
            <w:szCs w:val="24"/>
          </w:rPr>
          <w:delText xml:space="preserve"> </w:delText>
        </w:r>
        <w:r w:rsidR="00D14BAF" w:rsidDel="0086536E">
          <w:rPr>
            <w:rFonts w:asciiTheme="majorHAnsi" w:hAnsiTheme="majorHAnsi" w:cstheme="majorHAnsi"/>
            <w:sz w:val="24"/>
            <w:szCs w:val="24"/>
          </w:rPr>
          <w:delText xml:space="preserve">fragments </w:delText>
        </w:r>
        <w:r w:rsidR="00025764" w:rsidDel="0086536E">
          <w:rPr>
            <w:rFonts w:asciiTheme="majorHAnsi" w:hAnsiTheme="majorHAnsi" w:cstheme="majorHAnsi"/>
            <w:sz w:val="24"/>
            <w:szCs w:val="24"/>
          </w:rPr>
          <w:delText xml:space="preserve">into </w:delText>
        </w:r>
        <w:r w:rsidR="00D57765" w:rsidDel="0086536E">
          <w:rPr>
            <w:rFonts w:asciiTheme="majorHAnsi" w:hAnsiTheme="majorHAnsi" w:cstheme="majorHAnsi"/>
            <w:sz w:val="24"/>
            <w:szCs w:val="24"/>
          </w:rPr>
          <w:delText xml:space="preserve">short </w:delText>
        </w:r>
        <w:r w:rsidR="00D14BAF" w:rsidDel="0086536E">
          <w:rPr>
            <w:rFonts w:asciiTheme="majorHAnsi" w:hAnsiTheme="majorHAnsi" w:cstheme="majorHAnsi"/>
            <w:sz w:val="24"/>
            <w:szCs w:val="24"/>
          </w:rPr>
          <w:delText>fragment</w:delText>
        </w:r>
        <w:r w:rsidR="00D57765" w:rsidDel="0086536E">
          <w:rPr>
            <w:rFonts w:asciiTheme="majorHAnsi" w:hAnsiTheme="majorHAnsi" w:cstheme="majorHAnsi"/>
            <w:sz w:val="24"/>
            <w:szCs w:val="24"/>
          </w:rPr>
          <w:delText>s</w:delText>
        </w:r>
        <w:r w:rsidR="00025764" w:rsidDel="0086536E">
          <w:rPr>
            <w:rFonts w:asciiTheme="majorHAnsi" w:hAnsiTheme="majorHAnsi" w:cstheme="majorHAnsi"/>
            <w:sz w:val="24"/>
            <w:szCs w:val="24"/>
          </w:rPr>
          <w:delText xml:space="preserve"> (</w:delText>
        </w:r>
        <w:r w:rsidR="005C1F2A" w:rsidDel="0086536E">
          <w:rPr>
            <w:rFonts w:asciiTheme="majorHAnsi" w:hAnsiTheme="majorHAnsi" w:cstheme="majorHAnsi"/>
            <w:sz w:val="24"/>
            <w:szCs w:val="24"/>
          </w:rPr>
          <w:delText>400-600 bp)</w:delText>
        </w:r>
        <w:r w:rsidR="00D57765" w:rsidDel="0086536E">
          <w:rPr>
            <w:rFonts w:asciiTheme="majorHAnsi" w:hAnsiTheme="majorHAnsi" w:cstheme="majorHAnsi"/>
            <w:sz w:val="24"/>
            <w:szCs w:val="24"/>
          </w:rPr>
          <w:delText xml:space="preserve">, </w:delText>
        </w:r>
        <w:r w:rsidR="005C1F2A" w:rsidDel="0086536E">
          <w:rPr>
            <w:rFonts w:asciiTheme="majorHAnsi" w:hAnsiTheme="majorHAnsi" w:cstheme="majorHAnsi"/>
            <w:sz w:val="24"/>
            <w:szCs w:val="24"/>
          </w:rPr>
          <w:delText>attaching a unique barcode to all</w:delText>
        </w:r>
        <w:r w:rsidR="00D57765" w:rsidDel="0086536E">
          <w:rPr>
            <w:rFonts w:asciiTheme="majorHAnsi" w:hAnsiTheme="majorHAnsi" w:cstheme="majorHAnsi"/>
            <w:sz w:val="24"/>
            <w:szCs w:val="24"/>
          </w:rPr>
          <w:delText xml:space="preserve"> </w:delText>
        </w:r>
        <w:r w:rsidR="00D14BAF" w:rsidDel="0086536E">
          <w:rPr>
            <w:rFonts w:asciiTheme="majorHAnsi" w:hAnsiTheme="majorHAnsi" w:cstheme="majorHAnsi"/>
            <w:sz w:val="24"/>
            <w:szCs w:val="24"/>
          </w:rPr>
          <w:delText xml:space="preserve">DNA </w:delText>
        </w:r>
        <w:r w:rsidR="00D57765" w:rsidDel="0086536E">
          <w:rPr>
            <w:rFonts w:asciiTheme="majorHAnsi" w:hAnsiTheme="majorHAnsi" w:cstheme="majorHAnsi"/>
            <w:sz w:val="24"/>
            <w:szCs w:val="24"/>
          </w:rPr>
          <w:delText xml:space="preserve">fragments in one </w:delText>
        </w:r>
        <w:r w:rsidR="00025764" w:rsidDel="0086536E">
          <w:rPr>
            <w:rFonts w:asciiTheme="majorHAnsi" w:hAnsiTheme="majorHAnsi" w:cstheme="majorHAnsi"/>
            <w:sz w:val="24"/>
            <w:szCs w:val="24"/>
          </w:rPr>
          <w:delText>GEM</w:delText>
        </w:r>
        <w:r w:rsidR="005C1F2A" w:rsidDel="0086536E">
          <w:rPr>
            <w:rFonts w:asciiTheme="majorHAnsi" w:hAnsiTheme="majorHAnsi" w:cstheme="majorHAnsi"/>
            <w:sz w:val="24"/>
            <w:szCs w:val="24"/>
          </w:rPr>
          <w:delText>, sequencing</w:delText>
        </w:r>
        <w:r w:rsidR="008739C3" w:rsidDel="0086536E">
          <w:rPr>
            <w:rFonts w:asciiTheme="majorHAnsi" w:hAnsiTheme="majorHAnsi" w:cstheme="majorHAnsi"/>
            <w:sz w:val="24"/>
            <w:szCs w:val="24"/>
          </w:rPr>
          <w:delText xml:space="preserve"> paired end (PE) reads</w:delText>
        </w:r>
        <w:r w:rsidR="005C1F2A" w:rsidDel="0086536E">
          <w:rPr>
            <w:rFonts w:asciiTheme="majorHAnsi" w:hAnsiTheme="majorHAnsi" w:cstheme="majorHAnsi"/>
            <w:sz w:val="24"/>
            <w:szCs w:val="24"/>
          </w:rPr>
          <w:delText xml:space="preserve"> on an Illumina sequencer, and using bioinformatics to</w:delText>
        </w:r>
        <w:r w:rsidR="008739C3" w:rsidDel="0086536E">
          <w:rPr>
            <w:rFonts w:asciiTheme="majorHAnsi" w:hAnsiTheme="majorHAnsi" w:cstheme="majorHAnsi"/>
            <w:sz w:val="24"/>
            <w:szCs w:val="24"/>
          </w:rPr>
          <w:delText xml:space="preserve"> create pseudo-long reads </w:delText>
        </w:r>
        <w:r w:rsidR="00D14BAF" w:rsidDel="0086536E">
          <w:rPr>
            <w:rFonts w:asciiTheme="majorHAnsi" w:hAnsiTheme="majorHAnsi" w:cstheme="majorHAnsi"/>
            <w:sz w:val="24"/>
            <w:szCs w:val="24"/>
          </w:rPr>
          <w:delText xml:space="preserve">by </w:delText>
        </w:r>
        <w:r w:rsidR="005C1F2A" w:rsidDel="0086536E">
          <w:rPr>
            <w:rFonts w:asciiTheme="majorHAnsi" w:hAnsiTheme="majorHAnsi" w:cstheme="majorHAnsi"/>
            <w:sz w:val="24"/>
            <w:szCs w:val="24"/>
          </w:rPr>
          <w:delText>reassociat</w:delText>
        </w:r>
        <w:r w:rsidR="008739C3" w:rsidDel="0086536E">
          <w:rPr>
            <w:rFonts w:asciiTheme="majorHAnsi" w:hAnsiTheme="majorHAnsi" w:cstheme="majorHAnsi"/>
            <w:sz w:val="24"/>
            <w:szCs w:val="24"/>
          </w:rPr>
          <w:delText>ing</w:delText>
        </w:r>
        <w:r w:rsidR="005C1F2A" w:rsidDel="0086536E">
          <w:rPr>
            <w:rFonts w:asciiTheme="majorHAnsi" w:hAnsiTheme="majorHAnsi" w:cstheme="majorHAnsi"/>
            <w:sz w:val="24"/>
            <w:szCs w:val="24"/>
          </w:rPr>
          <w:delText xml:space="preserve"> short reads previously contained in one GEM.</w:delText>
        </w:r>
        <w:r w:rsidDel="0086536E">
          <w:rPr>
            <w:rFonts w:asciiTheme="majorHAnsi" w:hAnsiTheme="majorHAnsi" w:cstheme="majorHAnsi"/>
            <w:sz w:val="24"/>
            <w:szCs w:val="24"/>
          </w:rPr>
          <w:delText xml:space="preserve"> </w:delText>
        </w:r>
        <w:commentRangeEnd w:id="289"/>
        <w:r w:rsidR="00D14BAF" w:rsidDel="0086536E">
          <w:rPr>
            <w:rStyle w:val="CommentReference"/>
          </w:rPr>
          <w:commentReference w:id="289"/>
        </w:r>
      </w:del>
      <w:commentRangeStart w:id="292"/>
      <w:commentRangeStart w:id="293"/>
      <w:r w:rsidR="006E58E9">
        <w:rPr>
          <w:rFonts w:asciiTheme="majorHAnsi" w:hAnsiTheme="majorHAnsi" w:cstheme="majorHAnsi"/>
          <w:sz w:val="24"/>
          <w:szCs w:val="24"/>
        </w:rPr>
        <w:t>L</w:t>
      </w:r>
      <w:r w:rsidR="008142CF">
        <w:rPr>
          <w:rFonts w:asciiTheme="majorHAnsi" w:hAnsiTheme="majorHAnsi" w:cstheme="majorHAnsi"/>
          <w:sz w:val="24"/>
          <w:szCs w:val="24"/>
        </w:rPr>
        <w:t>inked-read l</w:t>
      </w:r>
      <w:r w:rsidR="006E58E9">
        <w:rPr>
          <w:rFonts w:asciiTheme="majorHAnsi" w:hAnsiTheme="majorHAnsi" w:cstheme="majorHAnsi"/>
          <w:sz w:val="24"/>
          <w:szCs w:val="24"/>
        </w:rPr>
        <w:t>ibrary prep was carried out</w:t>
      </w:r>
      <w:r w:rsidR="006E58E9" w:rsidRPr="00FD21E9">
        <w:rPr>
          <w:rFonts w:asciiTheme="majorHAnsi" w:hAnsiTheme="majorHAnsi" w:cstheme="majorHAnsi"/>
          <w:sz w:val="24"/>
          <w:szCs w:val="24"/>
        </w:rPr>
        <w:t xml:space="preserve"> by the UC Davis </w:t>
      </w:r>
      <w:r w:rsidR="001D762E">
        <w:rPr>
          <w:rFonts w:asciiTheme="majorHAnsi" w:hAnsiTheme="majorHAnsi" w:cstheme="majorHAnsi"/>
          <w:sz w:val="24"/>
          <w:szCs w:val="24"/>
        </w:rPr>
        <w:t>Genome Center</w:t>
      </w:r>
      <w:r w:rsidR="006E58E9">
        <w:rPr>
          <w:rFonts w:asciiTheme="majorHAnsi" w:hAnsiTheme="majorHAnsi" w:cstheme="majorHAnsi"/>
          <w:sz w:val="24"/>
          <w:szCs w:val="24"/>
        </w:rPr>
        <w:t>.</w:t>
      </w:r>
      <w:commentRangeEnd w:id="292"/>
      <w:r w:rsidR="00D14BAF">
        <w:rPr>
          <w:rStyle w:val="CommentReference"/>
        </w:rPr>
        <w:commentReference w:id="292"/>
      </w:r>
      <w:commentRangeEnd w:id="293"/>
      <w:r w:rsidR="001D762E">
        <w:rPr>
          <w:rStyle w:val="CommentReference"/>
        </w:rPr>
        <w:commentReference w:id="293"/>
      </w:r>
      <w:r w:rsidR="006E58E9" w:rsidRPr="00FD21E9">
        <w:rPr>
          <w:rFonts w:asciiTheme="majorHAnsi" w:hAnsiTheme="majorHAnsi" w:cstheme="majorHAnsi"/>
          <w:sz w:val="24"/>
          <w:szCs w:val="24"/>
        </w:rPr>
        <w:t xml:space="preserve"> </w:t>
      </w:r>
      <w:r w:rsidR="003F5039" w:rsidRPr="00FD21E9">
        <w:rPr>
          <w:rFonts w:asciiTheme="majorHAnsi" w:hAnsiTheme="majorHAnsi" w:cstheme="majorHAnsi"/>
          <w:sz w:val="24"/>
          <w:szCs w:val="24"/>
        </w:rPr>
        <w:t>Genomic DNA</w:t>
      </w:r>
      <w:r w:rsidR="00CA16C1">
        <w:rPr>
          <w:rFonts w:asciiTheme="majorHAnsi" w:hAnsiTheme="majorHAnsi" w:cstheme="majorHAnsi"/>
          <w:sz w:val="24"/>
          <w:szCs w:val="24"/>
        </w:rPr>
        <w:t xml:space="preserve"> for the male and female extractions </w:t>
      </w:r>
      <w:r w:rsidR="00CC49C4">
        <w:rPr>
          <w:rFonts w:asciiTheme="majorHAnsi" w:hAnsiTheme="majorHAnsi" w:cstheme="majorHAnsi"/>
          <w:sz w:val="24"/>
          <w:szCs w:val="24"/>
        </w:rPr>
        <w:t>were</w:t>
      </w:r>
      <w:r w:rsidR="003F5039" w:rsidRPr="00FD21E9">
        <w:rPr>
          <w:rFonts w:asciiTheme="majorHAnsi" w:hAnsiTheme="majorHAnsi" w:cstheme="majorHAnsi"/>
          <w:sz w:val="24"/>
          <w:szCs w:val="24"/>
        </w:rPr>
        <w:t xml:space="preserve"> adjusted to a concentration of 0.9 ng/µl and 1.1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w:t>
      </w:r>
      <w:r w:rsidR="000E77BD">
        <w:rPr>
          <w:rFonts w:asciiTheme="majorHAnsi" w:hAnsiTheme="majorHAnsi" w:cstheme="majorHAnsi"/>
          <w:sz w:val="24"/>
          <w:szCs w:val="24"/>
        </w:rPr>
        <w:t>C</w:t>
      </w:r>
      <w:r w:rsidR="003F5039" w:rsidRPr="00FD21E9">
        <w:rPr>
          <w:rFonts w:asciiTheme="majorHAnsi" w:hAnsiTheme="majorHAnsi" w:cstheme="majorHAnsi"/>
          <w:sz w:val="24"/>
          <w:szCs w:val="24"/>
        </w:rPr>
        <w:t>ontroller according to manufacturer’s instructions with one modification. Briefly, gDNA was combined with Master Mix, a library of Genome Gel Beads, and partitioning oil to create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by running 1</w:t>
      </w:r>
      <w:r w:rsidR="00480C67">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µl of sample on a Bioanalyzer 2100 with an Agilent High sensitivity DNA kit (Agilent, cat. 5067-4626). Prior to Illumina library construction, the GEM amplification product was sheared on an E220 Focused </w:t>
      </w:r>
      <w:proofErr w:type="spellStart"/>
      <w:r w:rsidR="003F5039" w:rsidRPr="00FD21E9">
        <w:rPr>
          <w:rFonts w:asciiTheme="majorHAnsi" w:hAnsiTheme="majorHAnsi" w:cstheme="majorHAnsi"/>
          <w:sz w:val="24"/>
          <w:szCs w:val="24"/>
        </w:rPr>
        <w:t>Ultrasonicator</w:t>
      </w:r>
      <w:proofErr w:type="spellEnd"/>
      <w:r w:rsidR="003F5039" w:rsidRPr="00FD21E9">
        <w:rPr>
          <w:rFonts w:asciiTheme="majorHAnsi" w:hAnsiTheme="majorHAnsi" w:cstheme="majorHAnsi"/>
          <w:sz w:val="24"/>
          <w:szCs w:val="24"/>
        </w:rPr>
        <w:t xml:space="preserve"> </w:t>
      </w:r>
      <w:r w:rsidR="00167B56">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{"citationID":"uHQj8NHQ","properties":{"formattedCitation":"(Covaris, 2017)","plainCitation":"(Covaris, 2017)","dontUpdate":true,"noteIndex":0},"citationItems":[{"id":712,"uris":["http://zotero.org/users/local/3tku6QP0/items/9D7WDQPV"],"itemData":{"id":712,"type":"document","title":"E/LE220 Series SonoLab 7 USER MANUAL","URL":"https://cdn.shopify.com/s/files/1/0377/2163/6908/files/pn_010277.pdf?v=1632901354","author":[{"family":"Covaris","given":""}],"issued":{"date-parts":[["2017"]]}}}],"schema":"https://github.com/citation-style-language/schema/raw/master/csl-citation.json"} </w:instrText>
      </w:r>
      <w:r w:rsidR="00167B56">
        <w:rPr>
          <w:rFonts w:asciiTheme="majorHAnsi" w:hAnsiTheme="majorHAnsi" w:cstheme="majorHAnsi"/>
          <w:sz w:val="24"/>
          <w:szCs w:val="24"/>
        </w:rPr>
        <w:fldChar w:fldCharType="separate"/>
      </w:r>
      <w:r w:rsidR="00167B56">
        <w:rPr>
          <w:rFonts w:asciiTheme="majorHAnsi" w:hAnsiTheme="majorHAnsi" w:cstheme="majorHAnsi"/>
          <w:noProof/>
          <w:sz w:val="24"/>
          <w:szCs w:val="24"/>
        </w:rPr>
        <w:t>(Covaris, Woburn, MA)</w:t>
      </w:r>
      <w:r w:rsidR="00167B56">
        <w:rPr>
          <w:rFonts w:asciiTheme="majorHAnsi" w:hAnsiTheme="majorHAnsi" w:cstheme="majorHAnsi"/>
          <w:sz w:val="24"/>
          <w:szCs w:val="24"/>
        </w:rPr>
        <w:fldChar w:fldCharType="end"/>
      </w:r>
      <w:r w:rsidR="00167B56">
        <w:rPr>
          <w:rFonts w:asciiTheme="majorHAnsi" w:hAnsiTheme="majorHAnsi" w:cstheme="majorHAnsi"/>
          <w:sz w:val="24"/>
          <w:szCs w:val="24"/>
        </w:rPr>
        <w:t xml:space="preserve"> </w:t>
      </w:r>
      <w:r w:rsidR="003F5039" w:rsidRPr="00FD21E9">
        <w:rPr>
          <w:rFonts w:asciiTheme="majorHAnsi" w:hAnsiTheme="majorHAnsi" w:cstheme="majorHAnsi"/>
          <w:sz w:val="24"/>
          <w:szCs w:val="24"/>
        </w:rPr>
        <w:t>to approximately 350</w:t>
      </w:r>
      <w:r w:rsidR="00480C67">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bp (50 seconds at peak power = 175, duty factor = 10, and cycle/burst = 200). Then, the sheared GEMs were converted to a sequencing library following the 10X standard operating procedure. </w:t>
      </w:r>
    </w:p>
    <w:p w14:paraId="27280019" w14:textId="2D127ED5"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The sequencing library was quantified by qPCR with a Kapa Library Quant kit (Kapa Biosystems-Roche) and sequenced on NovaSeq6000 sequencer</w:t>
      </w:r>
      <w:r w:rsidR="00DF3C75">
        <w:rPr>
          <w:rFonts w:asciiTheme="majorHAnsi" w:hAnsiTheme="majorHAnsi" w:cstheme="majorHAnsi"/>
          <w:sz w:val="24"/>
          <w:szCs w:val="24"/>
        </w:rPr>
        <w:t xml:space="preserve"> </w:t>
      </w:r>
      <w:r w:rsidR="00DF3C75">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{"citationID":"pzf31sbs","properties":{"formattedCitation":"(Illumina, 2022)","plainCitation":"(Illumina, 2022)","dontUpdate":true,"noteIndex":0},"citationItems":[{"id":714,"uris":["http://zotero.org/users/local/3tku6QP0/items/9CDQIU2D"],"itemData":{"id":714,"type":"document","title":"illumina NovaSeq 6000 Sequencing System Guide","author":[{"family":"Illumina","given":""}],"issued":{"date-parts":[["2022"]]}}}],"schema":"https://github.com/citation-style-language/schema/raw/master/csl-citation.json"} </w:instrText>
      </w:r>
      <w:r w:rsidR="00DF3C75">
        <w:rPr>
          <w:rFonts w:asciiTheme="majorHAnsi" w:hAnsiTheme="majorHAnsi" w:cstheme="majorHAnsi"/>
          <w:sz w:val="24"/>
          <w:szCs w:val="24"/>
        </w:rPr>
        <w:fldChar w:fldCharType="separate"/>
      </w:r>
      <w:r w:rsidR="00DF3C75">
        <w:rPr>
          <w:rFonts w:asciiTheme="majorHAnsi" w:hAnsiTheme="majorHAnsi" w:cstheme="majorHAnsi"/>
          <w:noProof/>
          <w:sz w:val="24"/>
          <w:szCs w:val="24"/>
        </w:rPr>
        <w:t>(Illumina, San Diego, CA)</w:t>
      </w:r>
      <w:r w:rsidR="00DF3C75">
        <w:rPr>
          <w:rFonts w:asciiTheme="majorHAnsi" w:hAnsiTheme="majorHAnsi" w:cstheme="majorHAnsi"/>
          <w:sz w:val="24"/>
          <w:szCs w:val="24"/>
        </w:rPr>
        <w:fldChar w:fldCharType="end"/>
      </w:r>
      <w:r w:rsidRPr="00FD21E9">
        <w:rPr>
          <w:rFonts w:asciiTheme="majorHAnsi" w:hAnsiTheme="majorHAnsi" w:cstheme="majorHAnsi"/>
          <w:sz w:val="24"/>
          <w:szCs w:val="24"/>
        </w:rPr>
        <w:t xml:space="preserve"> </w:t>
      </w:r>
      <w:r w:rsidR="00D14BAF">
        <w:rPr>
          <w:rFonts w:asciiTheme="majorHAnsi" w:hAnsiTheme="majorHAnsi" w:cstheme="majorHAnsi"/>
          <w:sz w:val="24"/>
          <w:szCs w:val="24"/>
        </w:rPr>
        <w:t>to generate</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lastRenderedPageBreak/>
        <w:t>paired-end 150 bp reads. We used a previous inhouse RAD-sequencing-based estimate of a haploid delta smelt genome size of 0.6 Gb to sequence the first sample to an estimated 80x coverage. Because we successfully extracted HMW gDNA from a female first, we used the female linked-read sequencing data to improve our estimate of delta smelt genome size through a more accurate k-mer based approach using Genomescope2</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{"citationID":"XkxSPH6A","properties":{"formattedCitation":"(Vurture et al., 2017)","plainCitation":"(Vurture et al., 2017)","noteIndex":0},"citationItems":[{"id":490,"uris":["http://zotero.org/users/local/3tku6QP0/items/CYG9FJR8"],"itemData":{"id":490,"type":"article-journal","abstract":"Summary: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(Vurture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After, we used the updated genome size estimate to adjust the amount of all subsequent sequencing data generated for assembly.</w:t>
      </w:r>
    </w:p>
    <w:p w14:paraId="44987914" w14:textId="1327CF4E"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linked-read sequencing data by looking at base quality metrics and for signs of contamination and sequencing bias. </w:t>
      </w:r>
      <w:r w:rsidR="00112288">
        <w:rPr>
          <w:rFonts w:asciiTheme="majorHAnsi" w:hAnsiTheme="majorHAnsi" w:cstheme="majorHAnsi"/>
          <w:sz w:val="24"/>
          <w:szCs w:val="24"/>
        </w:rPr>
        <w:t>W</w:t>
      </w:r>
      <w:r w:rsidRPr="00FD21E9">
        <w:rPr>
          <w:rFonts w:asciiTheme="majorHAnsi" w:hAnsiTheme="majorHAnsi" w:cstheme="majorHAnsi"/>
          <w:sz w:val="24"/>
          <w:szCs w:val="24"/>
        </w:rPr>
        <w:t xml:space="preserve">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{"citationID":"2s2M40cJ","properties":{"formattedCitation":"(Andrews,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quality control linked-read files for contamination and sequencing bias errors, we conducted three computational quality control steps (</w:t>
      </w:r>
      <w:r w:rsidRPr="005549A1">
        <w:rPr>
          <w:rFonts w:ascii="Courier" w:hAnsi="Courier" w:cstheme="majorHAnsi"/>
          <w:sz w:val="24"/>
          <w:szCs w:val="24"/>
        </w:rPr>
        <w:t>kat hist</w:t>
      </w:r>
      <w:r w:rsidRPr="00FD21E9">
        <w:rPr>
          <w:rFonts w:asciiTheme="majorHAnsi" w:hAnsiTheme="majorHAnsi" w:cstheme="majorHAnsi"/>
          <w:sz w:val="24"/>
          <w:szCs w:val="24"/>
        </w:rPr>
        <w:t xml:space="preserve">, </w:t>
      </w:r>
      <w:r w:rsidRPr="005549A1">
        <w:rPr>
          <w:rFonts w:ascii="Courier" w:hAnsi="Courier" w:cstheme="majorHAnsi"/>
          <w:sz w:val="24"/>
          <w:szCs w:val="24"/>
        </w:rPr>
        <w:t xml:space="preserve">kat </w:t>
      </w:r>
      <w:proofErr w:type="spellStart"/>
      <w:r w:rsidRPr="005549A1">
        <w:rPr>
          <w:rFonts w:ascii="Courier" w:hAnsi="Courier" w:cstheme="majorHAnsi"/>
          <w:sz w:val="24"/>
          <w:szCs w:val="24"/>
        </w:rPr>
        <w:t>gcp</w:t>
      </w:r>
      <w:proofErr w:type="spellEnd"/>
      <w:r w:rsidRPr="00FD21E9">
        <w:rPr>
          <w:rFonts w:asciiTheme="majorHAnsi" w:hAnsiTheme="majorHAnsi" w:cstheme="majorHAnsi"/>
          <w:sz w:val="24"/>
          <w:szCs w:val="24"/>
        </w:rPr>
        <w:t xml:space="preserve">, and </w:t>
      </w:r>
      <w:r w:rsidRPr="005549A1">
        <w:rPr>
          <w:rFonts w:ascii="Courier" w:hAnsi="Courier" w:cstheme="majorHAnsi"/>
          <w:sz w:val="24"/>
          <w:szCs w:val="24"/>
        </w:rPr>
        <w:t>kat comp</w:t>
      </w:r>
      <w:r w:rsidRPr="00FD21E9">
        <w:rPr>
          <w:rFonts w:asciiTheme="majorHAnsi" w:hAnsiTheme="majorHAnsi" w:cstheme="majorHAnsi"/>
          <w:sz w:val="24"/>
          <w:szCs w:val="24"/>
        </w:rPr>
        <w:t>) using the software program KAT</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0505E5">
        <w:rPr>
          <w:rFonts w:asciiTheme="majorHAnsi" w:hAnsiTheme="majorHAnsi" w:cstheme="majorHAnsi"/>
          <w:sz w:val="24"/>
          <w:szCs w:val="24"/>
        </w:rPr>
        <w:instrText xml:space="preserve"> ADDIN ZOTERO_ITEM CSL_CITATION {"citationID":"rTYXloYS","properties":{"formattedCitation":"(Mapleson et al., 2017a)","plainCitation":"(Mapleson et al., 2017a)","noteIndex":0},"citationItems":[{"id":"8VtU1zsE/B6ZpB4H7","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FD21E9">
        <w:rPr>
          <w:rFonts w:asciiTheme="majorHAnsi" w:hAnsiTheme="majorHAnsi" w:cstheme="majorHAnsi"/>
          <w:sz w:val="24"/>
          <w:szCs w:val="24"/>
        </w:rPr>
        <w:fldChar w:fldCharType="separate"/>
      </w:r>
      <w:r w:rsidR="000505E5">
        <w:rPr>
          <w:rFonts w:ascii="Calibri Light" w:hAnsiTheme="majorHAnsi" w:cs="Calibri Light"/>
          <w:sz w:val="24"/>
        </w:rPr>
        <w:t>(Mapleson et al., 2017a)</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Each step splits sequencing data into sub-sequences of a given length (k-mers) to plot out frequencies or comparisons to visually inspect the data for quality issues. We looked for signs of bacterial and organell</w:t>
      </w:r>
      <w:r w:rsidR="006161D8">
        <w:rPr>
          <w:rFonts w:asciiTheme="majorHAnsi" w:hAnsiTheme="majorHAnsi" w:cstheme="majorHAnsi"/>
          <w:sz w:val="24"/>
          <w:szCs w:val="24"/>
        </w:rPr>
        <w:t>ar DNA</w:t>
      </w:r>
      <w:r w:rsidRPr="00FD21E9">
        <w:rPr>
          <w:rFonts w:asciiTheme="majorHAnsi" w:hAnsiTheme="majorHAnsi" w:cstheme="majorHAnsi"/>
          <w:sz w:val="24"/>
          <w:szCs w:val="24"/>
        </w:rPr>
        <w:t xml:space="preserve"> contamination using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within the male and female sequencing data. First, we used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a histogram of the observed number of distinct k-mers at different frequencies for lengths k=21 and 31. Second, we used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the </w:t>
      </w:r>
      <w:r w:rsidR="00425ACB" w:rsidRPr="00425ACB">
        <w:rPr>
          <w:rFonts w:asciiTheme="majorHAnsi" w:hAnsiTheme="majorHAnsi" w:cstheme="majorHAnsi"/>
          <w:sz w:val="24"/>
          <w:szCs w:val="24"/>
        </w:rPr>
        <w:t xml:space="preserve">GC content of </w:t>
      </w:r>
      <w:r w:rsidR="00425ACB">
        <w:rPr>
          <w:rFonts w:asciiTheme="majorHAnsi" w:hAnsiTheme="majorHAnsi" w:cstheme="majorHAnsi"/>
          <w:sz w:val="24"/>
          <w:szCs w:val="24"/>
        </w:rPr>
        <w:t>each</w:t>
      </w:r>
      <w:r w:rsidR="00425ACB" w:rsidRPr="00425ACB">
        <w:rPr>
          <w:rFonts w:asciiTheme="majorHAnsi" w:hAnsiTheme="majorHAnsi" w:cstheme="majorHAnsi"/>
          <w:sz w:val="24"/>
          <w:szCs w:val="24"/>
        </w:rPr>
        <w:t xml:space="preserve"> k-mer </w:t>
      </w:r>
      <w:r w:rsidRPr="00FD21E9">
        <w:rPr>
          <w:rFonts w:asciiTheme="majorHAnsi" w:hAnsiTheme="majorHAnsi" w:cstheme="majorHAnsi"/>
          <w:sz w:val="24"/>
          <w:szCs w:val="24"/>
        </w:rPr>
        <w:t xml:space="preserve">against </w:t>
      </w:r>
      <w:r w:rsidR="00425ACB">
        <w:rPr>
          <w:rFonts w:asciiTheme="majorHAnsi" w:hAnsiTheme="majorHAnsi" w:cstheme="majorHAnsi"/>
          <w:sz w:val="24"/>
          <w:szCs w:val="24"/>
        </w:rPr>
        <w:t xml:space="preserve">the </w:t>
      </w:r>
      <w:r w:rsidRPr="00FD21E9">
        <w:rPr>
          <w:rFonts w:asciiTheme="majorHAnsi" w:hAnsiTheme="majorHAnsi" w:cstheme="majorHAnsi"/>
          <w:sz w:val="24"/>
          <w:szCs w:val="24"/>
        </w:rPr>
        <w:t>k-</w:t>
      </w:r>
      <w:proofErr w:type="spellStart"/>
      <w:r w:rsidRPr="00FD21E9">
        <w:rPr>
          <w:rFonts w:asciiTheme="majorHAnsi" w:hAnsiTheme="majorHAnsi" w:cstheme="majorHAnsi"/>
          <w:sz w:val="24"/>
          <w:szCs w:val="24"/>
        </w:rPr>
        <w:t>mer</w:t>
      </w:r>
      <w:r w:rsidR="00425ACB">
        <w:rPr>
          <w:rFonts w:asciiTheme="majorHAnsi" w:hAnsiTheme="majorHAnsi" w:cstheme="majorHAnsi"/>
          <w:sz w:val="24"/>
          <w:szCs w:val="24"/>
        </w:rPr>
        <w:t>’s</w:t>
      </w:r>
      <w:proofErr w:type="spellEnd"/>
      <w:r w:rsidR="00425ACB">
        <w:rPr>
          <w:rFonts w:asciiTheme="majorHAnsi" w:hAnsiTheme="majorHAnsi" w:cstheme="majorHAnsi"/>
          <w:sz w:val="24"/>
          <w:szCs w:val="24"/>
        </w:rPr>
        <w:t xml:space="preserve"> frequency</w:t>
      </w:r>
      <w:r w:rsidRPr="00FD21E9">
        <w:rPr>
          <w:rFonts w:asciiTheme="majorHAnsi" w:hAnsiTheme="majorHAnsi" w:cstheme="majorHAnsi"/>
          <w:sz w:val="24"/>
          <w:szCs w:val="24"/>
        </w:rPr>
        <w:t xml:space="preserve"> in the sequencing data and the number of distinct k-mers for a given GC count vs. frequency. We plotted GC counts against the frequency of k-mers of length k=21 and 31. </w:t>
      </w:r>
      <w:r w:rsidRPr="00FD21E9">
        <w:rPr>
          <w:rFonts w:asciiTheme="majorHAnsi" w:hAnsiTheme="majorHAnsi" w:cstheme="majorHAnsi"/>
          <w:iCs/>
          <w:sz w:val="24"/>
          <w:szCs w:val="24"/>
        </w:rPr>
        <w:t xml:space="preserve">Lastly, we evaluated the data for sequencing bias between the forward (R1) and reverse (R2) </w:t>
      </w:r>
      <w:r w:rsidR="00112288">
        <w:rPr>
          <w:rFonts w:asciiTheme="majorHAnsi" w:hAnsiTheme="majorHAnsi" w:cstheme="majorHAnsi"/>
          <w:iCs/>
          <w:sz w:val="24"/>
          <w:szCs w:val="24"/>
        </w:rPr>
        <w:t>reads</w:t>
      </w:r>
      <w:r w:rsidRPr="00FD21E9">
        <w:rPr>
          <w:rFonts w:asciiTheme="majorHAnsi" w:hAnsiTheme="majorHAnsi" w:cstheme="majorHAnsi"/>
          <w:iCs/>
          <w:sz w:val="24"/>
          <w:szCs w:val="24"/>
        </w:rPr>
        <w:t>.</w:t>
      </w:r>
      <w:r w:rsidRPr="00FD21E9">
        <w:rPr>
          <w:rFonts w:asciiTheme="majorHAnsi" w:hAnsiTheme="majorHAnsi" w:cstheme="majorHAnsi"/>
          <w:sz w:val="24"/>
          <w:szCs w:val="24"/>
        </w:rPr>
        <w:t xml:space="preserve"> We used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to plot the frequency of a given k-mer in each of the paired-end sequence data files (R1 and R2) for k-mers of length k=21 and 31.</w:t>
      </w:r>
    </w:p>
    <w:p w14:paraId="2869BE5F" w14:textId="77777777" w:rsidR="003F5039" w:rsidRPr="00FD21E9" w:rsidRDefault="003F5039" w:rsidP="0011235A">
      <w:pPr>
        <w:spacing w:line="240" w:lineRule="auto"/>
        <w:ind w:right="270"/>
        <w:rPr>
          <w:rFonts w:asciiTheme="majorHAnsi" w:hAnsiTheme="majorHAnsi" w:cstheme="majorHAnsi"/>
          <w:sz w:val="24"/>
          <w:szCs w:val="24"/>
        </w:rPr>
      </w:pPr>
    </w:p>
    <w:p w14:paraId="7BB90EA3"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294" w:name="_Toc113123187"/>
      <w:bookmarkStart w:id="295" w:name="_Toc144802735"/>
      <w:r w:rsidRPr="00FD21E9">
        <w:rPr>
          <w:rFonts w:asciiTheme="majorHAnsi" w:hAnsiTheme="majorHAnsi" w:cstheme="majorHAnsi"/>
          <w:sz w:val="24"/>
          <w:szCs w:val="24"/>
        </w:rPr>
        <w:t>Long-read library prep, sequencing &amp; quality control</w:t>
      </w:r>
      <w:bookmarkEnd w:id="294"/>
      <w:bookmarkEnd w:id="295"/>
    </w:p>
    <w:p w14:paraId="0573720A" w14:textId="1C889A9E" w:rsidR="003F5039" w:rsidRPr="00FD21E9" w:rsidRDefault="00425ACB" w:rsidP="0011235A">
      <w:pPr>
        <w:spacing w:line="240" w:lineRule="auto"/>
        <w:ind w:right="270"/>
        <w:rPr>
          <w:rFonts w:asciiTheme="majorHAnsi" w:hAnsiTheme="majorHAnsi" w:cstheme="majorHAnsi"/>
          <w:sz w:val="24"/>
          <w:szCs w:val="24"/>
        </w:rPr>
      </w:pPr>
      <w:ins w:id="296" w:author="Shannon Erica Kendal Joslin" w:date="2023-09-17T15:59:00Z">
        <w:r>
          <w:rPr>
            <w:rFonts w:asciiTheme="majorHAnsi" w:hAnsiTheme="majorHAnsi" w:cstheme="majorHAnsi"/>
            <w:sz w:val="24"/>
            <w:szCs w:val="24"/>
          </w:rPr>
          <w:t>PacBio HiFi SMRTbell long</w:t>
        </w:r>
      </w:ins>
      <w:r w:rsidR="008142CF">
        <w:rPr>
          <w:rFonts w:asciiTheme="majorHAnsi" w:hAnsiTheme="majorHAnsi" w:cstheme="majorHAnsi"/>
          <w:sz w:val="24"/>
          <w:szCs w:val="24"/>
        </w:rPr>
        <w:t>-read library prep was carried out</w:t>
      </w:r>
      <w:r w:rsidR="008142CF" w:rsidRPr="00FD21E9">
        <w:rPr>
          <w:rFonts w:asciiTheme="majorHAnsi" w:hAnsiTheme="majorHAnsi" w:cstheme="majorHAnsi"/>
          <w:sz w:val="24"/>
          <w:szCs w:val="24"/>
        </w:rPr>
        <w:t xml:space="preserve"> by the UC Davis </w:t>
      </w:r>
      <w:r>
        <w:rPr>
          <w:rFonts w:asciiTheme="majorHAnsi" w:hAnsiTheme="majorHAnsi" w:cstheme="majorHAnsi"/>
          <w:sz w:val="24"/>
          <w:szCs w:val="24"/>
        </w:rPr>
        <w:t>Genome Center</w:t>
      </w:r>
      <w:r w:rsidR="008142CF">
        <w:rPr>
          <w:rFonts w:asciiTheme="majorHAnsi" w:hAnsiTheme="majorHAnsi" w:cstheme="majorHAnsi"/>
          <w:sz w:val="24"/>
          <w:szCs w:val="24"/>
        </w:rPr>
        <w:t>.</w:t>
      </w:r>
      <w:r w:rsidR="008142CF" w:rsidRPr="00FD21E9">
        <w:rPr>
          <w:rFonts w:asciiTheme="majorHAnsi" w:hAnsiTheme="majorHAnsi" w:cstheme="majorHAnsi"/>
          <w:sz w:val="24"/>
          <w:szCs w:val="24"/>
        </w:rPr>
        <w:t xml:space="preserve"> </w:t>
      </w:r>
      <w:r w:rsidR="00586A77">
        <w:rPr>
          <w:rFonts w:asciiTheme="majorHAnsi" w:hAnsiTheme="majorHAnsi" w:cstheme="majorHAnsi"/>
          <w:sz w:val="24"/>
          <w:szCs w:val="24"/>
        </w:rPr>
        <w:t>The remaining extracted HMW g</w:t>
      </w:r>
      <w:r w:rsidR="003F5039" w:rsidRPr="00FD21E9">
        <w:rPr>
          <w:rFonts w:asciiTheme="majorHAnsi" w:hAnsiTheme="majorHAnsi" w:cstheme="majorHAnsi"/>
          <w:sz w:val="24"/>
          <w:szCs w:val="24"/>
        </w:rPr>
        <w:t xml:space="preserve">DNA </w:t>
      </w:r>
      <w:r w:rsidR="00CC49C4">
        <w:rPr>
          <w:rFonts w:asciiTheme="majorHAnsi" w:hAnsiTheme="majorHAnsi" w:cstheme="majorHAnsi"/>
          <w:sz w:val="24"/>
          <w:szCs w:val="24"/>
        </w:rPr>
        <w:t xml:space="preserve">from the same male </w:t>
      </w:r>
      <w:r w:rsidR="00586A77">
        <w:rPr>
          <w:rFonts w:asciiTheme="majorHAnsi" w:hAnsiTheme="majorHAnsi" w:cstheme="majorHAnsi"/>
          <w:sz w:val="24"/>
          <w:szCs w:val="24"/>
        </w:rPr>
        <w:t xml:space="preserve">individual </w:t>
      </w:r>
      <w:r w:rsidR="00112288">
        <w:rPr>
          <w:rFonts w:asciiTheme="majorHAnsi" w:hAnsiTheme="majorHAnsi" w:cstheme="majorHAnsi"/>
          <w:sz w:val="24"/>
          <w:szCs w:val="24"/>
        </w:rPr>
        <w:t xml:space="preserve">used for </w:t>
      </w:r>
      <w:proofErr w:type="gramStart"/>
      <w:r w:rsidR="00CC49C4">
        <w:rPr>
          <w:rFonts w:asciiTheme="majorHAnsi" w:hAnsiTheme="majorHAnsi" w:cstheme="majorHAnsi"/>
          <w:sz w:val="24"/>
          <w:szCs w:val="24"/>
        </w:rPr>
        <w:t>linked-read</w:t>
      </w:r>
      <w:proofErr w:type="gramEnd"/>
      <w:r w:rsidR="00CC49C4">
        <w:rPr>
          <w:rFonts w:asciiTheme="majorHAnsi" w:hAnsiTheme="majorHAnsi" w:cstheme="majorHAnsi"/>
          <w:sz w:val="24"/>
          <w:szCs w:val="24"/>
        </w:rPr>
        <w:t xml:space="preserve"> </w:t>
      </w:r>
      <w:r w:rsidR="00AB1628">
        <w:rPr>
          <w:rFonts w:asciiTheme="majorHAnsi" w:hAnsiTheme="majorHAnsi" w:cstheme="majorHAnsi"/>
          <w:sz w:val="24"/>
          <w:szCs w:val="24"/>
        </w:rPr>
        <w:t xml:space="preserve">sequencing </w:t>
      </w:r>
      <w:r w:rsidR="003F5039" w:rsidRPr="00FD21E9">
        <w:rPr>
          <w:rFonts w:asciiTheme="majorHAnsi" w:hAnsiTheme="majorHAnsi" w:cstheme="majorHAnsi"/>
          <w:sz w:val="24"/>
          <w:szCs w:val="24"/>
        </w:rPr>
        <w:t>was sheared to roughly 17</w:t>
      </w:r>
      <w:r w:rsidR="006161D8">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using </w:t>
      </w:r>
      <w:proofErr w:type="spellStart"/>
      <w:r w:rsidR="003F5039" w:rsidRPr="00FD21E9">
        <w:rPr>
          <w:rFonts w:asciiTheme="majorHAnsi" w:hAnsiTheme="majorHAnsi" w:cstheme="majorHAnsi"/>
          <w:sz w:val="24"/>
          <w:szCs w:val="24"/>
        </w:rPr>
        <w:t>Diagenode's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Megaruptor's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cat B06010001) long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cat E07010002). Sheared 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and size distribution was checked by Agilent </w:t>
      </w:r>
      <w:proofErr w:type="spellStart"/>
      <w:r w:rsidR="003F5039" w:rsidRPr="00FD21E9">
        <w:rPr>
          <w:rFonts w:asciiTheme="majorHAnsi" w:hAnsiTheme="majorHAnsi" w:cstheme="majorHAnsi"/>
          <w:sz w:val="24"/>
          <w:szCs w:val="24"/>
        </w:rPr>
        <w:t>Femto</w:t>
      </w:r>
      <w:proofErr w:type="spellEnd"/>
      <w:r w:rsidR="003F5039" w:rsidRPr="00FD21E9">
        <w:rPr>
          <w:rFonts w:asciiTheme="majorHAnsi" w:hAnsiTheme="majorHAnsi" w:cstheme="majorHAnsi"/>
          <w:sz w:val="24"/>
          <w:szCs w:val="24"/>
        </w:rPr>
        <w:t xml:space="preserve"> Pulse (Agilent Technologies, cat P-0003-0817). Sheared gDNA was then concentrated using AMPure PB beads (Pacific Biosciences, cat 100-265-900). Concentrated, sheared gDNA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Low- or high-input PacBio HiFi library construction was carried out based on the amount of available concentrated sheared gDNA present for each sample. </w:t>
      </w:r>
    </w:p>
    <w:p w14:paraId="38EA8F9F" w14:textId="7BA4333F"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High-input HiFi libraries were constructed using the SMRTbell® Express Template Prep Kit v2.0 (Pacific Biosciences, cat #100-938-900) with protocol “Procedure &amp; Checklist - Preparing HiFi SMRTbell® libraries using SMRTbell® Express Template Prep Kit 2.0 v3, January 2020”. We used sheared DNA as input for removal of single-strand overhangs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 xml:space="preserve">°C for 15 minutes, followed </w:t>
      </w:r>
      <w:r w:rsidRPr="00FD21E9">
        <w:rPr>
          <w:rFonts w:asciiTheme="majorHAnsi" w:hAnsiTheme="majorHAnsi" w:cstheme="majorHAnsi"/>
          <w:sz w:val="24"/>
          <w:szCs w:val="24"/>
        </w:rPr>
        <w:lastRenderedPageBreak/>
        <w:t>by further enzymatic steps of DNA damage repair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30 minutes, End Repair and A-tailing at 20</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10 minutes and 65</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30 minutes, ligation of overhang adapter v3 at 20</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 hour and 65</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10 minutes, and nuclease treatment of SMRTbell® library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 xml:space="preserve">°C for 1 hour to remove damaged or non-intact SMRTbell® templates (SMRTbell® Enzyme Cleanup Kit, Pacific Biosciences, cat #107-746-400). The resulting SMRTbell® libraries were purified and concentrated by 0.45X AMPure PB beads (Pacific Biosciences, cat #100-265-900) then pooled for size selection using the SageELF system (Sage Science, cat #ELF0001). Input of the purified SMRTbell® library was used to load into the SageELF 0.75% Agarose Cassette (Sage Science, cat ELD7510) using cassette definition 0.75% 1-18 kb v2 for the run protocol. Fragments roughly 16 kb to 18 kb were collected from elution wells and the </w:t>
      </w:r>
      <w:proofErr w:type="gramStart"/>
      <w:r w:rsidRPr="00FD21E9">
        <w:rPr>
          <w:rFonts w:asciiTheme="majorHAnsi" w:hAnsiTheme="majorHAnsi" w:cstheme="majorHAnsi"/>
          <w:sz w:val="24"/>
          <w:szCs w:val="24"/>
        </w:rPr>
        <w:t>size-selected</w:t>
      </w:r>
      <w:proofErr w:type="gramEnd"/>
      <w:r w:rsidRPr="00FD21E9">
        <w:rPr>
          <w:rFonts w:asciiTheme="majorHAnsi" w:hAnsiTheme="majorHAnsi" w:cstheme="majorHAnsi"/>
          <w:sz w:val="24"/>
          <w:szCs w:val="24"/>
        </w:rPr>
        <w:t xml:space="preserve"> SMRTbell® library was purified and concentrated with 0.5X AMPure beads (Pacific Biosciences, cat 100-265-900). </w:t>
      </w:r>
    </w:p>
    <w:p w14:paraId="1994A420" w14:textId="06C6DF90" w:rsidR="003F5039" w:rsidRPr="00FD21E9" w:rsidRDefault="00586A77" w:rsidP="0011235A">
      <w:pPr>
        <w:spacing w:line="240" w:lineRule="auto"/>
        <w:ind w:right="270"/>
        <w:rPr>
          <w:rFonts w:asciiTheme="majorHAnsi" w:hAnsiTheme="majorHAnsi" w:cstheme="majorHAnsi"/>
          <w:sz w:val="24"/>
          <w:szCs w:val="24"/>
        </w:rPr>
      </w:pPr>
      <w:ins w:id="297" w:author="Shannon Erica Kendal Joslin" w:date="2023-09-17T16:15:00Z">
        <w:r>
          <w:rPr>
            <w:rFonts w:asciiTheme="majorHAnsi" w:hAnsiTheme="majorHAnsi" w:cstheme="majorHAnsi"/>
            <w:sz w:val="24"/>
            <w:szCs w:val="24"/>
          </w:rPr>
          <w:t xml:space="preserve">When there </w:t>
        </w:r>
        <w:proofErr w:type="gramStart"/>
        <w:r>
          <w:rPr>
            <w:rFonts w:asciiTheme="majorHAnsi" w:hAnsiTheme="majorHAnsi" w:cstheme="majorHAnsi"/>
            <w:sz w:val="24"/>
            <w:szCs w:val="24"/>
          </w:rPr>
          <w:t>was</w:t>
        </w:r>
        <w:proofErr w:type="gramEnd"/>
        <w:r>
          <w:rPr>
            <w:rFonts w:asciiTheme="majorHAnsi" w:hAnsiTheme="majorHAnsi" w:cstheme="majorHAnsi"/>
            <w:sz w:val="24"/>
            <w:szCs w:val="24"/>
          </w:rPr>
          <w:t xml:space="preserve"> insufficient quantities of extracted DNA, l</w:t>
        </w:r>
      </w:ins>
      <w:commentRangeStart w:id="298"/>
      <w:commentRangeStart w:id="299"/>
      <w:del w:id="300" w:author="Shannon Erica Kendal Joslin" w:date="2023-09-17T16:15:00Z">
        <w:r w:rsidR="003F5039" w:rsidRPr="00FD21E9" w:rsidDel="00586A77">
          <w:rPr>
            <w:rFonts w:asciiTheme="majorHAnsi" w:hAnsiTheme="majorHAnsi" w:cstheme="majorHAnsi"/>
            <w:sz w:val="24"/>
            <w:szCs w:val="24"/>
          </w:rPr>
          <w:delText>L</w:delText>
        </w:r>
      </w:del>
      <w:r w:rsidR="003F5039" w:rsidRPr="00FD21E9">
        <w:rPr>
          <w:rFonts w:asciiTheme="majorHAnsi" w:hAnsiTheme="majorHAnsi" w:cstheme="majorHAnsi"/>
          <w:sz w:val="24"/>
          <w:szCs w:val="24"/>
        </w:rPr>
        <w:t xml:space="preserve">ow-input </w:t>
      </w:r>
      <w:commentRangeEnd w:id="298"/>
      <w:r w:rsidR="007B7A16">
        <w:rPr>
          <w:rStyle w:val="CommentReference"/>
        </w:rPr>
        <w:commentReference w:id="298"/>
      </w:r>
      <w:commentRangeEnd w:id="299"/>
      <w:r>
        <w:rPr>
          <w:rStyle w:val="CommentReference"/>
        </w:rPr>
        <w:commentReference w:id="299"/>
      </w:r>
      <w:r w:rsidR="003F5039" w:rsidRPr="00FD21E9">
        <w:rPr>
          <w:rFonts w:asciiTheme="majorHAnsi" w:hAnsiTheme="majorHAnsi" w:cstheme="majorHAnsi"/>
          <w:sz w:val="24"/>
          <w:szCs w:val="24"/>
        </w:rPr>
        <w:t>HiFi libraries were constructed using the SMRTbell® Express Template Prep Kit v2.0 (Pacific Biosciences, cat #100-938-900) with protocol “Procedure &amp; Checklist - Preparing HiFi SMRTbell® libraries from Low DNA Input using SMRTbell® Express Template Prep Kit 2.0 v6, June 2020”. We used sheared DNA as input for removal of single-strand overhangs at 37</w:t>
      </w:r>
      <w:ins w:id="301" w:author="Andrea Schreier" w:date="2023-09-06T11:21: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°C for 15 minutes, followed by further enzymatic steps of DNA damage repair at 37</w:t>
      </w:r>
      <w:ins w:id="302" w:author="Andrea Schreier" w:date="2023-09-06T11:21: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°C for 30 minutes, End Repair and A-tailing at 20</w:t>
      </w:r>
      <w:ins w:id="303" w:author="Andrea Schreier" w:date="2023-09-06T11:21: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°C for 10 minutes and 65</w:t>
      </w:r>
      <w:ins w:id="304" w:author="Andrea Schreier" w:date="2023-09-06T11:22: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°C for 30 minutes, ligation of overhang adapters v3 at 20</w:t>
      </w:r>
      <w:ins w:id="305" w:author="Andrea Schreier" w:date="2023-09-06T11:22: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 xml:space="preserve">°C for 1 hour. Low Input HiFi SMRTbell® library was purified and concentrated twice first by 1.8X AMPure PB beads (Pacific Biosciences, cat #100-265-900) and 40% diluted AMPure beads to remove &lt; 3 kb SMRTbell® templates. </w:t>
      </w:r>
      <w:r w:rsidR="003A09CC">
        <w:rPr>
          <w:rFonts w:asciiTheme="majorHAnsi" w:hAnsiTheme="majorHAnsi" w:cstheme="majorHAnsi"/>
          <w:sz w:val="24"/>
          <w:szCs w:val="24"/>
        </w:rPr>
        <w:t xml:space="preserve">Each </w:t>
      </w:r>
      <w:r w:rsidR="003F5039" w:rsidRPr="00FD21E9">
        <w:rPr>
          <w:rFonts w:asciiTheme="majorHAnsi" w:hAnsiTheme="majorHAnsi" w:cstheme="majorHAnsi"/>
          <w:sz w:val="24"/>
          <w:szCs w:val="24"/>
        </w:rPr>
        <w:t>high and low-input librar</w:t>
      </w:r>
      <w:r w:rsidR="003A09CC">
        <w:rPr>
          <w:rFonts w:asciiTheme="majorHAnsi" w:hAnsiTheme="majorHAnsi" w:cstheme="majorHAnsi"/>
          <w:sz w:val="24"/>
          <w:szCs w:val="24"/>
        </w:rPr>
        <w:t>y</w:t>
      </w:r>
      <w:r w:rsidR="003F5039" w:rsidRPr="00FD21E9">
        <w:rPr>
          <w:rFonts w:asciiTheme="majorHAnsi" w:hAnsiTheme="majorHAnsi" w:cstheme="majorHAnsi"/>
          <w:sz w:val="24"/>
          <w:szCs w:val="24"/>
        </w:rPr>
        <w:t xml:space="preserve"> </w:t>
      </w:r>
      <w:r w:rsidR="003A09CC">
        <w:rPr>
          <w:rFonts w:asciiTheme="majorHAnsi" w:hAnsiTheme="majorHAnsi" w:cstheme="majorHAnsi"/>
          <w:sz w:val="24"/>
          <w:szCs w:val="24"/>
        </w:rPr>
        <w:t>was</w:t>
      </w:r>
      <w:r w:rsidR="003F5039" w:rsidRPr="00FD21E9">
        <w:rPr>
          <w:rFonts w:asciiTheme="majorHAnsi" w:hAnsiTheme="majorHAnsi" w:cstheme="majorHAnsi"/>
          <w:sz w:val="24"/>
          <w:szCs w:val="24"/>
        </w:rPr>
        <w:t xml:space="preserve"> subsequently loaded onto </w:t>
      </w:r>
      <w:r w:rsidR="003A09CC">
        <w:rPr>
          <w:rFonts w:asciiTheme="majorHAnsi" w:hAnsiTheme="majorHAnsi" w:cstheme="majorHAnsi"/>
          <w:sz w:val="24"/>
          <w:szCs w:val="24"/>
        </w:rPr>
        <w:t xml:space="preserve">a single </w:t>
      </w:r>
      <w:r w:rsidR="003F5039" w:rsidRPr="00FD21E9">
        <w:rPr>
          <w:rFonts w:asciiTheme="majorHAnsi" w:hAnsiTheme="majorHAnsi" w:cstheme="majorHAnsi"/>
          <w:sz w:val="24"/>
          <w:szCs w:val="24"/>
        </w:rPr>
        <w:t>8M SMRT Cells and sequenced using a Sequel II sequencing plate 2.0 on Pacific Biosciences Sequel II sequencer.</w:t>
      </w:r>
    </w:p>
    <w:p w14:paraId="76691F89" w14:textId="3FA86A47" w:rsidR="003F503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used PacBio’s CCS v3.3.0 </w:t>
      </w:r>
      <w:r w:rsidR="00AB2E55" w:rsidRPr="00FD21E9">
        <w:rPr>
          <w:rFonts w:asciiTheme="majorHAnsi" w:hAnsiTheme="majorHAnsi" w:cstheme="majorHAnsi"/>
          <w:sz w:val="24"/>
          <w:szCs w:val="24"/>
        </w:rPr>
        <w:t>(</w:t>
      </w:r>
      <w:hyperlink r:id="rId11">
        <w:r w:rsidR="00AB2E55" w:rsidRPr="00FD21E9">
          <w:rPr>
            <w:rStyle w:val="Hyperlink"/>
            <w:rFonts w:asciiTheme="majorHAnsi" w:hAnsiTheme="majorHAnsi" w:cstheme="majorHAnsi"/>
            <w:sz w:val="24"/>
            <w:szCs w:val="24"/>
          </w:rPr>
          <w:t>https://github.com/PacificBiosciences/ccs</w:t>
        </w:r>
      </w:hyperlink>
      <w:r w:rsidR="00AB2E55"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statistical model on raw reads to generate base quality called circular consensus (ccs) reads and convert binary data to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format for downstream analysis. Reads with quality scores over Q20, denoting an error probability of 0.01% or less, were accepted and used for subsequent assembly</w:t>
      </w:r>
      <w:r w:rsidR="00B50827">
        <w:rPr>
          <w:rFonts w:asciiTheme="majorHAnsi" w:hAnsiTheme="majorHAnsi" w:cstheme="majorHAnsi"/>
          <w:sz w:val="24"/>
          <w:szCs w:val="24"/>
        </w:rPr>
        <w:t xml:space="preserve">. </w:t>
      </w:r>
      <w:moveFromRangeStart w:id="306" w:author="Shannon Erica Kendal Joslin" w:date="2023-09-17T16:20:00Z" w:name="move145860035"/>
      <w:commentRangeStart w:id="307"/>
      <w:moveFrom w:id="308" w:author="Shannon Erica Kendal Joslin" w:date="2023-09-17T16:20:00Z">
        <w:r w:rsidR="00B50827" w:rsidDel="00B50827">
          <w:rPr>
            <w:rFonts w:asciiTheme="majorHAnsi" w:hAnsiTheme="majorHAnsi" w:cstheme="majorHAnsi"/>
            <w:sz w:val="24"/>
            <w:szCs w:val="24"/>
          </w:rPr>
          <w:t xml:space="preserve">If the first library prep and sequencing run of an individual did not obtain sufficient coverage to carry out subsequent assembly for each sex, we selected a second high or low-input library prep based on the amount of extracted HMW gDNA remained for each individual. If no further HMW gDNA was available, we resampled tissue, extracted HMW gDNA, library-prepped and sequenced a new individual of the same sex. </w:t>
        </w:r>
        <w:commentRangeEnd w:id="307"/>
        <w:r w:rsidR="00B50827" w:rsidDel="00B50827">
          <w:rPr>
            <w:rStyle w:val="CommentReference"/>
          </w:rPr>
          <w:commentReference w:id="307"/>
        </w:r>
      </w:moveFrom>
      <w:moveFromRangeEnd w:id="306"/>
    </w:p>
    <w:p w14:paraId="6BB5B919" w14:textId="77777777" w:rsidR="00AB2E55" w:rsidRPr="00AB2E55" w:rsidRDefault="00AB2E55" w:rsidP="0011235A">
      <w:pPr>
        <w:spacing w:line="240" w:lineRule="auto"/>
        <w:rPr>
          <w:rFonts w:asciiTheme="majorHAnsi" w:hAnsiTheme="majorHAnsi" w:cstheme="majorHAnsi"/>
          <w:iCs/>
          <w:sz w:val="24"/>
          <w:szCs w:val="24"/>
        </w:rPr>
      </w:pPr>
    </w:p>
    <w:p w14:paraId="39EBC8A6"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309" w:name="_Toc113123188"/>
      <w:bookmarkStart w:id="310" w:name="_Toc144802736"/>
      <w:r w:rsidRPr="00FD21E9">
        <w:rPr>
          <w:rFonts w:asciiTheme="majorHAnsi" w:hAnsiTheme="majorHAnsi" w:cstheme="majorHAnsi"/>
          <w:sz w:val="24"/>
          <w:szCs w:val="24"/>
        </w:rPr>
        <w:t>Hi-C chromatin conformation capture library prep, sequencing &amp; quality control</w:t>
      </w:r>
      <w:bookmarkEnd w:id="309"/>
      <w:bookmarkEnd w:id="310"/>
    </w:p>
    <w:p w14:paraId="257D6824" w14:textId="06D83D34"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Female c</w:t>
      </w:r>
      <w:r w:rsidRPr="00EC0C3A">
        <w:rPr>
          <w:rFonts w:asciiTheme="majorHAnsi" w:hAnsiTheme="majorHAnsi" w:cstheme="majorHAnsi"/>
          <w:sz w:val="24"/>
          <w:szCs w:val="24"/>
        </w:rPr>
        <w:t>hromatin conformation capture</w:t>
      </w:r>
      <w:r w:rsidRPr="00FD21E9">
        <w:rPr>
          <w:rFonts w:asciiTheme="majorHAnsi" w:hAnsiTheme="majorHAnsi" w:cstheme="majorHAnsi"/>
          <w:sz w:val="24"/>
          <w:szCs w:val="24"/>
        </w:rPr>
        <w:t xml:space="preserve"> sequencing</w:t>
      </w:r>
      <w:r w:rsidRPr="00EC0C3A">
        <w:rPr>
          <w:rFonts w:asciiTheme="majorHAnsi" w:hAnsiTheme="majorHAnsi" w:cstheme="majorHAnsi"/>
          <w:sz w:val="24"/>
          <w:szCs w:val="24"/>
        </w:rPr>
        <w:t xml:space="preserve"> data was generated </w:t>
      </w:r>
      <w:r w:rsidRPr="00FD21E9">
        <w:rPr>
          <w:rFonts w:asciiTheme="majorHAnsi" w:hAnsiTheme="majorHAnsi" w:cstheme="majorHAnsi"/>
          <w:sz w:val="24"/>
          <w:szCs w:val="24"/>
        </w:rPr>
        <w:t xml:space="preserve">by </w:t>
      </w:r>
      <w:r w:rsidRPr="00EC0C3A">
        <w:rPr>
          <w:rFonts w:asciiTheme="majorHAnsi" w:hAnsiTheme="majorHAnsi" w:cstheme="majorHAnsi"/>
          <w:sz w:val="24"/>
          <w:szCs w:val="24"/>
        </w:rPr>
        <w:t xml:space="preserve">Phase Genomics (Seattle, WA) </w:t>
      </w:r>
      <w:r w:rsidRPr="00FD21E9">
        <w:rPr>
          <w:rFonts w:asciiTheme="majorHAnsi" w:hAnsiTheme="majorHAnsi" w:cstheme="majorHAnsi"/>
          <w:sz w:val="24"/>
          <w:szCs w:val="24"/>
        </w:rPr>
        <w:t>using</w:t>
      </w:r>
      <w:ins w:id="311" w:author="Shannon Erica Kendal Joslin" w:date="2023-09-17T16:21:00Z">
        <w:r w:rsidR="003A0548">
          <w:rPr>
            <w:rFonts w:asciiTheme="majorHAnsi" w:hAnsiTheme="majorHAnsi" w:cstheme="majorHAnsi"/>
            <w:sz w:val="24"/>
            <w:szCs w:val="24"/>
          </w:rPr>
          <w:t xml:space="preserve"> the</w:t>
        </w:r>
      </w:ins>
      <w:r w:rsidRPr="00FD21E9">
        <w:rPr>
          <w:rFonts w:asciiTheme="majorHAnsi" w:hAnsiTheme="majorHAnsi" w:cstheme="majorHAnsi"/>
          <w:sz w:val="24"/>
          <w:szCs w:val="24"/>
        </w:rPr>
        <w:t xml:space="preserve"> </w:t>
      </w:r>
      <w:r w:rsidRPr="00EC0C3A">
        <w:rPr>
          <w:rFonts w:asciiTheme="majorHAnsi" w:hAnsiTheme="majorHAnsi" w:cstheme="majorHAnsi"/>
          <w:sz w:val="24"/>
          <w:szCs w:val="24"/>
        </w:rPr>
        <w:t xml:space="preserve">Proximo Hi-C 2.0 Kit, a commercially available version of the Hi-C protocol. Following the manufacturer's instructions for the kit, intact cells from </w:t>
      </w:r>
      <w:r w:rsidR="003A0548">
        <w:rPr>
          <w:rFonts w:asciiTheme="majorHAnsi" w:hAnsiTheme="majorHAnsi" w:cstheme="majorHAnsi"/>
          <w:sz w:val="24"/>
          <w:szCs w:val="24"/>
        </w:rPr>
        <w:t xml:space="preserve">the female </w:t>
      </w:r>
      <w:r w:rsidRPr="00EC0C3A">
        <w:rPr>
          <w:rFonts w:asciiTheme="majorHAnsi" w:hAnsiTheme="majorHAnsi" w:cstheme="majorHAnsi"/>
          <w:sz w:val="24"/>
          <w:szCs w:val="24"/>
        </w:rPr>
        <w:t>sample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proximal</w:t>
      </w:r>
      <w:r w:rsidR="009C7280">
        <w:rPr>
          <w:rFonts w:asciiTheme="majorHAnsi" w:hAnsiTheme="majorHAnsi" w:cstheme="majorHAnsi"/>
          <w:sz w:val="24"/>
          <w:szCs w:val="24"/>
        </w:rPr>
        <w:t xml:space="preserve"> in DNA sequence</w:t>
      </w:r>
      <w:r w:rsidRPr="00EC0C3A">
        <w:rPr>
          <w:rFonts w:asciiTheme="majorHAnsi" w:hAnsiTheme="majorHAnsi" w:cstheme="majorHAnsi"/>
          <w:sz w:val="24"/>
          <w:szCs w:val="24"/>
        </w:rPr>
        <w:t>. Continuing with the manufacturer's protocol, molecules were pulled down with streptavidin beads and processed into an Illumina-compatible sequencing library. Finally, 150</w:t>
      </w:r>
      <w:r w:rsidR="009C7280">
        <w:rPr>
          <w:rFonts w:asciiTheme="majorHAnsi" w:hAnsiTheme="majorHAnsi" w:cstheme="majorHAnsi"/>
          <w:sz w:val="24"/>
          <w:szCs w:val="24"/>
        </w:rPr>
        <w:t xml:space="preserve"> </w:t>
      </w:r>
      <w:r w:rsidRPr="00EC0C3A">
        <w:rPr>
          <w:rFonts w:asciiTheme="majorHAnsi" w:hAnsiTheme="majorHAnsi" w:cstheme="majorHAnsi"/>
          <w:sz w:val="24"/>
          <w:szCs w:val="24"/>
        </w:rPr>
        <w:t xml:space="preserve">bp paired-end reads were generated on an Illumina </w:t>
      </w:r>
      <w:proofErr w:type="spellStart"/>
      <w:r w:rsidRPr="00EC0C3A">
        <w:rPr>
          <w:rFonts w:asciiTheme="majorHAnsi" w:hAnsiTheme="majorHAnsi" w:cstheme="majorHAnsi"/>
          <w:sz w:val="24"/>
          <w:szCs w:val="24"/>
        </w:rPr>
        <w:t>HiSeq</w:t>
      </w:r>
      <w:proofErr w:type="spellEnd"/>
      <w:r w:rsidRPr="00FD21E9">
        <w:rPr>
          <w:rFonts w:asciiTheme="majorHAnsi" w:hAnsiTheme="majorHAnsi" w:cstheme="majorHAnsi"/>
          <w:sz w:val="24"/>
          <w:szCs w:val="24"/>
        </w:rPr>
        <w:t xml:space="preserve"> sequencer</w:t>
      </w:r>
      <w:r w:rsidRPr="00EC0C3A">
        <w:rPr>
          <w:rFonts w:asciiTheme="majorHAnsi" w:hAnsiTheme="majorHAnsi" w:cstheme="majorHAnsi"/>
          <w:sz w:val="24"/>
          <w:szCs w:val="24"/>
        </w:rPr>
        <w:t>.</w:t>
      </w:r>
      <w:r w:rsidRPr="00FD21E9">
        <w:rPr>
          <w:rFonts w:asciiTheme="majorHAnsi" w:hAnsiTheme="majorHAnsi" w:cstheme="majorHAnsi"/>
          <w:sz w:val="24"/>
          <w:szCs w:val="24"/>
        </w:rPr>
        <w:t xml:space="preserve"> Raw sequencing data and an initial scaffolding report were received for the female sample. </w:t>
      </w:r>
      <w:r w:rsidR="00202A99">
        <w:rPr>
          <w:rFonts w:asciiTheme="majorHAnsi" w:hAnsiTheme="majorHAnsi" w:cstheme="majorHAnsi"/>
          <w:sz w:val="24"/>
          <w:szCs w:val="24"/>
        </w:rPr>
        <w:t xml:space="preserve">Due to the COVID-19 pandemic, we were unable </w:t>
      </w:r>
      <w:r w:rsidR="00202A99">
        <w:rPr>
          <w:rFonts w:asciiTheme="majorHAnsi" w:hAnsiTheme="majorHAnsi" w:cstheme="majorHAnsi"/>
          <w:sz w:val="24"/>
          <w:szCs w:val="24"/>
        </w:rPr>
        <w:lastRenderedPageBreak/>
        <w:t>to acquire male Hi-C sequencing reads, so</w:t>
      </w:r>
      <w:r w:rsidRPr="00FD21E9">
        <w:rPr>
          <w:rFonts w:asciiTheme="majorHAnsi" w:hAnsiTheme="majorHAnsi" w:cstheme="majorHAnsi"/>
          <w:sz w:val="24"/>
          <w:szCs w:val="24"/>
        </w:rPr>
        <w:t xml:space="preserve"> </w:t>
      </w:r>
      <w:r w:rsidR="00202A99">
        <w:rPr>
          <w:rFonts w:asciiTheme="majorHAnsi" w:hAnsiTheme="majorHAnsi" w:cstheme="majorHAnsi"/>
          <w:sz w:val="24"/>
          <w:szCs w:val="24"/>
        </w:rPr>
        <w:t xml:space="preserve">we used </w:t>
      </w:r>
      <w:r w:rsidRPr="00FD21E9">
        <w:rPr>
          <w:rFonts w:asciiTheme="majorHAnsi" w:hAnsiTheme="majorHAnsi" w:cstheme="majorHAnsi"/>
          <w:sz w:val="24"/>
          <w:szCs w:val="24"/>
        </w:rPr>
        <w:t xml:space="preserve">the female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for both male and female scaffolding.</w:t>
      </w:r>
    </w:p>
    <w:p w14:paraId="5710ECC4" w14:textId="4DFAB3A0"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by looking at base quality and mapping metrics. </w:t>
      </w:r>
      <w:r w:rsidR="00C8509D">
        <w:rPr>
          <w:rFonts w:asciiTheme="majorHAnsi" w:hAnsiTheme="majorHAnsi" w:cstheme="majorHAnsi"/>
          <w:sz w:val="24"/>
          <w:szCs w:val="24"/>
        </w:rPr>
        <w:t>We</w:t>
      </w:r>
      <w:r w:rsidRPr="00FD21E9">
        <w:rPr>
          <w:rFonts w:asciiTheme="majorHAnsi" w:hAnsiTheme="majorHAnsi" w:cstheme="majorHAnsi"/>
          <w:sz w:val="24"/>
          <w:szCs w:val="24"/>
        </w:rPr>
        <w:t xml:space="preserv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{"citationID":"i6l6KGxI","properties":{"formattedCitation":"(Andrews,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assess if the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would be useful in linking scaffolds, we </w:t>
      </w:r>
      <w:r w:rsidR="00202A99">
        <w:rPr>
          <w:rFonts w:asciiTheme="majorHAnsi" w:hAnsiTheme="majorHAnsi" w:cstheme="majorHAnsi"/>
          <w:sz w:val="24"/>
          <w:szCs w:val="24"/>
        </w:rPr>
        <w:t xml:space="preserve">1) </w:t>
      </w:r>
      <w:r w:rsidRPr="00FD21E9">
        <w:rPr>
          <w:rFonts w:asciiTheme="majorHAnsi" w:hAnsiTheme="majorHAnsi" w:cstheme="majorHAnsi"/>
          <w:sz w:val="24"/>
          <w:szCs w:val="24"/>
        </w:rPr>
        <w:t xml:space="preserve">looked at a percentage of high-quality reads (minimum mapping quality of greater than or equal to 20, a maximum edit distance of less than or equal to 5, and no duplications) that mapped to our draft assembly created </w:t>
      </w:r>
      <w:r w:rsidR="00202A99">
        <w:rPr>
          <w:rFonts w:asciiTheme="majorHAnsi" w:hAnsiTheme="majorHAnsi" w:cstheme="majorHAnsi"/>
          <w:sz w:val="24"/>
          <w:szCs w:val="24"/>
        </w:rPr>
        <w:t>using only PacBio reads; and 2)</w:t>
      </w:r>
      <w:r w:rsidRPr="00FD21E9">
        <w:rPr>
          <w:rFonts w:asciiTheme="majorHAnsi" w:hAnsiTheme="majorHAnsi" w:cstheme="majorHAnsi"/>
          <w:sz w:val="24"/>
          <w:szCs w:val="24"/>
        </w:rPr>
        <w:t xml:space="preserve"> observed the number of reads which aligned to each contig (&gt;</w:t>
      </w:r>
      <w:r w:rsidR="00C8509D">
        <w:rPr>
          <w:rFonts w:asciiTheme="majorHAnsi" w:hAnsiTheme="majorHAnsi" w:cstheme="majorHAnsi"/>
          <w:sz w:val="24"/>
          <w:szCs w:val="24"/>
        </w:rPr>
        <w:t xml:space="preserve"> </w:t>
      </w:r>
      <w:r w:rsidRPr="00FD21E9">
        <w:rPr>
          <w:rFonts w:asciiTheme="majorHAnsi" w:hAnsiTheme="majorHAnsi" w:cstheme="majorHAnsi"/>
          <w:sz w:val="24"/>
          <w:szCs w:val="24"/>
        </w:rPr>
        <w:t>600 desired) and the number of high-quality reads greater than 10</w:t>
      </w:r>
      <w:r w:rsidR="00C8509D">
        <w:rPr>
          <w:rFonts w:asciiTheme="majorHAnsi" w:hAnsiTheme="majorHAnsi" w:cstheme="majorHAnsi"/>
          <w:sz w:val="24"/>
          <w:szCs w:val="24"/>
        </w:rPr>
        <w:t xml:space="preserve"> </w:t>
      </w:r>
      <w:r w:rsidR="007B7A16">
        <w:rPr>
          <w:rFonts w:asciiTheme="majorHAnsi" w:hAnsiTheme="majorHAnsi" w:cstheme="majorHAnsi"/>
          <w:sz w:val="24"/>
          <w:szCs w:val="24"/>
        </w:rPr>
        <w:t>k</w:t>
      </w:r>
      <w:r w:rsidRPr="00FD21E9">
        <w:rPr>
          <w:rFonts w:asciiTheme="majorHAnsi" w:hAnsiTheme="majorHAnsi" w:cstheme="majorHAnsi"/>
          <w:sz w:val="24"/>
          <w:szCs w:val="24"/>
        </w:rPr>
        <w:t>b apart (1-15% expected).</w:t>
      </w:r>
    </w:p>
    <w:p w14:paraId="3F58042E" w14:textId="77777777" w:rsidR="003F5039" w:rsidRPr="0087338E" w:rsidRDefault="003F5039" w:rsidP="0011235A">
      <w:pPr>
        <w:spacing w:line="240" w:lineRule="auto"/>
        <w:ind w:right="270"/>
        <w:rPr>
          <w:rFonts w:asciiTheme="majorHAnsi" w:hAnsiTheme="majorHAnsi" w:cstheme="majorHAnsi"/>
          <w:sz w:val="24"/>
          <w:szCs w:val="24"/>
        </w:rPr>
      </w:pPr>
    </w:p>
    <w:p w14:paraId="2EA51E8C" w14:textId="77777777" w:rsidR="003F5039" w:rsidRPr="0087338E" w:rsidRDefault="003F5039" w:rsidP="0011235A">
      <w:pPr>
        <w:pStyle w:val="HTMLAddress"/>
        <w:spacing w:line="240" w:lineRule="auto"/>
        <w:outlineLvl w:val="2"/>
        <w:rPr>
          <w:rFonts w:asciiTheme="majorHAnsi" w:hAnsiTheme="majorHAnsi" w:cstheme="majorHAnsi"/>
          <w:sz w:val="24"/>
          <w:szCs w:val="24"/>
        </w:rPr>
      </w:pPr>
      <w:bookmarkStart w:id="312" w:name="_Toc113123189"/>
      <w:bookmarkStart w:id="313" w:name="_Toc144802737"/>
      <w:r w:rsidRPr="0087338E">
        <w:rPr>
          <w:rFonts w:asciiTheme="majorHAnsi" w:hAnsiTheme="majorHAnsi" w:cstheme="majorHAnsi"/>
          <w:sz w:val="24"/>
          <w:szCs w:val="24"/>
        </w:rPr>
        <w:t>Genome assembly</w:t>
      </w:r>
      <w:bookmarkEnd w:id="312"/>
      <w:bookmarkEnd w:id="313"/>
    </w:p>
    <w:p w14:paraId="0F919F6E" w14:textId="6A27EFDD" w:rsidR="003F5039" w:rsidRPr="0087338E" w:rsidRDefault="003F5039" w:rsidP="0011235A">
      <w:pPr>
        <w:spacing w:line="240" w:lineRule="auto"/>
        <w:rPr>
          <w:rFonts w:asciiTheme="majorHAnsi" w:hAnsiTheme="majorHAnsi" w:cstheme="majorHAnsi"/>
          <w:sz w:val="24"/>
          <w:szCs w:val="24"/>
        </w:rPr>
      </w:pPr>
      <w:r w:rsidRPr="0087338E">
        <w:rPr>
          <w:rFonts w:asciiTheme="majorHAnsi" w:hAnsiTheme="majorHAnsi" w:cstheme="majorHAnsi"/>
          <w:sz w:val="24"/>
          <w:szCs w:val="24"/>
        </w:rPr>
        <w:t>We generated an initial draft assembly (A</w:t>
      </w:r>
      <w:r w:rsidRPr="0087338E">
        <w:rPr>
          <w:rFonts w:asciiTheme="majorHAnsi" w:hAnsiTheme="majorHAnsi" w:cstheme="majorHAnsi"/>
          <w:sz w:val="24"/>
          <w:szCs w:val="24"/>
          <w:vertAlign w:val="subscript"/>
        </w:rPr>
        <w:t>1</w:t>
      </w:r>
      <w:r w:rsidRPr="0087338E">
        <w:rPr>
          <w:rFonts w:asciiTheme="majorHAnsi" w:hAnsiTheme="majorHAnsi" w:cstheme="majorHAnsi"/>
          <w:sz w:val="24"/>
          <w:szCs w:val="24"/>
        </w:rPr>
        <w:t xml:space="preserve">) purged of duplicate </w:t>
      </w:r>
      <w:proofErr w:type="spellStart"/>
      <w:r w:rsidRPr="0087338E">
        <w:rPr>
          <w:rFonts w:asciiTheme="majorHAnsi" w:hAnsiTheme="majorHAnsi" w:cstheme="majorHAnsi"/>
          <w:sz w:val="24"/>
          <w:szCs w:val="24"/>
        </w:rPr>
        <w:t>haplotigs</w:t>
      </w:r>
      <w:proofErr w:type="spellEnd"/>
      <w:r w:rsidRPr="0087338E">
        <w:rPr>
          <w:rFonts w:asciiTheme="majorHAnsi" w:hAnsiTheme="majorHAnsi" w:cstheme="majorHAnsi"/>
          <w:sz w:val="24"/>
          <w:szCs w:val="24"/>
        </w:rPr>
        <w:t xml:space="preserve"> using the IPA HiFi Genome Assembler (</w:t>
      </w:r>
      <w:proofErr w:type="spellStart"/>
      <w:r w:rsidRPr="0087338E">
        <w:rPr>
          <w:rFonts w:asciiTheme="majorHAnsi" w:hAnsiTheme="majorHAnsi" w:cstheme="majorHAnsi"/>
          <w:sz w:val="24"/>
          <w:szCs w:val="24"/>
        </w:rPr>
        <w:t>ipa</w:t>
      </w:r>
      <w:proofErr w:type="spellEnd"/>
      <w:r w:rsidRPr="0087338E">
        <w:rPr>
          <w:rFonts w:asciiTheme="majorHAnsi" w:hAnsiTheme="majorHAnsi" w:cstheme="majorHAnsi"/>
          <w:sz w:val="24"/>
          <w:szCs w:val="24"/>
        </w:rPr>
        <w:t xml:space="preserve">) v1.3.1 (https://github.com/PacificBiosciences/pbipa), with </w:t>
      </w:r>
      <w:proofErr w:type="spellStart"/>
      <w:r w:rsidRPr="0087338E">
        <w:rPr>
          <w:rFonts w:asciiTheme="majorHAnsi" w:hAnsiTheme="majorHAnsi" w:cstheme="majorHAnsi"/>
          <w:sz w:val="24"/>
          <w:szCs w:val="24"/>
        </w:rPr>
        <w:t>purge_dups</w:t>
      </w:r>
      <w:proofErr w:type="spellEnd"/>
      <w:r w:rsidRPr="0087338E">
        <w:rPr>
          <w:rFonts w:asciiTheme="majorHAnsi" w:hAnsiTheme="majorHAnsi" w:cstheme="majorHAnsi"/>
          <w:sz w:val="24"/>
          <w:szCs w:val="24"/>
        </w:rPr>
        <w:t xml:space="preserve"> v1.2.3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{"citationID":"kapu5sGW","properties":{"formattedCitation":"(Guan et al., 2020)","plainCitation":"(Guan et al., 2020)","noteIndex":0},"citationItems":[{"id":570,"uris":["http://zotero.org/users/local/3tku6QP0/items/LMKQY3YD"],"itemData":{"id":570,"type":"article-journal","abstract":"Motivation: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(Guan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and Racon v1.4.13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{"citationID":"lV8zYykI","properties":{"formattedCitation":"(Vaser et al., 2017)","plainCitation":"(Vaser et al., 2017)","noteIndex":0},"citationItems":[{"id":572,"uris":["http://zotero.org/users/local/3tku6QP0/items/DBEV5WUV"],"itemData":{"id":572,"type":"article-journal","abstract":"The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(Vaser et al., 2017)</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wrappers enabled to generate phased primary and alternative assembly files polished of errors. </w:t>
      </w:r>
      <w:r w:rsidR="00C8509D">
        <w:rPr>
          <w:rFonts w:asciiTheme="majorHAnsi" w:hAnsiTheme="majorHAnsi" w:cstheme="majorHAnsi"/>
          <w:sz w:val="24"/>
          <w:szCs w:val="24"/>
        </w:rPr>
        <w:t>A linked- and long read- (A</w:t>
      </w:r>
      <w:r w:rsidR="00C8509D" w:rsidRPr="008142CF">
        <w:rPr>
          <w:rFonts w:asciiTheme="majorHAnsi" w:hAnsiTheme="majorHAnsi" w:cstheme="majorHAnsi"/>
          <w:sz w:val="24"/>
          <w:szCs w:val="24"/>
          <w:vertAlign w:val="subscript"/>
        </w:rPr>
        <w:t>2</w:t>
      </w:r>
      <w:r w:rsidR="00C8509D">
        <w:rPr>
          <w:rFonts w:asciiTheme="majorHAnsi" w:hAnsiTheme="majorHAnsi" w:cstheme="majorHAnsi"/>
          <w:sz w:val="24"/>
          <w:szCs w:val="24"/>
        </w:rPr>
        <w:t>) draft assembly was created using</w:t>
      </w:r>
      <w:r w:rsidRPr="0087338E">
        <w:rPr>
          <w:rFonts w:asciiTheme="majorHAnsi" w:hAnsiTheme="majorHAnsi" w:cstheme="majorHAnsi"/>
          <w:sz w:val="24"/>
          <w:szCs w:val="24"/>
        </w:rPr>
        <w:t xml:space="preserve"> scaff10x</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{"citationID":"poKgUz6v","properties":{"formattedCitation":"(Ning, n.d.)","plainCitation":"(Ning, n.d.)","noteIndex":0},"citationItems":[{"id":573,"uris":["http://zotero.org/users/local/3tku6QP0/items/LL5LG448"],"itemData":{"id":573,"type":"software","title":"Scaff10X: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(Ning, n.d.)</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with </w:t>
      </w:r>
      <w:r w:rsidRPr="00FD21E9">
        <w:rPr>
          <w:rFonts w:asciiTheme="majorHAnsi" w:hAnsiTheme="majorHAnsi" w:cstheme="majorHAnsi"/>
          <w:color w:val="00000A"/>
          <w:sz w:val="24"/>
          <w:szCs w:val="24"/>
        </w:rPr>
        <w:t xml:space="preserve">the following parameters: </w:t>
      </w:r>
      <w:r w:rsidRPr="005549A1">
        <w:rPr>
          <w:rFonts w:ascii="Courier" w:hAnsi="Courier" w:cstheme="majorHAnsi"/>
          <w:color w:val="00000A"/>
          <w:sz w:val="24"/>
          <w:szCs w:val="24"/>
        </w:rPr>
        <w:t>-</w:t>
      </w:r>
      <w:proofErr w:type="spellStart"/>
      <w:r w:rsidRPr="005549A1">
        <w:rPr>
          <w:rFonts w:ascii="Courier" w:hAnsi="Courier" w:cstheme="majorHAnsi"/>
          <w:color w:val="00000A"/>
          <w:sz w:val="24"/>
          <w:szCs w:val="24"/>
        </w:rPr>
        <w:t>longread</w:t>
      </w:r>
      <w:proofErr w:type="spellEnd"/>
      <w:r w:rsidRPr="005549A1">
        <w:rPr>
          <w:rFonts w:ascii="Courier" w:hAnsi="Courier" w:cstheme="majorHAnsi"/>
          <w:color w:val="00000A"/>
          <w:sz w:val="24"/>
          <w:szCs w:val="24"/>
        </w:rPr>
        <w:t xml:space="preserve"> 1 -gap 100 -matrix 2000 -reads 10 -link 8 -score 20 -edge 50000 -block 50000</w:t>
      </w:r>
      <w:r w:rsidRPr="00FD21E9">
        <w:rPr>
          <w:rFonts w:asciiTheme="majorHAnsi" w:hAnsiTheme="majorHAnsi" w:cstheme="majorHAnsi"/>
          <w:color w:val="00000A"/>
          <w:sz w:val="24"/>
          <w:szCs w:val="24"/>
        </w:rPr>
        <w:t xml:space="preserve"> </w:t>
      </w:r>
      <w:r w:rsidR="00C8509D">
        <w:rPr>
          <w:rFonts w:asciiTheme="majorHAnsi" w:hAnsiTheme="majorHAnsi" w:cstheme="majorHAnsi"/>
          <w:sz w:val="24"/>
          <w:szCs w:val="24"/>
        </w:rPr>
        <w:t>to</w:t>
      </w:r>
      <w:r w:rsidRPr="00FD21E9">
        <w:rPr>
          <w:rFonts w:asciiTheme="majorHAnsi" w:hAnsiTheme="majorHAnsi" w:cstheme="majorHAnsi"/>
          <w:sz w:val="24"/>
          <w:szCs w:val="24"/>
        </w:rPr>
        <w:t xml:space="preserve"> first break the assembly at locations that were incorrectly joined</w:t>
      </w:r>
      <w:r w:rsidR="00C8509D">
        <w:rPr>
          <w:rFonts w:asciiTheme="majorHAnsi" w:hAnsiTheme="majorHAnsi" w:cstheme="majorHAnsi"/>
          <w:sz w:val="24"/>
          <w:szCs w:val="24"/>
        </w:rPr>
        <w:t xml:space="preserve"> and</w:t>
      </w:r>
      <w:r w:rsidRPr="00FD21E9">
        <w:rPr>
          <w:rFonts w:asciiTheme="majorHAnsi" w:hAnsiTheme="majorHAnsi" w:cstheme="majorHAnsi"/>
          <w:sz w:val="24"/>
          <w:szCs w:val="24"/>
        </w:rPr>
        <w:t xml:space="preserve"> scaffold the assembly into larger, more contiguous</w:t>
      </w:r>
      <w:r w:rsidRPr="00FD21E9">
        <w:rPr>
          <w:rFonts w:asciiTheme="majorHAnsi" w:hAnsiTheme="majorHAnsi" w:cstheme="majorHAnsi"/>
          <w:color w:val="00000A"/>
          <w:sz w:val="24"/>
          <w:szCs w:val="24"/>
        </w:rPr>
        <w:t xml:space="preserve"> sequencing segments. After linked-read scaffolding, we </w:t>
      </w:r>
      <w:r w:rsidR="006514C3">
        <w:rPr>
          <w:rFonts w:asciiTheme="majorHAnsi" w:hAnsiTheme="majorHAnsi" w:cstheme="majorHAnsi"/>
          <w:color w:val="00000A"/>
          <w:sz w:val="24"/>
          <w:szCs w:val="24"/>
        </w:rPr>
        <w:t xml:space="preserve">prepared the Hi-C data </w:t>
      </w:r>
      <w:r w:rsidRPr="00FD21E9">
        <w:rPr>
          <w:rFonts w:asciiTheme="majorHAnsi" w:hAnsiTheme="majorHAnsi" w:cstheme="majorHAnsi"/>
          <w:color w:val="00000A"/>
          <w:sz w:val="24"/>
          <w:szCs w:val="24"/>
        </w:rPr>
        <w:t>follow</w:t>
      </w:r>
      <w:r w:rsidR="006514C3">
        <w:rPr>
          <w:rFonts w:asciiTheme="majorHAnsi" w:hAnsiTheme="majorHAnsi" w:cstheme="majorHAnsi"/>
          <w:color w:val="00000A"/>
          <w:sz w:val="24"/>
          <w:szCs w:val="24"/>
        </w:rPr>
        <w:t>ing</w:t>
      </w:r>
      <w:r w:rsidRPr="00FD21E9">
        <w:rPr>
          <w:rFonts w:asciiTheme="majorHAnsi" w:hAnsiTheme="majorHAnsi" w:cstheme="majorHAnsi"/>
          <w:color w:val="00000A"/>
          <w:sz w:val="24"/>
          <w:szCs w:val="24"/>
        </w:rPr>
        <w:t xml:space="preserve"> the Arima mapping protocol (https://github.com/ArimaGenomics/mapping_pipeline) </w:t>
      </w:r>
      <w:r w:rsidR="006514C3">
        <w:rPr>
          <w:rFonts w:asciiTheme="majorHAnsi" w:hAnsiTheme="majorHAnsi" w:cstheme="majorHAnsi"/>
          <w:color w:val="00000A"/>
          <w:sz w:val="24"/>
          <w:szCs w:val="24"/>
        </w:rPr>
        <w:t xml:space="preserve">so </w:t>
      </w:r>
      <w:r w:rsidRPr="00FD21E9">
        <w:rPr>
          <w:rFonts w:asciiTheme="majorHAnsi" w:hAnsiTheme="majorHAnsi" w:cstheme="majorHAnsi"/>
          <w:color w:val="00000A"/>
          <w:sz w:val="24"/>
          <w:szCs w:val="24"/>
        </w:rPr>
        <w:t xml:space="preserve">interaction mapping information </w:t>
      </w:r>
      <w:r w:rsidR="006514C3">
        <w:rPr>
          <w:rFonts w:asciiTheme="majorHAnsi" w:hAnsiTheme="majorHAnsi" w:cstheme="majorHAnsi"/>
          <w:color w:val="00000A"/>
          <w:sz w:val="24"/>
          <w:szCs w:val="24"/>
        </w:rPr>
        <w:t xml:space="preserve">could be used </w:t>
      </w:r>
      <w:r w:rsidRPr="00FD21E9">
        <w:rPr>
          <w:rFonts w:asciiTheme="majorHAnsi" w:hAnsiTheme="majorHAnsi" w:cstheme="majorHAnsi"/>
          <w:color w:val="00000A"/>
          <w:sz w:val="24"/>
          <w:szCs w:val="24"/>
        </w:rPr>
        <w:t>to further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To prep the sequencing data</w:t>
      </w:r>
      <w:r w:rsidR="00E054DD">
        <w:rPr>
          <w:rFonts w:asciiTheme="majorHAnsi" w:hAnsiTheme="majorHAnsi" w:cstheme="majorHAnsi"/>
          <w:color w:val="00000A"/>
          <w:sz w:val="24"/>
          <w:szCs w:val="24"/>
        </w:rPr>
        <w:t xml:space="preserve"> for further scaffolding</w:t>
      </w:r>
      <w:r w:rsidRPr="00FD21E9">
        <w:rPr>
          <w:rFonts w:asciiTheme="majorHAnsi" w:hAnsiTheme="majorHAnsi" w:cstheme="majorHAnsi"/>
          <w:color w:val="00000A"/>
          <w:sz w:val="24"/>
          <w:szCs w:val="24"/>
        </w:rPr>
        <w:t xml:space="preserve">, we independently aligned paired-end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as single-ended reads to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using BWA v0.7.17-r1188</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{"citationID":"RnfBiDgd","properties":{"formattedCitation":"(Li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&amp; Durbin, 2009)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and </w:t>
      </w:r>
      <w:proofErr w:type="spellStart"/>
      <w:r w:rsidRPr="00FD21E9">
        <w:rPr>
          <w:rFonts w:asciiTheme="majorHAnsi" w:hAnsiTheme="majorHAnsi" w:cstheme="majorHAnsi"/>
          <w:color w:val="00000A"/>
          <w:sz w:val="24"/>
          <w:szCs w:val="24"/>
        </w:rPr>
        <w:t>samtools</w:t>
      </w:r>
      <w:proofErr w:type="spellEnd"/>
      <w:r w:rsidRPr="00FD21E9">
        <w:rPr>
          <w:rFonts w:asciiTheme="majorHAnsi" w:hAnsiTheme="majorHAnsi" w:cstheme="majorHAnsi"/>
          <w:color w:val="00000A"/>
          <w:sz w:val="24"/>
          <w:szCs w:val="24"/>
        </w:rPr>
        <w:t xml:space="preserve"> v1.7</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{"citationID":"1kuPBh4c","properties":{"formattedCitation":"(Li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et al., 2009)</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Next, we retained the 5’ end of the read to eliminate chimeric reads using a custom Arima </w:t>
      </w:r>
      <w:proofErr w:type="spellStart"/>
      <w:r w:rsidRPr="00FD21E9">
        <w:rPr>
          <w:rFonts w:asciiTheme="majorHAnsi" w:hAnsiTheme="majorHAnsi" w:cstheme="majorHAnsi"/>
          <w:color w:val="00000A"/>
          <w:sz w:val="24"/>
          <w:szCs w:val="24"/>
        </w:rPr>
        <w:t>perl</w:t>
      </w:r>
      <w:proofErr w:type="spellEnd"/>
      <w:r w:rsidRPr="00FD21E9">
        <w:rPr>
          <w:rFonts w:asciiTheme="majorHAnsi" w:hAnsiTheme="majorHAnsi" w:cstheme="majorHAnsi"/>
          <w:color w:val="00000A"/>
          <w:sz w:val="24"/>
          <w:szCs w:val="24"/>
        </w:rPr>
        <w:t xml:space="preserve"> script. Then, we paired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to produce paired-end BAM files and used </w:t>
      </w:r>
      <w:proofErr w:type="spellStart"/>
      <w:r w:rsidRPr="00FD21E9">
        <w:rPr>
          <w:rFonts w:asciiTheme="majorHAnsi" w:hAnsiTheme="majorHAnsi" w:cstheme="majorHAnsi"/>
          <w:color w:val="00000A"/>
          <w:sz w:val="24"/>
          <w:szCs w:val="24"/>
        </w:rPr>
        <w:t>PicardCommandTools</w:t>
      </w:r>
      <w:proofErr w:type="spellEnd"/>
      <w:r w:rsidRPr="00FD21E9">
        <w:rPr>
          <w:rFonts w:asciiTheme="majorHAnsi" w:hAnsiTheme="majorHAnsi" w:cstheme="majorHAnsi"/>
          <w:color w:val="00000A"/>
          <w:sz w:val="24"/>
          <w:szCs w:val="24"/>
        </w:rPr>
        <w:t xml:space="preserve"> (https://github.com/broadinstitute/picard) to add read groups and remove PCR duplicates. After filtering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sequencing data</w:t>
      </w:r>
      <w:r w:rsidR="00107B19">
        <w:rPr>
          <w:rFonts w:asciiTheme="majorHAnsi" w:hAnsiTheme="majorHAnsi" w:cstheme="majorHAnsi"/>
          <w:color w:val="00000A"/>
          <w:sz w:val="24"/>
          <w:szCs w:val="24"/>
        </w:rPr>
        <w:t xml:space="preserve"> following parameters described in the sequencing and quality control sections</w:t>
      </w:r>
      <w:r w:rsidRPr="00FD21E9">
        <w:rPr>
          <w:rFonts w:asciiTheme="majorHAnsi" w:hAnsiTheme="majorHAnsi" w:cstheme="majorHAnsi"/>
          <w:color w:val="00000A"/>
          <w:sz w:val="24"/>
          <w:szCs w:val="24"/>
        </w:rPr>
        <w:t xml:space="preserve">, we converted BAM files to sorted BED files with </w:t>
      </w:r>
      <w:proofErr w:type="spellStart"/>
      <w:r w:rsidR="00D32D4D">
        <w:rPr>
          <w:rFonts w:asciiTheme="majorHAnsi" w:hAnsiTheme="majorHAnsi" w:cstheme="majorHAnsi"/>
          <w:color w:val="00000A"/>
          <w:sz w:val="24"/>
          <w:szCs w:val="24"/>
        </w:rPr>
        <w:t>BED</w:t>
      </w:r>
      <w:r w:rsidRPr="00FD21E9">
        <w:rPr>
          <w:rFonts w:asciiTheme="majorHAnsi" w:hAnsiTheme="majorHAnsi" w:cstheme="majorHAnsi"/>
          <w:color w:val="00000A"/>
          <w:sz w:val="24"/>
          <w:szCs w:val="24"/>
        </w:rPr>
        <w:t>tools</w:t>
      </w:r>
      <w:proofErr w:type="spellEnd"/>
      <w:r w:rsidRPr="00FD21E9">
        <w:rPr>
          <w:rFonts w:asciiTheme="majorHAnsi" w:hAnsiTheme="majorHAnsi" w:cstheme="majorHAnsi"/>
          <w:color w:val="00000A"/>
          <w:sz w:val="24"/>
          <w:szCs w:val="24"/>
        </w:rPr>
        <w:t xml:space="preserve"> v2.29.2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{"citationID":"QXFJPeQ4","properties":{"formattedCitation":"(Quinlan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(Quinlan &amp; Hall,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The</w:t>
      </w:r>
      <w:r w:rsidRPr="00FD21E9">
        <w:rPr>
          <w:rFonts w:asciiTheme="majorHAnsi" w:hAnsiTheme="majorHAnsi" w:cstheme="majorHAnsi"/>
          <w:color w:val="00000A"/>
          <w:sz w:val="24"/>
          <w:szCs w:val="24"/>
        </w:rPr>
        <w:t xml:space="preserv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and BED files were input into SALSA2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{"citationID":"gcPTjvKZ","properties":{"formattedCitation":"(Ghurye et al., 2019)","plainCitation":"(Ghurye et al., 2019)","noteIndex":0},"citationItems":[{"id":488,"uris":["http://zotero.org/users/local/3tku6QP0/items/26F9RGWT"],"itemData":{"id":488,"type":"article-journal","abstract":"Long-read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(Ghurye et al., 2019)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with non-default parameters </w:t>
      </w:r>
      <w:r w:rsidRPr="005549A1">
        <w:rPr>
          <w:rFonts w:ascii="Courier" w:hAnsi="Courier" w:cstheme="majorHAnsi"/>
          <w:color w:val="00000A"/>
          <w:sz w:val="24"/>
          <w:szCs w:val="24"/>
        </w:rPr>
        <w:t>(</w:t>
      </w:r>
      <w:r w:rsidRPr="005549A1">
        <w:rPr>
          <w:rFonts w:ascii="Courier" w:hAnsi="Courier" w:cstheme="majorHAnsi"/>
          <w:sz w:val="24"/>
          <w:szCs w:val="24"/>
        </w:rPr>
        <w:t>-</w:t>
      </w:r>
      <w:proofErr w:type="spellStart"/>
      <w:r w:rsidRPr="005549A1">
        <w:rPr>
          <w:rFonts w:ascii="Courier" w:hAnsi="Courier" w:cstheme="majorHAnsi"/>
          <w:sz w:val="24"/>
          <w:szCs w:val="24"/>
        </w:rPr>
        <w:t>i</w:t>
      </w:r>
      <w:proofErr w:type="spellEnd"/>
      <w:r w:rsidRPr="005549A1">
        <w:rPr>
          <w:rFonts w:ascii="Courier" w:hAnsi="Courier" w:cstheme="majorHAnsi"/>
          <w:sz w:val="24"/>
          <w:szCs w:val="24"/>
        </w:rPr>
        <w:t xml:space="preserve"> 5 -x GATC -m yes</w:t>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to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with the filtered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data to produce a linked, long, and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assembly. Finally, to anchor the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xml:space="preserve"> assembly into chromosome-scale scaffolds we used </w:t>
      </w:r>
      <w:proofErr w:type="spellStart"/>
      <w:r w:rsidRPr="0087338E">
        <w:rPr>
          <w:rFonts w:asciiTheme="majorHAnsi" w:hAnsiTheme="majorHAnsi" w:cstheme="majorHAnsi"/>
          <w:sz w:val="24"/>
          <w:szCs w:val="24"/>
        </w:rPr>
        <w:t>chromonomer</w:t>
      </w:r>
      <w:proofErr w:type="spellEnd"/>
      <w:r w:rsidRPr="0087338E">
        <w:rPr>
          <w:rFonts w:asciiTheme="majorHAnsi" w:hAnsiTheme="majorHAnsi" w:cstheme="majorHAnsi"/>
          <w:sz w:val="24"/>
          <w:szCs w:val="24"/>
        </w:rPr>
        <w:t xml:space="preserve"> v1.13</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{"citationID":"DNN9k1h0","properties":{"formattedCitation":"(Catchen et al., 2020)","plainCitation":"(Catchen et al., 2020)","noteIndex":0},"citationItems":[{"id":492,"uris":["http://zotero.org/users/local/3tku6QP0/items/FDEMU4N3"],"itemData":{"id":492,"type":"article-journal","abstract":"The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(Catchen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in combination with a previously published delta smelt linkage map</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{"citationID":"Jo3upBbf","properties":{"formattedCitation":"(Lew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(Lew et al., 2015)</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to produce a chromosome-level reference genome (A</w:t>
      </w:r>
      <w:r w:rsidRPr="0087338E">
        <w:rPr>
          <w:rFonts w:asciiTheme="majorHAnsi" w:hAnsiTheme="majorHAnsi" w:cstheme="majorHAnsi"/>
          <w:sz w:val="24"/>
          <w:szCs w:val="24"/>
          <w:vertAlign w:val="subscript"/>
        </w:rPr>
        <w:t>4</w:t>
      </w:r>
      <w:r w:rsidRPr="0087338E">
        <w:rPr>
          <w:rFonts w:asciiTheme="majorHAnsi" w:hAnsiTheme="majorHAnsi" w:cstheme="majorHAnsi"/>
          <w:sz w:val="24"/>
          <w:szCs w:val="24"/>
        </w:rPr>
        <w:t>) assembly.</w:t>
      </w:r>
    </w:p>
    <w:p w14:paraId="609DE5C6" w14:textId="77777777" w:rsidR="003F5039" w:rsidRPr="00FD21E9" w:rsidRDefault="003F5039" w:rsidP="0011235A">
      <w:pPr>
        <w:spacing w:line="240" w:lineRule="auto"/>
        <w:ind w:right="270"/>
        <w:rPr>
          <w:rFonts w:asciiTheme="majorHAnsi" w:hAnsiTheme="majorHAnsi" w:cstheme="majorHAnsi"/>
          <w:sz w:val="24"/>
          <w:szCs w:val="24"/>
        </w:rPr>
      </w:pPr>
    </w:p>
    <w:p w14:paraId="2484BA38"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314" w:name="_Toc113123190"/>
      <w:bookmarkStart w:id="315" w:name="_Toc144802738"/>
      <w:r w:rsidRPr="00FD21E9">
        <w:rPr>
          <w:rFonts w:asciiTheme="majorHAnsi" w:hAnsiTheme="majorHAnsi" w:cstheme="majorHAnsi"/>
          <w:sz w:val="24"/>
          <w:szCs w:val="24"/>
        </w:rPr>
        <w:t>Assembly quality assessment</w:t>
      </w:r>
      <w:bookmarkEnd w:id="314"/>
      <w:bookmarkEnd w:id="315"/>
    </w:p>
    <w:p w14:paraId="12E8AF4B" w14:textId="38B86592"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lastRenderedPageBreak/>
        <w:t>After each step generated a draft assembly (A</w:t>
      </w:r>
      <w:r w:rsidRPr="00FD21E9">
        <w:rPr>
          <w:rFonts w:asciiTheme="majorHAnsi" w:hAnsiTheme="majorHAnsi" w:cstheme="majorHAnsi"/>
          <w:sz w:val="24"/>
          <w:szCs w:val="24"/>
          <w:vertAlign w:val="subscript"/>
        </w:rPr>
        <w:t xml:space="preserve">1 </w:t>
      </w:r>
      <w:r w:rsidRPr="00FD21E9">
        <w:rPr>
          <w:rFonts w:asciiTheme="majorHAnsi" w:hAnsiTheme="majorHAnsi" w:cstheme="majorHAnsi"/>
          <w:sz w:val="24"/>
          <w:szCs w:val="24"/>
        </w:rPr>
        <w:t>- A</w:t>
      </w:r>
      <w:r w:rsidRPr="00FD21E9">
        <w:rPr>
          <w:rFonts w:asciiTheme="majorHAnsi" w:hAnsiTheme="majorHAnsi" w:cstheme="majorHAnsi"/>
          <w:sz w:val="24"/>
          <w:szCs w:val="24"/>
          <w:vertAlign w:val="subscript"/>
        </w:rPr>
        <w:t>4</w:t>
      </w:r>
      <w:r w:rsidR="006514C3">
        <w:rPr>
          <w:rFonts w:asciiTheme="majorHAnsi" w:hAnsiTheme="majorHAnsi" w:cstheme="majorHAnsi"/>
          <w:sz w:val="24"/>
          <w:szCs w:val="24"/>
        </w:rPr>
        <w:t>)</w:t>
      </w:r>
      <w:r w:rsidRPr="00FD21E9">
        <w:rPr>
          <w:rFonts w:asciiTheme="majorHAnsi" w:hAnsiTheme="majorHAnsi" w:cstheme="majorHAnsi"/>
          <w:sz w:val="24"/>
          <w:szCs w:val="24"/>
        </w:rPr>
        <w:t xml:space="preserve">, we evaluated the contiguity, content, and composition of the resulting </w:t>
      </w:r>
      <w:proofErr w:type="spellStart"/>
      <w:r w:rsidRPr="00FD21E9">
        <w:rPr>
          <w:rFonts w:asciiTheme="majorHAnsi" w:hAnsiTheme="majorHAnsi" w:cstheme="majorHAnsi"/>
          <w:sz w:val="24"/>
          <w:szCs w:val="24"/>
        </w:rPr>
        <w:t>fasta</w:t>
      </w:r>
      <w:proofErr w:type="spellEnd"/>
      <w:r w:rsidRPr="00FD21E9">
        <w:rPr>
          <w:rFonts w:asciiTheme="majorHAnsi" w:hAnsiTheme="majorHAnsi" w:cstheme="majorHAnsi"/>
          <w:sz w:val="24"/>
          <w:szCs w:val="24"/>
        </w:rPr>
        <w:t xml:space="preserve"> file. To assess each assembly’s completeness, we used the evolutionarily informed Benchmarking Universal Single-Copy Orthologs (BUSCO) v4.0.6</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{"citationID":"jkkkCtoG","properties":{"formattedCitation":"(Sim\\uc0\\u227{}o et al., 2015)","plainCitation":"(Simão et al., 2015)","noteIndex":0},"citationItems":[{"id":393,"uris":["http://zotero.org/users/local/3tku6QP0/items/RLQY2IMS"],"itemData":{"id":393,"type":"article-journal","abstract":"ABSTRACT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(Simão et al., 2015)</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Actinopterygii lineage (actinopterygii_odb10) dataset in genome mode. </w:t>
      </w:r>
    </w:p>
    <w:p w14:paraId="03998586" w14:textId="3D6F97DB"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acquire assembly metrics, such as N50, L50, number of contigs, and assembly length, we used </w:t>
      </w:r>
      <w:proofErr w:type="spellStart"/>
      <w:r w:rsidRPr="00FD21E9">
        <w:rPr>
          <w:rFonts w:asciiTheme="majorHAnsi" w:hAnsiTheme="majorHAnsi" w:cstheme="majorHAnsi"/>
          <w:sz w:val="24"/>
          <w:szCs w:val="24"/>
        </w:rPr>
        <w:t>GenomeTools</w:t>
      </w:r>
      <w:proofErr w:type="spellEnd"/>
      <w:r w:rsidRPr="00FD21E9">
        <w:rPr>
          <w:rFonts w:asciiTheme="majorHAnsi" w:hAnsiTheme="majorHAnsi" w:cstheme="majorHAnsi"/>
          <w:sz w:val="24"/>
          <w:szCs w:val="24"/>
        </w:rPr>
        <w:t xml:space="preserve"> v1.5.10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{"citationID":"KMXj7ivB","properties":{"formattedCitation":"(Gremme et al., 2013)","plainCitation":"(Gremme et al., 2013)","noteIndex":0},"citationItems":[{"id":577,"uris":["http://zotero.org/users/local/3tku6QP0/items/7NDVMJC3"],"itemData":{"id":577,"type":"article-journal","container-title":"IEEE/ACM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(Gremme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Read length histograms were generated using jellyfish</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{"citationID":"E2k5g54N","properties":{"formattedCitation":"(Mar\\uc0\\u231{}ais &amp; Kingsford, 2011)","plainCitation":"(Marçais &amp; Kingsford, 2011)","noteIndex":0},"citationItems":[{"id":575,"uris":["http://zotero.org/users/local/3tku6QP0/items/JQCIF2XT"],"itemData":{"id":575,"type":"article-journal","abstract":"Motivation: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(Marçais &amp; Kingsford, 2011)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All assemblies within each sex and between sexes were compared using QUAST v5.2.0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{"citationID":"bsR3rfEB","properties":{"formattedCitation":"(Gurevich et al., 2013)","plainCitation":"(Gurevich et al., 2013)","noteIndex":0},"citationItems":[{"id":420,"uris":["http://zotero.org/users/local/3tku6QP0/items/NXN7B9RN"],"itemData":{"id":420,"type":"article-journal","abstract":"SUMMARY: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(Gurevich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33A41EC7"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A3D7B81" w14:textId="480B3D58"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316" w:name="_Toc113123191"/>
      <w:bookmarkStart w:id="317" w:name="_Toc144802739"/>
      <w:r w:rsidRPr="00FD21E9">
        <w:rPr>
          <w:rFonts w:asciiTheme="majorHAnsi" w:hAnsiTheme="majorHAnsi" w:cstheme="majorHAnsi"/>
          <w:sz w:val="24"/>
          <w:szCs w:val="24"/>
        </w:rPr>
        <w:t>Cytogenic</w:t>
      </w:r>
      <w:ins w:id="318" w:author="Shannon Erica Kendal Joslin" w:date="2023-10-13T09:48:00Z">
        <w:r w:rsidR="002C1A78">
          <w:rPr>
            <w:rFonts w:asciiTheme="majorHAnsi" w:hAnsiTheme="majorHAnsi" w:cstheme="majorHAnsi"/>
            <w:sz w:val="24"/>
            <w:szCs w:val="24"/>
          </w:rPr>
          <w:t xml:space="preserve"> karyotype</w:t>
        </w:r>
      </w:ins>
      <w:r w:rsidRPr="00FD21E9">
        <w:rPr>
          <w:rFonts w:asciiTheme="majorHAnsi" w:hAnsiTheme="majorHAnsi" w:cstheme="majorHAnsi"/>
          <w:sz w:val="24"/>
          <w:szCs w:val="24"/>
        </w:rPr>
        <w:t xml:space="preserve"> chromosome validation</w:t>
      </w:r>
      <w:bookmarkEnd w:id="316"/>
      <w:bookmarkEnd w:id="317"/>
    </w:p>
    <w:p w14:paraId="49CD6C97" w14:textId="4E7149BE" w:rsidR="00735E92" w:rsidRDefault="00E43F86" w:rsidP="007A3A71">
      <w:pPr>
        <w:spacing w:line="240" w:lineRule="auto"/>
        <w:rPr>
          <w:rFonts w:asciiTheme="majorHAnsi" w:hAnsiTheme="majorHAnsi" w:cstheme="majorHAnsi"/>
          <w:sz w:val="24"/>
          <w:szCs w:val="24"/>
        </w:rPr>
      </w:pPr>
      <w:r>
        <w:rPr>
          <w:rFonts w:asciiTheme="majorHAnsi" w:hAnsiTheme="majorHAnsi" w:cstheme="majorHAnsi"/>
          <w:sz w:val="24"/>
          <w:szCs w:val="24"/>
        </w:rPr>
        <w:t xml:space="preserve">We carried out two rounds of </w:t>
      </w:r>
      <w:r w:rsidR="004E2817">
        <w:rPr>
          <w:rFonts w:asciiTheme="majorHAnsi" w:hAnsiTheme="majorHAnsi" w:cstheme="majorHAnsi"/>
          <w:sz w:val="24"/>
          <w:szCs w:val="24"/>
        </w:rPr>
        <w:t>organ harvesting</w:t>
      </w:r>
      <w:r>
        <w:rPr>
          <w:rFonts w:asciiTheme="majorHAnsi" w:hAnsiTheme="majorHAnsi" w:cstheme="majorHAnsi"/>
          <w:sz w:val="24"/>
          <w:szCs w:val="24"/>
        </w:rPr>
        <w:t xml:space="preserve"> for cytogenic chromosome evaluation</w:t>
      </w:r>
      <w:r w:rsidR="002A4536">
        <w:rPr>
          <w:rFonts w:asciiTheme="majorHAnsi" w:hAnsiTheme="majorHAnsi" w:cstheme="majorHAnsi"/>
          <w:sz w:val="24"/>
          <w:szCs w:val="24"/>
        </w:rPr>
        <w:t xml:space="preserve"> by karyotyping</w:t>
      </w:r>
      <w:r>
        <w:rPr>
          <w:rFonts w:asciiTheme="majorHAnsi" w:hAnsiTheme="majorHAnsi" w:cstheme="majorHAnsi"/>
          <w:sz w:val="24"/>
          <w:szCs w:val="24"/>
        </w:rPr>
        <w:t xml:space="preserve">. All </w:t>
      </w:r>
      <w:proofErr w:type="gramStart"/>
      <w:r w:rsidR="002A4536">
        <w:rPr>
          <w:rFonts w:asciiTheme="majorHAnsi" w:hAnsiTheme="majorHAnsi" w:cstheme="majorHAnsi"/>
          <w:sz w:val="24"/>
          <w:szCs w:val="24"/>
        </w:rPr>
        <w:t>delta</w:t>
      </w:r>
      <w:proofErr w:type="gramEnd"/>
      <w:r w:rsidR="002A4536">
        <w:rPr>
          <w:rFonts w:asciiTheme="majorHAnsi" w:hAnsiTheme="majorHAnsi" w:cstheme="majorHAnsi"/>
          <w:sz w:val="24"/>
          <w:szCs w:val="24"/>
        </w:rPr>
        <w:t xml:space="preserve"> smelt</w:t>
      </w:r>
      <w:r>
        <w:rPr>
          <w:rFonts w:asciiTheme="majorHAnsi" w:hAnsiTheme="majorHAnsi" w:cstheme="majorHAnsi"/>
          <w:sz w:val="24"/>
          <w:szCs w:val="24"/>
        </w:rPr>
        <w:t xml:space="preserve"> were obtained from the </w:t>
      </w:r>
      <w:r w:rsidR="00A066C0">
        <w:rPr>
          <w:rFonts w:asciiTheme="majorHAnsi" w:hAnsiTheme="majorHAnsi" w:cstheme="majorHAnsi"/>
          <w:sz w:val="24"/>
          <w:szCs w:val="24"/>
        </w:rPr>
        <w:t>FCCL and</w:t>
      </w:r>
      <w:r>
        <w:rPr>
          <w:rFonts w:asciiTheme="majorHAnsi" w:hAnsiTheme="majorHAnsi" w:cstheme="majorHAnsi"/>
          <w:sz w:val="24"/>
          <w:szCs w:val="24"/>
        </w:rPr>
        <w:t xml:space="preserve"> were transported and handled according to </w:t>
      </w:r>
      <w:r w:rsidR="00C23BA8" w:rsidRPr="00C23BA8">
        <w:rPr>
          <w:rFonts w:asciiTheme="majorHAnsi" w:hAnsiTheme="majorHAnsi" w:cstheme="majorHAnsi"/>
          <w:sz w:val="24"/>
          <w:szCs w:val="24"/>
        </w:rPr>
        <w:t>a UC Davis IACUC-approved animal care protocol (#21533) and standard operating</w:t>
      </w:r>
      <w:r w:rsidR="008F288C">
        <w:rPr>
          <w:rFonts w:asciiTheme="majorHAnsi" w:hAnsiTheme="majorHAnsi" w:cstheme="majorHAnsi"/>
          <w:sz w:val="24"/>
          <w:szCs w:val="24"/>
        </w:rPr>
        <w:t xml:space="preserve"> </w:t>
      </w:r>
      <w:r w:rsidR="00C23BA8" w:rsidRPr="00C23BA8">
        <w:rPr>
          <w:rFonts w:asciiTheme="majorHAnsi" w:hAnsiTheme="majorHAnsi" w:cstheme="majorHAnsi"/>
          <w:sz w:val="24"/>
          <w:szCs w:val="24"/>
        </w:rPr>
        <w:t>procedures at the UC Davis Center for Aquatic Biology and Aquaculture (CABA).</w:t>
      </w:r>
      <w:r w:rsidR="008F288C">
        <w:rPr>
          <w:rFonts w:asciiTheme="majorHAnsi" w:hAnsiTheme="majorHAnsi" w:cstheme="majorHAnsi"/>
          <w:sz w:val="24"/>
          <w:szCs w:val="24"/>
        </w:rPr>
        <w:t xml:space="preserve"> </w:t>
      </w:r>
      <w:r w:rsidR="002A4536">
        <w:rPr>
          <w:rFonts w:asciiTheme="majorHAnsi" w:hAnsiTheme="majorHAnsi" w:cstheme="majorHAnsi"/>
          <w:sz w:val="24"/>
          <w:szCs w:val="24"/>
        </w:rPr>
        <w:t xml:space="preserve">The first harvest involved fifteen 240 day post hatch subadult delta smelt and the second harvest using phenotypically sexed female (N = 13) and male (N = 15) adults (360 day post hatch). </w:t>
      </w:r>
      <w:r w:rsidR="008F288C">
        <w:rPr>
          <w:rFonts w:asciiTheme="majorHAnsi" w:hAnsiTheme="majorHAnsi" w:cstheme="majorHAnsi"/>
          <w:sz w:val="24"/>
          <w:szCs w:val="24"/>
        </w:rPr>
        <w:t>Prior to</w:t>
      </w:r>
      <w:r w:rsidR="002A4536">
        <w:rPr>
          <w:rFonts w:asciiTheme="majorHAnsi" w:hAnsiTheme="majorHAnsi" w:cstheme="majorHAnsi"/>
          <w:sz w:val="24"/>
          <w:szCs w:val="24"/>
        </w:rPr>
        <w:t xml:space="preserve"> colchicine</w:t>
      </w:r>
      <w:r w:rsidR="008F288C">
        <w:rPr>
          <w:rFonts w:asciiTheme="majorHAnsi" w:hAnsiTheme="majorHAnsi" w:cstheme="majorHAnsi"/>
          <w:sz w:val="24"/>
          <w:szCs w:val="24"/>
        </w:rPr>
        <w:t xml:space="preserve"> </w:t>
      </w:r>
      <w:r w:rsidR="00167DDB">
        <w:rPr>
          <w:rFonts w:asciiTheme="majorHAnsi" w:hAnsiTheme="majorHAnsi" w:cstheme="majorHAnsi"/>
          <w:sz w:val="24"/>
          <w:szCs w:val="24"/>
        </w:rPr>
        <w:t xml:space="preserve">injections, fish were held in </w:t>
      </w:r>
      <w:r w:rsidR="005D23B9">
        <w:rPr>
          <w:rFonts w:asciiTheme="majorHAnsi" w:hAnsiTheme="majorHAnsi" w:cstheme="majorHAnsi"/>
          <w:sz w:val="24"/>
          <w:szCs w:val="24"/>
        </w:rPr>
        <w:t>140</w:t>
      </w:r>
      <w:r w:rsidR="002A4536">
        <w:rPr>
          <w:rFonts w:asciiTheme="majorHAnsi" w:hAnsiTheme="majorHAnsi" w:cstheme="majorHAnsi"/>
          <w:sz w:val="24"/>
          <w:szCs w:val="24"/>
        </w:rPr>
        <w:t xml:space="preserve"> </w:t>
      </w:r>
      <w:r w:rsidR="005D23B9">
        <w:rPr>
          <w:rFonts w:asciiTheme="majorHAnsi" w:hAnsiTheme="majorHAnsi" w:cstheme="majorHAnsi"/>
          <w:sz w:val="24"/>
          <w:szCs w:val="24"/>
        </w:rPr>
        <w:t>L</w:t>
      </w:r>
      <w:r w:rsidR="00167DDB">
        <w:rPr>
          <w:rFonts w:asciiTheme="majorHAnsi" w:hAnsiTheme="majorHAnsi" w:cstheme="majorHAnsi"/>
          <w:sz w:val="24"/>
          <w:szCs w:val="24"/>
        </w:rPr>
        <w:t xml:space="preserve"> </w:t>
      </w:r>
      <w:r w:rsidR="007A3A71">
        <w:rPr>
          <w:rFonts w:asciiTheme="majorHAnsi" w:hAnsiTheme="majorHAnsi" w:cstheme="majorHAnsi"/>
          <w:sz w:val="24"/>
          <w:szCs w:val="24"/>
        </w:rPr>
        <w:t xml:space="preserve">aerated </w:t>
      </w:r>
      <w:r w:rsidR="00167DDB">
        <w:rPr>
          <w:rFonts w:asciiTheme="majorHAnsi" w:hAnsiTheme="majorHAnsi" w:cstheme="majorHAnsi"/>
          <w:sz w:val="24"/>
          <w:szCs w:val="24"/>
        </w:rPr>
        <w:t>tanks at 12</w:t>
      </w:r>
      <w:r w:rsidR="002A4536">
        <w:rPr>
          <w:rFonts w:asciiTheme="majorHAnsi" w:hAnsiTheme="majorHAnsi" w:cstheme="majorHAnsi"/>
          <w:sz w:val="24"/>
          <w:szCs w:val="24"/>
        </w:rPr>
        <w:t xml:space="preserve"> </w:t>
      </w:r>
      <w:r w:rsidR="00167DDB" w:rsidRPr="00757362">
        <w:rPr>
          <w:rFonts w:asciiTheme="majorHAnsi" w:hAnsiTheme="majorHAnsi" w:cstheme="majorHAnsi"/>
          <w:sz w:val="24"/>
          <w:szCs w:val="24"/>
        </w:rPr>
        <w:t>°</w:t>
      </w:r>
      <w:r w:rsidR="00735E92">
        <w:rPr>
          <w:rFonts w:asciiTheme="majorHAnsi" w:hAnsiTheme="majorHAnsi" w:cstheme="majorHAnsi"/>
          <w:sz w:val="24"/>
          <w:szCs w:val="24"/>
        </w:rPr>
        <w:t>C.</w:t>
      </w:r>
      <w:r w:rsidR="007A3A71">
        <w:rPr>
          <w:rFonts w:asciiTheme="majorHAnsi" w:hAnsiTheme="majorHAnsi" w:cstheme="majorHAnsi"/>
          <w:sz w:val="24"/>
          <w:szCs w:val="24"/>
        </w:rPr>
        <w:t xml:space="preserve"> </w:t>
      </w:r>
      <w:r w:rsidR="002A4536">
        <w:rPr>
          <w:rFonts w:asciiTheme="majorHAnsi" w:hAnsiTheme="majorHAnsi" w:cstheme="majorHAnsi"/>
          <w:sz w:val="24"/>
          <w:szCs w:val="24"/>
        </w:rPr>
        <w:t>Delta smelt</w:t>
      </w:r>
      <w:r w:rsidR="007A3A71">
        <w:rPr>
          <w:rFonts w:asciiTheme="majorHAnsi" w:hAnsiTheme="majorHAnsi" w:cstheme="majorHAnsi"/>
          <w:sz w:val="24"/>
          <w:szCs w:val="24"/>
        </w:rPr>
        <w:t xml:space="preserve"> </w:t>
      </w:r>
      <w:r w:rsidR="002A4536">
        <w:rPr>
          <w:rFonts w:asciiTheme="majorHAnsi" w:hAnsiTheme="majorHAnsi" w:cstheme="majorHAnsi"/>
          <w:sz w:val="24"/>
          <w:szCs w:val="24"/>
        </w:rPr>
        <w:t xml:space="preserve">(N = </w:t>
      </w:r>
      <w:r w:rsidR="003A0548">
        <w:rPr>
          <w:rFonts w:asciiTheme="majorHAnsi" w:hAnsiTheme="majorHAnsi" w:cstheme="majorHAnsi"/>
          <w:sz w:val="24"/>
          <w:szCs w:val="24"/>
        </w:rPr>
        <w:t>28</w:t>
      </w:r>
      <w:r w:rsidR="002A4536">
        <w:rPr>
          <w:rFonts w:asciiTheme="majorHAnsi" w:hAnsiTheme="majorHAnsi" w:cstheme="majorHAnsi"/>
          <w:sz w:val="24"/>
          <w:szCs w:val="24"/>
        </w:rPr>
        <w:t xml:space="preserve">) </w:t>
      </w:r>
      <w:r w:rsidR="007A3A71">
        <w:rPr>
          <w:rFonts w:asciiTheme="majorHAnsi" w:hAnsiTheme="majorHAnsi" w:cstheme="majorHAnsi"/>
          <w:sz w:val="24"/>
          <w:szCs w:val="24"/>
        </w:rPr>
        <w:t>were removed from aerated tanks at CABA,</w:t>
      </w:r>
      <w:r w:rsidR="003F5039" w:rsidRPr="00FD21E9">
        <w:rPr>
          <w:rFonts w:asciiTheme="majorHAnsi" w:hAnsiTheme="majorHAnsi" w:cstheme="majorHAnsi"/>
          <w:sz w:val="24"/>
          <w:szCs w:val="24"/>
        </w:rPr>
        <w:t xml:space="preserve"> anesthetized</w:t>
      </w:r>
      <w:r w:rsidR="002C4466">
        <w:rPr>
          <w:rFonts w:asciiTheme="majorHAnsi" w:hAnsiTheme="majorHAnsi" w:cstheme="majorHAnsi"/>
          <w:sz w:val="24"/>
          <w:szCs w:val="24"/>
        </w:rPr>
        <w:t xml:space="preserve">, </w:t>
      </w:r>
      <w:ins w:id="319" w:author="Shannon Erica Kendal Joslin" w:date="2023-10-13T09:29:00Z">
        <w:r w:rsidR="00392570">
          <w:rPr>
            <w:rFonts w:asciiTheme="majorHAnsi" w:hAnsiTheme="majorHAnsi" w:cstheme="majorHAnsi"/>
            <w:sz w:val="24"/>
            <w:szCs w:val="24"/>
          </w:rPr>
          <w:t>total len</w:t>
        </w:r>
      </w:ins>
      <w:ins w:id="320" w:author="Shannon Erica Kendal Joslin" w:date="2023-10-14T09:58:00Z">
        <w:r w:rsidR="005A697F">
          <w:rPr>
            <w:rFonts w:asciiTheme="majorHAnsi" w:hAnsiTheme="majorHAnsi" w:cstheme="majorHAnsi"/>
            <w:sz w:val="24"/>
            <w:szCs w:val="24"/>
          </w:rPr>
          <w:t>g</w:t>
        </w:r>
      </w:ins>
      <w:ins w:id="321" w:author="Shannon Erica Kendal Joslin" w:date="2023-10-13T09:30:00Z">
        <w:r w:rsidR="00392570">
          <w:rPr>
            <w:rFonts w:asciiTheme="majorHAnsi" w:hAnsiTheme="majorHAnsi" w:cstheme="majorHAnsi"/>
            <w:sz w:val="24"/>
            <w:szCs w:val="24"/>
          </w:rPr>
          <w:t xml:space="preserve">th </w:t>
        </w:r>
      </w:ins>
      <w:r w:rsidR="00AA0A58">
        <w:rPr>
          <w:rFonts w:asciiTheme="majorHAnsi" w:hAnsiTheme="majorHAnsi" w:cstheme="majorHAnsi"/>
          <w:sz w:val="24"/>
          <w:szCs w:val="24"/>
        </w:rPr>
        <w:t>measured</w:t>
      </w:r>
      <w:del w:id="322" w:author="Shannon Erica Kendal Joslin" w:date="2023-10-13T09:30:00Z">
        <w:r w:rsidR="00AA0A58" w:rsidDel="00392570">
          <w:rPr>
            <w:rFonts w:asciiTheme="majorHAnsi" w:hAnsiTheme="majorHAnsi" w:cstheme="majorHAnsi"/>
            <w:sz w:val="24"/>
            <w:szCs w:val="24"/>
          </w:rPr>
          <w:delText xml:space="preserve"> in length</w:delText>
        </w:r>
      </w:del>
      <w:r w:rsidR="00AA0A58">
        <w:rPr>
          <w:rFonts w:asciiTheme="majorHAnsi" w:hAnsiTheme="majorHAnsi" w:cstheme="majorHAnsi"/>
          <w:sz w:val="24"/>
          <w:szCs w:val="24"/>
        </w:rPr>
        <w:t xml:space="preserve">, </w:t>
      </w:r>
      <w:r w:rsidR="00735E92">
        <w:rPr>
          <w:rFonts w:asciiTheme="majorHAnsi" w:hAnsiTheme="majorHAnsi" w:cstheme="majorHAnsi"/>
          <w:sz w:val="24"/>
          <w:szCs w:val="24"/>
        </w:rPr>
        <w:t>injected (</w:t>
      </w:r>
      <w:proofErr w:type="spellStart"/>
      <w:r w:rsidR="00735E92">
        <w:rPr>
          <w:rFonts w:asciiTheme="majorHAnsi" w:hAnsiTheme="majorHAnsi" w:cstheme="majorHAnsi"/>
          <w:sz w:val="24"/>
          <w:szCs w:val="24"/>
        </w:rPr>
        <w:t>i.p.</w:t>
      </w:r>
      <w:proofErr w:type="spellEnd"/>
      <w:r w:rsidR="00735E92">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with </w:t>
      </w:r>
      <w:r w:rsidR="002B588C">
        <w:rPr>
          <w:rFonts w:asciiTheme="majorHAnsi" w:hAnsiTheme="majorHAnsi" w:cstheme="majorHAnsi"/>
          <w:sz w:val="24"/>
          <w:szCs w:val="24"/>
        </w:rPr>
        <w:t>c</w:t>
      </w:r>
      <w:r w:rsidR="003F5039" w:rsidRPr="00FD21E9">
        <w:rPr>
          <w:rFonts w:asciiTheme="majorHAnsi" w:hAnsiTheme="majorHAnsi" w:cstheme="majorHAnsi"/>
          <w:sz w:val="24"/>
          <w:szCs w:val="24"/>
        </w:rPr>
        <w:t xml:space="preserve">olchicine (10 </w:t>
      </w:r>
      <w:r w:rsidR="002A4536" w:rsidRPr="00FD21E9">
        <w:rPr>
          <w:rFonts w:asciiTheme="majorHAnsi" w:hAnsiTheme="majorHAnsi" w:cstheme="majorHAnsi"/>
          <w:sz w:val="24"/>
          <w:szCs w:val="24"/>
        </w:rPr>
        <w:t>µ</w:t>
      </w:r>
      <w:r w:rsidR="00735E92">
        <w:rPr>
          <w:rFonts w:asciiTheme="majorHAnsi" w:hAnsiTheme="majorHAnsi" w:cstheme="majorHAnsi"/>
          <w:sz w:val="24"/>
          <w:szCs w:val="24"/>
        </w:rPr>
        <w:t xml:space="preserve">L </w:t>
      </w:r>
      <w:r w:rsidR="003F5039" w:rsidRPr="00FD21E9">
        <w:rPr>
          <w:rFonts w:asciiTheme="majorHAnsi" w:hAnsiTheme="majorHAnsi" w:cstheme="majorHAnsi"/>
          <w:sz w:val="24"/>
          <w:szCs w:val="24"/>
        </w:rPr>
        <w:t>of 1 mg/m</w:t>
      </w:r>
      <w:r w:rsidR="002A4536">
        <w:rPr>
          <w:rFonts w:asciiTheme="majorHAnsi" w:hAnsiTheme="majorHAnsi" w:cstheme="majorHAnsi"/>
          <w:sz w:val="24"/>
          <w:szCs w:val="24"/>
        </w:rPr>
        <w:t>L</w:t>
      </w:r>
      <w:r w:rsidR="003F5039" w:rsidRPr="00FD21E9">
        <w:rPr>
          <w:rFonts w:asciiTheme="majorHAnsi" w:hAnsiTheme="majorHAnsi" w:cstheme="majorHAnsi"/>
          <w:sz w:val="24"/>
          <w:szCs w:val="24"/>
        </w:rPr>
        <w:t xml:space="preserve"> stock)</w:t>
      </w:r>
      <w:r w:rsidR="00B53598">
        <w:rPr>
          <w:rFonts w:asciiTheme="majorHAnsi" w:hAnsiTheme="majorHAnsi" w:cstheme="majorHAnsi"/>
          <w:sz w:val="24"/>
          <w:szCs w:val="24"/>
        </w:rPr>
        <w:t xml:space="preserve"> to arrest cells in metaphase</w:t>
      </w:r>
      <w:r w:rsidR="007A3A71">
        <w:rPr>
          <w:rFonts w:asciiTheme="majorHAnsi" w:hAnsiTheme="majorHAnsi" w:cstheme="majorHAnsi"/>
          <w:sz w:val="24"/>
          <w:szCs w:val="24"/>
        </w:rPr>
        <w:t>,</w:t>
      </w:r>
      <w:r w:rsidR="003F5039" w:rsidRPr="00FD21E9">
        <w:rPr>
          <w:rFonts w:asciiTheme="majorHAnsi" w:hAnsiTheme="majorHAnsi" w:cstheme="majorHAnsi"/>
          <w:sz w:val="24"/>
          <w:szCs w:val="24"/>
        </w:rPr>
        <w:t xml:space="preserve"> and</w:t>
      </w:r>
      <w:r w:rsidR="00685FD6">
        <w:rPr>
          <w:rFonts w:asciiTheme="majorHAnsi" w:hAnsiTheme="majorHAnsi" w:cstheme="majorHAnsi"/>
          <w:sz w:val="24"/>
          <w:szCs w:val="24"/>
        </w:rPr>
        <w:t xml:space="preserve"> </w:t>
      </w:r>
      <w:r w:rsidR="00735E92">
        <w:rPr>
          <w:rFonts w:asciiTheme="majorHAnsi" w:hAnsiTheme="majorHAnsi" w:cstheme="majorHAnsi"/>
          <w:sz w:val="24"/>
          <w:szCs w:val="24"/>
        </w:rPr>
        <w:t>immediately</w:t>
      </w:r>
      <w:r w:rsidR="003F5039" w:rsidRPr="00FD21E9">
        <w:rPr>
          <w:rFonts w:asciiTheme="majorHAnsi" w:hAnsiTheme="majorHAnsi" w:cstheme="majorHAnsi"/>
          <w:sz w:val="24"/>
          <w:szCs w:val="24"/>
        </w:rPr>
        <w:t xml:space="preserve"> returned to </w:t>
      </w:r>
      <w:r w:rsidR="00F63C12">
        <w:rPr>
          <w:rFonts w:asciiTheme="majorHAnsi" w:hAnsiTheme="majorHAnsi" w:cstheme="majorHAnsi"/>
          <w:sz w:val="24"/>
          <w:szCs w:val="24"/>
        </w:rPr>
        <w:t xml:space="preserve">saline </w:t>
      </w:r>
      <w:r w:rsidR="003F5039" w:rsidRPr="00FD21E9">
        <w:rPr>
          <w:rFonts w:asciiTheme="majorHAnsi" w:hAnsiTheme="majorHAnsi" w:cstheme="majorHAnsi"/>
          <w:sz w:val="24"/>
          <w:szCs w:val="24"/>
        </w:rPr>
        <w:t>water</w:t>
      </w:r>
      <w:r w:rsidR="002A4536">
        <w:rPr>
          <w:rFonts w:asciiTheme="majorHAnsi" w:hAnsiTheme="majorHAnsi" w:cstheme="majorHAnsi"/>
          <w:sz w:val="24"/>
          <w:szCs w:val="24"/>
        </w:rPr>
        <w:t xml:space="preserve"> (</w:t>
      </w:r>
      <w:r w:rsidR="005A697F">
        <w:rPr>
          <w:rFonts w:asciiTheme="majorHAnsi" w:hAnsiTheme="majorHAnsi" w:cstheme="majorHAnsi"/>
          <w:sz w:val="24"/>
          <w:szCs w:val="24"/>
        </w:rPr>
        <w:t>0.4</w:t>
      </w:r>
      <w:r w:rsidR="005A697F">
        <w:rPr>
          <w:rFonts w:asciiTheme="majorHAnsi" w:hAnsiTheme="majorHAnsi" w:cstheme="majorHAnsi"/>
          <w:sz w:val="24"/>
          <w:szCs w:val="24"/>
        </w:rPr>
        <w:t xml:space="preserve"> </w:t>
      </w:r>
      <w:r w:rsidR="002A4536">
        <w:rPr>
          <w:rFonts w:asciiTheme="majorHAnsi" w:hAnsiTheme="majorHAnsi" w:cstheme="majorHAnsi"/>
          <w:sz w:val="24"/>
          <w:szCs w:val="24"/>
        </w:rPr>
        <w:t>ppt)</w:t>
      </w:r>
      <w:r w:rsidR="00EA074B">
        <w:rPr>
          <w:rFonts w:asciiTheme="majorHAnsi" w:hAnsiTheme="majorHAnsi" w:cstheme="majorHAnsi"/>
          <w:sz w:val="24"/>
          <w:szCs w:val="24"/>
        </w:rPr>
        <w:t xml:space="preserve"> </w:t>
      </w:r>
      <w:r w:rsidR="004E2817">
        <w:rPr>
          <w:rFonts w:asciiTheme="majorHAnsi" w:hAnsiTheme="majorHAnsi" w:cstheme="majorHAnsi"/>
          <w:sz w:val="24"/>
          <w:szCs w:val="24"/>
        </w:rPr>
        <w:t xml:space="preserve">in </w:t>
      </w:r>
      <w:r w:rsidR="00685FD6">
        <w:rPr>
          <w:rFonts w:asciiTheme="majorHAnsi" w:hAnsiTheme="majorHAnsi" w:cstheme="majorHAnsi"/>
          <w:sz w:val="24"/>
          <w:szCs w:val="24"/>
        </w:rPr>
        <w:t>5-gallon</w:t>
      </w:r>
      <w:r w:rsidR="00EA074B">
        <w:rPr>
          <w:rFonts w:asciiTheme="majorHAnsi" w:hAnsiTheme="majorHAnsi" w:cstheme="majorHAnsi"/>
          <w:sz w:val="24"/>
          <w:szCs w:val="24"/>
        </w:rPr>
        <w:t xml:space="preserve"> temperature</w:t>
      </w:r>
      <w:r w:rsidR="00F63C12">
        <w:rPr>
          <w:rFonts w:asciiTheme="majorHAnsi" w:hAnsiTheme="majorHAnsi" w:cstheme="majorHAnsi"/>
          <w:sz w:val="24"/>
          <w:szCs w:val="24"/>
        </w:rPr>
        <w:t>-</w:t>
      </w:r>
      <w:r w:rsidR="00EA074B">
        <w:rPr>
          <w:rFonts w:asciiTheme="majorHAnsi" w:hAnsiTheme="majorHAnsi" w:cstheme="majorHAnsi"/>
          <w:sz w:val="24"/>
          <w:szCs w:val="24"/>
        </w:rPr>
        <w:t>controlled buckets</w:t>
      </w:r>
      <w:r w:rsidR="003F5039" w:rsidRPr="00FD21E9">
        <w:rPr>
          <w:rFonts w:asciiTheme="majorHAnsi" w:hAnsiTheme="majorHAnsi" w:cstheme="majorHAnsi"/>
          <w:sz w:val="24"/>
          <w:szCs w:val="24"/>
        </w:rPr>
        <w:t xml:space="preserve"> </w:t>
      </w:r>
      <w:r w:rsidR="002B3395">
        <w:rPr>
          <w:rFonts w:asciiTheme="majorHAnsi" w:hAnsiTheme="majorHAnsi" w:cstheme="majorHAnsi"/>
          <w:sz w:val="24"/>
          <w:szCs w:val="24"/>
        </w:rPr>
        <w:t>held a</w:t>
      </w:r>
      <w:r w:rsidR="002A4536">
        <w:rPr>
          <w:rFonts w:asciiTheme="majorHAnsi" w:hAnsiTheme="majorHAnsi" w:cstheme="majorHAnsi"/>
          <w:sz w:val="24"/>
          <w:szCs w:val="24"/>
        </w:rPr>
        <w:t>t</w:t>
      </w:r>
      <w:r w:rsidR="002B3395">
        <w:rPr>
          <w:rFonts w:asciiTheme="majorHAnsi" w:hAnsiTheme="majorHAnsi" w:cstheme="majorHAnsi"/>
          <w:sz w:val="24"/>
          <w:szCs w:val="24"/>
        </w:rPr>
        <w:t xml:space="preserve"> 12</w:t>
      </w:r>
      <w:r w:rsidR="002B3395">
        <w:rPr>
          <w:rFonts w:ascii="degree" w:hAnsi="degree" w:cstheme="majorHAnsi"/>
          <w:sz w:val="24"/>
          <w:szCs w:val="24"/>
        </w:rPr>
        <w:t>°</w:t>
      </w:r>
      <w:r w:rsidR="002B3395">
        <w:rPr>
          <w:rFonts w:asciiTheme="majorHAnsi" w:hAnsiTheme="majorHAnsi" w:cstheme="majorHAnsi"/>
          <w:sz w:val="24"/>
          <w:szCs w:val="24"/>
        </w:rPr>
        <w:t>C</w:t>
      </w:r>
      <w:r w:rsidR="003F5039" w:rsidRPr="00FD21E9">
        <w:rPr>
          <w:rFonts w:asciiTheme="majorHAnsi" w:hAnsiTheme="majorHAnsi" w:cstheme="majorHAnsi"/>
          <w:sz w:val="24"/>
          <w:szCs w:val="24"/>
        </w:rPr>
        <w:t>.</w:t>
      </w:r>
      <w:r w:rsidR="004E2817">
        <w:rPr>
          <w:rFonts w:asciiTheme="majorHAnsi" w:hAnsiTheme="majorHAnsi" w:cstheme="majorHAnsi"/>
          <w:sz w:val="24"/>
          <w:szCs w:val="24"/>
        </w:rPr>
        <w:t xml:space="preserve"> </w:t>
      </w:r>
      <w:r w:rsidR="002A4536">
        <w:rPr>
          <w:rFonts w:asciiTheme="majorHAnsi" w:hAnsiTheme="majorHAnsi" w:cstheme="majorHAnsi"/>
          <w:sz w:val="24"/>
          <w:szCs w:val="24"/>
        </w:rPr>
        <w:t>Adult</w:t>
      </w:r>
      <w:r w:rsidR="004E2817">
        <w:rPr>
          <w:rFonts w:asciiTheme="majorHAnsi" w:hAnsiTheme="majorHAnsi" w:cstheme="majorHAnsi"/>
          <w:sz w:val="24"/>
          <w:szCs w:val="24"/>
        </w:rPr>
        <w:t xml:space="preserve"> fish were separated according to sex.</w:t>
      </w:r>
      <w:r>
        <w:rPr>
          <w:rFonts w:asciiTheme="majorHAnsi" w:hAnsiTheme="majorHAnsi" w:cstheme="majorHAnsi"/>
          <w:sz w:val="24"/>
          <w:szCs w:val="24"/>
        </w:rPr>
        <w:t xml:space="preserve"> Fish were euthanized and a pool of organs (spleen, </w:t>
      </w:r>
      <w:r w:rsidR="003B2429">
        <w:rPr>
          <w:rFonts w:asciiTheme="majorHAnsi" w:hAnsiTheme="majorHAnsi" w:cstheme="majorHAnsi"/>
          <w:sz w:val="24"/>
          <w:szCs w:val="24"/>
        </w:rPr>
        <w:t xml:space="preserve">head </w:t>
      </w:r>
      <w:r>
        <w:rPr>
          <w:rFonts w:asciiTheme="majorHAnsi" w:hAnsiTheme="majorHAnsi" w:cstheme="majorHAnsi"/>
          <w:sz w:val="24"/>
          <w:szCs w:val="24"/>
        </w:rPr>
        <w:t>kidney</w:t>
      </w:r>
      <w:r w:rsidR="003B2429">
        <w:rPr>
          <w:rFonts w:asciiTheme="majorHAnsi" w:hAnsiTheme="majorHAnsi" w:cstheme="majorHAnsi"/>
          <w:sz w:val="24"/>
          <w:szCs w:val="24"/>
        </w:rPr>
        <w:t>, heart</w:t>
      </w:r>
      <w:r w:rsidR="00A9501C">
        <w:rPr>
          <w:rFonts w:asciiTheme="majorHAnsi" w:hAnsiTheme="majorHAnsi" w:cstheme="majorHAnsi"/>
          <w:sz w:val="24"/>
          <w:szCs w:val="24"/>
        </w:rPr>
        <w:t xml:space="preserve"> and</w:t>
      </w:r>
      <w:r w:rsidR="00A066C0">
        <w:rPr>
          <w:rFonts w:asciiTheme="majorHAnsi" w:hAnsiTheme="majorHAnsi" w:cstheme="majorHAnsi"/>
          <w:sz w:val="24"/>
          <w:szCs w:val="24"/>
        </w:rPr>
        <w:t>/or</w:t>
      </w:r>
      <w:r w:rsidR="00A9501C">
        <w:rPr>
          <w:rFonts w:asciiTheme="majorHAnsi" w:hAnsiTheme="majorHAnsi" w:cstheme="majorHAnsi"/>
          <w:sz w:val="24"/>
          <w:szCs w:val="24"/>
        </w:rPr>
        <w:t xml:space="preserve"> gonads</w:t>
      </w:r>
      <w:r>
        <w:rPr>
          <w:rFonts w:asciiTheme="majorHAnsi" w:hAnsiTheme="majorHAnsi" w:cstheme="majorHAnsi"/>
          <w:sz w:val="24"/>
          <w:szCs w:val="24"/>
        </w:rPr>
        <w:t xml:space="preserve">) were collected post </w:t>
      </w:r>
      <w:r w:rsidR="002B588C">
        <w:rPr>
          <w:rFonts w:asciiTheme="majorHAnsi" w:hAnsiTheme="majorHAnsi" w:cstheme="majorHAnsi"/>
          <w:sz w:val="24"/>
          <w:szCs w:val="24"/>
        </w:rPr>
        <w:t>c</w:t>
      </w:r>
      <w:r>
        <w:rPr>
          <w:rFonts w:asciiTheme="majorHAnsi" w:hAnsiTheme="majorHAnsi" w:cstheme="majorHAnsi"/>
          <w:sz w:val="24"/>
          <w:szCs w:val="24"/>
        </w:rPr>
        <w:t>olchicine injection.</w:t>
      </w:r>
      <w:r w:rsidR="00AA0A58">
        <w:rPr>
          <w:rFonts w:asciiTheme="majorHAnsi" w:hAnsiTheme="majorHAnsi" w:cstheme="majorHAnsi"/>
          <w:sz w:val="24"/>
          <w:szCs w:val="24"/>
        </w:rPr>
        <w:t xml:space="preserve"> </w:t>
      </w:r>
      <w:r w:rsidR="003579EF">
        <w:rPr>
          <w:rFonts w:asciiTheme="majorHAnsi" w:hAnsiTheme="majorHAnsi" w:cstheme="majorHAnsi"/>
          <w:sz w:val="24"/>
          <w:szCs w:val="24"/>
        </w:rPr>
        <w:t xml:space="preserve">For the first </w:t>
      </w:r>
      <w:r w:rsidR="004E2817">
        <w:rPr>
          <w:rFonts w:asciiTheme="majorHAnsi" w:hAnsiTheme="majorHAnsi" w:cstheme="majorHAnsi"/>
          <w:sz w:val="24"/>
          <w:szCs w:val="24"/>
        </w:rPr>
        <w:t>harvest</w:t>
      </w:r>
      <w:r w:rsidR="00AA0A58">
        <w:rPr>
          <w:rFonts w:asciiTheme="majorHAnsi" w:hAnsiTheme="majorHAnsi" w:cstheme="majorHAnsi"/>
          <w:sz w:val="24"/>
          <w:szCs w:val="24"/>
        </w:rPr>
        <w:t xml:space="preserve">, where sex could not be visually determined, </w:t>
      </w:r>
      <w:r w:rsidR="003579EF">
        <w:rPr>
          <w:rFonts w:asciiTheme="majorHAnsi" w:hAnsiTheme="majorHAnsi" w:cstheme="majorHAnsi"/>
          <w:sz w:val="24"/>
          <w:szCs w:val="24"/>
        </w:rPr>
        <w:t xml:space="preserve">organs were collected 4 hours post </w:t>
      </w:r>
      <w:r w:rsidR="002B588C">
        <w:rPr>
          <w:rFonts w:asciiTheme="majorHAnsi" w:hAnsiTheme="majorHAnsi" w:cstheme="majorHAnsi"/>
          <w:sz w:val="24"/>
          <w:szCs w:val="24"/>
        </w:rPr>
        <w:t>c</w:t>
      </w:r>
      <w:r w:rsidR="003579EF">
        <w:rPr>
          <w:rFonts w:asciiTheme="majorHAnsi" w:hAnsiTheme="majorHAnsi" w:cstheme="majorHAnsi"/>
          <w:sz w:val="24"/>
          <w:szCs w:val="24"/>
        </w:rPr>
        <w:t xml:space="preserve">olchicine injection. </w:t>
      </w:r>
      <w:r w:rsidR="00A9501C">
        <w:rPr>
          <w:rFonts w:asciiTheme="majorHAnsi" w:hAnsiTheme="majorHAnsi" w:cstheme="majorHAnsi"/>
          <w:sz w:val="24"/>
          <w:szCs w:val="24"/>
        </w:rPr>
        <w:t xml:space="preserve">For the second </w:t>
      </w:r>
      <w:r w:rsidR="004E2817">
        <w:rPr>
          <w:rFonts w:asciiTheme="majorHAnsi" w:hAnsiTheme="majorHAnsi" w:cstheme="majorHAnsi"/>
          <w:sz w:val="24"/>
          <w:szCs w:val="24"/>
        </w:rPr>
        <w:t>harvest</w:t>
      </w:r>
      <w:r w:rsidR="00A9501C">
        <w:rPr>
          <w:rFonts w:asciiTheme="majorHAnsi" w:hAnsiTheme="majorHAnsi" w:cstheme="majorHAnsi"/>
          <w:sz w:val="24"/>
          <w:szCs w:val="24"/>
        </w:rPr>
        <w:t>,</w:t>
      </w:r>
      <w:r w:rsidR="003579EF">
        <w:rPr>
          <w:rFonts w:asciiTheme="majorHAnsi" w:hAnsiTheme="majorHAnsi" w:cstheme="majorHAnsi"/>
          <w:sz w:val="24"/>
          <w:szCs w:val="24"/>
        </w:rPr>
        <w:t xml:space="preserve"> </w:t>
      </w:r>
      <w:r w:rsidR="003B2429">
        <w:rPr>
          <w:rFonts w:asciiTheme="majorHAnsi" w:hAnsiTheme="majorHAnsi" w:cstheme="majorHAnsi"/>
          <w:sz w:val="24"/>
          <w:szCs w:val="24"/>
        </w:rPr>
        <w:t>organs</w:t>
      </w:r>
      <w:r w:rsidR="003579EF">
        <w:rPr>
          <w:rFonts w:asciiTheme="majorHAnsi" w:hAnsiTheme="majorHAnsi" w:cstheme="majorHAnsi"/>
          <w:sz w:val="24"/>
          <w:szCs w:val="24"/>
        </w:rPr>
        <w:t xml:space="preserve"> were </w:t>
      </w:r>
      <w:r w:rsidR="003B2429">
        <w:rPr>
          <w:rFonts w:asciiTheme="majorHAnsi" w:hAnsiTheme="majorHAnsi" w:cstheme="majorHAnsi"/>
          <w:sz w:val="24"/>
          <w:szCs w:val="24"/>
        </w:rPr>
        <w:t>sampled</w:t>
      </w:r>
      <w:r w:rsidR="003579EF">
        <w:rPr>
          <w:rFonts w:asciiTheme="majorHAnsi" w:hAnsiTheme="majorHAnsi" w:cstheme="majorHAnsi"/>
          <w:sz w:val="24"/>
          <w:szCs w:val="24"/>
        </w:rPr>
        <w:t xml:space="preserve"> 2 hours post </w:t>
      </w:r>
      <w:r w:rsidR="00BD17D8">
        <w:rPr>
          <w:rFonts w:asciiTheme="majorHAnsi" w:hAnsiTheme="majorHAnsi" w:cstheme="majorHAnsi"/>
          <w:sz w:val="24"/>
          <w:szCs w:val="24"/>
        </w:rPr>
        <w:t>c</w:t>
      </w:r>
      <w:r w:rsidR="003579EF">
        <w:rPr>
          <w:rFonts w:asciiTheme="majorHAnsi" w:hAnsiTheme="majorHAnsi" w:cstheme="majorHAnsi"/>
          <w:sz w:val="24"/>
          <w:szCs w:val="24"/>
        </w:rPr>
        <w:t>olchicine injection. All organs were rinsed, stored in PBS, and processed within 2 hours of dissection</w:t>
      </w:r>
      <w:r w:rsidR="004E2817">
        <w:rPr>
          <w:rFonts w:asciiTheme="majorHAnsi" w:hAnsiTheme="majorHAnsi" w:cstheme="majorHAnsi"/>
          <w:sz w:val="24"/>
          <w:szCs w:val="24"/>
        </w:rPr>
        <w:t xml:space="preserve"> at ambient temperature of the CABA environment</w:t>
      </w:r>
      <w:r w:rsidR="003579EF">
        <w:rPr>
          <w:rFonts w:asciiTheme="majorHAnsi" w:hAnsiTheme="majorHAnsi" w:cstheme="majorHAnsi"/>
          <w:sz w:val="24"/>
          <w:szCs w:val="24"/>
        </w:rPr>
        <w:t>.</w:t>
      </w:r>
    </w:p>
    <w:p w14:paraId="63B7DB14" w14:textId="07C08166" w:rsidR="003F5039" w:rsidRPr="00FD21E9" w:rsidRDefault="00321C12" w:rsidP="00C23BA8">
      <w:pPr>
        <w:spacing w:line="240" w:lineRule="auto"/>
        <w:rPr>
          <w:rFonts w:asciiTheme="majorHAnsi" w:hAnsiTheme="majorHAnsi" w:cstheme="majorHAnsi"/>
          <w:sz w:val="24"/>
          <w:szCs w:val="24"/>
        </w:rPr>
      </w:pPr>
      <w:r>
        <w:rPr>
          <w:rFonts w:asciiTheme="majorHAnsi" w:hAnsiTheme="majorHAnsi" w:cstheme="majorHAnsi"/>
          <w:sz w:val="24"/>
          <w:szCs w:val="24"/>
        </w:rPr>
        <w:t>We established three pools of organs: a subadult mixed</w:t>
      </w:r>
      <w:r w:rsidR="00757362">
        <w:rPr>
          <w:rFonts w:asciiTheme="majorHAnsi" w:hAnsiTheme="majorHAnsi" w:cstheme="majorHAnsi"/>
          <w:sz w:val="24"/>
          <w:szCs w:val="24"/>
        </w:rPr>
        <w:t xml:space="preserve"> sex and mixed organ </w:t>
      </w:r>
      <w:r>
        <w:rPr>
          <w:rFonts w:asciiTheme="majorHAnsi" w:hAnsiTheme="majorHAnsi" w:cstheme="majorHAnsi"/>
          <w:sz w:val="24"/>
          <w:szCs w:val="24"/>
        </w:rPr>
        <w:t>pool, a female</w:t>
      </w:r>
      <w:r w:rsidR="00757362">
        <w:rPr>
          <w:rFonts w:asciiTheme="majorHAnsi" w:hAnsiTheme="majorHAnsi" w:cstheme="majorHAnsi"/>
          <w:sz w:val="24"/>
          <w:szCs w:val="24"/>
        </w:rPr>
        <w:t xml:space="preserve"> spleen </w:t>
      </w:r>
      <w:r>
        <w:rPr>
          <w:rFonts w:asciiTheme="majorHAnsi" w:hAnsiTheme="majorHAnsi" w:cstheme="majorHAnsi"/>
          <w:sz w:val="24"/>
          <w:szCs w:val="24"/>
        </w:rPr>
        <w:t>pool, and a male</w:t>
      </w:r>
      <w:r w:rsidR="00757362">
        <w:rPr>
          <w:rFonts w:asciiTheme="majorHAnsi" w:hAnsiTheme="majorHAnsi" w:cstheme="majorHAnsi"/>
          <w:sz w:val="24"/>
          <w:szCs w:val="24"/>
        </w:rPr>
        <w:t xml:space="preserve"> spleen and gonad </w:t>
      </w:r>
      <w:r>
        <w:rPr>
          <w:rFonts w:asciiTheme="majorHAnsi" w:hAnsiTheme="majorHAnsi" w:cstheme="majorHAnsi"/>
          <w:sz w:val="24"/>
          <w:szCs w:val="24"/>
        </w:rPr>
        <w:t xml:space="preserve">pool. </w:t>
      </w:r>
      <w:r w:rsidR="00A9501C">
        <w:rPr>
          <w:rFonts w:asciiTheme="majorHAnsi" w:hAnsiTheme="majorHAnsi" w:cstheme="majorHAnsi"/>
          <w:sz w:val="24"/>
          <w:szCs w:val="24"/>
        </w:rPr>
        <w:t xml:space="preserve">Organ pools </w:t>
      </w:r>
      <w:r>
        <w:rPr>
          <w:rFonts w:asciiTheme="majorHAnsi" w:hAnsiTheme="majorHAnsi" w:cstheme="majorHAnsi"/>
          <w:sz w:val="24"/>
          <w:szCs w:val="24"/>
        </w:rPr>
        <w:t xml:space="preserve">were taken out of PBS, gently minced, and </w:t>
      </w:r>
      <w:r w:rsidR="002B588C">
        <w:rPr>
          <w:rFonts w:asciiTheme="majorHAnsi" w:hAnsiTheme="majorHAnsi" w:cstheme="majorHAnsi"/>
          <w:sz w:val="24"/>
          <w:szCs w:val="24"/>
        </w:rPr>
        <w:t>pipette-</w:t>
      </w:r>
      <w:r>
        <w:rPr>
          <w:rFonts w:asciiTheme="majorHAnsi" w:hAnsiTheme="majorHAnsi" w:cstheme="majorHAnsi"/>
          <w:sz w:val="24"/>
          <w:szCs w:val="24"/>
        </w:rPr>
        <w:t xml:space="preserve">aspirated </w:t>
      </w:r>
      <w:r w:rsidR="00A9501C">
        <w:rPr>
          <w:rFonts w:asciiTheme="majorHAnsi" w:hAnsiTheme="majorHAnsi" w:cstheme="majorHAnsi"/>
          <w:sz w:val="24"/>
          <w:szCs w:val="24"/>
        </w:rPr>
        <w:t>into single cell suspensions in a hypotonic solution (</w:t>
      </w:r>
      <w:r>
        <w:rPr>
          <w:rFonts w:asciiTheme="majorHAnsi" w:hAnsiTheme="majorHAnsi" w:cstheme="majorHAnsi"/>
          <w:sz w:val="24"/>
          <w:szCs w:val="24"/>
        </w:rPr>
        <w:t xml:space="preserve">0.56% </w:t>
      </w:r>
      <w:proofErr w:type="spellStart"/>
      <w:r>
        <w:rPr>
          <w:rFonts w:asciiTheme="majorHAnsi" w:hAnsiTheme="majorHAnsi" w:cstheme="majorHAnsi"/>
          <w:sz w:val="24"/>
          <w:szCs w:val="24"/>
        </w:rPr>
        <w:t>KCl</w:t>
      </w:r>
      <w:proofErr w:type="spellEnd"/>
      <w:r w:rsidR="00A9501C">
        <w:rPr>
          <w:rFonts w:asciiTheme="majorHAnsi" w:hAnsiTheme="majorHAnsi" w:cstheme="majorHAnsi"/>
          <w:sz w:val="24"/>
          <w:szCs w:val="24"/>
        </w:rPr>
        <w:t>)</w:t>
      </w:r>
      <w:r>
        <w:rPr>
          <w:rFonts w:asciiTheme="majorHAnsi" w:hAnsiTheme="majorHAnsi" w:cstheme="majorHAnsi"/>
          <w:sz w:val="24"/>
          <w:szCs w:val="24"/>
        </w:rPr>
        <w:t xml:space="preserve"> for 15-20 minutes.</w:t>
      </w:r>
      <w:r w:rsidR="00757362">
        <w:rPr>
          <w:rFonts w:asciiTheme="majorHAnsi" w:hAnsiTheme="majorHAnsi" w:cstheme="majorHAnsi"/>
          <w:sz w:val="24"/>
          <w:szCs w:val="24"/>
        </w:rPr>
        <w:t xml:space="preserve"> The c</w:t>
      </w:r>
      <w:r w:rsidR="003F5039" w:rsidRPr="00FD21E9">
        <w:rPr>
          <w:rFonts w:asciiTheme="majorHAnsi" w:hAnsiTheme="majorHAnsi" w:cstheme="majorHAnsi"/>
          <w:sz w:val="24"/>
          <w:szCs w:val="24"/>
        </w:rPr>
        <w:t>ell</w:t>
      </w:r>
      <w:r w:rsidR="00757362">
        <w:rPr>
          <w:rFonts w:asciiTheme="majorHAnsi" w:hAnsiTheme="majorHAnsi" w:cstheme="majorHAnsi"/>
          <w:sz w:val="24"/>
          <w:szCs w:val="24"/>
        </w:rPr>
        <w:t xml:space="preserve"> suspensions</w:t>
      </w:r>
      <w:r w:rsidR="003F5039" w:rsidRPr="00FD21E9">
        <w:rPr>
          <w:rFonts w:asciiTheme="majorHAnsi" w:hAnsiTheme="majorHAnsi" w:cstheme="majorHAnsi"/>
          <w:sz w:val="24"/>
          <w:szCs w:val="24"/>
        </w:rPr>
        <w:t xml:space="preserve"> were centrifuged at ~1000 rpm for 10 min, supernatant hypotonic solution was removed and a 3:1 fixative (</w:t>
      </w:r>
      <w:proofErr w:type="spellStart"/>
      <w:proofErr w:type="gramStart"/>
      <w:r w:rsidR="003F5039" w:rsidRPr="00FD21E9">
        <w:rPr>
          <w:rFonts w:asciiTheme="majorHAnsi" w:hAnsiTheme="majorHAnsi" w:cstheme="majorHAnsi"/>
          <w:sz w:val="24"/>
          <w:szCs w:val="24"/>
        </w:rPr>
        <w:t>methanol:glacial</w:t>
      </w:r>
      <w:proofErr w:type="spellEnd"/>
      <w:proofErr w:type="gramEnd"/>
      <w:r w:rsidR="003F5039" w:rsidRPr="00FD21E9">
        <w:rPr>
          <w:rFonts w:asciiTheme="majorHAnsi" w:hAnsiTheme="majorHAnsi" w:cstheme="majorHAnsi"/>
          <w:sz w:val="24"/>
          <w:szCs w:val="24"/>
        </w:rPr>
        <w:t xml:space="preserve"> acetic acid) was added. Cell pellets were resuspended and stored at 4</w:t>
      </w:r>
      <w:r w:rsidR="00135A81" w:rsidRPr="00757362">
        <w:rPr>
          <w:rFonts w:asciiTheme="majorHAnsi" w:hAnsiTheme="majorHAnsi" w:cstheme="majorHAnsi"/>
          <w:sz w:val="24"/>
          <w:szCs w:val="24"/>
        </w:rPr>
        <w:t>°</w:t>
      </w:r>
      <w:r w:rsidR="003F5039" w:rsidRPr="00FD21E9">
        <w:rPr>
          <w:rFonts w:asciiTheme="majorHAnsi" w:hAnsiTheme="majorHAnsi" w:cstheme="majorHAnsi"/>
          <w:sz w:val="24"/>
          <w:szCs w:val="24"/>
        </w:rPr>
        <w:t>C. Two to three more f</w:t>
      </w:r>
      <w:r w:rsidR="00135A81">
        <w:rPr>
          <w:rFonts w:asciiTheme="majorHAnsi" w:hAnsiTheme="majorHAnsi" w:cstheme="majorHAnsi"/>
          <w:sz w:val="24"/>
          <w:szCs w:val="24"/>
        </w:rPr>
        <w:t>resh f</w:t>
      </w:r>
      <w:r w:rsidR="003F5039" w:rsidRPr="00FD21E9">
        <w:rPr>
          <w:rFonts w:asciiTheme="majorHAnsi" w:hAnsiTheme="majorHAnsi" w:cstheme="majorHAnsi"/>
          <w:sz w:val="24"/>
          <w:szCs w:val="24"/>
        </w:rPr>
        <w:t xml:space="preserve">ixative </w:t>
      </w:r>
      <w:r w:rsidR="00135A81">
        <w:rPr>
          <w:rFonts w:asciiTheme="majorHAnsi" w:hAnsiTheme="majorHAnsi" w:cstheme="majorHAnsi"/>
          <w:sz w:val="24"/>
          <w:szCs w:val="24"/>
        </w:rPr>
        <w:t>treatments</w:t>
      </w:r>
      <w:r w:rsidR="003F5039" w:rsidRPr="00FD21E9">
        <w:rPr>
          <w:rFonts w:asciiTheme="majorHAnsi" w:hAnsiTheme="majorHAnsi" w:cstheme="majorHAnsi"/>
          <w:sz w:val="24"/>
          <w:szCs w:val="24"/>
        </w:rPr>
        <w:t xml:space="preserve"> (centrifugation, resuspension in new fixative) were conducted, and cells were applied to slides</w:t>
      </w:r>
      <w:r w:rsidR="00135A81">
        <w:rPr>
          <w:rFonts w:asciiTheme="majorHAnsi" w:hAnsiTheme="majorHAnsi" w:cstheme="majorHAnsi"/>
          <w:sz w:val="24"/>
          <w:szCs w:val="24"/>
        </w:rPr>
        <w:t xml:space="preserve"> using an </w:t>
      </w:r>
      <w:r w:rsidR="00E910EE">
        <w:rPr>
          <w:rFonts w:asciiTheme="majorHAnsi" w:hAnsiTheme="majorHAnsi" w:cstheme="majorHAnsi"/>
          <w:sz w:val="24"/>
          <w:szCs w:val="24"/>
        </w:rPr>
        <w:t>air-dry</w:t>
      </w:r>
      <w:r w:rsidR="00135A81">
        <w:rPr>
          <w:rFonts w:asciiTheme="majorHAnsi" w:hAnsiTheme="majorHAnsi" w:cstheme="majorHAnsi"/>
          <w:sz w:val="24"/>
          <w:szCs w:val="24"/>
        </w:rPr>
        <w:t xml:space="preserve"> method</w:t>
      </w:r>
      <w:r w:rsidR="003F5039" w:rsidRPr="00FD21E9">
        <w:rPr>
          <w:rFonts w:asciiTheme="majorHAnsi" w:hAnsiTheme="majorHAnsi" w:cstheme="majorHAnsi"/>
          <w:sz w:val="24"/>
          <w:szCs w:val="24"/>
        </w:rPr>
        <w:t xml:space="preserve"> one week later. Slides were stained using </w:t>
      </w:r>
      <w:r w:rsidR="003D4EBA">
        <w:rPr>
          <w:rFonts w:asciiTheme="majorHAnsi" w:hAnsiTheme="majorHAnsi" w:cstheme="majorHAnsi"/>
          <w:sz w:val="24"/>
          <w:szCs w:val="24"/>
        </w:rPr>
        <w:t>the DAPI-</w:t>
      </w:r>
      <w:proofErr w:type="spellStart"/>
      <w:r w:rsidR="003D4EBA">
        <w:rPr>
          <w:rFonts w:asciiTheme="majorHAnsi" w:hAnsiTheme="majorHAnsi" w:cstheme="majorHAnsi"/>
          <w:sz w:val="24"/>
          <w:szCs w:val="24"/>
        </w:rPr>
        <w:t>Vectashield</w:t>
      </w:r>
      <w:proofErr w:type="spellEnd"/>
      <w:r w:rsidR="003F5039" w:rsidRPr="00FD21E9">
        <w:rPr>
          <w:rFonts w:asciiTheme="majorHAnsi" w:hAnsiTheme="majorHAnsi" w:cstheme="majorHAnsi"/>
          <w:sz w:val="24"/>
          <w:szCs w:val="24"/>
        </w:rPr>
        <w:t xml:space="preserve"> fluorescent dye and cell</w:t>
      </w:r>
      <w:r w:rsidR="000C6B61">
        <w:rPr>
          <w:rFonts w:asciiTheme="majorHAnsi" w:hAnsiTheme="majorHAnsi" w:cstheme="majorHAnsi"/>
          <w:sz w:val="24"/>
          <w:szCs w:val="24"/>
        </w:rPr>
        <w:t xml:space="preserve"> nuclei</w:t>
      </w:r>
      <w:r w:rsidR="003F5039" w:rsidRPr="00FD21E9">
        <w:rPr>
          <w:rFonts w:asciiTheme="majorHAnsi" w:hAnsiTheme="majorHAnsi" w:cstheme="majorHAnsi"/>
          <w:sz w:val="24"/>
          <w:szCs w:val="24"/>
        </w:rPr>
        <w:t xml:space="preserve"> were examined using an Olympus BX-40 Microscope. Images of </w:t>
      </w:r>
      <w:r w:rsidR="00135A81">
        <w:rPr>
          <w:rFonts w:asciiTheme="majorHAnsi" w:hAnsiTheme="majorHAnsi" w:cstheme="majorHAnsi"/>
          <w:sz w:val="24"/>
          <w:szCs w:val="24"/>
        </w:rPr>
        <w:t xml:space="preserve">mitotic metaphase cells </w:t>
      </w:r>
      <w:r w:rsidR="003F5039" w:rsidRPr="00FD21E9">
        <w:rPr>
          <w:rFonts w:asciiTheme="majorHAnsi" w:hAnsiTheme="majorHAnsi" w:cstheme="majorHAnsi"/>
          <w:sz w:val="24"/>
          <w:szCs w:val="24"/>
        </w:rPr>
        <w:t xml:space="preserve">were captured and stored using the </w:t>
      </w:r>
      <w:proofErr w:type="spellStart"/>
      <w:r w:rsidR="003F5039" w:rsidRPr="00FD21E9">
        <w:rPr>
          <w:rFonts w:asciiTheme="majorHAnsi" w:hAnsiTheme="majorHAnsi" w:cstheme="majorHAnsi"/>
          <w:sz w:val="24"/>
          <w:szCs w:val="24"/>
        </w:rPr>
        <w:t>CytoVision</w:t>
      </w:r>
      <w:proofErr w:type="spellEnd"/>
      <w:r w:rsidR="003F5039" w:rsidRPr="00FD21E9">
        <w:rPr>
          <w:rFonts w:asciiTheme="majorHAnsi" w:hAnsiTheme="majorHAnsi" w:cstheme="majorHAnsi"/>
          <w:sz w:val="24"/>
          <w:szCs w:val="24"/>
        </w:rPr>
        <w:t xml:space="preserve"> Software </w:t>
      </w:r>
      <w:r w:rsidR="003D4EBA">
        <w:rPr>
          <w:rFonts w:asciiTheme="majorHAnsi" w:hAnsiTheme="majorHAnsi" w:cstheme="majorHAnsi"/>
          <w:sz w:val="24"/>
          <w:szCs w:val="24"/>
        </w:rPr>
        <w:t xml:space="preserve">(v7.4) </w:t>
      </w:r>
      <w:r w:rsidR="003F5039" w:rsidRPr="00FD21E9">
        <w:rPr>
          <w:rFonts w:asciiTheme="majorHAnsi" w:hAnsiTheme="majorHAnsi" w:cstheme="majorHAnsi"/>
          <w:sz w:val="24"/>
          <w:szCs w:val="24"/>
        </w:rPr>
        <w:t>and the number of chromosomes in the species w</w:t>
      </w:r>
      <w:r w:rsidR="00BD17D8">
        <w:rPr>
          <w:rFonts w:asciiTheme="majorHAnsi" w:hAnsiTheme="majorHAnsi" w:cstheme="majorHAnsi"/>
          <w:sz w:val="24"/>
          <w:szCs w:val="24"/>
        </w:rPr>
        <w:t>as</w:t>
      </w:r>
      <w:r w:rsidR="003F5039" w:rsidRPr="00FD21E9">
        <w:rPr>
          <w:rFonts w:asciiTheme="majorHAnsi" w:hAnsiTheme="majorHAnsi" w:cstheme="majorHAnsi"/>
          <w:sz w:val="24"/>
          <w:szCs w:val="24"/>
        </w:rPr>
        <w:t xml:space="preserve"> determined</w:t>
      </w:r>
      <w:r w:rsidR="00135A81">
        <w:rPr>
          <w:rFonts w:asciiTheme="majorHAnsi" w:hAnsiTheme="majorHAnsi" w:cstheme="majorHAnsi"/>
          <w:sz w:val="24"/>
          <w:szCs w:val="24"/>
        </w:rPr>
        <w:t xml:space="preserve"> from images with intact cells with clearly defined</w:t>
      </w:r>
      <w:r w:rsidR="00E910EE">
        <w:rPr>
          <w:rFonts w:asciiTheme="majorHAnsi" w:hAnsiTheme="majorHAnsi" w:cstheme="majorHAnsi"/>
          <w:sz w:val="24"/>
          <w:szCs w:val="24"/>
        </w:rPr>
        <w:t xml:space="preserve"> and nonoverlapping</w:t>
      </w:r>
      <w:r w:rsidR="00135A81">
        <w:rPr>
          <w:rFonts w:asciiTheme="majorHAnsi" w:hAnsiTheme="majorHAnsi" w:cstheme="majorHAnsi"/>
          <w:sz w:val="24"/>
          <w:szCs w:val="24"/>
        </w:rPr>
        <w:t xml:space="preserve"> chromosomes</w:t>
      </w:r>
      <w:r w:rsidR="003F5039" w:rsidRPr="00FD21E9">
        <w:rPr>
          <w:rFonts w:asciiTheme="majorHAnsi" w:hAnsiTheme="majorHAnsi" w:cstheme="majorHAnsi"/>
          <w:sz w:val="24"/>
          <w:szCs w:val="24"/>
        </w:rPr>
        <w:t>.</w:t>
      </w:r>
      <w:ins w:id="323" w:author="Shannon Erica Kendal Joslin" w:date="2023-10-13T09:46:00Z">
        <w:r w:rsidR="002C1A78" w:rsidRPr="002C1A78">
          <w:rPr>
            <w:rFonts w:asciiTheme="majorHAnsi" w:hAnsiTheme="majorHAnsi" w:cstheme="majorHAnsi"/>
            <w:sz w:val="24"/>
            <w:szCs w:val="24"/>
          </w:rPr>
          <w:t xml:space="preserve"> </w:t>
        </w:r>
      </w:ins>
      <w:moveToRangeStart w:id="324" w:author="Shannon Erica Kendal Joslin" w:date="2023-10-13T09:46:00Z" w:name="move148082817"/>
      <w:moveTo w:id="325" w:author="Shannon Erica Kendal Joslin" w:date="2023-10-13T09:46:00Z">
        <w:r w:rsidR="002C1A78">
          <w:rPr>
            <w:rFonts w:asciiTheme="majorHAnsi" w:hAnsiTheme="majorHAnsi" w:cstheme="majorHAnsi"/>
            <w:sz w:val="24"/>
            <w:szCs w:val="24"/>
          </w:rPr>
          <w:t>Eight and fifteen cell slides were prepared from the first and second harvest, respectively. S</w:t>
        </w:r>
        <w:r w:rsidR="002C1A78" w:rsidRPr="00FD21E9">
          <w:rPr>
            <w:rFonts w:asciiTheme="majorHAnsi" w:hAnsiTheme="majorHAnsi" w:cstheme="majorHAnsi"/>
            <w:sz w:val="24"/>
            <w:szCs w:val="24"/>
          </w:rPr>
          <w:t>eventy-five cell images were collected from the three pooled sample sets (mixed sex, males-only, females-only).</w:t>
        </w:r>
        <w:r w:rsidR="002C1A78">
          <w:rPr>
            <w:rFonts w:asciiTheme="majorHAnsi" w:hAnsiTheme="majorHAnsi" w:cstheme="majorHAnsi"/>
            <w:sz w:val="24"/>
            <w:szCs w:val="24"/>
          </w:rPr>
          <w:t xml:space="preserve"> </w:t>
        </w:r>
        <w:commentRangeStart w:id="326"/>
        <w:commentRangeEnd w:id="326"/>
        <w:r w:rsidR="002C1A78">
          <w:rPr>
            <w:rStyle w:val="CommentReference"/>
          </w:rPr>
          <w:commentReference w:id="326"/>
        </w:r>
      </w:moveTo>
      <w:moveToRangeEnd w:id="324"/>
    </w:p>
    <w:p w14:paraId="0B56A36A" w14:textId="202BF1A0" w:rsidR="003F5039" w:rsidRPr="00FD21E9" w:rsidRDefault="0087338E" w:rsidP="00F60237">
      <w:pPr>
        <w:spacing w:after="0" w:line="240" w:lineRule="auto"/>
        <w:jc w:val="left"/>
        <w:rPr>
          <w:rFonts w:asciiTheme="majorHAnsi" w:hAnsiTheme="majorHAnsi" w:cstheme="majorHAnsi"/>
          <w:b/>
          <w:bCs/>
          <w:sz w:val="24"/>
          <w:szCs w:val="24"/>
        </w:rPr>
      </w:pPr>
      <w:r>
        <w:rPr>
          <w:rFonts w:asciiTheme="majorHAnsi" w:hAnsiTheme="majorHAnsi" w:cstheme="majorHAnsi"/>
          <w:b/>
          <w:bCs/>
          <w:sz w:val="24"/>
          <w:szCs w:val="24"/>
        </w:rPr>
        <w:br w:type="page"/>
      </w:r>
    </w:p>
    <w:p w14:paraId="398B0908" w14:textId="77777777" w:rsidR="003F5039" w:rsidRPr="00FD21E9" w:rsidRDefault="003F5039" w:rsidP="0011235A">
      <w:pPr>
        <w:pStyle w:val="Header"/>
        <w:outlineLvl w:val="1"/>
        <w:rPr>
          <w:rFonts w:asciiTheme="majorHAnsi" w:hAnsiTheme="majorHAnsi" w:cstheme="majorHAnsi"/>
          <w:i/>
          <w:szCs w:val="24"/>
        </w:rPr>
      </w:pPr>
      <w:bookmarkStart w:id="327" w:name="_Toc113123192"/>
      <w:bookmarkStart w:id="328" w:name="_Toc144802740"/>
      <w:r w:rsidRPr="00FD21E9">
        <w:rPr>
          <w:rFonts w:asciiTheme="majorHAnsi" w:hAnsiTheme="majorHAnsi" w:cstheme="majorHAnsi"/>
          <w:szCs w:val="24"/>
        </w:rPr>
        <w:lastRenderedPageBreak/>
        <w:t>Results</w:t>
      </w:r>
      <w:bookmarkEnd w:id="327"/>
      <w:bookmarkEnd w:id="328"/>
    </w:p>
    <w:p w14:paraId="25E63905"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329" w:name="_Toc113123193"/>
      <w:bookmarkStart w:id="330" w:name="_Toc144802741"/>
      <w:r w:rsidRPr="00FD21E9">
        <w:rPr>
          <w:rFonts w:asciiTheme="majorHAnsi" w:hAnsiTheme="majorHAnsi" w:cstheme="majorHAnsi"/>
          <w:sz w:val="24"/>
          <w:szCs w:val="24"/>
        </w:rPr>
        <w:t>Sample collection &amp; DNA extraction</w:t>
      </w:r>
      <w:bookmarkEnd w:id="329"/>
      <w:bookmarkEnd w:id="330"/>
    </w:p>
    <w:p w14:paraId="1687826F" w14:textId="325E2199" w:rsidR="003F5039" w:rsidRDefault="003F5039" w:rsidP="0011235A">
      <w:pPr>
        <w:spacing w:line="240" w:lineRule="auto"/>
        <w:ind w:right="270"/>
        <w:rPr>
          <w:rFonts w:asciiTheme="majorHAnsi" w:hAnsiTheme="majorHAnsi" w:cstheme="majorHAnsi"/>
          <w:iCs/>
          <w:sz w:val="24"/>
          <w:szCs w:val="24"/>
        </w:rPr>
      </w:pPr>
      <w:r w:rsidRPr="00FD21E9">
        <w:rPr>
          <w:rFonts w:asciiTheme="majorHAnsi" w:hAnsiTheme="majorHAnsi" w:cstheme="majorHAnsi"/>
          <w:iCs/>
          <w:sz w:val="24"/>
          <w:szCs w:val="24"/>
        </w:rPr>
        <w:t xml:space="preserve">HMW gDNA </w:t>
      </w:r>
      <w:r w:rsidR="00FE49ED">
        <w:rPr>
          <w:rFonts w:asciiTheme="majorHAnsi" w:hAnsiTheme="majorHAnsi" w:cstheme="majorHAnsi"/>
          <w:iCs/>
          <w:sz w:val="24"/>
          <w:szCs w:val="24"/>
        </w:rPr>
        <w:t xml:space="preserve">extraction </w:t>
      </w:r>
      <w:r w:rsidRPr="00FD21E9">
        <w:rPr>
          <w:rFonts w:asciiTheme="majorHAnsi" w:hAnsiTheme="majorHAnsi" w:cstheme="majorHAnsi"/>
          <w:iCs/>
          <w:sz w:val="24"/>
          <w:szCs w:val="24"/>
        </w:rPr>
        <w:t xml:space="preserve">from back muscle tissue flash frozen and stored unsuspended in liquid </w:t>
      </w:r>
      <w:r w:rsidR="00FE49ED">
        <w:rPr>
          <w:rFonts w:asciiTheme="majorHAnsi" w:hAnsiTheme="majorHAnsi" w:cstheme="majorHAnsi"/>
          <w:iCs/>
          <w:sz w:val="24"/>
          <w:szCs w:val="24"/>
        </w:rPr>
        <w:t xml:space="preserve">yielded mixed results, so </w:t>
      </w:r>
      <w:r w:rsidRPr="00FD21E9">
        <w:rPr>
          <w:rFonts w:asciiTheme="majorHAnsi" w:hAnsiTheme="majorHAnsi" w:cstheme="majorHAnsi"/>
          <w:iCs/>
          <w:sz w:val="24"/>
          <w:szCs w:val="24"/>
        </w:rPr>
        <w:t>we expanded our sampling and storage methods through the additional collection of scale and internal organ tissue, and by storing samples of back muscle tissue in propylene glycol. However, we did not find that suspending flash frozen back muscle in propylene glycol provided more success in the yield of HMW gDNA</w:t>
      </w:r>
      <w:ins w:id="331" w:author="Shannon Erica Kendal Joslin" w:date="2023-10-13T09:37:00Z">
        <w:r w:rsidR="00CD7629">
          <w:rPr>
            <w:rFonts w:asciiTheme="majorHAnsi" w:hAnsiTheme="majorHAnsi" w:cstheme="majorHAnsi"/>
            <w:iCs/>
            <w:sz w:val="24"/>
            <w:szCs w:val="24"/>
          </w:rPr>
          <w:t xml:space="preserve">. As such, all HMW gDNA </w:t>
        </w:r>
        <w:r w:rsidR="00CD7629" w:rsidRPr="00FD21E9">
          <w:rPr>
            <w:rFonts w:asciiTheme="majorHAnsi" w:hAnsiTheme="majorHAnsi" w:cstheme="majorHAnsi"/>
            <w:iCs/>
            <w:sz w:val="24"/>
            <w:szCs w:val="24"/>
          </w:rPr>
          <w:t xml:space="preserve">extractions were </w:t>
        </w:r>
        <w:r w:rsidR="00CD7629">
          <w:rPr>
            <w:rFonts w:asciiTheme="majorHAnsi" w:hAnsiTheme="majorHAnsi" w:cstheme="majorHAnsi"/>
            <w:iCs/>
            <w:sz w:val="24"/>
            <w:szCs w:val="24"/>
          </w:rPr>
          <w:t xml:space="preserve">from tissues </w:t>
        </w:r>
        <w:r w:rsidR="00CD7629" w:rsidRPr="00FD21E9">
          <w:rPr>
            <w:rFonts w:asciiTheme="majorHAnsi" w:hAnsiTheme="majorHAnsi" w:cstheme="majorHAnsi"/>
            <w:iCs/>
            <w:sz w:val="24"/>
            <w:szCs w:val="24"/>
          </w:rPr>
          <w:t>not suspended in any kind of solution after flash freezing</w:t>
        </w:r>
      </w:ins>
      <w:r w:rsidRPr="00FD21E9">
        <w:rPr>
          <w:rFonts w:asciiTheme="majorHAnsi" w:hAnsiTheme="majorHAnsi" w:cstheme="majorHAnsi"/>
          <w:iCs/>
          <w:sz w:val="24"/>
          <w:szCs w:val="24"/>
        </w:rPr>
        <w:t xml:space="preserve">. We used </w:t>
      </w:r>
      <w:ins w:id="332" w:author="Shannon Erica Kendal Joslin" w:date="2023-10-13T09:35:00Z">
        <w:r w:rsidR="00CD7629">
          <w:rPr>
            <w:rFonts w:asciiTheme="majorHAnsi" w:hAnsiTheme="majorHAnsi" w:cstheme="majorHAnsi"/>
            <w:iCs/>
            <w:sz w:val="24"/>
            <w:szCs w:val="24"/>
          </w:rPr>
          <w:t xml:space="preserve">back muscle, internal organ and/or scale </w:t>
        </w:r>
      </w:ins>
      <w:commentRangeStart w:id="333"/>
      <w:r w:rsidRPr="00FD21E9">
        <w:rPr>
          <w:rFonts w:asciiTheme="majorHAnsi" w:hAnsiTheme="majorHAnsi" w:cstheme="majorHAnsi"/>
          <w:iCs/>
          <w:sz w:val="24"/>
          <w:szCs w:val="24"/>
        </w:rPr>
        <w:t xml:space="preserve">tissue samples </w:t>
      </w:r>
      <w:commentRangeEnd w:id="333"/>
      <w:r w:rsidR="00FE49ED">
        <w:rPr>
          <w:rStyle w:val="CommentReference"/>
        </w:rPr>
        <w:commentReference w:id="333"/>
      </w:r>
      <w:r w:rsidRPr="00FD21E9">
        <w:rPr>
          <w:rFonts w:asciiTheme="majorHAnsi" w:hAnsiTheme="majorHAnsi" w:cstheme="majorHAnsi"/>
          <w:iCs/>
          <w:sz w:val="24"/>
          <w:szCs w:val="24"/>
        </w:rPr>
        <w:t>from two female individuals and two male individuals to extract roughly 3.4</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µg of HMW gDNA at a concentration of 87</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ng/</w:t>
      </w:r>
      <w:r w:rsidRPr="0023777B">
        <w:rPr>
          <w:rFonts w:asciiTheme="majorHAnsi" w:hAnsiTheme="majorHAnsi" w:cstheme="majorHAnsi"/>
          <w:iCs/>
          <w:sz w:val="24"/>
          <w:szCs w:val="24"/>
        </w:rPr>
        <w:t>µ</w:t>
      </w:r>
      <w:r w:rsidRPr="00FD21E9">
        <w:rPr>
          <w:rFonts w:asciiTheme="majorHAnsi" w:hAnsiTheme="majorHAnsi" w:cstheme="majorHAnsi"/>
          <w:iCs/>
          <w:sz w:val="24"/>
          <w:szCs w:val="24"/>
        </w:rPr>
        <w:t>L for subsequent sequencing (Figure 2.1</w:t>
      </w:r>
      <w:ins w:id="334" w:author="Shannon Erica Kendal Joslin" w:date="2023-10-13T09:35:00Z">
        <w:r w:rsidR="00CD7629">
          <w:rPr>
            <w:rFonts w:asciiTheme="majorHAnsi" w:hAnsiTheme="majorHAnsi" w:cstheme="majorHAnsi"/>
            <w:iCs/>
            <w:sz w:val="24"/>
            <w:szCs w:val="24"/>
          </w:rPr>
          <w:t>, Table</w:t>
        </w:r>
      </w:ins>
      <w:ins w:id="335" w:author="Shannon Erica Kendal Joslin" w:date="2023-10-13T09:36:00Z">
        <w:r w:rsidR="00CD7629">
          <w:rPr>
            <w:rFonts w:asciiTheme="majorHAnsi" w:hAnsiTheme="majorHAnsi" w:cstheme="majorHAnsi"/>
            <w:iCs/>
            <w:sz w:val="24"/>
            <w:szCs w:val="24"/>
          </w:rPr>
          <w:t xml:space="preserve"> 2.2</w:t>
        </w:r>
      </w:ins>
      <w:r w:rsidRPr="00FD21E9">
        <w:rPr>
          <w:rFonts w:asciiTheme="majorHAnsi" w:hAnsiTheme="majorHAnsi" w:cstheme="majorHAnsi"/>
          <w:iCs/>
          <w:sz w:val="24"/>
          <w:szCs w:val="24"/>
        </w:rPr>
        <w:t xml:space="preserve">).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260/280 absorbance ratios of </w:t>
      </w:r>
      <w:ins w:id="336" w:author="Andrea Schreier" w:date="2023-09-06T12:53:00Z">
        <w:r w:rsidR="00FE49ED">
          <w:rPr>
            <w:rFonts w:asciiTheme="majorHAnsi" w:hAnsiTheme="majorHAnsi" w:cstheme="majorHAnsi"/>
            <w:iCs/>
            <w:sz w:val="24"/>
            <w:szCs w:val="24"/>
          </w:rPr>
          <w:t xml:space="preserve">HMW </w:t>
        </w:r>
      </w:ins>
      <w:r w:rsidRPr="00FD21E9">
        <w:rPr>
          <w:rFonts w:asciiTheme="majorHAnsi" w:hAnsiTheme="majorHAnsi" w:cstheme="majorHAnsi"/>
          <w:iCs/>
          <w:sz w:val="24"/>
          <w:szCs w:val="24"/>
        </w:rPr>
        <w:t xml:space="preserve">extractions </w:t>
      </w:r>
      <w:r w:rsidR="007D782C">
        <w:rPr>
          <w:rFonts w:asciiTheme="majorHAnsi" w:hAnsiTheme="majorHAnsi" w:cstheme="majorHAnsi"/>
          <w:iCs/>
          <w:sz w:val="24"/>
          <w:szCs w:val="24"/>
        </w:rPr>
        <w:t>were between</w:t>
      </w:r>
      <w:r w:rsidRPr="00FD21E9">
        <w:rPr>
          <w:rFonts w:asciiTheme="majorHAnsi" w:hAnsiTheme="majorHAnsi" w:cstheme="majorHAnsi"/>
          <w:iCs/>
          <w:sz w:val="24"/>
          <w:szCs w:val="24"/>
        </w:rPr>
        <w:t xml:space="preserve"> 1.</w:t>
      </w:r>
      <w:r w:rsidR="00874AFC">
        <w:rPr>
          <w:rFonts w:asciiTheme="majorHAnsi" w:hAnsiTheme="majorHAnsi" w:cstheme="majorHAnsi"/>
          <w:iCs/>
          <w:sz w:val="24"/>
          <w:szCs w:val="24"/>
        </w:rPr>
        <w:t>80</w:t>
      </w:r>
      <w:r w:rsidRPr="00FD21E9">
        <w:rPr>
          <w:rFonts w:asciiTheme="majorHAnsi" w:hAnsiTheme="majorHAnsi" w:cstheme="majorHAnsi"/>
          <w:iCs/>
          <w:sz w:val="24"/>
          <w:szCs w:val="24"/>
        </w:rPr>
        <w:t xml:space="preserve"> </w:t>
      </w:r>
      <w:r w:rsidR="00874AFC">
        <w:rPr>
          <w:rFonts w:asciiTheme="majorHAnsi" w:hAnsiTheme="majorHAnsi" w:cstheme="majorHAnsi"/>
          <w:iCs/>
          <w:sz w:val="24"/>
          <w:szCs w:val="24"/>
        </w:rPr>
        <w:t>to</w:t>
      </w:r>
      <w:r w:rsidRPr="00FD21E9">
        <w:rPr>
          <w:rFonts w:asciiTheme="majorHAnsi" w:hAnsiTheme="majorHAnsi" w:cstheme="majorHAnsi"/>
          <w:iCs/>
          <w:sz w:val="24"/>
          <w:szCs w:val="24"/>
        </w:rPr>
        <w:t xml:space="preserve"> 1.9</w:t>
      </w:r>
      <w:r w:rsidR="00874AFC">
        <w:rPr>
          <w:rFonts w:asciiTheme="majorHAnsi" w:hAnsiTheme="majorHAnsi" w:cstheme="majorHAnsi"/>
          <w:iCs/>
          <w:sz w:val="24"/>
          <w:szCs w:val="24"/>
        </w:rPr>
        <w:t>1, and</w:t>
      </w:r>
      <w:r w:rsidRPr="00FD21E9">
        <w:rPr>
          <w:rFonts w:asciiTheme="majorHAnsi" w:hAnsiTheme="majorHAnsi" w:cstheme="majorHAnsi"/>
          <w:iCs/>
          <w:sz w:val="24"/>
          <w:szCs w:val="24"/>
        </w:rPr>
        <w:t xml:space="preserve">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260/230 ratios </w:t>
      </w:r>
      <w:r w:rsidR="00874AFC">
        <w:rPr>
          <w:rFonts w:asciiTheme="majorHAnsi" w:hAnsiTheme="majorHAnsi" w:cstheme="majorHAnsi"/>
          <w:iCs/>
          <w:sz w:val="24"/>
          <w:szCs w:val="24"/>
        </w:rPr>
        <w:t>ranged from 1.73 to 2.22 (Table 2.2)</w:t>
      </w:r>
    </w:p>
    <w:p w14:paraId="620F8140" w14:textId="77777777" w:rsidR="00CD0ACF" w:rsidRPr="00FD21E9" w:rsidRDefault="00CD0ACF" w:rsidP="0011235A">
      <w:pPr>
        <w:spacing w:line="240" w:lineRule="auto"/>
        <w:ind w:right="270"/>
        <w:rPr>
          <w:rFonts w:asciiTheme="majorHAnsi" w:hAnsiTheme="majorHAnsi" w:cstheme="majorHAnsi"/>
          <w:iCs/>
          <w:sz w:val="24"/>
          <w:szCs w:val="24"/>
        </w:rPr>
      </w:pPr>
    </w:p>
    <w:p w14:paraId="304B44DD" w14:textId="68655D4F" w:rsidR="003F5039" w:rsidRPr="00FD21E9" w:rsidRDefault="003F5039" w:rsidP="0011235A">
      <w:pPr>
        <w:pStyle w:val="HTMLAddress"/>
        <w:spacing w:line="240" w:lineRule="auto"/>
        <w:outlineLvl w:val="2"/>
        <w:rPr>
          <w:rFonts w:asciiTheme="majorHAnsi" w:hAnsiTheme="majorHAnsi" w:cstheme="majorHAnsi"/>
          <w:sz w:val="24"/>
          <w:szCs w:val="24"/>
        </w:rPr>
      </w:pPr>
      <w:bookmarkStart w:id="337" w:name="_Toc113123194"/>
      <w:bookmarkStart w:id="338" w:name="_Toc144802742"/>
      <w:r w:rsidRPr="00FD21E9">
        <w:rPr>
          <w:rFonts w:asciiTheme="majorHAnsi" w:hAnsiTheme="majorHAnsi" w:cstheme="majorHAnsi"/>
          <w:sz w:val="24"/>
          <w:szCs w:val="24"/>
        </w:rPr>
        <w:t>Linked-read sequencing &amp; quality control</w:t>
      </w:r>
      <w:bookmarkEnd w:id="337"/>
      <w:bookmarkEnd w:id="338"/>
    </w:p>
    <w:p w14:paraId="529DA7B4" w14:textId="1FBE5845"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P</w:t>
      </w:r>
      <w:r w:rsidRPr="009A34FE">
        <w:rPr>
          <w:rFonts w:asciiTheme="majorHAnsi" w:hAnsiTheme="majorHAnsi" w:cstheme="majorHAnsi"/>
          <w:sz w:val="24"/>
          <w:szCs w:val="24"/>
        </w:rPr>
        <w:t xml:space="preserve">ost-GEM DNA </w:t>
      </w:r>
      <w:r w:rsidRPr="00FD21E9">
        <w:rPr>
          <w:rFonts w:asciiTheme="majorHAnsi" w:hAnsiTheme="majorHAnsi" w:cstheme="majorHAnsi"/>
          <w:sz w:val="24"/>
          <w:szCs w:val="24"/>
        </w:rPr>
        <w:t xml:space="preserve">library electropherograms </w:t>
      </w:r>
      <w:r w:rsidR="00CD7629">
        <w:rPr>
          <w:rFonts w:asciiTheme="majorHAnsi" w:hAnsiTheme="majorHAnsi" w:cstheme="majorHAnsi"/>
          <w:sz w:val="24"/>
          <w:szCs w:val="24"/>
        </w:rPr>
        <w:t xml:space="preserve">were quantified and </w:t>
      </w:r>
      <w:r w:rsidR="00B706E8">
        <w:rPr>
          <w:rFonts w:asciiTheme="majorHAnsi" w:hAnsiTheme="majorHAnsi" w:cstheme="majorHAnsi"/>
          <w:sz w:val="24"/>
          <w:szCs w:val="24"/>
        </w:rPr>
        <w:t>displayed</w:t>
      </w:r>
      <w:r w:rsidR="00B706E8"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expected distributions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2). We generated 94,825,601,818 bp of paired-end linked-read sequencing data from the female specimen. Using the Genomescope</w:t>
      </w:r>
      <w:r w:rsidR="0087338E">
        <w:rPr>
          <w:rFonts w:asciiTheme="majorHAnsi" w:hAnsiTheme="majorHAnsi" w:cstheme="majorHAnsi"/>
          <w:sz w:val="24"/>
          <w:szCs w:val="24"/>
        </w:rPr>
        <w:t>2</w:t>
      </w:r>
      <w:r w:rsidRPr="00FD21E9">
        <w:rPr>
          <w:rFonts w:asciiTheme="majorHAnsi" w:hAnsiTheme="majorHAnsi" w:cstheme="majorHAnsi"/>
          <w:sz w:val="24"/>
          <w:szCs w:val="24"/>
        </w:rPr>
        <w:t xml:space="preserve"> </w:t>
      </w:r>
      <w:r w:rsidRPr="009A34FE">
        <w:rPr>
          <w:rFonts w:asciiTheme="majorHAnsi" w:hAnsiTheme="majorHAnsi" w:cstheme="majorHAnsi"/>
          <w:sz w:val="24"/>
          <w:szCs w:val="24"/>
        </w:rPr>
        <w:t xml:space="preserve">k-mer based haploid genome size </w:t>
      </w:r>
      <w:r w:rsidRPr="00FD21E9">
        <w:rPr>
          <w:rFonts w:asciiTheme="majorHAnsi" w:hAnsiTheme="majorHAnsi" w:cstheme="majorHAnsi"/>
          <w:sz w:val="24"/>
          <w:szCs w:val="24"/>
        </w:rPr>
        <w:t>estimation of the</w:t>
      </w:r>
      <w:r w:rsidRPr="009A34FE">
        <w:rPr>
          <w:rFonts w:asciiTheme="majorHAnsi" w:hAnsiTheme="majorHAnsi" w:cstheme="majorHAnsi"/>
          <w:sz w:val="24"/>
          <w:szCs w:val="24"/>
        </w:rPr>
        <w:t xml:space="preserve"> female </w:t>
      </w:r>
      <w:r w:rsidRPr="00FD21E9">
        <w:rPr>
          <w:rFonts w:asciiTheme="majorHAnsi" w:hAnsiTheme="majorHAnsi" w:cstheme="majorHAnsi"/>
          <w:sz w:val="24"/>
          <w:szCs w:val="24"/>
        </w:rPr>
        <w:t xml:space="preserve">10X sequencing data we estimated the delta smelt genome size to be </w:t>
      </w:r>
      <w:r w:rsidRPr="009A34FE">
        <w:rPr>
          <w:rFonts w:asciiTheme="majorHAnsi" w:hAnsiTheme="majorHAnsi" w:cstheme="majorHAnsi"/>
          <w:sz w:val="24"/>
          <w:szCs w:val="24"/>
        </w:rPr>
        <w:t>0.49 Gb</w:t>
      </w:r>
      <w:r w:rsidRPr="00FD21E9">
        <w:rPr>
          <w:rFonts w:asciiTheme="majorHAnsi" w:hAnsiTheme="majorHAnsi" w:cstheme="majorHAnsi"/>
          <w:sz w:val="24"/>
          <w:szCs w:val="24"/>
        </w:rPr>
        <w:t xml:space="preserve">. We used the updated k-mer based estimate to reduce the amount of male data generated in </w:t>
      </w:r>
      <w:r w:rsidR="000D523C">
        <w:rPr>
          <w:rFonts w:asciiTheme="majorHAnsi" w:hAnsiTheme="majorHAnsi" w:cstheme="majorHAnsi"/>
          <w:sz w:val="24"/>
          <w:szCs w:val="24"/>
        </w:rPr>
        <w:t xml:space="preserve">linked- read </w:t>
      </w:r>
      <w:r w:rsidRPr="00FD21E9">
        <w:rPr>
          <w:rFonts w:asciiTheme="majorHAnsi" w:hAnsiTheme="majorHAnsi" w:cstheme="majorHAnsi"/>
          <w:sz w:val="24"/>
          <w:szCs w:val="24"/>
        </w:rPr>
        <w:t>sequencing</w:t>
      </w:r>
      <w:ins w:id="339" w:author="Shannon Erica Kendal Joslin" w:date="2023-10-13T09:41:00Z">
        <w:r w:rsidR="00B706E8">
          <w:rPr>
            <w:rFonts w:asciiTheme="majorHAnsi" w:hAnsiTheme="majorHAnsi" w:cstheme="majorHAnsi"/>
            <w:sz w:val="24"/>
            <w:szCs w:val="24"/>
          </w:rPr>
          <w:t xml:space="preserve"> and i</w:t>
        </w:r>
      </w:ins>
      <w:del w:id="340" w:author="Shannon Erica Kendal Joslin" w:date="2023-10-13T09:41:00Z">
        <w:r w:rsidRPr="009A34FE" w:rsidDel="00B706E8">
          <w:rPr>
            <w:rFonts w:asciiTheme="majorHAnsi" w:hAnsiTheme="majorHAnsi" w:cstheme="majorHAnsi"/>
            <w:sz w:val="24"/>
            <w:szCs w:val="24"/>
          </w:rPr>
          <w:delText xml:space="preserve">. </w:delText>
        </w:r>
      </w:del>
      <w:r w:rsidRPr="00FD21E9">
        <w:rPr>
          <w:rFonts w:asciiTheme="majorHAnsi" w:hAnsiTheme="majorHAnsi" w:cstheme="majorHAnsi"/>
          <w:sz w:val="24"/>
          <w:szCs w:val="24"/>
        </w:rPr>
        <w:t>n total, 65,806,680,934 bp of male linked-read sequencing data</w:t>
      </w:r>
      <w:r w:rsidR="00B706E8">
        <w:rPr>
          <w:rFonts w:asciiTheme="majorHAnsi" w:hAnsiTheme="majorHAnsi" w:cstheme="majorHAnsi"/>
          <w:sz w:val="24"/>
          <w:szCs w:val="24"/>
        </w:rPr>
        <w:t xml:space="preserve"> were generated</w:t>
      </w:r>
      <w:r w:rsidRPr="00FD21E9">
        <w:rPr>
          <w:rFonts w:asciiTheme="majorHAnsi" w:hAnsiTheme="majorHAnsi" w:cstheme="majorHAnsi"/>
          <w:sz w:val="24"/>
          <w:szCs w:val="24"/>
        </w:rPr>
        <w:t xml:space="preserve">. The average per sequence base quality was 33 and 32 in the female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and 34 and 32 in the 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 </w:t>
      </w:r>
    </w:p>
    <w:p w14:paraId="3D59EA73" w14:textId="29DE5A5D"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Mapped k-mer histograms for each sample and at each value of k showed discrete, single peaks indicating no sign of contamination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3). All GC count frequency plots show roughly normal circular distributions of distinct k-mers with no aberrant spotting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4). Additionally, the number of distinct k-mers does not appear to be heavily skewed, indicating no sequencing bias, in the male or female sequencing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5). These data together indicate no observable signs of bacterial or organell</w:t>
      </w:r>
      <w:r w:rsidR="00315B1D">
        <w:rPr>
          <w:rFonts w:asciiTheme="majorHAnsi" w:hAnsiTheme="majorHAnsi" w:cstheme="majorHAnsi"/>
          <w:sz w:val="24"/>
          <w:szCs w:val="24"/>
        </w:rPr>
        <w:t>ar DNA</w:t>
      </w:r>
      <w:r w:rsidRPr="00FD21E9">
        <w:rPr>
          <w:rFonts w:asciiTheme="majorHAnsi" w:hAnsiTheme="majorHAnsi" w:cstheme="majorHAnsi"/>
          <w:sz w:val="24"/>
          <w:szCs w:val="24"/>
        </w:rPr>
        <w:t xml:space="preserve"> contamination or major sources of sequencing bias in the linked-read sequencing data.</w:t>
      </w:r>
    </w:p>
    <w:p w14:paraId="07FEA697" w14:textId="77777777" w:rsidR="003F5039" w:rsidRPr="00FD21E9" w:rsidRDefault="003F5039" w:rsidP="0011235A">
      <w:pPr>
        <w:spacing w:line="240" w:lineRule="auto"/>
        <w:ind w:right="270"/>
        <w:rPr>
          <w:rFonts w:asciiTheme="majorHAnsi" w:hAnsiTheme="majorHAnsi" w:cstheme="majorHAnsi"/>
          <w:sz w:val="24"/>
          <w:szCs w:val="24"/>
        </w:rPr>
      </w:pPr>
    </w:p>
    <w:p w14:paraId="3D2EF21E" w14:textId="600085F3"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341" w:name="_Toc113123195"/>
      <w:bookmarkStart w:id="342" w:name="_Toc144802743"/>
      <w:r w:rsidRPr="00FD21E9">
        <w:rPr>
          <w:rFonts w:asciiTheme="majorHAnsi" w:hAnsiTheme="majorHAnsi" w:cstheme="majorHAnsi"/>
          <w:sz w:val="24"/>
          <w:szCs w:val="24"/>
        </w:rPr>
        <w:t>Long-read sequencing &amp; quality control</w:t>
      </w:r>
      <w:bookmarkEnd w:id="341"/>
      <w:bookmarkEnd w:id="342"/>
    </w:p>
    <w:p w14:paraId="4D0B36AC" w14:textId="67886D48" w:rsidR="003F5039" w:rsidRDefault="003F7F9E" w:rsidP="0011235A">
      <w:pPr>
        <w:spacing w:line="240" w:lineRule="auto"/>
        <w:ind w:right="270"/>
        <w:rPr>
          <w:rFonts w:asciiTheme="majorHAnsi" w:hAnsiTheme="majorHAnsi" w:cstheme="majorHAnsi"/>
          <w:sz w:val="24"/>
          <w:szCs w:val="24"/>
        </w:rPr>
      </w:pPr>
      <w:r>
        <w:rPr>
          <w:rFonts w:asciiTheme="majorHAnsi" w:hAnsiTheme="majorHAnsi" w:cstheme="majorHAnsi"/>
          <w:sz w:val="24"/>
          <w:szCs w:val="24"/>
        </w:rPr>
        <w:t xml:space="preserve">In order to obtain sufficient sequencing </w:t>
      </w:r>
      <w:proofErr w:type="gramStart"/>
      <w:r>
        <w:rPr>
          <w:rFonts w:asciiTheme="majorHAnsi" w:hAnsiTheme="majorHAnsi" w:cstheme="majorHAnsi"/>
          <w:sz w:val="24"/>
          <w:szCs w:val="24"/>
        </w:rPr>
        <w:t>data</w:t>
      </w:r>
      <w:proofErr w:type="gramEnd"/>
      <w:r>
        <w:rPr>
          <w:rFonts w:asciiTheme="majorHAnsi" w:hAnsiTheme="majorHAnsi" w:cstheme="majorHAnsi"/>
          <w:sz w:val="24"/>
          <w:szCs w:val="24"/>
        </w:rPr>
        <w:t xml:space="preserve"> we</w:t>
      </w:r>
      <w:r w:rsidR="00224AC0">
        <w:rPr>
          <w:rFonts w:asciiTheme="majorHAnsi" w:hAnsiTheme="majorHAnsi" w:cstheme="majorHAnsi"/>
          <w:sz w:val="24"/>
          <w:szCs w:val="24"/>
        </w:rPr>
        <w:t xml:space="preserve"> created two high-input librar</w:t>
      </w:r>
      <w:r w:rsidR="00E733FB">
        <w:rPr>
          <w:rFonts w:asciiTheme="majorHAnsi" w:hAnsiTheme="majorHAnsi" w:cstheme="majorHAnsi"/>
          <w:sz w:val="24"/>
          <w:szCs w:val="24"/>
        </w:rPr>
        <w:t>ies</w:t>
      </w:r>
      <w:r w:rsidR="00224AC0">
        <w:rPr>
          <w:rFonts w:asciiTheme="majorHAnsi" w:hAnsiTheme="majorHAnsi" w:cstheme="majorHAnsi"/>
          <w:sz w:val="24"/>
          <w:szCs w:val="24"/>
        </w:rPr>
        <w:t xml:space="preserve"> from one male individual</w:t>
      </w:r>
      <w:r>
        <w:rPr>
          <w:rFonts w:asciiTheme="majorHAnsi" w:hAnsiTheme="majorHAnsi" w:cstheme="majorHAnsi"/>
          <w:sz w:val="24"/>
          <w:szCs w:val="24"/>
        </w:rPr>
        <w:t xml:space="preserve"> (</w:t>
      </w:r>
      <w:r w:rsidR="00E733FB" w:rsidRPr="00FD21E9">
        <w:rPr>
          <w:rFonts w:asciiTheme="majorHAnsi" w:hAnsiTheme="majorHAnsi" w:cstheme="majorHAnsi"/>
          <w:iCs/>
          <w:sz w:val="24"/>
          <w:szCs w:val="24"/>
        </w:rPr>
        <w:t>T3M02_BM_FF</w:t>
      </w:r>
      <w:r>
        <w:rPr>
          <w:rFonts w:asciiTheme="majorHAnsi" w:hAnsiTheme="majorHAnsi" w:cstheme="majorHAnsi"/>
          <w:sz w:val="24"/>
          <w:szCs w:val="24"/>
        </w:rPr>
        <w:t xml:space="preserve">) and </w:t>
      </w:r>
      <w:r w:rsidR="001C0134">
        <w:rPr>
          <w:rFonts w:asciiTheme="majorHAnsi" w:hAnsiTheme="majorHAnsi" w:cstheme="majorHAnsi"/>
          <w:sz w:val="24"/>
          <w:szCs w:val="24"/>
        </w:rPr>
        <w:t>two</w:t>
      </w:r>
      <w:r w:rsidR="001C0134">
        <w:rPr>
          <w:rFonts w:asciiTheme="majorHAnsi" w:hAnsiTheme="majorHAnsi" w:cstheme="majorHAnsi"/>
          <w:sz w:val="24"/>
          <w:szCs w:val="24"/>
        </w:rPr>
        <w:t xml:space="preserve"> </w:t>
      </w:r>
      <w:r>
        <w:rPr>
          <w:rFonts w:asciiTheme="majorHAnsi" w:hAnsiTheme="majorHAnsi" w:cstheme="majorHAnsi"/>
          <w:sz w:val="24"/>
          <w:szCs w:val="24"/>
        </w:rPr>
        <w:t>high-input and one low-input library from a second female individual (</w:t>
      </w:r>
      <w:r w:rsidR="00E733FB" w:rsidRPr="00FD21E9">
        <w:rPr>
          <w:rFonts w:asciiTheme="majorHAnsi" w:hAnsiTheme="majorHAnsi" w:cstheme="majorHAnsi"/>
          <w:iCs/>
          <w:sz w:val="24"/>
          <w:szCs w:val="24"/>
        </w:rPr>
        <w:t>T3F02_SC_FF</w:t>
      </w:r>
      <w:r>
        <w:rPr>
          <w:rFonts w:asciiTheme="majorHAnsi" w:hAnsiTheme="majorHAnsi" w:cstheme="majorHAnsi"/>
          <w:sz w:val="24"/>
          <w:szCs w:val="24"/>
        </w:rPr>
        <w:t>) (Table</w:t>
      </w:r>
      <w:r w:rsidR="00E733FB">
        <w:rPr>
          <w:rFonts w:asciiTheme="majorHAnsi" w:hAnsiTheme="majorHAnsi" w:cstheme="majorHAnsi"/>
          <w:sz w:val="24"/>
          <w:szCs w:val="24"/>
        </w:rPr>
        <w:t xml:space="preserve"> 2.2)</w:t>
      </w:r>
      <w:r>
        <w:rPr>
          <w:rFonts w:asciiTheme="majorHAnsi" w:hAnsiTheme="majorHAnsi" w:cstheme="majorHAnsi"/>
          <w:sz w:val="24"/>
          <w:szCs w:val="24"/>
        </w:rPr>
        <w:t xml:space="preserve">. </w:t>
      </w:r>
      <w:r w:rsidR="003F5039" w:rsidRPr="00FD21E9">
        <w:rPr>
          <w:rFonts w:asciiTheme="majorHAnsi" w:hAnsiTheme="majorHAnsi" w:cstheme="majorHAnsi"/>
          <w:sz w:val="24"/>
          <w:szCs w:val="24"/>
        </w:rPr>
        <w:t>Starting gDNA inputs ranged from 6.5</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to 20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of gDNA. The sheared gDNA input for the removal of single strand overhangs ranged from 1000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ng to 7</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and the average length of gDNA for sequencing ranged from 14-18.4</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w:t>
      </w:r>
    </w:p>
    <w:p w14:paraId="56E0D16B" w14:textId="77777777" w:rsidR="00E733FB" w:rsidRPr="00FD21E9" w:rsidRDefault="00E733FB" w:rsidP="0011235A">
      <w:pPr>
        <w:spacing w:line="240" w:lineRule="auto"/>
        <w:ind w:right="270"/>
        <w:rPr>
          <w:rFonts w:asciiTheme="majorHAnsi" w:hAnsiTheme="majorHAnsi" w:cstheme="majorHAnsi"/>
          <w:sz w:val="24"/>
          <w:szCs w:val="24"/>
        </w:rPr>
      </w:pPr>
    </w:p>
    <w:p w14:paraId="423D5327" w14:textId="77777777" w:rsidR="003F5039" w:rsidRPr="00FD21E9" w:rsidRDefault="003F5039" w:rsidP="0011235A">
      <w:pPr>
        <w:spacing w:line="240" w:lineRule="auto"/>
        <w:ind w:right="270"/>
        <w:rPr>
          <w:rFonts w:asciiTheme="majorHAnsi" w:hAnsiTheme="majorHAnsi" w:cstheme="majorHAnsi"/>
          <w:iCs/>
          <w:sz w:val="24"/>
          <w:szCs w:val="24"/>
        </w:rPr>
      </w:pPr>
      <w:r w:rsidRPr="00FD21E9">
        <w:rPr>
          <w:rFonts w:asciiTheme="majorHAnsi" w:hAnsiTheme="majorHAnsi" w:cstheme="majorHAnsi"/>
          <w:sz w:val="24"/>
          <w:szCs w:val="24"/>
        </w:rPr>
        <w:lastRenderedPageBreak/>
        <w:t xml:space="preserve">Five movie collections (150 hours of sequencing data) from two male and one female high-input library, and two low-input female library runs were collected. </w:t>
      </w:r>
      <w:r w:rsidRPr="00FD21E9">
        <w:rPr>
          <w:rFonts w:asciiTheme="majorHAnsi" w:hAnsiTheme="majorHAnsi" w:cstheme="majorHAnsi"/>
          <w:iCs/>
          <w:sz w:val="24"/>
          <w:szCs w:val="24"/>
        </w:rPr>
        <w:t>A total of 3,095,133 male reads and 2,741,504 female reads representing 35,841,976,770 and 28,549,585,055 base pairs, respectively, passed quality control and were used for subsequent assembly (Table 2.3).</w:t>
      </w:r>
    </w:p>
    <w:p w14:paraId="45ABE3DF" w14:textId="77777777" w:rsidR="003F5039" w:rsidRPr="00FD21E9" w:rsidRDefault="003F5039" w:rsidP="0011235A">
      <w:pPr>
        <w:spacing w:line="240" w:lineRule="auto"/>
        <w:rPr>
          <w:rFonts w:asciiTheme="majorHAnsi" w:hAnsiTheme="majorHAnsi" w:cstheme="majorHAnsi"/>
          <w:b/>
          <w:bCs/>
          <w:sz w:val="24"/>
          <w:szCs w:val="24"/>
          <w:u w:val="single"/>
        </w:rPr>
      </w:pPr>
    </w:p>
    <w:p w14:paraId="6E51C0A5" w14:textId="13B97BDD" w:rsidR="003F5039" w:rsidRPr="00FD21E9" w:rsidRDefault="003F5039" w:rsidP="0011235A">
      <w:pPr>
        <w:pStyle w:val="HTMLAddress"/>
        <w:spacing w:line="240" w:lineRule="auto"/>
        <w:outlineLvl w:val="2"/>
        <w:rPr>
          <w:rFonts w:asciiTheme="majorHAnsi" w:hAnsiTheme="majorHAnsi" w:cstheme="majorHAnsi"/>
          <w:sz w:val="24"/>
          <w:szCs w:val="24"/>
        </w:rPr>
      </w:pPr>
      <w:bookmarkStart w:id="343" w:name="_Toc113123196"/>
      <w:bookmarkStart w:id="344" w:name="_Toc144802744"/>
      <w:r w:rsidRPr="00FD21E9">
        <w:rPr>
          <w:rFonts w:asciiTheme="majorHAnsi" w:hAnsiTheme="majorHAnsi" w:cstheme="majorHAnsi"/>
          <w:sz w:val="24"/>
          <w:szCs w:val="24"/>
        </w:rPr>
        <w:t>Hi-C sequencing &amp; quality control</w:t>
      </w:r>
      <w:bookmarkEnd w:id="343"/>
      <w:bookmarkEnd w:id="344"/>
    </w:p>
    <w:p w14:paraId="51586397" w14:textId="2A4AA2B4"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Hi-C sequencing files contained 87,444,477 read pairs in total (Table 2.3). The data contained an average of 2,966.33 read pairs per contig greater than 5</w:t>
      </w:r>
      <w:r w:rsidR="00315B1D">
        <w:rPr>
          <w:rFonts w:asciiTheme="majorHAnsi" w:hAnsiTheme="majorHAnsi" w:cstheme="majorHAnsi"/>
          <w:sz w:val="24"/>
          <w:szCs w:val="24"/>
        </w:rPr>
        <w:t xml:space="preserve"> </w:t>
      </w:r>
      <w:r w:rsidRPr="00FD21E9">
        <w:rPr>
          <w:rFonts w:asciiTheme="majorHAnsi" w:hAnsiTheme="majorHAnsi" w:cstheme="majorHAnsi"/>
          <w:sz w:val="24"/>
          <w:szCs w:val="24"/>
        </w:rPr>
        <w:t xml:space="preserve">kb, 18.78% of the read pairs mapped to greater than 10 kb apart and 56.38% of reads were considered high quality indicating successful library prep and sequencing. The average per sequence base quality was 38 and 36 in the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w:t>
      </w:r>
    </w:p>
    <w:p w14:paraId="46F17631"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8500394"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345" w:name="_Toc113123197"/>
      <w:bookmarkStart w:id="346" w:name="_Toc144802745"/>
      <w:r w:rsidRPr="00FD21E9">
        <w:rPr>
          <w:rFonts w:asciiTheme="majorHAnsi" w:hAnsiTheme="majorHAnsi" w:cstheme="majorHAnsi"/>
          <w:sz w:val="24"/>
          <w:szCs w:val="24"/>
        </w:rPr>
        <w:t>Assembly quality assessment</w:t>
      </w:r>
      <w:bookmarkEnd w:id="345"/>
      <w:bookmarkEnd w:id="346"/>
    </w:p>
    <w:p w14:paraId="4DE85359" w14:textId="523D5A6E" w:rsidR="00422626"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searched raw data and each iteration of the assemblies for 3,640 conserved </w:t>
      </w:r>
      <w:proofErr w:type="gramStart"/>
      <w:r w:rsidRPr="00FD21E9">
        <w:rPr>
          <w:rFonts w:asciiTheme="majorHAnsi" w:hAnsiTheme="majorHAnsi" w:cstheme="majorHAnsi"/>
          <w:sz w:val="24"/>
          <w:szCs w:val="24"/>
        </w:rPr>
        <w:t>single-copy</w:t>
      </w:r>
      <w:proofErr w:type="gramEnd"/>
      <w:r w:rsidRPr="00FD21E9">
        <w:rPr>
          <w:rFonts w:asciiTheme="majorHAnsi" w:hAnsiTheme="majorHAnsi" w:cstheme="majorHAnsi"/>
          <w:sz w:val="24"/>
          <w:szCs w:val="24"/>
        </w:rPr>
        <w:t xml:space="preserve"> orthologs contained within the 05 August 2020 Actinopterygii lineage dataset using BUSCO. The quality filtered female and male HiFi data contained whole genes or sequence fragments of 95.6% (3.3% complete single copy, 89.3% complete double copy, and 3.0% fragmented) and 94.4% (3.4% complete single copy, 87.0% complete double copy, and 4.0% fragmented) of the conserved Actinopterygii gene dataset, respectively (Table 2.4).</w:t>
      </w:r>
    </w:p>
    <w:p w14:paraId="081ECC0D" w14:textId="638E35DA"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After each step</w:t>
      </w:r>
      <w:r w:rsidR="000D523C">
        <w:rPr>
          <w:rFonts w:asciiTheme="majorHAnsi" w:hAnsiTheme="majorHAnsi" w:cstheme="majorHAnsi"/>
          <w:sz w:val="24"/>
          <w:szCs w:val="24"/>
        </w:rPr>
        <w:t xml:space="preserve"> of the assembly</w:t>
      </w:r>
      <w:r w:rsidRPr="00FD21E9">
        <w:rPr>
          <w:rFonts w:asciiTheme="majorHAnsi" w:hAnsiTheme="majorHAnsi" w:cstheme="majorHAnsi"/>
          <w:sz w:val="24"/>
          <w:szCs w:val="24"/>
        </w:rPr>
        <w:t xml:space="preserve"> the total length and N50 increased, and the L50 and total number of contigs decreased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6</w:t>
      </w:r>
      <w:r w:rsidR="00644092" w:rsidRPr="00FD21E9">
        <w:rPr>
          <w:rFonts w:asciiTheme="majorHAnsi" w:hAnsiTheme="majorHAnsi" w:cstheme="majorHAnsi"/>
          <w:sz w:val="24"/>
          <w:szCs w:val="24"/>
        </w:rPr>
        <w:t xml:space="preserve"> &amp; 2.7</w:t>
      </w:r>
      <w:r w:rsidRPr="00FD21E9">
        <w:rPr>
          <w:rFonts w:asciiTheme="majorHAnsi" w:hAnsiTheme="majorHAnsi" w:cstheme="majorHAnsi"/>
          <w:sz w:val="24"/>
          <w:szCs w:val="24"/>
        </w:rPr>
        <w:t>). Female HiFi sequencing data had an N50 of 15,048 and an L50 of 771,808, while the male HiFi data had an N50 of 11,604 and an L50 of 1,276,120. The final female assembly contained 89.3% complete (87.7% single copy and 1.6% double copy) genes and fragments of an additional 0.8% of conserved genes, had an N50 of 14,850,352, L50 of 13, and was a total of 437,273,953 bp long with a total of 376 contigs. The final male assembly contained 88.4% complete (81.2% single copy and 7.2% double copy) genes and fragments of an additional 1.0% of conserved genes, had an N50 of 12,200,365, L50 of 15 and was a total of 472,157,411 bp long with a total of 549 contigs (Table 2.4).</w:t>
      </w:r>
    </w:p>
    <w:p w14:paraId="55EB53CD" w14:textId="77777777" w:rsidR="003F5039" w:rsidRPr="00FD21E9" w:rsidRDefault="003F5039" w:rsidP="0011235A">
      <w:pPr>
        <w:spacing w:line="240" w:lineRule="auto"/>
        <w:rPr>
          <w:rFonts w:asciiTheme="majorHAnsi" w:hAnsiTheme="majorHAnsi" w:cstheme="majorHAnsi"/>
          <w:sz w:val="24"/>
          <w:szCs w:val="24"/>
        </w:rPr>
      </w:pPr>
    </w:p>
    <w:p w14:paraId="7737965B" w14:textId="71E26674"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347" w:name="_Toc113123198"/>
      <w:bookmarkStart w:id="348" w:name="_Toc144802746"/>
      <w:r w:rsidRPr="00FD21E9">
        <w:rPr>
          <w:rFonts w:asciiTheme="majorHAnsi" w:hAnsiTheme="majorHAnsi" w:cstheme="majorHAnsi"/>
          <w:sz w:val="24"/>
          <w:szCs w:val="24"/>
        </w:rPr>
        <w:t xml:space="preserve">Cytogenic </w:t>
      </w:r>
      <w:ins w:id="349" w:author="Shannon Erica Kendal Joslin" w:date="2023-10-13T09:49:00Z">
        <w:r w:rsidR="002C1A78">
          <w:rPr>
            <w:rFonts w:asciiTheme="majorHAnsi" w:hAnsiTheme="majorHAnsi" w:cstheme="majorHAnsi"/>
            <w:sz w:val="24"/>
            <w:szCs w:val="24"/>
          </w:rPr>
          <w:t xml:space="preserve">karyotype </w:t>
        </w:r>
      </w:ins>
      <w:r w:rsidRPr="00FD21E9">
        <w:rPr>
          <w:rFonts w:asciiTheme="majorHAnsi" w:hAnsiTheme="majorHAnsi" w:cstheme="majorHAnsi"/>
          <w:sz w:val="24"/>
          <w:szCs w:val="24"/>
        </w:rPr>
        <w:t>chromosome validation</w:t>
      </w:r>
      <w:bookmarkEnd w:id="347"/>
      <w:bookmarkEnd w:id="348"/>
      <w:r w:rsidRPr="00FD21E9">
        <w:rPr>
          <w:rFonts w:asciiTheme="majorHAnsi" w:hAnsiTheme="majorHAnsi" w:cstheme="majorHAnsi"/>
          <w:sz w:val="24"/>
          <w:szCs w:val="24"/>
        </w:rPr>
        <w:t xml:space="preserve"> </w:t>
      </w:r>
    </w:p>
    <w:p w14:paraId="2A9017F9" w14:textId="31853B76" w:rsidR="003F5039" w:rsidRDefault="003B2429" w:rsidP="00791715">
      <w:pPr>
        <w:spacing w:line="240" w:lineRule="auto"/>
        <w:rPr>
          <w:rFonts w:asciiTheme="majorHAnsi" w:hAnsiTheme="majorHAnsi" w:cstheme="majorHAnsi"/>
          <w:sz w:val="24"/>
          <w:szCs w:val="24"/>
        </w:rPr>
      </w:pPr>
      <w:r>
        <w:rPr>
          <w:rFonts w:asciiTheme="majorHAnsi" w:hAnsiTheme="majorHAnsi" w:cstheme="majorHAnsi"/>
          <w:sz w:val="24"/>
          <w:szCs w:val="24"/>
        </w:rPr>
        <w:t>Organs from a</w:t>
      </w:r>
      <w:r w:rsidR="00A066C0">
        <w:rPr>
          <w:rFonts w:asciiTheme="majorHAnsi" w:hAnsiTheme="majorHAnsi" w:cstheme="majorHAnsi"/>
          <w:sz w:val="24"/>
          <w:szCs w:val="24"/>
        </w:rPr>
        <w:t xml:space="preserve"> total of 43 </w:t>
      </w:r>
      <w:r w:rsidR="007E4664">
        <w:rPr>
          <w:rFonts w:asciiTheme="majorHAnsi" w:hAnsiTheme="majorHAnsi" w:cstheme="majorHAnsi"/>
          <w:sz w:val="24"/>
          <w:szCs w:val="24"/>
        </w:rPr>
        <w:t>fish</w:t>
      </w:r>
      <w:r>
        <w:rPr>
          <w:rFonts w:asciiTheme="majorHAnsi" w:hAnsiTheme="majorHAnsi" w:cstheme="majorHAnsi"/>
          <w:sz w:val="24"/>
          <w:szCs w:val="24"/>
        </w:rPr>
        <w:t>,</w:t>
      </w:r>
      <w:r w:rsidR="007E4664">
        <w:rPr>
          <w:rFonts w:asciiTheme="majorHAnsi" w:hAnsiTheme="majorHAnsi" w:cstheme="majorHAnsi"/>
          <w:sz w:val="24"/>
          <w:szCs w:val="24"/>
        </w:rPr>
        <w:t xml:space="preserve"> comprised of subadults (n=15) and adults (n=28)</w:t>
      </w:r>
      <w:r>
        <w:rPr>
          <w:rFonts w:asciiTheme="majorHAnsi" w:hAnsiTheme="majorHAnsi" w:cstheme="majorHAnsi"/>
          <w:sz w:val="24"/>
          <w:szCs w:val="24"/>
        </w:rPr>
        <w:t>,</w:t>
      </w:r>
      <w:r w:rsidR="007E4664">
        <w:rPr>
          <w:rFonts w:asciiTheme="majorHAnsi" w:hAnsiTheme="majorHAnsi" w:cstheme="majorHAnsi"/>
          <w:sz w:val="24"/>
          <w:szCs w:val="24"/>
        </w:rPr>
        <w:t xml:space="preserve"> </w:t>
      </w:r>
      <w:r w:rsidR="00A066C0">
        <w:rPr>
          <w:rFonts w:asciiTheme="majorHAnsi" w:hAnsiTheme="majorHAnsi" w:cstheme="majorHAnsi"/>
          <w:sz w:val="24"/>
          <w:szCs w:val="24"/>
        </w:rPr>
        <w:t xml:space="preserve">were </w:t>
      </w:r>
      <w:r w:rsidR="00C26B5B">
        <w:rPr>
          <w:rFonts w:asciiTheme="majorHAnsi" w:hAnsiTheme="majorHAnsi" w:cstheme="majorHAnsi"/>
          <w:sz w:val="24"/>
          <w:szCs w:val="24"/>
        </w:rPr>
        <w:t>sampled</w:t>
      </w:r>
      <w:r w:rsidR="00A066C0">
        <w:rPr>
          <w:rFonts w:asciiTheme="majorHAnsi" w:hAnsiTheme="majorHAnsi" w:cstheme="majorHAnsi"/>
          <w:sz w:val="24"/>
          <w:szCs w:val="24"/>
        </w:rPr>
        <w:t xml:space="preserve"> for cytogenic analyses. </w:t>
      </w:r>
      <w:r w:rsidR="002F52A4">
        <w:rPr>
          <w:rFonts w:asciiTheme="majorHAnsi" w:hAnsiTheme="majorHAnsi" w:cstheme="majorHAnsi"/>
          <w:sz w:val="24"/>
          <w:szCs w:val="24"/>
        </w:rPr>
        <w:t xml:space="preserve">Subadult and adult </w:t>
      </w:r>
      <w:ins w:id="350" w:author="Shannon Erica Kendal Joslin" w:date="2023-10-13T09:43:00Z">
        <w:r w:rsidR="00B706E8">
          <w:rPr>
            <w:rFonts w:asciiTheme="majorHAnsi" w:hAnsiTheme="majorHAnsi" w:cstheme="majorHAnsi"/>
            <w:sz w:val="24"/>
            <w:szCs w:val="24"/>
          </w:rPr>
          <w:t xml:space="preserve">total </w:t>
        </w:r>
      </w:ins>
      <w:r w:rsidR="006C6899">
        <w:rPr>
          <w:rFonts w:asciiTheme="majorHAnsi" w:hAnsiTheme="majorHAnsi" w:cstheme="majorHAnsi"/>
          <w:sz w:val="24"/>
          <w:szCs w:val="24"/>
        </w:rPr>
        <w:t>body lengths</w:t>
      </w:r>
      <w:r w:rsidR="002C4466">
        <w:rPr>
          <w:rFonts w:asciiTheme="majorHAnsi" w:hAnsiTheme="majorHAnsi" w:cstheme="majorHAnsi"/>
          <w:sz w:val="24"/>
          <w:szCs w:val="24"/>
        </w:rPr>
        <w:t xml:space="preserve"> ranged from </w:t>
      </w:r>
      <w:r w:rsidR="00B706E8">
        <w:rPr>
          <w:rFonts w:asciiTheme="majorHAnsi" w:hAnsiTheme="majorHAnsi" w:cstheme="majorHAnsi"/>
          <w:sz w:val="24"/>
          <w:szCs w:val="24"/>
        </w:rPr>
        <w:t>5</w:t>
      </w:r>
      <w:r w:rsidR="002F52A4">
        <w:rPr>
          <w:rFonts w:asciiTheme="majorHAnsi" w:hAnsiTheme="majorHAnsi" w:cstheme="majorHAnsi"/>
          <w:sz w:val="24"/>
          <w:szCs w:val="24"/>
        </w:rPr>
        <w:t xml:space="preserve"> to </w:t>
      </w:r>
      <w:r w:rsidR="002C1A78">
        <w:rPr>
          <w:rFonts w:asciiTheme="majorHAnsi" w:hAnsiTheme="majorHAnsi" w:cstheme="majorHAnsi"/>
          <w:sz w:val="24"/>
          <w:szCs w:val="24"/>
        </w:rPr>
        <w:t>7.6</w:t>
      </w:r>
      <w:r w:rsidR="002F52A4">
        <w:rPr>
          <w:rFonts w:asciiTheme="majorHAnsi" w:hAnsiTheme="majorHAnsi" w:cstheme="majorHAnsi"/>
          <w:sz w:val="24"/>
          <w:szCs w:val="24"/>
        </w:rPr>
        <w:t xml:space="preserve"> </w:t>
      </w:r>
      <w:r w:rsidR="002C1A78">
        <w:rPr>
          <w:rFonts w:asciiTheme="majorHAnsi" w:hAnsiTheme="majorHAnsi" w:cstheme="majorHAnsi"/>
          <w:sz w:val="24"/>
          <w:szCs w:val="24"/>
        </w:rPr>
        <w:t xml:space="preserve">cm </w:t>
      </w:r>
      <w:r>
        <w:rPr>
          <w:rFonts w:asciiTheme="majorHAnsi" w:hAnsiTheme="majorHAnsi" w:cstheme="majorHAnsi"/>
          <w:sz w:val="24"/>
          <w:szCs w:val="24"/>
        </w:rPr>
        <w:t>(mean=</w:t>
      </w:r>
      <w:r w:rsidR="002C1A78">
        <w:rPr>
          <w:rFonts w:asciiTheme="majorHAnsi" w:hAnsiTheme="majorHAnsi" w:cstheme="majorHAnsi"/>
          <w:sz w:val="24"/>
          <w:szCs w:val="24"/>
        </w:rPr>
        <w:t>6.4</w:t>
      </w:r>
      <w:r>
        <w:rPr>
          <w:rFonts w:asciiTheme="majorHAnsi" w:hAnsiTheme="majorHAnsi" w:cstheme="majorHAnsi"/>
          <w:sz w:val="24"/>
          <w:szCs w:val="24"/>
        </w:rPr>
        <w:t xml:space="preserve"> </w:t>
      </w:r>
      <w:r w:rsidR="002C1A78">
        <w:rPr>
          <w:rFonts w:asciiTheme="majorHAnsi" w:hAnsiTheme="majorHAnsi" w:cstheme="majorHAnsi"/>
          <w:sz w:val="24"/>
          <w:szCs w:val="24"/>
        </w:rPr>
        <w:t>cm</w:t>
      </w:r>
      <w:r>
        <w:rPr>
          <w:rFonts w:asciiTheme="majorHAnsi" w:hAnsiTheme="majorHAnsi" w:cstheme="majorHAnsi"/>
          <w:sz w:val="24"/>
          <w:szCs w:val="24"/>
        </w:rPr>
        <w:t>)</w:t>
      </w:r>
      <w:r w:rsidR="002F52A4">
        <w:rPr>
          <w:rFonts w:asciiTheme="majorHAnsi" w:hAnsiTheme="majorHAnsi" w:cstheme="majorHAnsi"/>
          <w:sz w:val="24"/>
          <w:szCs w:val="24"/>
        </w:rPr>
        <w:t xml:space="preserve"> and </w:t>
      </w:r>
      <w:r w:rsidR="002C1A78">
        <w:rPr>
          <w:rFonts w:asciiTheme="majorHAnsi" w:hAnsiTheme="majorHAnsi" w:cstheme="majorHAnsi"/>
          <w:sz w:val="24"/>
          <w:szCs w:val="24"/>
        </w:rPr>
        <w:t>7</w:t>
      </w:r>
      <w:r w:rsidR="006C6899">
        <w:rPr>
          <w:rFonts w:asciiTheme="majorHAnsi" w:hAnsiTheme="majorHAnsi" w:cstheme="majorHAnsi"/>
          <w:sz w:val="24"/>
          <w:szCs w:val="24"/>
        </w:rPr>
        <w:t xml:space="preserve"> to </w:t>
      </w:r>
      <w:r w:rsidR="002C1A78">
        <w:rPr>
          <w:rFonts w:asciiTheme="majorHAnsi" w:hAnsiTheme="majorHAnsi" w:cstheme="majorHAnsi"/>
          <w:sz w:val="24"/>
          <w:szCs w:val="24"/>
        </w:rPr>
        <w:t xml:space="preserve">10.2 cm </w:t>
      </w:r>
      <w:r>
        <w:rPr>
          <w:rFonts w:asciiTheme="majorHAnsi" w:hAnsiTheme="majorHAnsi" w:cstheme="majorHAnsi"/>
          <w:sz w:val="24"/>
          <w:szCs w:val="24"/>
        </w:rPr>
        <w:t>(mean=</w:t>
      </w:r>
      <w:r w:rsidR="002C1A78">
        <w:rPr>
          <w:rFonts w:asciiTheme="majorHAnsi" w:hAnsiTheme="majorHAnsi" w:cstheme="majorHAnsi"/>
          <w:sz w:val="24"/>
          <w:szCs w:val="24"/>
        </w:rPr>
        <w:t>8.9 cm</w:t>
      </w:r>
      <w:r>
        <w:rPr>
          <w:rFonts w:asciiTheme="majorHAnsi" w:hAnsiTheme="majorHAnsi" w:cstheme="majorHAnsi"/>
          <w:sz w:val="24"/>
          <w:szCs w:val="24"/>
        </w:rPr>
        <w:t>)</w:t>
      </w:r>
      <w:r w:rsidR="002F52A4">
        <w:rPr>
          <w:rFonts w:asciiTheme="majorHAnsi" w:hAnsiTheme="majorHAnsi" w:cstheme="majorHAnsi"/>
          <w:sz w:val="24"/>
          <w:szCs w:val="24"/>
        </w:rPr>
        <w:t xml:space="preserve">, respectively. </w:t>
      </w:r>
      <w:moveFromRangeStart w:id="351" w:author="Shannon Erica Kendal Joslin" w:date="2023-10-13T09:46:00Z" w:name="move148082817"/>
      <w:moveFrom w:id="352" w:author="Shannon Erica Kendal Joslin" w:date="2023-10-13T09:46:00Z">
        <w:r w:rsidDel="002C1A78">
          <w:rPr>
            <w:rFonts w:asciiTheme="majorHAnsi" w:hAnsiTheme="majorHAnsi" w:cstheme="majorHAnsi"/>
            <w:sz w:val="24"/>
            <w:szCs w:val="24"/>
          </w:rPr>
          <w:t xml:space="preserve">Eight and </w:t>
        </w:r>
        <w:r w:rsidR="006F591B" w:rsidDel="002C1A78">
          <w:rPr>
            <w:rFonts w:asciiTheme="majorHAnsi" w:hAnsiTheme="majorHAnsi" w:cstheme="majorHAnsi"/>
            <w:sz w:val="24"/>
            <w:szCs w:val="24"/>
          </w:rPr>
          <w:t>fifteen cell slides were prepared from the first and second harvest, respectively. S</w:t>
        </w:r>
        <w:r w:rsidR="003F5039" w:rsidRPr="00FD21E9" w:rsidDel="002C1A78">
          <w:rPr>
            <w:rFonts w:asciiTheme="majorHAnsi" w:hAnsiTheme="majorHAnsi" w:cstheme="majorHAnsi"/>
            <w:sz w:val="24"/>
            <w:szCs w:val="24"/>
          </w:rPr>
          <w:t>eventy-five cell images were collected from the three pooled sample sets (mixed sex, males-only, females-only).</w:t>
        </w:r>
        <w:r w:rsidR="00791715" w:rsidDel="002C1A78">
          <w:rPr>
            <w:rFonts w:asciiTheme="majorHAnsi" w:hAnsiTheme="majorHAnsi" w:cstheme="majorHAnsi"/>
            <w:sz w:val="24"/>
            <w:szCs w:val="24"/>
          </w:rPr>
          <w:t xml:space="preserve"> </w:t>
        </w:r>
      </w:moveFrom>
      <w:moveFromRangeEnd w:id="351"/>
      <w:r w:rsidR="00791715">
        <w:rPr>
          <w:rFonts w:asciiTheme="majorHAnsi" w:hAnsiTheme="majorHAnsi" w:cstheme="majorHAnsi"/>
          <w:sz w:val="24"/>
          <w:szCs w:val="24"/>
        </w:rPr>
        <w:t>After quality control filtration to retain only images with intact cells with clearly defined and nonoverlapping chromosomes</w:t>
      </w:r>
      <w:r w:rsidR="00764BAE">
        <w:rPr>
          <w:rFonts w:asciiTheme="majorHAnsi" w:hAnsiTheme="majorHAnsi" w:cstheme="majorHAnsi"/>
          <w:sz w:val="24"/>
          <w:szCs w:val="24"/>
        </w:rPr>
        <w:t>,</w:t>
      </w:r>
      <w:r w:rsidR="00791715">
        <w:rPr>
          <w:rFonts w:asciiTheme="majorHAnsi" w:hAnsiTheme="majorHAnsi" w:cstheme="majorHAnsi"/>
          <w:sz w:val="24"/>
          <w:szCs w:val="24"/>
        </w:rPr>
        <w:t xml:space="preserve"> </w:t>
      </w:r>
      <w:r w:rsidR="003F5039" w:rsidRPr="00FD21E9">
        <w:rPr>
          <w:rFonts w:asciiTheme="majorHAnsi" w:hAnsiTheme="majorHAnsi" w:cstheme="majorHAnsi"/>
          <w:sz w:val="24"/>
          <w:szCs w:val="24"/>
        </w:rPr>
        <w:t>18 cell</w:t>
      </w:r>
      <w:r w:rsidR="00764BAE">
        <w:rPr>
          <w:rFonts w:asciiTheme="majorHAnsi" w:hAnsiTheme="majorHAnsi" w:cstheme="majorHAnsi"/>
          <w:sz w:val="24"/>
          <w:szCs w:val="24"/>
        </w:rPr>
        <w:t xml:space="preserve"> images</w:t>
      </w:r>
      <w:r w:rsidR="003F5039" w:rsidRPr="00FD21E9">
        <w:rPr>
          <w:rFonts w:asciiTheme="majorHAnsi" w:hAnsiTheme="majorHAnsi" w:cstheme="majorHAnsi"/>
          <w:sz w:val="24"/>
          <w:szCs w:val="24"/>
        </w:rPr>
        <w:t xml:space="preserve"> were </w:t>
      </w:r>
      <w:r w:rsidR="00791715">
        <w:rPr>
          <w:rFonts w:asciiTheme="majorHAnsi" w:hAnsiTheme="majorHAnsi" w:cstheme="majorHAnsi"/>
          <w:sz w:val="24"/>
          <w:szCs w:val="24"/>
        </w:rPr>
        <w:t>kept</w:t>
      </w:r>
      <w:r w:rsidR="003F5039" w:rsidRPr="00FD21E9">
        <w:rPr>
          <w:rFonts w:asciiTheme="majorHAnsi" w:hAnsiTheme="majorHAnsi" w:cstheme="majorHAnsi"/>
          <w:sz w:val="24"/>
          <w:szCs w:val="24"/>
        </w:rPr>
        <w:t xml:space="preserve"> for counting</w:t>
      </w:r>
      <w:r w:rsidR="00791715">
        <w:rPr>
          <w:rFonts w:asciiTheme="majorHAnsi" w:hAnsiTheme="majorHAnsi" w:cstheme="majorHAnsi"/>
          <w:sz w:val="24"/>
          <w:szCs w:val="24"/>
        </w:rPr>
        <w:t xml:space="preserve"> </w:t>
      </w:r>
      <w:r w:rsidR="003F5039" w:rsidRPr="00FD21E9">
        <w:rPr>
          <w:rFonts w:asciiTheme="majorHAnsi" w:hAnsiTheme="majorHAnsi" w:cstheme="majorHAnsi"/>
          <w:sz w:val="24"/>
          <w:szCs w:val="24"/>
        </w:rPr>
        <w:t>analysis</w:t>
      </w:r>
      <w:r w:rsidR="00764BAE">
        <w:rPr>
          <w:rFonts w:asciiTheme="majorHAnsi" w:hAnsiTheme="majorHAnsi" w:cstheme="majorHAnsi"/>
          <w:sz w:val="24"/>
          <w:szCs w:val="24"/>
        </w:rPr>
        <w:t>. We</w:t>
      </w:r>
      <w:r w:rsidR="003F5039" w:rsidRPr="00FD21E9">
        <w:rPr>
          <w:rFonts w:asciiTheme="majorHAnsi" w:hAnsiTheme="majorHAnsi" w:cstheme="majorHAnsi"/>
          <w:sz w:val="24"/>
          <w:szCs w:val="24"/>
        </w:rPr>
        <w:t xml:space="preserve"> determined the diploid</w:t>
      </w:r>
      <w:r w:rsidR="00C26B5B">
        <w:rPr>
          <w:rFonts w:asciiTheme="majorHAnsi" w:hAnsiTheme="majorHAnsi" w:cstheme="majorHAnsi"/>
          <w:sz w:val="24"/>
          <w:szCs w:val="24"/>
        </w:rPr>
        <w:t xml:space="preserve"> (2n</w:t>
      </w:r>
      <w:r w:rsidR="003F5039" w:rsidRPr="00FD21E9">
        <w:rPr>
          <w:rFonts w:asciiTheme="majorHAnsi" w:hAnsiTheme="majorHAnsi" w:cstheme="majorHAnsi"/>
          <w:sz w:val="24"/>
          <w:szCs w:val="24"/>
        </w:rPr>
        <w:t xml:space="preserve">) chromosome count for the delta smelt to be 56, with 15 cells exhibiting 2n=56 and 3 cells with </w:t>
      </w:r>
      <w:proofErr w:type="spellStart"/>
      <w:r w:rsidR="003F5039" w:rsidRPr="00FD21E9">
        <w:rPr>
          <w:rFonts w:asciiTheme="majorHAnsi" w:hAnsiTheme="majorHAnsi" w:cstheme="majorHAnsi"/>
          <w:sz w:val="24"/>
          <w:szCs w:val="24"/>
        </w:rPr>
        <w:t>hypomodal</w:t>
      </w:r>
      <w:proofErr w:type="spellEnd"/>
      <w:r w:rsidR="003F5039" w:rsidRPr="00FD21E9">
        <w:rPr>
          <w:rFonts w:asciiTheme="majorHAnsi" w:hAnsiTheme="majorHAnsi" w:cstheme="majorHAnsi"/>
          <w:sz w:val="24"/>
          <w:szCs w:val="24"/>
        </w:rPr>
        <w:t xml:space="preserve"> counts (1 cell with 2n=54, 2 cells with 2n=55</w:t>
      </w:r>
      <w:r w:rsidR="00C26B5B">
        <w:rPr>
          <w:rFonts w:asciiTheme="majorHAnsi" w:hAnsiTheme="majorHAnsi" w:cstheme="majorHAnsi"/>
          <w:sz w:val="24"/>
          <w:szCs w:val="24"/>
        </w:rPr>
        <w:t>)</w:t>
      </w:r>
      <w:r w:rsidR="003F5039" w:rsidRPr="00FD21E9">
        <w:rPr>
          <w:rFonts w:asciiTheme="majorHAnsi" w:hAnsiTheme="majorHAnsi" w:cstheme="majorHAnsi"/>
          <w:sz w:val="24"/>
          <w:szCs w:val="24"/>
        </w:rPr>
        <w:t xml:space="preserve"> </w:t>
      </w:r>
      <w:r w:rsidR="00C26B5B">
        <w:rPr>
          <w:rFonts w:asciiTheme="majorHAnsi" w:hAnsiTheme="majorHAnsi" w:cstheme="majorHAnsi"/>
          <w:sz w:val="24"/>
          <w:szCs w:val="24"/>
        </w:rPr>
        <w:t xml:space="preserve">(Figure 2.8, </w:t>
      </w:r>
      <w:r w:rsidR="003F5039" w:rsidRPr="00FD21E9">
        <w:rPr>
          <w:rFonts w:asciiTheme="majorHAnsi" w:hAnsiTheme="majorHAnsi" w:cstheme="majorHAnsi"/>
          <w:sz w:val="24"/>
          <w:szCs w:val="24"/>
        </w:rPr>
        <w:t xml:space="preserve">Table 2.5). </w:t>
      </w:r>
    </w:p>
    <w:p w14:paraId="128F8D9F" w14:textId="77777777" w:rsidR="003F5039" w:rsidRPr="00FD21E9" w:rsidRDefault="003F5039" w:rsidP="0011235A">
      <w:pPr>
        <w:spacing w:line="240" w:lineRule="auto"/>
        <w:rPr>
          <w:rFonts w:asciiTheme="majorHAnsi" w:hAnsiTheme="majorHAnsi" w:cstheme="majorHAnsi"/>
          <w:sz w:val="24"/>
          <w:szCs w:val="24"/>
        </w:rPr>
      </w:pPr>
    </w:p>
    <w:p w14:paraId="2C92E786" w14:textId="77777777" w:rsidR="003F5039" w:rsidRPr="00FD21E9" w:rsidRDefault="003F5039" w:rsidP="0011235A">
      <w:pPr>
        <w:pStyle w:val="Header"/>
        <w:outlineLvl w:val="1"/>
        <w:rPr>
          <w:rFonts w:asciiTheme="majorHAnsi" w:hAnsiTheme="majorHAnsi" w:cstheme="majorHAnsi"/>
          <w:szCs w:val="24"/>
        </w:rPr>
      </w:pPr>
      <w:bookmarkStart w:id="353" w:name="_Toc113123199"/>
      <w:bookmarkStart w:id="354" w:name="_Toc144802747"/>
      <w:r w:rsidRPr="00FD21E9">
        <w:rPr>
          <w:rFonts w:asciiTheme="majorHAnsi" w:hAnsiTheme="majorHAnsi" w:cstheme="majorHAnsi"/>
          <w:szCs w:val="24"/>
        </w:rPr>
        <w:t>Discussion &amp; Conclusion</w:t>
      </w:r>
      <w:bookmarkEnd w:id="353"/>
      <w:bookmarkEnd w:id="354"/>
    </w:p>
    <w:p w14:paraId="7CFC316C" w14:textId="0174B49C" w:rsidR="00764BAE" w:rsidRDefault="00764BAE"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The primary objective of this chapter was to create a highly contiguous chromosome-scale </w:t>
      </w:r>
      <w:r w:rsidRPr="00FD21E9">
        <w:rPr>
          <w:rFonts w:asciiTheme="majorHAnsi" w:hAnsiTheme="majorHAnsi" w:cstheme="majorHAnsi"/>
          <w:i/>
          <w:iCs/>
          <w:sz w:val="24"/>
          <w:szCs w:val="24"/>
        </w:rPr>
        <w:t>de novo</w:t>
      </w:r>
      <w:r w:rsidRPr="00FD21E9">
        <w:rPr>
          <w:rFonts w:asciiTheme="majorHAnsi" w:hAnsiTheme="majorHAnsi" w:cstheme="majorHAnsi"/>
          <w:sz w:val="24"/>
          <w:szCs w:val="24"/>
        </w:rPr>
        <w:t xml:space="preserve"> </w:t>
      </w:r>
      <w:r w:rsidR="00384916">
        <w:rPr>
          <w:rFonts w:asciiTheme="majorHAnsi" w:hAnsiTheme="majorHAnsi" w:cstheme="majorHAnsi"/>
          <w:sz w:val="24"/>
          <w:szCs w:val="24"/>
        </w:rPr>
        <w:t xml:space="preserve">delta smelt </w:t>
      </w:r>
      <w:r w:rsidRPr="00FD21E9">
        <w:rPr>
          <w:rFonts w:asciiTheme="majorHAnsi" w:hAnsiTheme="majorHAnsi" w:cstheme="majorHAnsi"/>
          <w:sz w:val="24"/>
          <w:szCs w:val="24"/>
        </w:rPr>
        <w:t xml:space="preserve">genome assembly for use within and beyond the scope of this dissertation. We have achieved two chromosome-scale reference genomes, one for a female and one for a male </w:t>
      </w:r>
      <w:r w:rsidR="00384916">
        <w:rPr>
          <w:rFonts w:asciiTheme="majorHAnsi" w:hAnsiTheme="majorHAnsi" w:cstheme="majorHAnsi"/>
          <w:sz w:val="24"/>
          <w:szCs w:val="24"/>
        </w:rPr>
        <w:t>delta smelt</w:t>
      </w:r>
      <w:r w:rsidRPr="00FD21E9">
        <w:rPr>
          <w:rFonts w:asciiTheme="majorHAnsi" w:hAnsiTheme="majorHAnsi" w:cstheme="majorHAnsi"/>
          <w:sz w:val="24"/>
          <w:szCs w:val="24"/>
        </w:rPr>
        <w:t xml:space="preserve">, </w:t>
      </w:r>
      <w:r w:rsidR="00384916">
        <w:rPr>
          <w:rFonts w:asciiTheme="majorHAnsi" w:hAnsiTheme="majorHAnsi" w:cstheme="majorHAnsi"/>
          <w:sz w:val="24"/>
          <w:szCs w:val="24"/>
        </w:rPr>
        <w:t>and</w:t>
      </w:r>
      <w:r w:rsidRPr="00FD21E9">
        <w:rPr>
          <w:rFonts w:asciiTheme="majorHAnsi" w:hAnsiTheme="majorHAnsi" w:cstheme="majorHAnsi"/>
          <w:sz w:val="24"/>
          <w:szCs w:val="24"/>
        </w:rPr>
        <w:t xml:space="preserve"> a chromosome count of 2n=56 for the species was independently validated by </w:t>
      </w:r>
      <w:commentRangeStart w:id="355"/>
      <w:r w:rsidRPr="00FD21E9">
        <w:rPr>
          <w:rFonts w:asciiTheme="majorHAnsi" w:hAnsiTheme="majorHAnsi" w:cstheme="majorHAnsi"/>
          <w:sz w:val="24"/>
          <w:szCs w:val="24"/>
        </w:rPr>
        <w:t xml:space="preserve">sequencing-free </w:t>
      </w:r>
      <w:del w:id="356" w:author="Shannon Erica Kendal Joslin" w:date="2023-10-13T09:48:00Z">
        <w:r w:rsidRPr="00FD21E9" w:rsidDel="002C1A78">
          <w:rPr>
            <w:rFonts w:asciiTheme="majorHAnsi" w:hAnsiTheme="majorHAnsi" w:cstheme="majorHAnsi"/>
            <w:sz w:val="24"/>
            <w:szCs w:val="24"/>
          </w:rPr>
          <w:delText xml:space="preserve">cytogenetic </w:delText>
        </w:r>
      </w:del>
      <w:ins w:id="357" w:author="Shannon Erica Kendal Joslin" w:date="2023-10-13T09:48:00Z">
        <w:r w:rsidR="002C1A78">
          <w:rPr>
            <w:rFonts w:asciiTheme="majorHAnsi" w:hAnsiTheme="majorHAnsi" w:cstheme="majorHAnsi"/>
            <w:sz w:val="24"/>
            <w:szCs w:val="24"/>
          </w:rPr>
          <w:t>karyotyping</w:t>
        </w:r>
      </w:ins>
      <w:del w:id="358" w:author="Shannon Erica Kendal Joslin" w:date="2023-10-13T09:48:00Z">
        <w:r w:rsidRPr="00FD21E9" w:rsidDel="002C1A78">
          <w:rPr>
            <w:rFonts w:asciiTheme="majorHAnsi" w:hAnsiTheme="majorHAnsi" w:cstheme="majorHAnsi"/>
            <w:sz w:val="24"/>
            <w:szCs w:val="24"/>
          </w:rPr>
          <w:delText>methods</w:delText>
        </w:r>
        <w:commentRangeEnd w:id="355"/>
        <w:r w:rsidR="00384916" w:rsidDel="002C1A78">
          <w:rPr>
            <w:rStyle w:val="CommentReference"/>
          </w:rPr>
          <w:commentReference w:id="355"/>
        </w:r>
      </w:del>
      <w:r w:rsidRPr="00FD21E9">
        <w:rPr>
          <w:rFonts w:asciiTheme="majorHAnsi" w:hAnsiTheme="majorHAnsi" w:cstheme="majorHAnsi"/>
          <w:sz w:val="24"/>
          <w:szCs w:val="24"/>
        </w:rPr>
        <w:t xml:space="preserve">. </w:t>
      </w:r>
      <w:r w:rsidR="00D37010" w:rsidRPr="00FD21E9">
        <w:rPr>
          <w:rFonts w:asciiTheme="majorHAnsi" w:hAnsiTheme="majorHAnsi" w:cstheme="majorHAnsi"/>
          <w:sz w:val="24"/>
          <w:szCs w:val="24"/>
        </w:rPr>
        <w:t xml:space="preserve">Our two reference genomes were published to NCBI with GenBank assembly accession numbers GCA_021917145.1 (female) and GCA_021870715.1 (male) on February 02, 2022, and February 03, 2022, respectively and the more contiguous female genome </w:t>
      </w:r>
      <w:r w:rsidR="00D37010">
        <w:rPr>
          <w:rFonts w:asciiTheme="majorHAnsi" w:hAnsiTheme="majorHAnsi" w:cstheme="majorHAnsi"/>
          <w:sz w:val="24"/>
          <w:szCs w:val="24"/>
        </w:rPr>
        <w:t xml:space="preserve">was </w:t>
      </w:r>
      <w:r w:rsidR="00D37010" w:rsidRPr="00FD21E9">
        <w:rPr>
          <w:rFonts w:asciiTheme="majorHAnsi" w:hAnsiTheme="majorHAnsi" w:cstheme="majorHAnsi"/>
          <w:sz w:val="24"/>
          <w:szCs w:val="24"/>
        </w:rPr>
        <w:t xml:space="preserve">annotated by the NCBI Eukaryotic Genome Annotation Pipeline. </w:t>
      </w:r>
    </w:p>
    <w:p w14:paraId="21443E08" w14:textId="5F8EB282"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final total lengths for the male and female assemblies were 0.47</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0.44</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respectively. These total lengths are similar to the wakasagi smelt genome (</w:t>
      </w:r>
      <w:r w:rsidRPr="00FD21E9">
        <w:rPr>
          <w:rFonts w:asciiTheme="majorHAnsi" w:hAnsiTheme="majorHAnsi" w:cstheme="majorHAnsi"/>
          <w:i/>
          <w:iCs/>
          <w:sz w:val="24"/>
          <w:szCs w:val="24"/>
        </w:rPr>
        <w:t>Hypomesus nipponensis</w:t>
      </w:r>
      <w:r w:rsidRPr="00FD21E9">
        <w:rPr>
          <w:rFonts w:asciiTheme="majorHAnsi" w:hAnsiTheme="majorHAnsi" w:cstheme="majorHAnsi"/>
          <w:sz w:val="24"/>
          <w:szCs w:val="24"/>
        </w:rPr>
        <w:t>) which has a total length of 0.50</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{"citationID":"LHomXNMi","properties":{"formattedCitation":"(Xuan et al., 2021)","plainCitation":"(Xuan et al., 2021)","noteIndex":0},"citationItems":[{"id":501,"uris":["http://zotero.org/users/local/3tku6QP0/items/I97AMA8Q"],"itemData":{"id":501,"type":"article-journal","container-title":"G3: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(Xuan et al., 2021)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Our final male and female assemblies had 376 and 549 scaffolds with N50’s of 0.12</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0.15</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respectively. The first 28 contigs, representing the number of haploid chromosomes confirmed by karyotyping, contain</w:t>
      </w:r>
      <w:r w:rsidR="00384916">
        <w:rPr>
          <w:rFonts w:asciiTheme="majorHAnsi" w:hAnsiTheme="majorHAnsi" w:cstheme="majorHAnsi"/>
          <w:sz w:val="24"/>
          <w:szCs w:val="24"/>
        </w:rPr>
        <w:t>ed</w:t>
      </w:r>
      <w:r w:rsidRPr="00FD21E9">
        <w:rPr>
          <w:rFonts w:asciiTheme="majorHAnsi" w:hAnsiTheme="majorHAnsi" w:cstheme="majorHAnsi"/>
          <w:sz w:val="24"/>
          <w:szCs w:val="24"/>
        </w:rPr>
        <w:t xml:space="preserve"> 73.3% and 81.6% of the total assemblies in male and females, respectively. The delta smelt reference assemblies are roughly 25-30 times more contiguous tha</w:t>
      </w:r>
      <w:r w:rsidR="0079787C">
        <w:rPr>
          <w:rFonts w:asciiTheme="majorHAnsi" w:hAnsiTheme="majorHAnsi" w:cstheme="majorHAnsi"/>
          <w:sz w:val="24"/>
          <w:szCs w:val="24"/>
        </w:rPr>
        <w:t>n</w:t>
      </w:r>
      <w:r w:rsidRPr="00FD21E9">
        <w:rPr>
          <w:rFonts w:asciiTheme="majorHAnsi" w:hAnsiTheme="majorHAnsi" w:cstheme="majorHAnsi"/>
          <w:sz w:val="24"/>
          <w:szCs w:val="24"/>
        </w:rPr>
        <w:t xml:space="preserve"> the previously published </w:t>
      </w:r>
      <w:r w:rsidRPr="00FD21E9">
        <w:rPr>
          <w:rFonts w:asciiTheme="majorHAnsi" w:hAnsiTheme="majorHAnsi" w:cstheme="majorHAnsi"/>
          <w:i/>
          <w:iCs/>
          <w:sz w:val="24"/>
          <w:szCs w:val="24"/>
        </w:rPr>
        <w:t xml:space="preserve">H. </w:t>
      </w:r>
      <w:proofErr w:type="spellStart"/>
      <w:r w:rsidRPr="00FD21E9">
        <w:rPr>
          <w:rFonts w:asciiTheme="majorHAnsi" w:hAnsiTheme="majorHAnsi" w:cstheme="majorHAnsi"/>
          <w:i/>
          <w:iCs/>
          <w:sz w:val="24"/>
          <w:szCs w:val="24"/>
        </w:rPr>
        <w:t>niponnensis</w:t>
      </w:r>
      <w:proofErr w:type="spellEnd"/>
      <w:r w:rsidRPr="00FD21E9">
        <w:rPr>
          <w:rFonts w:asciiTheme="majorHAnsi" w:hAnsiTheme="majorHAnsi" w:cstheme="majorHAnsi"/>
          <w:sz w:val="24"/>
          <w:szCs w:val="24"/>
        </w:rPr>
        <w:t xml:space="preserve"> assembly and our final male assembly contained 88.4% and final female contained 89.3% of core genes expected in the </w:t>
      </w:r>
      <w:r w:rsidRPr="00FD21E9">
        <w:rPr>
          <w:rFonts w:asciiTheme="majorHAnsi" w:hAnsiTheme="majorHAnsi" w:cstheme="majorHAnsi"/>
          <w:i/>
          <w:iCs/>
          <w:sz w:val="24"/>
          <w:szCs w:val="24"/>
        </w:rPr>
        <w:t>Actinopterygii</w:t>
      </w:r>
      <w:r w:rsidRPr="00FD21E9">
        <w:rPr>
          <w:rFonts w:asciiTheme="majorHAnsi" w:hAnsiTheme="majorHAnsi" w:cstheme="majorHAnsi"/>
          <w:sz w:val="24"/>
          <w:szCs w:val="24"/>
        </w:rPr>
        <w:t xml:space="preserve"> BUSCO database. As such, our reference genomes provide a strong foundation for the future of delta smelt and evolutionary genomic research.</w:t>
      </w:r>
    </w:p>
    <w:p w14:paraId="520C742C" w14:textId="1C5AF509"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male assembly is roughly 0.03</w:t>
      </w:r>
      <w:r w:rsidR="007373D1">
        <w:rPr>
          <w:rFonts w:asciiTheme="majorHAnsi" w:hAnsiTheme="majorHAnsi" w:cstheme="majorHAnsi"/>
          <w:sz w:val="24"/>
          <w:szCs w:val="24"/>
        </w:rPr>
        <w:t xml:space="preserve"> </w:t>
      </w:r>
      <w:r w:rsidRPr="00FD21E9">
        <w:rPr>
          <w:rFonts w:asciiTheme="majorHAnsi" w:hAnsiTheme="majorHAnsi" w:cstheme="majorHAnsi"/>
          <w:sz w:val="24"/>
          <w:szCs w:val="24"/>
        </w:rPr>
        <w:t xml:space="preserve">Gb, or 8.0% longer than the female assembly and has a 5.6% increase of double-copy genes. These double-copy genes may account for the longer assembly length. Alternatively, or perhaps additionally, the male genome may have male specific sequences, such as a sex chromosome, which we could </w:t>
      </w:r>
      <w:r w:rsidR="00384916">
        <w:rPr>
          <w:rFonts w:asciiTheme="majorHAnsi" w:hAnsiTheme="majorHAnsi" w:cstheme="majorHAnsi"/>
          <w:sz w:val="24"/>
          <w:szCs w:val="24"/>
        </w:rPr>
        <w:t xml:space="preserve">not </w:t>
      </w:r>
      <w:r w:rsidR="007373D1">
        <w:rPr>
          <w:rFonts w:asciiTheme="majorHAnsi" w:hAnsiTheme="majorHAnsi" w:cstheme="majorHAnsi"/>
          <w:sz w:val="24"/>
          <w:szCs w:val="24"/>
        </w:rPr>
        <w:t>detect</w:t>
      </w:r>
      <w:r w:rsidRPr="00FD21E9">
        <w:rPr>
          <w:rFonts w:asciiTheme="majorHAnsi" w:hAnsiTheme="majorHAnsi" w:cstheme="majorHAnsi"/>
          <w:sz w:val="24"/>
          <w:szCs w:val="24"/>
        </w:rPr>
        <w:t xml:space="preserve"> in our cytogenetic work.</w:t>
      </w:r>
    </w:p>
    <w:p w14:paraId="21CB257D" w14:textId="70233C75" w:rsidR="000C33D6" w:rsidRDefault="000C33D6" w:rsidP="0011235A">
      <w:pPr>
        <w:spacing w:line="240" w:lineRule="auto"/>
        <w:rPr>
          <w:rFonts w:asciiTheme="majorHAnsi" w:hAnsiTheme="majorHAnsi" w:cstheme="majorHAnsi"/>
          <w:sz w:val="24"/>
          <w:szCs w:val="24"/>
        </w:rPr>
      </w:pPr>
      <w:commentRangeStart w:id="359"/>
      <w:commentRangeStart w:id="360"/>
      <w:r w:rsidRPr="00FD21E9">
        <w:rPr>
          <w:rFonts w:asciiTheme="majorHAnsi" w:hAnsiTheme="majorHAnsi" w:cstheme="majorHAnsi"/>
          <w:sz w:val="24"/>
          <w:szCs w:val="24"/>
        </w:rPr>
        <w:t xml:space="preserve">The diploid </w:t>
      </w:r>
      <w:commentRangeEnd w:id="359"/>
      <w:r w:rsidR="00D37010">
        <w:rPr>
          <w:rStyle w:val="CommentReference"/>
        </w:rPr>
        <w:commentReference w:id="359"/>
      </w:r>
      <w:commentRangeEnd w:id="360"/>
      <w:r w:rsidR="0002656D">
        <w:rPr>
          <w:rStyle w:val="CommentReference"/>
        </w:rPr>
        <w:commentReference w:id="360"/>
      </w:r>
      <w:r w:rsidRPr="00FD21E9">
        <w:rPr>
          <w:rFonts w:asciiTheme="majorHAnsi" w:hAnsiTheme="majorHAnsi" w:cstheme="majorHAnsi"/>
          <w:sz w:val="24"/>
          <w:szCs w:val="24"/>
        </w:rPr>
        <w:t xml:space="preserve">chromosome number of 56 for delta smelt </w:t>
      </w:r>
      <w:r>
        <w:rPr>
          <w:rFonts w:asciiTheme="majorHAnsi" w:hAnsiTheme="majorHAnsi" w:cstheme="majorHAnsi"/>
          <w:sz w:val="24"/>
          <w:szCs w:val="24"/>
        </w:rPr>
        <w:t>revealed by</w:t>
      </w:r>
      <w:r w:rsidRPr="00FD21E9">
        <w:rPr>
          <w:rFonts w:asciiTheme="majorHAnsi" w:hAnsiTheme="majorHAnsi" w:cstheme="majorHAnsi"/>
          <w:sz w:val="24"/>
          <w:szCs w:val="24"/>
        </w:rPr>
        <w:t xml:space="preserve"> our karyotyping aligns with those reported for other smelt species, 2n=54, 56 or 58 for European 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{"citationID":"lXut5gfr","properties":{"formattedCitation":"(Nygren et al., 1971; Ocalewicz et al., 2007)","plainCitation":"(Nygren et al., 1971; Ocalewicz et al., 2007)","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(Nygren et al., 1971;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and 2n=56 for </w:t>
      </w:r>
      <w:del w:id="361" w:author="Shannon Erica Kendal Joslin" w:date="2023-10-13T10:00:00Z">
        <w:r w:rsidRPr="00FD21E9" w:rsidDel="00450007">
          <w:rPr>
            <w:rFonts w:asciiTheme="majorHAnsi" w:hAnsiTheme="majorHAnsi" w:cstheme="majorHAnsi"/>
            <w:sz w:val="24"/>
            <w:szCs w:val="24"/>
          </w:rPr>
          <w:delText xml:space="preserve">pond </w:delText>
        </w:r>
      </w:del>
      <w:proofErr w:type="spellStart"/>
      <w:ins w:id="362" w:author="Shannon Erica Kendal Joslin" w:date="2023-10-13T10:00:00Z">
        <w:r w:rsidR="00450007">
          <w:rPr>
            <w:rFonts w:asciiTheme="majorHAnsi" w:hAnsiTheme="majorHAnsi" w:cstheme="majorHAnsi"/>
            <w:sz w:val="24"/>
            <w:szCs w:val="24"/>
          </w:rPr>
          <w:t>wakasagi</w:t>
        </w:r>
      </w:ins>
      <w:proofErr w:type="spellEnd"/>
      <w:ins w:id="363" w:author="Shannon Erica Kendal Joslin" w:date="2023-10-13T10:02:00Z">
        <w:r w:rsidR="00450007">
          <w:rPr>
            <w:rFonts w:asciiTheme="majorHAnsi" w:hAnsiTheme="majorHAnsi" w:cstheme="majorHAnsi"/>
            <w:sz w:val="24"/>
            <w:szCs w:val="24"/>
          </w:rPr>
          <w:t xml:space="preserve"> (pond)</w:t>
        </w:r>
      </w:ins>
      <w:ins w:id="364" w:author="Shannon Erica Kendal Joslin" w:date="2023-10-13T10:00:00Z">
        <w:r w:rsidR="00450007" w:rsidRPr="00FD21E9">
          <w:rPr>
            <w:rFonts w:asciiTheme="majorHAnsi" w:hAnsiTheme="majorHAnsi" w:cstheme="majorHAnsi"/>
            <w:sz w:val="24"/>
            <w:szCs w:val="24"/>
          </w:rPr>
          <w:t xml:space="preserve"> </w:t>
        </w:r>
      </w:ins>
      <w:r w:rsidRPr="00FD21E9">
        <w:rPr>
          <w:rFonts w:asciiTheme="majorHAnsi" w:hAnsiTheme="majorHAnsi" w:cstheme="majorHAnsi"/>
          <w:sz w:val="24"/>
          <w:szCs w:val="24"/>
        </w:rPr>
        <w:t>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{"citationID":"isNNQCcP","properties":{"formattedCitation":"(Kitada et al., 1980)","plainCitation":"(Kitada et al., 1980)","noteIndex":0},"citationItems":[{"id":493,"uris":["http://zotero.org/users/local/3tku6QP0/items/NSNAJYQZ"],"itemData":{"id":493,"type":"article-journal","container-title":"Chrom.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(Kitada et al., 1980)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As others have noted, Robertsonian fusions/fissions of chromosomes (</w:t>
      </w:r>
      <w:proofErr w:type="spellStart"/>
      <w:r w:rsidRPr="00FD21E9">
        <w:rPr>
          <w:rFonts w:asciiTheme="majorHAnsi" w:hAnsiTheme="majorHAnsi" w:cstheme="majorHAnsi"/>
          <w:sz w:val="24"/>
          <w:szCs w:val="24"/>
        </w:rPr>
        <w:t>acrocentrics</w:t>
      </w:r>
      <w:proofErr w:type="spellEnd"/>
      <w:r w:rsidRPr="00FD21E9">
        <w:rPr>
          <w:rFonts w:asciiTheme="majorHAnsi" w:hAnsiTheme="majorHAnsi" w:cstheme="majorHAnsi"/>
          <w:sz w:val="24"/>
          <w:szCs w:val="24"/>
        </w:rPr>
        <w:t xml:space="preserve"> fusing to form </w:t>
      </w:r>
      <w:proofErr w:type="spellStart"/>
      <w:r w:rsidRPr="00FD21E9">
        <w:rPr>
          <w:rFonts w:asciiTheme="majorHAnsi" w:hAnsiTheme="majorHAnsi" w:cstheme="majorHAnsi"/>
          <w:sz w:val="24"/>
          <w:szCs w:val="24"/>
        </w:rPr>
        <w:t>metacentrics</w:t>
      </w:r>
      <w:proofErr w:type="spellEnd"/>
      <w:r w:rsidRPr="00FD21E9">
        <w:rPr>
          <w:rFonts w:asciiTheme="majorHAnsi" w:hAnsiTheme="majorHAnsi" w:cstheme="majorHAnsi"/>
          <w:sz w:val="24"/>
          <w:szCs w:val="24"/>
        </w:rPr>
        <w:t xml:space="preserve"> or vice versa) may be </w:t>
      </w:r>
      <w:r w:rsidR="00D37010">
        <w:rPr>
          <w:rFonts w:asciiTheme="majorHAnsi" w:hAnsiTheme="majorHAnsi" w:cstheme="majorHAnsi"/>
          <w:sz w:val="24"/>
          <w:szCs w:val="24"/>
        </w:rPr>
        <w:t>a</w:t>
      </w:r>
      <w:r w:rsidR="00D37010" w:rsidRPr="00FD21E9">
        <w:rPr>
          <w:rFonts w:asciiTheme="majorHAnsi" w:hAnsiTheme="majorHAnsi" w:cstheme="majorHAnsi"/>
          <w:sz w:val="24"/>
          <w:szCs w:val="24"/>
        </w:rPr>
        <w:t xml:space="preserve"> </w:t>
      </w:r>
      <w:r w:rsidRPr="00FD21E9">
        <w:rPr>
          <w:rFonts w:asciiTheme="majorHAnsi" w:hAnsiTheme="majorHAnsi" w:cstheme="majorHAnsi"/>
          <w:sz w:val="24"/>
          <w:szCs w:val="24"/>
        </w:rPr>
        <w:t>source of the karyotype variation</w:t>
      </w:r>
      <w:r w:rsidR="00D37010">
        <w:rPr>
          <w:rFonts w:asciiTheme="majorHAnsi" w:hAnsiTheme="majorHAnsi" w:cstheme="majorHAnsi"/>
          <w:sz w:val="24"/>
          <w:szCs w:val="24"/>
        </w:rPr>
        <w:t xml:space="preserve"> with the </w:t>
      </w:r>
      <w:proofErr w:type="spellStart"/>
      <w:r w:rsidR="00D37010">
        <w:rPr>
          <w:rFonts w:asciiTheme="majorHAnsi" w:hAnsiTheme="majorHAnsi" w:cstheme="majorHAnsi"/>
          <w:sz w:val="24"/>
          <w:szCs w:val="24"/>
        </w:rPr>
        <w:t>Osmeridae</w:t>
      </w:r>
      <w:proofErr w:type="spellEnd"/>
      <w:r w:rsidRPr="00FD21E9">
        <w:rPr>
          <w:rFonts w:asciiTheme="majorHAnsi" w:hAnsiTheme="majorHAnsi" w:cstheme="majorHAnsi"/>
          <w:sz w:val="24"/>
          <w:szCs w:val="24"/>
        </w:rPr>
        <w:t xml:space="preserve">, </w:t>
      </w:r>
      <w:r w:rsidR="00D37010">
        <w:rPr>
          <w:rFonts w:asciiTheme="majorHAnsi" w:hAnsiTheme="majorHAnsi" w:cstheme="majorHAnsi"/>
          <w:sz w:val="24"/>
          <w:szCs w:val="24"/>
        </w:rPr>
        <w:t xml:space="preserve">as </w:t>
      </w:r>
      <w:r w:rsidRPr="00FD21E9">
        <w:rPr>
          <w:rFonts w:asciiTheme="majorHAnsi" w:hAnsiTheme="majorHAnsi" w:cstheme="majorHAnsi"/>
          <w:sz w:val="24"/>
          <w:szCs w:val="24"/>
        </w:rPr>
        <w:t>observed within and among salmonid species</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{"citationID":"tUelmuHF","properties":{"formattedCitation":"(Hartley, 1987; Ocalewicz et al., 2007)","plainCitation":"(Hartley, 1987; Ocalewicz et al., 2007)","noteIndex":0},"citationItems":[{"id":497,"uris":["http://zotero.org/users/local/3tku6QP0/items/278C2NYA"],"itemData":{"id":497,"type":"article-journal","container-title":"Genetica","DOI":"10.1007/s10709-006-9110-9","ISSN":"0016-6707,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(Hartley, 1987;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No sex chromosomes have been reported to date for </w:t>
      </w:r>
      <w:r w:rsidR="00D37010">
        <w:rPr>
          <w:rFonts w:asciiTheme="majorHAnsi" w:hAnsiTheme="majorHAnsi" w:cstheme="majorHAnsi"/>
          <w:sz w:val="24"/>
          <w:szCs w:val="24"/>
        </w:rPr>
        <w:t>any</w:t>
      </w:r>
      <w:r w:rsidR="00D37010"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smelts studied cytogenetically, and here we found no evidence for sex-specific chromosomes although a more detailed study is necessary given the small sample size and low resolution of images. </w:t>
      </w:r>
      <w:proofErr w:type="gramStart"/>
      <w:r w:rsidRPr="00FD21E9">
        <w:rPr>
          <w:rFonts w:asciiTheme="majorHAnsi" w:hAnsiTheme="majorHAnsi" w:cstheme="majorHAnsi"/>
          <w:sz w:val="24"/>
          <w:szCs w:val="24"/>
        </w:rPr>
        <w:t>Similar to</w:t>
      </w:r>
      <w:proofErr w:type="gramEnd"/>
      <w:r w:rsidRPr="00FD21E9">
        <w:rPr>
          <w:rFonts w:asciiTheme="majorHAnsi" w:hAnsiTheme="majorHAnsi" w:cstheme="majorHAnsi"/>
          <w:sz w:val="24"/>
          <w:szCs w:val="24"/>
        </w:rPr>
        <w:t xml:space="preserve"> reports</w:t>
      </w:r>
      <w:r>
        <w:rPr>
          <w:rFonts w:asciiTheme="majorHAnsi" w:hAnsiTheme="majorHAnsi" w:cstheme="majorHAnsi"/>
          <w:sz w:val="24"/>
          <w:szCs w:val="24"/>
        </w:rPr>
        <w:t xml:space="preserve"> from other smelt species</w:t>
      </w:r>
      <w:r w:rsidRPr="00FD21E9">
        <w:rPr>
          <w:rFonts w:asciiTheme="majorHAnsi" w:hAnsiTheme="majorHAnsi" w:cstheme="majorHAnsi"/>
          <w:sz w:val="24"/>
          <w:szCs w:val="24"/>
        </w:rPr>
        <w:t xml:space="preserve">, we note a preponderance of </w:t>
      </w:r>
      <w:proofErr w:type="spellStart"/>
      <w:r w:rsidRPr="00FD21E9">
        <w:rPr>
          <w:rFonts w:asciiTheme="majorHAnsi" w:hAnsiTheme="majorHAnsi" w:cstheme="majorHAnsi"/>
          <w:sz w:val="24"/>
          <w:szCs w:val="24"/>
        </w:rPr>
        <w:t>subt</w:t>
      </w:r>
      <w:r>
        <w:rPr>
          <w:rFonts w:asciiTheme="majorHAnsi" w:hAnsiTheme="majorHAnsi" w:cstheme="majorHAnsi"/>
          <w:sz w:val="24"/>
          <w:szCs w:val="24"/>
        </w:rPr>
        <w:t>e</w:t>
      </w:r>
      <w:r w:rsidRPr="00FD21E9">
        <w:rPr>
          <w:rFonts w:asciiTheme="majorHAnsi" w:hAnsiTheme="majorHAnsi" w:cstheme="majorHAnsi"/>
          <w:sz w:val="24"/>
          <w:szCs w:val="24"/>
        </w:rPr>
        <w:t>locentric</w:t>
      </w:r>
      <w:proofErr w:type="spellEnd"/>
      <w:r w:rsidRPr="00FD21E9">
        <w:rPr>
          <w:rFonts w:asciiTheme="majorHAnsi" w:hAnsiTheme="majorHAnsi" w:cstheme="majorHAnsi"/>
          <w:sz w:val="24"/>
          <w:szCs w:val="24"/>
        </w:rPr>
        <w:t>/acrocentric chromosome pairs over metacentric chromosome pair</w:t>
      </w:r>
      <w:r>
        <w:rPr>
          <w:rFonts w:asciiTheme="majorHAnsi" w:hAnsiTheme="majorHAnsi" w:cstheme="majorHAnsi"/>
          <w:sz w:val="24"/>
          <w:szCs w:val="24"/>
        </w:rPr>
        <w:t>s</w:t>
      </w:r>
      <w:r w:rsidRPr="00FD21E9">
        <w:rPr>
          <w:rFonts w:asciiTheme="majorHAnsi" w:hAnsiTheme="majorHAnsi" w:cstheme="majorHAnsi"/>
          <w:sz w:val="24"/>
          <w:szCs w:val="24"/>
        </w:rPr>
        <w:t>. Chromosome composition is a descriptive metric, and our findings did not alter or affect our genome assembly process.</w:t>
      </w:r>
    </w:p>
    <w:p w14:paraId="522C01BB" w14:textId="39AD2EC6" w:rsidR="00081378" w:rsidRDefault="00830624" w:rsidP="0011235A">
      <w:pPr>
        <w:spacing w:line="240" w:lineRule="auto"/>
        <w:rPr>
          <w:rFonts w:asciiTheme="majorHAnsi" w:hAnsiTheme="majorHAnsi" w:cstheme="majorHAnsi"/>
          <w:sz w:val="24"/>
          <w:szCs w:val="24"/>
        </w:rPr>
      </w:pPr>
      <w:r>
        <w:rPr>
          <w:rFonts w:asciiTheme="majorHAnsi" w:hAnsiTheme="majorHAnsi" w:cstheme="majorHAnsi"/>
          <w:sz w:val="24"/>
          <w:szCs w:val="24"/>
        </w:rPr>
        <w:t>This</w:t>
      </w:r>
      <w:r w:rsidR="00081378">
        <w:rPr>
          <w:rFonts w:asciiTheme="majorHAnsi" w:hAnsiTheme="majorHAnsi" w:cstheme="majorHAnsi"/>
          <w:sz w:val="24"/>
          <w:szCs w:val="24"/>
        </w:rPr>
        <w:t xml:space="preserve"> </w:t>
      </w:r>
      <w:r w:rsidR="00ED58FF">
        <w:rPr>
          <w:rFonts w:asciiTheme="majorHAnsi" w:hAnsiTheme="majorHAnsi" w:cstheme="majorHAnsi"/>
          <w:sz w:val="24"/>
          <w:szCs w:val="24"/>
        </w:rPr>
        <w:t>high-quality</w:t>
      </w:r>
      <w:r>
        <w:rPr>
          <w:rFonts w:asciiTheme="majorHAnsi" w:hAnsiTheme="majorHAnsi" w:cstheme="majorHAnsi"/>
          <w:sz w:val="24"/>
          <w:szCs w:val="24"/>
        </w:rPr>
        <w:t xml:space="preserve"> reference genome provides a valuable resource for smelt conservation research. It is the most contiguous assembled smelt genome publicly available</w:t>
      </w:r>
      <w:del w:id="365" w:author="Shannon Erica Kendal Joslin" w:date="2023-10-13T10:03:00Z">
        <w:r w:rsidR="00081378" w:rsidDel="00450007">
          <w:rPr>
            <w:rFonts w:asciiTheme="majorHAnsi" w:hAnsiTheme="majorHAnsi" w:cstheme="majorHAnsi"/>
            <w:sz w:val="24"/>
            <w:szCs w:val="24"/>
          </w:rPr>
          <w:delText>, may be</w:delText>
        </w:r>
      </w:del>
      <w:ins w:id="366" w:author="Shannon Erica Kendal Joslin" w:date="2023-10-13T10:03:00Z">
        <w:r w:rsidR="00450007">
          <w:rPr>
            <w:rFonts w:asciiTheme="majorHAnsi" w:hAnsiTheme="majorHAnsi" w:cstheme="majorHAnsi"/>
            <w:sz w:val="24"/>
            <w:szCs w:val="24"/>
          </w:rPr>
          <w:t xml:space="preserve"> with </w:t>
        </w:r>
      </w:ins>
      <w:ins w:id="367" w:author="Shannon Erica Kendal Joslin" w:date="2023-10-13T10:04:00Z">
        <w:r w:rsidR="00450007">
          <w:rPr>
            <w:rFonts w:asciiTheme="majorHAnsi" w:hAnsiTheme="majorHAnsi" w:cstheme="majorHAnsi"/>
            <w:sz w:val="24"/>
            <w:szCs w:val="24"/>
          </w:rPr>
          <w:t>timely</w:t>
        </w:r>
      </w:ins>
      <w:r w:rsidR="00081378">
        <w:rPr>
          <w:rFonts w:asciiTheme="majorHAnsi" w:hAnsiTheme="majorHAnsi" w:cstheme="majorHAnsi"/>
          <w:sz w:val="24"/>
          <w:szCs w:val="24"/>
        </w:rPr>
        <w:t xml:space="preserve"> broad</w:t>
      </w:r>
      <w:del w:id="368" w:author="Shannon Erica Kendal Joslin" w:date="2023-10-13T10:03:00Z">
        <w:r w:rsidR="00081378" w:rsidDel="00450007">
          <w:rPr>
            <w:rFonts w:asciiTheme="majorHAnsi" w:hAnsiTheme="majorHAnsi" w:cstheme="majorHAnsi"/>
            <w:sz w:val="24"/>
            <w:szCs w:val="24"/>
          </w:rPr>
          <w:delText>ly</w:delText>
        </w:r>
      </w:del>
      <w:r w:rsidR="00081378">
        <w:rPr>
          <w:rFonts w:asciiTheme="majorHAnsi" w:hAnsiTheme="majorHAnsi" w:cstheme="majorHAnsi"/>
          <w:sz w:val="24"/>
          <w:szCs w:val="24"/>
        </w:rPr>
        <w:t xml:space="preserve"> </w:t>
      </w:r>
      <w:r w:rsidR="006B6CB5">
        <w:rPr>
          <w:rFonts w:asciiTheme="majorHAnsi" w:hAnsiTheme="majorHAnsi" w:cstheme="majorHAnsi"/>
          <w:sz w:val="24"/>
          <w:szCs w:val="24"/>
        </w:rPr>
        <w:t>and specific</w:t>
      </w:r>
      <w:ins w:id="369" w:author="Shannon Erica Kendal Joslin" w:date="2023-10-13T10:03:00Z">
        <w:r w:rsidR="00450007">
          <w:rPr>
            <w:rFonts w:asciiTheme="majorHAnsi" w:hAnsiTheme="majorHAnsi" w:cstheme="majorHAnsi"/>
            <w:sz w:val="24"/>
            <w:szCs w:val="24"/>
          </w:rPr>
          <w:t xml:space="preserve"> uses</w:t>
        </w:r>
      </w:ins>
      <w:r w:rsidR="006B6CB5">
        <w:rPr>
          <w:rFonts w:asciiTheme="majorHAnsi" w:hAnsiTheme="majorHAnsi" w:cstheme="majorHAnsi"/>
          <w:sz w:val="24"/>
          <w:szCs w:val="24"/>
        </w:rPr>
        <w:t xml:space="preserve"> </w:t>
      </w:r>
      <w:proofErr w:type="gramStart"/>
      <w:r w:rsidR="006B6CB5">
        <w:rPr>
          <w:rFonts w:asciiTheme="majorHAnsi" w:hAnsiTheme="majorHAnsi" w:cstheme="majorHAnsi"/>
          <w:sz w:val="24"/>
          <w:szCs w:val="24"/>
        </w:rPr>
        <w:t>At</w:t>
      </w:r>
      <w:proofErr w:type="gramEnd"/>
      <w:r w:rsidR="006B6CB5">
        <w:rPr>
          <w:rFonts w:asciiTheme="majorHAnsi" w:hAnsiTheme="majorHAnsi" w:cstheme="majorHAnsi"/>
          <w:sz w:val="24"/>
          <w:szCs w:val="24"/>
        </w:rPr>
        <w:t xml:space="preserve"> the broadest level, this chromosome level genome provides a resource for evolutionary studies across the tree of life. Within the </w:t>
      </w:r>
      <w:proofErr w:type="spellStart"/>
      <w:r w:rsidR="006B6CB5" w:rsidRPr="002B09C4">
        <w:rPr>
          <w:rFonts w:asciiTheme="majorHAnsi" w:hAnsiTheme="majorHAnsi" w:cstheme="majorHAnsi"/>
          <w:sz w:val="24"/>
          <w:szCs w:val="24"/>
        </w:rPr>
        <w:t>Osmeridae</w:t>
      </w:r>
      <w:proofErr w:type="spellEnd"/>
      <w:r w:rsidR="006B6CB5">
        <w:rPr>
          <w:rFonts w:asciiTheme="majorHAnsi" w:hAnsiTheme="majorHAnsi" w:cstheme="majorHAnsi"/>
          <w:sz w:val="24"/>
          <w:szCs w:val="24"/>
        </w:rPr>
        <w:t xml:space="preserve"> family, it can </w:t>
      </w:r>
      <w:r w:rsidR="00081378">
        <w:rPr>
          <w:rFonts w:asciiTheme="majorHAnsi" w:hAnsiTheme="majorHAnsi" w:cstheme="majorHAnsi"/>
          <w:sz w:val="24"/>
          <w:szCs w:val="24"/>
        </w:rPr>
        <w:t>used as a reference genome for other listed</w:t>
      </w:r>
      <w:r w:rsidR="006B6CB5">
        <w:rPr>
          <w:rFonts w:asciiTheme="majorHAnsi" w:hAnsiTheme="majorHAnsi" w:cstheme="majorHAnsi"/>
          <w:sz w:val="24"/>
          <w:szCs w:val="24"/>
        </w:rPr>
        <w:t>,</w:t>
      </w:r>
      <w:r w:rsidR="00081378">
        <w:rPr>
          <w:rFonts w:asciiTheme="majorHAnsi" w:hAnsiTheme="majorHAnsi" w:cstheme="majorHAnsi"/>
          <w:sz w:val="24"/>
          <w:szCs w:val="24"/>
        </w:rPr>
        <w:t xml:space="preserve"> </w:t>
      </w:r>
      <w:r w:rsidR="003037E2">
        <w:rPr>
          <w:rFonts w:asciiTheme="majorHAnsi" w:hAnsiTheme="majorHAnsi" w:cstheme="majorHAnsi"/>
          <w:sz w:val="24"/>
          <w:szCs w:val="24"/>
        </w:rPr>
        <w:t>vulnerable,</w:t>
      </w:r>
      <w:r w:rsidR="006B6CB5">
        <w:rPr>
          <w:rFonts w:asciiTheme="majorHAnsi" w:hAnsiTheme="majorHAnsi" w:cstheme="majorHAnsi"/>
          <w:sz w:val="24"/>
          <w:szCs w:val="24"/>
        </w:rPr>
        <w:t xml:space="preserve"> or declining species</w:t>
      </w:r>
      <w:r w:rsidR="00081378">
        <w:rPr>
          <w:rFonts w:asciiTheme="majorHAnsi" w:hAnsiTheme="majorHAnsi" w:cstheme="majorHAnsi"/>
          <w:sz w:val="24"/>
          <w:szCs w:val="24"/>
        </w:rPr>
        <w:t>, such as longfin smelt</w:t>
      </w:r>
      <w:r w:rsidR="00F20B76">
        <w:rPr>
          <w:rFonts w:asciiTheme="majorHAnsi" w:hAnsiTheme="majorHAnsi" w:cstheme="majorHAnsi"/>
          <w:sz w:val="24"/>
          <w:szCs w:val="24"/>
        </w:rPr>
        <w:t xml:space="preserve"> (</w:t>
      </w:r>
      <w:proofErr w:type="spellStart"/>
      <w:r w:rsidR="00F20B76" w:rsidRPr="00F20B76">
        <w:rPr>
          <w:rFonts w:asciiTheme="majorHAnsi" w:hAnsiTheme="majorHAnsi" w:cstheme="majorHAnsi"/>
          <w:i/>
          <w:iCs/>
          <w:sz w:val="24"/>
          <w:szCs w:val="24"/>
        </w:rPr>
        <w:t>Spirinchus</w:t>
      </w:r>
      <w:proofErr w:type="spellEnd"/>
      <w:r w:rsidR="00F20B76" w:rsidRPr="00F20B76">
        <w:rPr>
          <w:rFonts w:asciiTheme="majorHAnsi" w:hAnsiTheme="majorHAnsi" w:cstheme="majorHAnsi"/>
          <w:i/>
          <w:iCs/>
          <w:sz w:val="24"/>
          <w:szCs w:val="24"/>
        </w:rPr>
        <w:t xml:space="preserve"> </w:t>
      </w:r>
      <w:proofErr w:type="spellStart"/>
      <w:r w:rsidR="00F20B76" w:rsidRPr="00F20B76">
        <w:rPr>
          <w:rFonts w:asciiTheme="majorHAnsi" w:hAnsiTheme="majorHAnsi" w:cstheme="majorHAnsi"/>
          <w:i/>
          <w:iCs/>
          <w:sz w:val="24"/>
          <w:szCs w:val="24"/>
        </w:rPr>
        <w:t>thaleichthys</w:t>
      </w:r>
      <w:proofErr w:type="spellEnd"/>
      <w:r w:rsidR="00F20B76">
        <w:rPr>
          <w:rFonts w:asciiTheme="majorHAnsi" w:hAnsiTheme="majorHAnsi" w:cstheme="majorHAnsi"/>
          <w:sz w:val="24"/>
          <w:szCs w:val="24"/>
        </w:rPr>
        <w:t>)</w:t>
      </w:r>
      <w:r w:rsidR="006B6CB5">
        <w:rPr>
          <w:rFonts w:asciiTheme="majorHAnsi" w:hAnsiTheme="majorHAnsi" w:cstheme="majorHAnsi"/>
          <w:sz w:val="24"/>
          <w:szCs w:val="24"/>
        </w:rPr>
        <w:t xml:space="preserve">. </w:t>
      </w:r>
      <w:r w:rsidR="006B6CB5">
        <w:rPr>
          <w:rFonts w:asciiTheme="majorHAnsi" w:hAnsiTheme="majorHAnsi" w:cstheme="majorHAnsi"/>
          <w:sz w:val="24"/>
          <w:szCs w:val="24"/>
        </w:rPr>
        <w:lastRenderedPageBreak/>
        <w:t>Specifically, this genome tool</w:t>
      </w:r>
      <w:r w:rsidR="00081378">
        <w:rPr>
          <w:rFonts w:asciiTheme="majorHAnsi" w:hAnsiTheme="majorHAnsi" w:cstheme="majorHAnsi"/>
          <w:sz w:val="24"/>
          <w:szCs w:val="24"/>
        </w:rPr>
        <w:t xml:space="preserve"> has already been </w:t>
      </w:r>
      <w:r>
        <w:rPr>
          <w:rFonts w:asciiTheme="majorHAnsi" w:hAnsiTheme="majorHAnsi" w:cstheme="majorHAnsi"/>
          <w:sz w:val="24"/>
          <w:szCs w:val="24"/>
        </w:rPr>
        <w:t xml:space="preserve">used to identify </w:t>
      </w:r>
      <w:r w:rsidR="00081378">
        <w:rPr>
          <w:rFonts w:asciiTheme="majorHAnsi" w:hAnsiTheme="majorHAnsi" w:cstheme="majorHAnsi"/>
          <w:sz w:val="24"/>
          <w:szCs w:val="24"/>
        </w:rPr>
        <w:t xml:space="preserve">associations between </w:t>
      </w:r>
      <w:r w:rsidR="00B67D9A">
        <w:rPr>
          <w:rFonts w:asciiTheme="majorHAnsi" w:hAnsiTheme="majorHAnsi" w:cstheme="majorHAnsi"/>
          <w:sz w:val="24"/>
          <w:szCs w:val="24"/>
        </w:rPr>
        <w:t xml:space="preserve">non-neutral </w:t>
      </w:r>
      <w:r w:rsidR="00081378">
        <w:rPr>
          <w:rFonts w:asciiTheme="majorHAnsi" w:hAnsiTheme="majorHAnsi" w:cstheme="majorHAnsi"/>
          <w:sz w:val="24"/>
          <w:szCs w:val="24"/>
        </w:rPr>
        <w:t xml:space="preserve">genetic variants and life history phenotypes in delta smelt </w:t>
      </w:r>
      <w:r w:rsidR="005B2580">
        <w:rPr>
          <w:rFonts w:asciiTheme="majorHAnsi" w:hAnsiTheme="majorHAnsi" w:cstheme="majorHAnsi"/>
          <w:sz w:val="24"/>
          <w:szCs w:val="24"/>
        </w:rPr>
        <w:fldChar w:fldCharType="begin"/>
      </w:r>
      <w:r w:rsidR="00EB2600">
        <w:rPr>
          <w:rFonts w:asciiTheme="majorHAnsi" w:hAnsiTheme="majorHAnsi" w:cstheme="majorHAnsi"/>
          <w:sz w:val="24"/>
          <w:szCs w:val="24"/>
        </w:rPr>
        <w:instrText xml:space="preserve"> ADDIN ZOTERO_ITEM CSL_CITATION {"citationID":"A9KD1j1g","properties":{"formattedCitation":"(Campbell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5B2580">
        <w:rPr>
          <w:rFonts w:asciiTheme="majorHAnsi" w:hAnsiTheme="majorHAnsi" w:cstheme="majorHAnsi"/>
          <w:sz w:val="24"/>
          <w:szCs w:val="24"/>
        </w:rPr>
        <w:fldChar w:fldCharType="separate"/>
      </w:r>
      <w:r w:rsidR="005B2580">
        <w:rPr>
          <w:rFonts w:asciiTheme="majorHAnsi" w:hAnsiTheme="majorHAnsi" w:cstheme="majorHAnsi"/>
          <w:noProof/>
          <w:sz w:val="24"/>
          <w:szCs w:val="24"/>
        </w:rPr>
        <w:t>(Campbell et al., 2022)</w:t>
      </w:r>
      <w:r w:rsidR="005B2580">
        <w:rPr>
          <w:rFonts w:asciiTheme="majorHAnsi" w:hAnsiTheme="majorHAnsi" w:cstheme="majorHAnsi"/>
          <w:sz w:val="24"/>
          <w:szCs w:val="24"/>
        </w:rPr>
        <w:fldChar w:fldCharType="end"/>
      </w:r>
      <w:r w:rsidR="005B2580">
        <w:rPr>
          <w:rFonts w:asciiTheme="majorHAnsi" w:hAnsiTheme="majorHAnsi" w:cstheme="majorHAnsi"/>
          <w:sz w:val="24"/>
          <w:szCs w:val="24"/>
        </w:rPr>
        <w:t xml:space="preserve">. </w:t>
      </w:r>
      <w:r w:rsidR="00D37010">
        <w:rPr>
          <w:rFonts w:asciiTheme="majorHAnsi" w:hAnsiTheme="majorHAnsi" w:cstheme="majorHAnsi"/>
          <w:sz w:val="24"/>
          <w:szCs w:val="24"/>
        </w:rPr>
        <w:t xml:space="preserve">It has also been used to investigate mechanisms driving domestication of the FCCL population </w:t>
      </w:r>
      <w:r w:rsidR="002B5B6D">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{"citationID":"7GeOZGp7","properties":{"formattedCitation":"(Habibi, 2022)","plainCitation":"(Habibi, 2022)","noteIndex":0},"citationItems":[{"id":715,"uris":["http://zotero.org/users/local/3tku6QP0/items/HGJQ6I8B"],"itemData":{"id":715,"type":"thesis","abstract":"In this dissertation, genomic tools were applied to investigate populations of two endangered native species of California for conservation purposes. The first species is the McCloud River Redband Trout (MRRT; Oncorhynchus mykiss stonei), a unique subspecies of rainbow trout that inhabits the isolated Upper McCloud River of Northern California. A major threat to MRRT is introgressive hybridization with non-native rainbow trout from historical stocking and contemporary unauthorized introductions. To help address this concern, I collected RAD-sequencing data on 308 total individuals from MRRT and other California O. mykiss populations and examined population structure using Principal Component and admixture analyses. I found that populations of MRRT in Sheepheaven, Swamp, Edson, and Moosehead creeks are nonintrogressed. Additionally, I saw no evidence of introgression in Dry Creek, and suggest further investigation to determine if it can be considered a core MRRT conservation population. Sheepheaven Creek was previously thought to be the sole historical lineage of MRRT, but our analysis identified three: Sheepheaven, Edson, and Dry creeks, all of which should be preserved. Finally, I discovered diagnostic and polymorphic SNP markers for monitoring introgression and genetic diversity in MRRT. The results provide a valuable resource for the conservation and management of MRRT.The second species is the endangered delta smelt (Hypomesus transpacificus). A refuge population of delta smelt has been maintained in a conservation hatchery system at the Fish Conservation and Culture Lab at UC Davis (FCCL). The FCCL uses a pedigree-based breeding system to keep the hatchery fish genetically close to the wild population. Despite intense genetic management at the FCCL, evidence of fitness differences between wild and cultured fish was reported. To investigate domestication selection, I used RAD-sequencing and Whole Genome Bisulfite Sequencing to collect genomic and epigenomic data on archived FCCL fin clip samples. For the genomic experiment, I grouped 240 individuals based on their level of hatchery ancestry (Domestication Index = DI) to low, medium, and high DI groups plus wild group. Selection signatures were examined using two FST comparisons: early (wild/low ID) vs. late (medium/high DI) groups, and wild vs. hatchery (low/medium/high DI) groups. I identified one candidate region on chromosome 22 as being putatively under domestication selection and discovered four genes located in this region through its annotation. Other candidate regions identified in this study need to be investigated further. My results also suggest domestication selection happens quickly (i.e., in early generations). For the epigenomic experiment, I investigated the methylation change between the wild and hatchery environments, and the inheritance patterns of the methylation changes after three generations in captivity. To do this, I collected 104 males and females from wild and hatchery delta smelt. I chose families with individuals grouped based on their generation number: G0, G1, G2, and G3. The most informative differentially methylated regions (DMRs) between the two environments were discovered by comparing methylation differences of individuals between G0 (n=12) and G3 (n=10) groups. A total of 201 significant DMRs (p-value &lt; 0.05) were discovered across 26 chromosomes. The ratio of hypermethylated DMRs was 2.4 times more than hypomethylated DMRs in the hatchery group versus the wild group (71% to 29%). Genes associated with the DMRs in our study were predominantly involved in swimming and transmembrane activity. Methylation status of those DMRs in all the individuals at the group level, revealed possible evidence of methylation inheritance across generations but further examination at the level of individual family did not illustrate a clear inheritance pattern. Collectively, our findings may ultimately help the FCCL to adjust their protocol to minimize the rate of hatchery adaptation, and thus improve the likelihood of success for future supplementation.","event-place":"Davis, CA","genre":"PhD","publisher":"University of California Davis","publisher-place":"Davis, CA","title":"Conservation genomics of two California endangered native species: Delta smelt and Upper McCloud River Redband trout.","author":[{"family":"Habibi","given":"Ensi"}],"issued":{"date-parts":[["2022"]]}}}],"schema":"https://github.com/citation-style-language/schema/raw/master/csl-citation.json"} </w:instrText>
      </w:r>
      <w:r w:rsidR="002B5B6D">
        <w:rPr>
          <w:rFonts w:asciiTheme="majorHAnsi" w:hAnsiTheme="majorHAnsi" w:cstheme="majorHAnsi"/>
          <w:sz w:val="24"/>
          <w:szCs w:val="24"/>
        </w:rPr>
        <w:fldChar w:fldCharType="separate"/>
      </w:r>
      <w:r w:rsidR="007A1A46">
        <w:rPr>
          <w:rFonts w:asciiTheme="majorHAnsi" w:hAnsiTheme="majorHAnsi" w:cstheme="majorHAnsi"/>
          <w:noProof/>
          <w:sz w:val="24"/>
          <w:szCs w:val="24"/>
        </w:rPr>
        <w:t>(Habibi, 2022</w:t>
      </w:r>
      <w:r w:rsidR="002B5B6D">
        <w:rPr>
          <w:rFonts w:asciiTheme="majorHAnsi" w:hAnsiTheme="majorHAnsi" w:cstheme="majorHAnsi"/>
          <w:sz w:val="24"/>
          <w:szCs w:val="24"/>
        </w:rPr>
        <w:fldChar w:fldCharType="end"/>
      </w:r>
      <w:r w:rsidR="00D37010">
        <w:rPr>
          <w:rFonts w:asciiTheme="majorHAnsi" w:hAnsiTheme="majorHAnsi" w:cstheme="majorHAnsi"/>
          <w:sz w:val="24"/>
          <w:szCs w:val="24"/>
        </w:rPr>
        <w:t xml:space="preserve">; </w:t>
      </w:r>
      <w:commentRangeStart w:id="370"/>
      <w:commentRangeStart w:id="371"/>
      <w:r w:rsidR="00D37010">
        <w:rPr>
          <w:rFonts w:asciiTheme="majorHAnsi" w:hAnsiTheme="majorHAnsi" w:cstheme="majorHAnsi"/>
          <w:sz w:val="24"/>
          <w:szCs w:val="24"/>
        </w:rPr>
        <w:t>Habibi et al., in prep</w:t>
      </w:r>
      <w:commentRangeEnd w:id="370"/>
      <w:r w:rsidR="00D37010">
        <w:rPr>
          <w:rStyle w:val="CommentReference"/>
        </w:rPr>
        <w:commentReference w:id="370"/>
      </w:r>
      <w:commentRangeEnd w:id="371"/>
      <w:r w:rsidR="002B5B6D">
        <w:rPr>
          <w:rStyle w:val="CommentReference"/>
        </w:rPr>
        <w:commentReference w:id="371"/>
      </w:r>
      <w:r w:rsidR="00D37010">
        <w:rPr>
          <w:rFonts w:asciiTheme="majorHAnsi" w:hAnsiTheme="majorHAnsi" w:cstheme="majorHAnsi"/>
          <w:sz w:val="24"/>
          <w:szCs w:val="24"/>
        </w:rPr>
        <w:t xml:space="preserve">). </w:t>
      </w:r>
      <w:r w:rsidR="00A7543D">
        <w:rPr>
          <w:rFonts w:asciiTheme="majorHAnsi" w:hAnsiTheme="majorHAnsi" w:cstheme="majorHAnsi"/>
          <w:sz w:val="24"/>
          <w:szCs w:val="24"/>
        </w:rPr>
        <w:t xml:space="preserve">Since </w:t>
      </w:r>
      <w:r w:rsidR="004C3847">
        <w:rPr>
          <w:rFonts w:asciiTheme="majorHAnsi" w:hAnsiTheme="majorHAnsi" w:cstheme="majorHAnsi"/>
          <w:sz w:val="24"/>
          <w:szCs w:val="24"/>
        </w:rPr>
        <w:t xml:space="preserve">the </w:t>
      </w:r>
      <w:r w:rsidR="00A7543D">
        <w:rPr>
          <w:rFonts w:asciiTheme="majorHAnsi" w:hAnsiTheme="majorHAnsi" w:cstheme="majorHAnsi"/>
          <w:sz w:val="24"/>
          <w:szCs w:val="24"/>
        </w:rPr>
        <w:t>captive population of delta smelt are being used as a source for supplemen</w:t>
      </w:r>
      <w:ins w:id="372" w:author="Andrea Schreier" w:date="2023-09-06T13:29:00Z">
        <w:r w:rsidR="00D37010">
          <w:rPr>
            <w:rFonts w:asciiTheme="majorHAnsi" w:hAnsiTheme="majorHAnsi" w:cstheme="majorHAnsi"/>
            <w:sz w:val="24"/>
            <w:szCs w:val="24"/>
          </w:rPr>
          <w:t>ting</w:t>
        </w:r>
      </w:ins>
      <w:r w:rsidR="00A7543D">
        <w:rPr>
          <w:rFonts w:asciiTheme="majorHAnsi" w:hAnsiTheme="majorHAnsi" w:cstheme="majorHAnsi"/>
          <w:sz w:val="24"/>
          <w:szCs w:val="24"/>
        </w:rPr>
        <w:t xml:space="preserve"> the wild population and currently represent</w:t>
      </w:r>
      <w:r w:rsidR="003037E2">
        <w:rPr>
          <w:rFonts w:asciiTheme="majorHAnsi" w:hAnsiTheme="majorHAnsi" w:cstheme="majorHAnsi"/>
          <w:sz w:val="24"/>
          <w:szCs w:val="24"/>
        </w:rPr>
        <w:t>s</w:t>
      </w:r>
      <w:r w:rsidR="00A7543D">
        <w:rPr>
          <w:rFonts w:asciiTheme="majorHAnsi" w:hAnsiTheme="majorHAnsi" w:cstheme="majorHAnsi"/>
          <w:sz w:val="24"/>
          <w:szCs w:val="24"/>
        </w:rPr>
        <w:t xml:space="preserve"> </w:t>
      </w:r>
      <w:proofErr w:type="gramStart"/>
      <w:r w:rsidR="00A7543D">
        <w:rPr>
          <w:rFonts w:asciiTheme="majorHAnsi" w:hAnsiTheme="majorHAnsi" w:cstheme="majorHAnsi"/>
          <w:sz w:val="24"/>
          <w:szCs w:val="24"/>
        </w:rPr>
        <w:t>the majority of</w:t>
      </w:r>
      <w:proofErr w:type="gramEnd"/>
      <w:r w:rsidR="00A7543D">
        <w:rPr>
          <w:rFonts w:asciiTheme="majorHAnsi" w:hAnsiTheme="majorHAnsi" w:cstheme="majorHAnsi"/>
          <w:sz w:val="24"/>
          <w:szCs w:val="24"/>
        </w:rPr>
        <w:t xml:space="preserve"> all living individuals of the species, this genome provides a powerful resource to develop hatchery management strategies to best support </w:t>
      </w:r>
      <w:r w:rsidR="00D37010">
        <w:rPr>
          <w:rFonts w:asciiTheme="majorHAnsi" w:hAnsiTheme="majorHAnsi" w:cstheme="majorHAnsi"/>
          <w:sz w:val="24"/>
          <w:szCs w:val="24"/>
        </w:rPr>
        <w:t xml:space="preserve">conservation of </w:t>
      </w:r>
      <w:r w:rsidR="00ED58FF">
        <w:rPr>
          <w:rFonts w:asciiTheme="majorHAnsi" w:hAnsiTheme="majorHAnsi" w:cstheme="majorHAnsi"/>
          <w:sz w:val="24"/>
          <w:szCs w:val="24"/>
        </w:rPr>
        <w:t>adaptive genetic</w:t>
      </w:r>
      <w:r w:rsidR="00A7543D">
        <w:rPr>
          <w:rFonts w:asciiTheme="majorHAnsi" w:hAnsiTheme="majorHAnsi" w:cstheme="majorHAnsi"/>
          <w:sz w:val="24"/>
          <w:szCs w:val="24"/>
        </w:rPr>
        <w:t xml:space="preserve"> variation.</w:t>
      </w:r>
    </w:p>
    <w:p w14:paraId="645139E1" w14:textId="77777777" w:rsidR="008914E8" w:rsidRDefault="008914E8" w:rsidP="0011235A">
      <w:pPr>
        <w:spacing w:after="0" w:line="240" w:lineRule="auto"/>
        <w:jc w:val="left"/>
        <w:rPr>
          <w:rFonts w:asciiTheme="majorHAnsi" w:eastAsiaTheme="majorEastAsia" w:hAnsiTheme="majorHAnsi" w:cstheme="majorBidi"/>
          <w:b/>
          <w:bCs/>
          <w:sz w:val="24"/>
          <w:szCs w:val="24"/>
        </w:rPr>
      </w:pPr>
      <w:r>
        <w:br w:type="page"/>
      </w:r>
    </w:p>
    <w:p w14:paraId="766E5B6B" w14:textId="3EABAD5A" w:rsidR="008914E8" w:rsidRPr="00D6042A" w:rsidRDefault="00174778" w:rsidP="0011235A">
      <w:pPr>
        <w:pStyle w:val="TOCHeading"/>
        <w:tabs>
          <w:tab w:val="left" w:pos="532"/>
        </w:tabs>
        <w:spacing w:line="240" w:lineRule="auto"/>
        <w:outlineLvl w:val="0"/>
        <w:rPr>
          <w:rFonts w:ascii="Calibri" w:hAnsi="Calibri" w:cs="Calibri"/>
        </w:rPr>
      </w:pPr>
      <w:bookmarkStart w:id="373" w:name="_Toc144802748"/>
      <w:r w:rsidRPr="00A973EF">
        <w:rPr>
          <w:rFonts w:asciiTheme="minorHAnsi" w:hAnsiTheme="minorHAnsi" w:cstheme="minorHAnsi"/>
        </w:rPr>
        <w:lastRenderedPageBreak/>
        <w:t>Reference</w:t>
      </w:r>
      <w:commentRangeStart w:id="374"/>
      <w:commentRangeStart w:id="375"/>
      <w:r w:rsidRPr="00A973EF">
        <w:rPr>
          <w:rFonts w:asciiTheme="minorHAnsi" w:hAnsiTheme="minorHAnsi" w:cstheme="minorHAnsi"/>
        </w:rPr>
        <w:t>s</w:t>
      </w:r>
      <w:commentRangeEnd w:id="374"/>
      <w:r w:rsidR="00AA26EA" w:rsidRPr="00A973EF">
        <w:rPr>
          <w:rStyle w:val="CommentReference"/>
          <w:rFonts w:asciiTheme="minorHAnsi" w:hAnsiTheme="minorHAnsi" w:cstheme="minorHAnsi"/>
          <w:smallCaps w:val="0"/>
          <w:spacing w:val="0"/>
        </w:rPr>
        <w:commentReference w:id="374"/>
      </w:r>
      <w:bookmarkEnd w:id="373"/>
      <w:commentRangeEnd w:id="375"/>
      <w:r w:rsidR="00D6042A">
        <w:rPr>
          <w:rStyle w:val="CommentReference"/>
          <w:rFonts w:asciiTheme="minorHAnsi" w:hAnsiTheme="minorHAnsi"/>
          <w:smallCaps w:val="0"/>
          <w:spacing w:val="0"/>
        </w:rPr>
        <w:commentReference w:id="375"/>
      </w:r>
    </w:p>
    <w:p w14:paraId="70A3588F" w14:textId="77777777" w:rsidR="000505E5" w:rsidRPr="00DB729A" w:rsidRDefault="0087338E" w:rsidP="000505E5">
      <w:pPr>
        <w:pStyle w:val="Bibliography"/>
        <w:rPr>
          <w:rFonts w:cstheme="minorHAnsi"/>
        </w:rPr>
      </w:pPr>
      <w:r w:rsidRPr="00DB729A">
        <w:rPr>
          <w:rFonts w:eastAsia="Times New Roman" w:cstheme="minorHAnsi"/>
        </w:rPr>
        <w:fldChar w:fldCharType="begin"/>
      </w:r>
      <w:r w:rsidR="00A973EF" w:rsidRPr="00DB729A">
        <w:rPr>
          <w:rFonts w:eastAsia="Times New Roman" w:cstheme="minorHAnsi"/>
        </w:rPr>
        <w:instrText xml:space="preserve"> ADDIN ZOTERO_BIBL {"uncited":[],"omitted":[],"custom":[]} CSL_BIBLIOGRAPHY </w:instrText>
      </w:r>
      <w:r w:rsidRPr="00DB729A">
        <w:rPr>
          <w:rFonts w:eastAsia="Times New Roman" w:cstheme="minorHAnsi"/>
        </w:rPr>
        <w:fldChar w:fldCharType="separate"/>
      </w:r>
      <w:r w:rsidR="000505E5" w:rsidRPr="00DB729A">
        <w:rPr>
          <w:rFonts w:cstheme="minorHAnsi"/>
        </w:rPr>
        <w:t xml:space="preserve">10X Genomics. (2016). </w:t>
      </w:r>
      <w:proofErr w:type="spellStart"/>
      <w:r w:rsidR="000505E5" w:rsidRPr="00DB729A">
        <w:rPr>
          <w:rFonts w:cstheme="minorHAnsi"/>
          <w:i/>
          <w:iCs/>
        </w:rPr>
        <w:t>Chromium</w:t>
      </w:r>
      <w:r w:rsidR="000505E5" w:rsidRPr="00DB729A">
        <w:rPr>
          <w:rFonts w:cstheme="minorHAnsi"/>
          <w:i/>
          <w:iCs/>
          <w:vertAlign w:val="superscript"/>
        </w:rPr>
        <w:t>TM</w:t>
      </w:r>
      <w:proofErr w:type="spellEnd"/>
      <w:r w:rsidR="000505E5" w:rsidRPr="00DB729A">
        <w:rPr>
          <w:rFonts w:cstheme="minorHAnsi"/>
          <w:i/>
          <w:iCs/>
        </w:rPr>
        <w:t xml:space="preserve"> Genome Reagent Kits v2 User Guide</w:t>
      </w:r>
      <w:r w:rsidR="000505E5" w:rsidRPr="00DB729A">
        <w:rPr>
          <w:rFonts w:cstheme="minorHAnsi"/>
        </w:rPr>
        <w:t>.</w:t>
      </w:r>
    </w:p>
    <w:p w14:paraId="458962B4" w14:textId="77777777" w:rsidR="000505E5" w:rsidRPr="00DB729A" w:rsidRDefault="000505E5" w:rsidP="000505E5">
      <w:pPr>
        <w:pStyle w:val="Bibliography"/>
        <w:rPr>
          <w:rFonts w:cstheme="minorHAnsi"/>
        </w:rPr>
      </w:pPr>
      <w:r w:rsidRPr="00DB729A">
        <w:rPr>
          <w:rFonts w:cstheme="minorHAnsi"/>
        </w:rPr>
        <w:t xml:space="preserve">Andrews, S. (2010). </w:t>
      </w:r>
      <w:proofErr w:type="spellStart"/>
      <w:r w:rsidRPr="00DB729A">
        <w:rPr>
          <w:rFonts w:cstheme="minorHAnsi"/>
          <w:i/>
          <w:iCs/>
        </w:rPr>
        <w:t>FastQC</w:t>
      </w:r>
      <w:proofErr w:type="spellEnd"/>
      <w:r w:rsidRPr="00DB729A">
        <w:rPr>
          <w:rFonts w:cstheme="minorHAnsi"/>
          <w:i/>
          <w:iCs/>
        </w:rPr>
        <w:t>: a quality control tool for high throughput sequence data.</w:t>
      </w:r>
      <w:r w:rsidRPr="00DB729A">
        <w:rPr>
          <w:rFonts w:cstheme="minorHAnsi"/>
        </w:rPr>
        <w:t xml:space="preserve"> (0.11.9) [Computer software]. https://www.bioinformatics.babraham.ac.uk/projects/fastqc/</w:t>
      </w:r>
    </w:p>
    <w:p w14:paraId="429C7DDD" w14:textId="77777777" w:rsidR="000505E5" w:rsidRPr="00DB729A" w:rsidRDefault="000505E5" w:rsidP="000505E5">
      <w:pPr>
        <w:pStyle w:val="Bibliography"/>
        <w:rPr>
          <w:rFonts w:cstheme="minorHAnsi"/>
        </w:rPr>
      </w:pPr>
      <w:r w:rsidRPr="00DB729A">
        <w:rPr>
          <w:rFonts w:cstheme="minorHAnsi"/>
        </w:rPr>
        <w:t xml:space="preserve">Barnard, P. L., </w:t>
      </w:r>
      <w:proofErr w:type="spellStart"/>
      <w:r w:rsidRPr="00DB729A">
        <w:rPr>
          <w:rFonts w:cstheme="minorHAnsi"/>
        </w:rPr>
        <w:t>Schoellhamer</w:t>
      </w:r>
      <w:proofErr w:type="spellEnd"/>
      <w:r w:rsidRPr="00DB729A">
        <w:rPr>
          <w:rFonts w:cstheme="minorHAnsi"/>
        </w:rPr>
        <w:t xml:space="preserve">, D. H., Jaffe, B. E., &amp; McKee, L. J. (2013). Sediment transport in the San Francisco Bay Coastal System: An overview. </w:t>
      </w:r>
      <w:r w:rsidRPr="00DB729A">
        <w:rPr>
          <w:rFonts w:cstheme="minorHAnsi"/>
          <w:i/>
          <w:iCs/>
        </w:rPr>
        <w:t>Marine Geology</w:t>
      </w:r>
      <w:r w:rsidRPr="00DB729A">
        <w:rPr>
          <w:rFonts w:cstheme="minorHAnsi"/>
        </w:rPr>
        <w:t xml:space="preserve">, </w:t>
      </w:r>
      <w:r w:rsidRPr="00DB729A">
        <w:rPr>
          <w:rFonts w:cstheme="minorHAnsi"/>
          <w:i/>
          <w:iCs/>
        </w:rPr>
        <w:t>345</w:t>
      </w:r>
      <w:r w:rsidRPr="00DB729A">
        <w:rPr>
          <w:rFonts w:cstheme="minorHAnsi"/>
        </w:rPr>
        <w:t>, 3–17. https://doi.org/10.1016/j.margeo.2013.04.005</w:t>
      </w:r>
    </w:p>
    <w:p w14:paraId="08956566" w14:textId="77777777" w:rsidR="000505E5" w:rsidRPr="00DB729A" w:rsidRDefault="000505E5" w:rsidP="000505E5">
      <w:pPr>
        <w:pStyle w:val="Bibliography"/>
        <w:rPr>
          <w:rFonts w:cstheme="minorHAnsi"/>
        </w:rPr>
      </w:pPr>
      <w:proofErr w:type="spellStart"/>
      <w:r w:rsidRPr="00DB729A">
        <w:rPr>
          <w:rFonts w:cstheme="minorHAnsi"/>
        </w:rPr>
        <w:t>Belarmino</w:t>
      </w:r>
      <w:proofErr w:type="spellEnd"/>
      <w:r w:rsidRPr="00DB729A">
        <w:rPr>
          <w:rFonts w:cstheme="minorHAnsi"/>
        </w:rPr>
        <w:t xml:space="preserve">, E., </w:t>
      </w:r>
      <w:proofErr w:type="spellStart"/>
      <w:r w:rsidRPr="00DB729A">
        <w:rPr>
          <w:rFonts w:cstheme="minorHAnsi"/>
        </w:rPr>
        <w:t>Nóbrega</w:t>
      </w:r>
      <w:proofErr w:type="spellEnd"/>
      <w:r w:rsidRPr="00DB729A">
        <w:rPr>
          <w:rFonts w:cstheme="minorHAnsi"/>
        </w:rPr>
        <w:t xml:space="preserve">, M. F. de, Grimm, A. M., </w:t>
      </w:r>
      <w:proofErr w:type="spellStart"/>
      <w:r w:rsidRPr="00DB729A">
        <w:rPr>
          <w:rFonts w:cstheme="minorHAnsi"/>
        </w:rPr>
        <w:t>Copertino</w:t>
      </w:r>
      <w:proofErr w:type="spellEnd"/>
      <w:r w:rsidRPr="00DB729A">
        <w:rPr>
          <w:rFonts w:cstheme="minorHAnsi"/>
        </w:rPr>
        <w:t xml:space="preserve">, M. da S., Vieira, J. P., &amp; Garcia, A. M. (2021). Long-term trends in the abundance of an estuarine fish and relationships with El Niño climatic impacts and seagrass meadows reduction. </w:t>
      </w:r>
      <w:r w:rsidRPr="00DB729A">
        <w:rPr>
          <w:rFonts w:cstheme="minorHAnsi"/>
          <w:i/>
          <w:iCs/>
        </w:rPr>
        <w:t>Estuarine, Coastal and Shelf Science</w:t>
      </w:r>
      <w:r w:rsidRPr="00DB729A">
        <w:rPr>
          <w:rFonts w:cstheme="minorHAnsi"/>
        </w:rPr>
        <w:t xml:space="preserve">, </w:t>
      </w:r>
      <w:r w:rsidRPr="00DB729A">
        <w:rPr>
          <w:rFonts w:cstheme="minorHAnsi"/>
          <w:i/>
          <w:iCs/>
        </w:rPr>
        <w:t>261</w:t>
      </w:r>
      <w:r w:rsidRPr="00DB729A">
        <w:rPr>
          <w:rFonts w:cstheme="minorHAnsi"/>
        </w:rPr>
        <w:t>, 107565. https://doi.org/10.1016/j.ecss.2021.107565</w:t>
      </w:r>
    </w:p>
    <w:p w14:paraId="665FB2EC" w14:textId="77777777" w:rsidR="000505E5" w:rsidRPr="00DB729A" w:rsidRDefault="000505E5" w:rsidP="000505E5">
      <w:pPr>
        <w:pStyle w:val="Bibliography"/>
        <w:rPr>
          <w:rFonts w:cstheme="minorHAnsi"/>
        </w:rPr>
      </w:pPr>
      <w:r w:rsidRPr="00DB729A">
        <w:rPr>
          <w:rFonts w:cstheme="minorHAnsi"/>
        </w:rPr>
        <w:t xml:space="preserve">Bersaglieri, T., </w:t>
      </w:r>
      <w:proofErr w:type="spellStart"/>
      <w:r w:rsidRPr="00DB729A">
        <w:rPr>
          <w:rFonts w:cstheme="minorHAnsi"/>
        </w:rPr>
        <w:t>Sabeti</w:t>
      </w:r>
      <w:proofErr w:type="spellEnd"/>
      <w:r w:rsidRPr="00DB729A">
        <w:rPr>
          <w:rFonts w:cstheme="minorHAnsi"/>
        </w:rPr>
        <w:t xml:space="preserve">, P. C., Patterson, N., </w:t>
      </w:r>
      <w:proofErr w:type="spellStart"/>
      <w:r w:rsidRPr="00DB729A">
        <w:rPr>
          <w:rFonts w:cstheme="minorHAnsi"/>
        </w:rPr>
        <w:t>Vanderploeg</w:t>
      </w:r>
      <w:proofErr w:type="spellEnd"/>
      <w:r w:rsidRPr="00DB729A">
        <w:rPr>
          <w:rFonts w:cstheme="minorHAnsi"/>
        </w:rPr>
        <w:t xml:space="preserve">, T., Schaffner, S. F., Drake, J. A., Rhodes, M., Reich, D. E., &amp; Hirschhorn, J. N. (2004). Genetic Signatures of Strong Recent Positive Selection at the Lactase Gene. </w:t>
      </w:r>
      <w:r w:rsidRPr="00DB729A">
        <w:rPr>
          <w:rFonts w:cstheme="minorHAnsi"/>
          <w:i/>
          <w:iCs/>
        </w:rPr>
        <w:t>The American Journal of Human Genetics</w:t>
      </w:r>
      <w:r w:rsidRPr="00DB729A">
        <w:rPr>
          <w:rFonts w:cstheme="minorHAnsi"/>
        </w:rPr>
        <w:t xml:space="preserve">, </w:t>
      </w:r>
      <w:r w:rsidRPr="00DB729A">
        <w:rPr>
          <w:rFonts w:cstheme="minorHAnsi"/>
          <w:i/>
          <w:iCs/>
        </w:rPr>
        <w:t>74</w:t>
      </w:r>
      <w:r w:rsidRPr="00DB729A">
        <w:rPr>
          <w:rFonts w:cstheme="minorHAnsi"/>
        </w:rPr>
        <w:t>(6), 1111–1120. https://doi.org/10.1086/421051</w:t>
      </w:r>
    </w:p>
    <w:p w14:paraId="006002C5" w14:textId="77777777" w:rsidR="000505E5" w:rsidRPr="00DB729A" w:rsidRDefault="000505E5" w:rsidP="000505E5">
      <w:pPr>
        <w:pStyle w:val="Bibliography"/>
        <w:rPr>
          <w:rFonts w:cstheme="minorHAnsi"/>
        </w:rPr>
      </w:pPr>
      <w:proofErr w:type="spellStart"/>
      <w:r w:rsidRPr="00DB729A">
        <w:rPr>
          <w:rFonts w:cstheme="minorHAnsi"/>
        </w:rPr>
        <w:t>Bickhart</w:t>
      </w:r>
      <w:proofErr w:type="spellEnd"/>
      <w:r w:rsidRPr="00DB729A">
        <w:rPr>
          <w:rFonts w:cstheme="minorHAnsi"/>
        </w:rPr>
        <w:t xml:space="preserve">, D. M., Rosen, B. D., </w:t>
      </w:r>
      <w:proofErr w:type="spellStart"/>
      <w:r w:rsidRPr="00DB729A">
        <w:rPr>
          <w:rFonts w:cstheme="minorHAnsi"/>
        </w:rPr>
        <w:t>Koren</w:t>
      </w:r>
      <w:proofErr w:type="spellEnd"/>
      <w:r w:rsidRPr="00DB729A">
        <w:rPr>
          <w:rFonts w:cstheme="minorHAnsi"/>
        </w:rPr>
        <w:t xml:space="preserve">, S., Sayre, B. L., Hastie, A. R., Chan, S., Lee, J., Lam, E. T., </w:t>
      </w:r>
      <w:proofErr w:type="spellStart"/>
      <w:r w:rsidRPr="00DB729A">
        <w:rPr>
          <w:rFonts w:cstheme="minorHAnsi"/>
        </w:rPr>
        <w:t>Liachko</w:t>
      </w:r>
      <w:proofErr w:type="spellEnd"/>
      <w:r w:rsidRPr="00DB729A">
        <w:rPr>
          <w:rFonts w:cstheme="minorHAnsi"/>
        </w:rPr>
        <w:t xml:space="preserve">, I., Sullivan, S. T., Burton, J. N., </w:t>
      </w:r>
      <w:proofErr w:type="spellStart"/>
      <w:r w:rsidRPr="00DB729A">
        <w:rPr>
          <w:rFonts w:cstheme="minorHAnsi"/>
        </w:rPr>
        <w:t>Huson</w:t>
      </w:r>
      <w:proofErr w:type="spellEnd"/>
      <w:r w:rsidRPr="00DB729A">
        <w:rPr>
          <w:rFonts w:cstheme="minorHAnsi"/>
        </w:rPr>
        <w:t xml:space="preserve">, H. J., Nystrom, J. C., Kelley, C. M., Hutchison, J. L., Zhou, Y., Sun, J., </w:t>
      </w:r>
      <w:proofErr w:type="spellStart"/>
      <w:r w:rsidRPr="00DB729A">
        <w:rPr>
          <w:rFonts w:cstheme="minorHAnsi"/>
        </w:rPr>
        <w:t>Crisà</w:t>
      </w:r>
      <w:proofErr w:type="spellEnd"/>
      <w:r w:rsidRPr="00DB729A">
        <w:rPr>
          <w:rFonts w:cstheme="minorHAnsi"/>
        </w:rPr>
        <w:t xml:space="preserve">, A., Ponce de León, F. A., … Smith, T. P. L. (2017). Single-molecule sequencing and chromatin conformation capture enable de novo reference assembly of the domestic goat genome. </w:t>
      </w:r>
      <w:r w:rsidRPr="00DB729A">
        <w:rPr>
          <w:rFonts w:cstheme="minorHAnsi"/>
          <w:i/>
          <w:iCs/>
        </w:rPr>
        <w:t>Nature Genetics</w:t>
      </w:r>
      <w:r w:rsidRPr="00DB729A">
        <w:rPr>
          <w:rFonts w:cstheme="minorHAnsi"/>
        </w:rPr>
        <w:t xml:space="preserve">, </w:t>
      </w:r>
      <w:r w:rsidRPr="00DB729A">
        <w:rPr>
          <w:rFonts w:cstheme="minorHAnsi"/>
          <w:i/>
          <w:iCs/>
        </w:rPr>
        <w:t>49</w:t>
      </w:r>
      <w:r w:rsidRPr="00DB729A">
        <w:rPr>
          <w:rFonts w:cstheme="minorHAnsi"/>
        </w:rPr>
        <w:t>(4), 643–650. https://doi.org/10.1038/ng.3802</w:t>
      </w:r>
    </w:p>
    <w:p w14:paraId="7E56FCC8" w14:textId="77777777" w:rsidR="000505E5" w:rsidRPr="00DB729A" w:rsidRDefault="000505E5" w:rsidP="000505E5">
      <w:pPr>
        <w:pStyle w:val="Bibliography"/>
        <w:rPr>
          <w:rFonts w:cstheme="minorHAnsi"/>
        </w:rPr>
      </w:pPr>
      <w:r w:rsidRPr="00DB729A">
        <w:rPr>
          <w:rFonts w:cstheme="minorHAnsi"/>
        </w:rPr>
        <w:t xml:space="preserve">Campbell, M. A., Joslin, S. E. K., </w:t>
      </w:r>
      <w:proofErr w:type="spellStart"/>
      <w:r w:rsidRPr="00DB729A">
        <w:rPr>
          <w:rFonts w:cstheme="minorHAnsi"/>
        </w:rPr>
        <w:t>Goodbla</w:t>
      </w:r>
      <w:proofErr w:type="spellEnd"/>
      <w:r w:rsidRPr="00DB729A">
        <w:rPr>
          <w:rFonts w:cstheme="minorHAnsi"/>
        </w:rPr>
        <w:t xml:space="preserve">, A. M., </w:t>
      </w:r>
      <w:proofErr w:type="spellStart"/>
      <w:r w:rsidRPr="00DB729A">
        <w:rPr>
          <w:rFonts w:cstheme="minorHAnsi"/>
        </w:rPr>
        <w:t>Willmes</w:t>
      </w:r>
      <w:proofErr w:type="spellEnd"/>
      <w:r w:rsidRPr="00DB729A">
        <w:rPr>
          <w:rFonts w:cstheme="minorHAnsi"/>
        </w:rPr>
        <w:t xml:space="preserve">, M., Hobbs, J. A., Lewis, L. S., &amp; Finger, A. J. (2022). Polygenic discrimination of migratory phenotypes in an estuarine forage fish. </w:t>
      </w:r>
      <w:r w:rsidRPr="00DB729A">
        <w:rPr>
          <w:rFonts w:cstheme="minorHAnsi"/>
          <w:i/>
          <w:iCs/>
        </w:rPr>
        <w:t xml:space="preserve">G3 </w:t>
      </w:r>
      <w:proofErr w:type="spellStart"/>
      <w:r w:rsidRPr="00DB729A">
        <w:rPr>
          <w:rFonts w:cstheme="minorHAnsi"/>
          <w:i/>
          <w:iCs/>
        </w:rPr>
        <w:t>Genes|Genomes|Genetics</w:t>
      </w:r>
      <w:proofErr w:type="spellEnd"/>
      <w:r w:rsidRPr="00DB729A">
        <w:rPr>
          <w:rFonts w:cstheme="minorHAnsi"/>
        </w:rPr>
        <w:t xml:space="preserve">, </w:t>
      </w:r>
      <w:r w:rsidRPr="00DB729A">
        <w:rPr>
          <w:rFonts w:cstheme="minorHAnsi"/>
          <w:i/>
          <w:iCs/>
        </w:rPr>
        <w:t>12</w:t>
      </w:r>
      <w:r w:rsidRPr="00DB729A">
        <w:rPr>
          <w:rFonts w:cstheme="minorHAnsi"/>
        </w:rPr>
        <w:t>(8), jkac133. https://doi.org/10.1093/g3journal/jkac133</w:t>
      </w:r>
    </w:p>
    <w:p w14:paraId="6A2C6DDB" w14:textId="77777777" w:rsidR="000505E5" w:rsidRPr="00DB729A" w:rsidRDefault="000505E5" w:rsidP="000505E5">
      <w:pPr>
        <w:pStyle w:val="Bibliography"/>
        <w:rPr>
          <w:rFonts w:cstheme="minorHAnsi"/>
        </w:rPr>
      </w:pPr>
      <w:r w:rsidRPr="00DB729A">
        <w:rPr>
          <w:rFonts w:cstheme="minorHAnsi"/>
        </w:rPr>
        <w:t xml:space="preserve">Caro, T., Rowe, Z., Berger, J., </w:t>
      </w:r>
      <w:proofErr w:type="spellStart"/>
      <w:r w:rsidRPr="00DB729A">
        <w:rPr>
          <w:rFonts w:cstheme="minorHAnsi"/>
        </w:rPr>
        <w:t>Wholey</w:t>
      </w:r>
      <w:proofErr w:type="spellEnd"/>
      <w:r w:rsidRPr="00DB729A">
        <w:rPr>
          <w:rFonts w:cstheme="minorHAnsi"/>
        </w:rPr>
        <w:t xml:space="preserve">, P., &amp; Dobson, A. (2022). An inconvenient misconception: Climate change is not the principal driver of biodiversity loss. </w:t>
      </w:r>
      <w:r w:rsidRPr="00DB729A">
        <w:rPr>
          <w:rFonts w:cstheme="minorHAnsi"/>
          <w:i/>
          <w:iCs/>
        </w:rPr>
        <w:t>Conservation Letters</w:t>
      </w:r>
      <w:r w:rsidRPr="00DB729A">
        <w:rPr>
          <w:rFonts w:cstheme="minorHAnsi"/>
        </w:rPr>
        <w:t xml:space="preserve">, </w:t>
      </w:r>
      <w:r w:rsidRPr="00DB729A">
        <w:rPr>
          <w:rFonts w:cstheme="minorHAnsi"/>
          <w:i/>
          <w:iCs/>
        </w:rPr>
        <w:t>15</w:t>
      </w:r>
      <w:r w:rsidRPr="00DB729A">
        <w:rPr>
          <w:rFonts w:cstheme="minorHAnsi"/>
        </w:rPr>
        <w:t>(3), e12868. https://doi.org/10.1111/conl.12868</w:t>
      </w:r>
    </w:p>
    <w:p w14:paraId="457F53AF" w14:textId="77777777" w:rsidR="000505E5" w:rsidRPr="00DB729A" w:rsidRDefault="000505E5" w:rsidP="000505E5">
      <w:pPr>
        <w:pStyle w:val="Bibliography"/>
        <w:rPr>
          <w:rFonts w:cstheme="minorHAnsi"/>
        </w:rPr>
      </w:pPr>
      <w:proofErr w:type="spellStart"/>
      <w:r w:rsidRPr="00DB729A">
        <w:rPr>
          <w:rFonts w:cstheme="minorHAnsi"/>
        </w:rPr>
        <w:t>Catchen</w:t>
      </w:r>
      <w:proofErr w:type="spellEnd"/>
      <w:r w:rsidRPr="00DB729A">
        <w:rPr>
          <w:rFonts w:cstheme="minorHAnsi"/>
        </w:rPr>
        <w:t xml:space="preserve">, J., </w:t>
      </w:r>
      <w:proofErr w:type="spellStart"/>
      <w:r w:rsidRPr="00DB729A">
        <w:rPr>
          <w:rFonts w:cstheme="minorHAnsi"/>
        </w:rPr>
        <w:t>Amores</w:t>
      </w:r>
      <w:proofErr w:type="spellEnd"/>
      <w:r w:rsidRPr="00DB729A">
        <w:rPr>
          <w:rFonts w:cstheme="minorHAnsi"/>
        </w:rPr>
        <w:t xml:space="preserve">, A., &amp; </w:t>
      </w:r>
      <w:proofErr w:type="spellStart"/>
      <w:r w:rsidRPr="00DB729A">
        <w:rPr>
          <w:rFonts w:cstheme="minorHAnsi"/>
        </w:rPr>
        <w:t>Bassham</w:t>
      </w:r>
      <w:proofErr w:type="spellEnd"/>
      <w:r w:rsidRPr="00DB729A">
        <w:rPr>
          <w:rFonts w:cstheme="minorHAnsi"/>
        </w:rPr>
        <w:t xml:space="preserve">, S. (2020). </w:t>
      </w:r>
      <w:proofErr w:type="spellStart"/>
      <w:r w:rsidRPr="00DB729A">
        <w:rPr>
          <w:rFonts w:cstheme="minorHAnsi"/>
        </w:rPr>
        <w:t>Chromonomer</w:t>
      </w:r>
      <w:proofErr w:type="spellEnd"/>
      <w:r w:rsidRPr="00DB729A">
        <w:rPr>
          <w:rFonts w:cstheme="minorHAnsi"/>
        </w:rPr>
        <w:t xml:space="preserve">: A Tool Set for Repairing and Enhancing Assembled Genomes Through Integration of Genetic Maps and Conserved Synteny. </w:t>
      </w:r>
      <w:r w:rsidRPr="00DB729A">
        <w:rPr>
          <w:rFonts w:cstheme="minorHAnsi"/>
          <w:i/>
          <w:iCs/>
        </w:rPr>
        <w:t xml:space="preserve">G3: </w:t>
      </w:r>
      <w:proofErr w:type="spellStart"/>
      <w:r w:rsidRPr="00DB729A">
        <w:rPr>
          <w:rFonts w:cstheme="minorHAnsi"/>
          <w:i/>
          <w:iCs/>
        </w:rPr>
        <w:t>Genes|Genomes|Genetics</w:t>
      </w:r>
      <w:proofErr w:type="spellEnd"/>
      <w:r w:rsidRPr="00DB729A">
        <w:rPr>
          <w:rFonts w:cstheme="minorHAnsi"/>
        </w:rPr>
        <w:t xml:space="preserve">, </w:t>
      </w:r>
      <w:r w:rsidRPr="00DB729A">
        <w:rPr>
          <w:rFonts w:cstheme="minorHAnsi"/>
          <w:i/>
          <w:iCs/>
        </w:rPr>
        <w:t>10</w:t>
      </w:r>
      <w:r w:rsidRPr="00DB729A">
        <w:rPr>
          <w:rFonts w:cstheme="minorHAnsi"/>
        </w:rPr>
        <w:t>(11), 4115–4128. https://doi.org/10.1534/g3.120.401485</w:t>
      </w:r>
    </w:p>
    <w:p w14:paraId="40BA3458" w14:textId="77777777" w:rsidR="000505E5" w:rsidRPr="00DB729A" w:rsidRDefault="000505E5" w:rsidP="000505E5">
      <w:pPr>
        <w:pStyle w:val="Bibliography"/>
        <w:rPr>
          <w:rFonts w:cstheme="minorHAnsi"/>
        </w:rPr>
      </w:pPr>
      <w:r w:rsidRPr="00DB729A">
        <w:rPr>
          <w:rFonts w:cstheme="minorHAnsi"/>
        </w:rPr>
        <w:lastRenderedPageBreak/>
        <w:t xml:space="preserve">Chun, S., &amp; Fay, J. C. (2011). Evidence for Hitchhiking of Deleterious Mutations within the Human Genome. </w:t>
      </w:r>
      <w:proofErr w:type="spellStart"/>
      <w:r w:rsidRPr="00DB729A">
        <w:rPr>
          <w:rFonts w:cstheme="minorHAnsi"/>
          <w:i/>
          <w:iCs/>
        </w:rPr>
        <w:t>PLoS</w:t>
      </w:r>
      <w:proofErr w:type="spellEnd"/>
      <w:r w:rsidRPr="00DB729A">
        <w:rPr>
          <w:rFonts w:cstheme="minorHAnsi"/>
          <w:i/>
          <w:iCs/>
        </w:rPr>
        <w:t xml:space="preserve"> Genetics</w:t>
      </w:r>
      <w:r w:rsidRPr="00DB729A">
        <w:rPr>
          <w:rFonts w:cstheme="minorHAnsi"/>
        </w:rPr>
        <w:t xml:space="preserve">, </w:t>
      </w:r>
      <w:r w:rsidRPr="00DB729A">
        <w:rPr>
          <w:rFonts w:cstheme="minorHAnsi"/>
          <w:i/>
          <w:iCs/>
        </w:rPr>
        <w:t>7</w:t>
      </w:r>
      <w:r w:rsidRPr="00DB729A">
        <w:rPr>
          <w:rFonts w:cstheme="minorHAnsi"/>
        </w:rPr>
        <w:t>(8), e1002240. https://doi.org/10.1371/journal.pgen.1002240</w:t>
      </w:r>
    </w:p>
    <w:p w14:paraId="4276F0A8" w14:textId="77777777" w:rsidR="000505E5" w:rsidRPr="00DB729A" w:rsidRDefault="000505E5" w:rsidP="000505E5">
      <w:pPr>
        <w:pStyle w:val="Bibliography"/>
        <w:rPr>
          <w:rFonts w:cstheme="minorHAnsi"/>
        </w:rPr>
      </w:pPr>
      <w:proofErr w:type="spellStart"/>
      <w:r w:rsidRPr="00DB729A">
        <w:rPr>
          <w:rFonts w:cstheme="minorHAnsi"/>
        </w:rPr>
        <w:t>Claussnitzer</w:t>
      </w:r>
      <w:proofErr w:type="spellEnd"/>
      <w:r w:rsidRPr="00DB729A">
        <w:rPr>
          <w:rFonts w:cstheme="minorHAnsi"/>
        </w:rPr>
        <w:t xml:space="preserve">, M., Cho, J. H., Collins, R., Cox, N. J., </w:t>
      </w:r>
      <w:proofErr w:type="spellStart"/>
      <w:r w:rsidRPr="00DB729A">
        <w:rPr>
          <w:rFonts w:cstheme="minorHAnsi"/>
        </w:rPr>
        <w:t>Dermitzakis</w:t>
      </w:r>
      <w:proofErr w:type="spellEnd"/>
      <w:r w:rsidRPr="00DB729A">
        <w:rPr>
          <w:rFonts w:cstheme="minorHAnsi"/>
        </w:rPr>
        <w:t xml:space="preserve">, E. T., </w:t>
      </w:r>
      <w:proofErr w:type="spellStart"/>
      <w:r w:rsidRPr="00DB729A">
        <w:rPr>
          <w:rFonts w:cstheme="minorHAnsi"/>
        </w:rPr>
        <w:t>Hurles</w:t>
      </w:r>
      <w:proofErr w:type="spellEnd"/>
      <w:r w:rsidRPr="00DB729A">
        <w:rPr>
          <w:rFonts w:cstheme="minorHAnsi"/>
        </w:rPr>
        <w:t xml:space="preserve">, M. E., </w:t>
      </w:r>
      <w:proofErr w:type="spellStart"/>
      <w:r w:rsidRPr="00DB729A">
        <w:rPr>
          <w:rFonts w:cstheme="minorHAnsi"/>
        </w:rPr>
        <w:t>Kathiresan</w:t>
      </w:r>
      <w:proofErr w:type="spellEnd"/>
      <w:r w:rsidRPr="00DB729A">
        <w:rPr>
          <w:rFonts w:cstheme="minorHAnsi"/>
        </w:rPr>
        <w:t xml:space="preserve">, S., Kenny, E. E., Lindgren, C. M., MacArthur, D. G., North, K. N., </w:t>
      </w:r>
      <w:proofErr w:type="spellStart"/>
      <w:r w:rsidRPr="00DB729A">
        <w:rPr>
          <w:rFonts w:cstheme="minorHAnsi"/>
        </w:rPr>
        <w:t>Plon</w:t>
      </w:r>
      <w:proofErr w:type="spellEnd"/>
      <w:r w:rsidRPr="00DB729A">
        <w:rPr>
          <w:rFonts w:cstheme="minorHAnsi"/>
        </w:rPr>
        <w:t xml:space="preserve">, S. E., Rehm, H. L., </w:t>
      </w:r>
      <w:proofErr w:type="spellStart"/>
      <w:r w:rsidRPr="00DB729A">
        <w:rPr>
          <w:rFonts w:cstheme="minorHAnsi"/>
        </w:rPr>
        <w:t>Risch</w:t>
      </w:r>
      <w:proofErr w:type="spellEnd"/>
      <w:r w:rsidRPr="00DB729A">
        <w:rPr>
          <w:rFonts w:cstheme="minorHAnsi"/>
        </w:rPr>
        <w:t xml:space="preserve">, N., Rotimi, C. N., </w:t>
      </w:r>
      <w:proofErr w:type="spellStart"/>
      <w:r w:rsidRPr="00DB729A">
        <w:rPr>
          <w:rFonts w:cstheme="minorHAnsi"/>
        </w:rPr>
        <w:t>Shendure</w:t>
      </w:r>
      <w:proofErr w:type="spellEnd"/>
      <w:r w:rsidRPr="00DB729A">
        <w:rPr>
          <w:rFonts w:cstheme="minorHAnsi"/>
        </w:rPr>
        <w:t xml:space="preserve">, J., </w:t>
      </w:r>
      <w:proofErr w:type="spellStart"/>
      <w:r w:rsidRPr="00DB729A">
        <w:rPr>
          <w:rFonts w:cstheme="minorHAnsi"/>
        </w:rPr>
        <w:t>Soranzo</w:t>
      </w:r>
      <w:proofErr w:type="spellEnd"/>
      <w:r w:rsidRPr="00DB729A">
        <w:rPr>
          <w:rFonts w:cstheme="minorHAnsi"/>
        </w:rPr>
        <w:t xml:space="preserve">, N., &amp; McCarthy, M. I. (2020). A brief history of human disease genetics. </w:t>
      </w:r>
      <w:r w:rsidRPr="00DB729A">
        <w:rPr>
          <w:rFonts w:cstheme="minorHAnsi"/>
          <w:i/>
          <w:iCs/>
        </w:rPr>
        <w:t>Nature</w:t>
      </w:r>
      <w:r w:rsidRPr="00DB729A">
        <w:rPr>
          <w:rFonts w:cstheme="minorHAnsi"/>
        </w:rPr>
        <w:t xml:space="preserve">, </w:t>
      </w:r>
      <w:r w:rsidRPr="00DB729A">
        <w:rPr>
          <w:rFonts w:cstheme="minorHAnsi"/>
          <w:i/>
          <w:iCs/>
        </w:rPr>
        <w:t>577</w:t>
      </w:r>
      <w:r w:rsidRPr="00DB729A">
        <w:rPr>
          <w:rFonts w:cstheme="minorHAnsi"/>
        </w:rPr>
        <w:t>(7789), 179–189. https://doi.org/10.1038/s41586-019-1879-7</w:t>
      </w:r>
    </w:p>
    <w:p w14:paraId="67FB2AF4" w14:textId="77777777" w:rsidR="000505E5" w:rsidRPr="00DB729A" w:rsidRDefault="000505E5" w:rsidP="000505E5">
      <w:pPr>
        <w:pStyle w:val="Bibliography"/>
        <w:rPr>
          <w:rFonts w:cstheme="minorHAnsi"/>
        </w:rPr>
      </w:pPr>
      <w:proofErr w:type="spellStart"/>
      <w:r w:rsidRPr="00DB729A">
        <w:rPr>
          <w:rFonts w:cstheme="minorHAnsi"/>
        </w:rPr>
        <w:t>Conomos</w:t>
      </w:r>
      <w:proofErr w:type="spellEnd"/>
      <w:r w:rsidRPr="00DB729A">
        <w:rPr>
          <w:rFonts w:cstheme="minorHAnsi"/>
        </w:rPr>
        <w:t xml:space="preserve">, T. J. (1979). </w:t>
      </w:r>
      <w:r w:rsidRPr="00DB729A">
        <w:rPr>
          <w:rFonts w:cstheme="minorHAnsi"/>
          <w:i/>
          <w:iCs/>
        </w:rPr>
        <w:t>San Francisco Bay—The urbanized estuary</w:t>
      </w:r>
      <w:r w:rsidRPr="00DB729A">
        <w:rPr>
          <w:rFonts w:cstheme="minorHAnsi"/>
        </w:rPr>
        <w:t>. American Association for the Advancement of Science- Pacific Division.</w:t>
      </w:r>
    </w:p>
    <w:p w14:paraId="29ABCF40" w14:textId="77777777" w:rsidR="000505E5" w:rsidRPr="00DB729A" w:rsidRDefault="000505E5" w:rsidP="000505E5">
      <w:pPr>
        <w:pStyle w:val="Bibliography"/>
        <w:rPr>
          <w:rFonts w:cstheme="minorHAnsi"/>
        </w:rPr>
      </w:pPr>
      <w:r w:rsidRPr="00DB729A">
        <w:rPr>
          <w:rFonts w:cstheme="minorHAnsi"/>
        </w:rPr>
        <w:t xml:space="preserve">Cottingham, A., Huang, P., </w:t>
      </w:r>
      <w:proofErr w:type="spellStart"/>
      <w:r w:rsidRPr="00DB729A">
        <w:rPr>
          <w:rFonts w:cstheme="minorHAnsi"/>
        </w:rPr>
        <w:t>Hipsey</w:t>
      </w:r>
      <w:proofErr w:type="spellEnd"/>
      <w:r w:rsidRPr="00DB729A">
        <w:rPr>
          <w:rFonts w:cstheme="minorHAnsi"/>
        </w:rPr>
        <w:t xml:space="preserve">, M. R., Hall, N. G., Ashworth, E., Williams, J., &amp; Potter, I. C. (n.d.). </w:t>
      </w:r>
      <w:r w:rsidRPr="00DB729A">
        <w:rPr>
          <w:rFonts w:cstheme="minorHAnsi"/>
          <w:i/>
          <w:iCs/>
        </w:rPr>
        <w:t>Growth, condition, and maturity schedules of an estuarine fish species change in estuaries following increased hypoxia due to climate change</w:t>
      </w:r>
      <w:r w:rsidRPr="00DB729A">
        <w:rPr>
          <w:rFonts w:cstheme="minorHAnsi"/>
        </w:rPr>
        <w:t>. 20.</w:t>
      </w:r>
    </w:p>
    <w:p w14:paraId="3F3A8059" w14:textId="77777777" w:rsidR="000505E5" w:rsidRPr="00DB729A" w:rsidRDefault="000505E5" w:rsidP="000505E5">
      <w:pPr>
        <w:pStyle w:val="Bibliography"/>
        <w:rPr>
          <w:rFonts w:cstheme="minorHAnsi"/>
        </w:rPr>
      </w:pPr>
      <w:proofErr w:type="spellStart"/>
      <w:r w:rsidRPr="00DB729A">
        <w:rPr>
          <w:rFonts w:cstheme="minorHAnsi"/>
        </w:rPr>
        <w:t>Covaris</w:t>
      </w:r>
      <w:proofErr w:type="spellEnd"/>
      <w:r w:rsidRPr="00DB729A">
        <w:rPr>
          <w:rFonts w:cstheme="minorHAnsi"/>
        </w:rPr>
        <w:t xml:space="preserve">. (2017). </w:t>
      </w:r>
      <w:r w:rsidRPr="00DB729A">
        <w:rPr>
          <w:rFonts w:cstheme="minorHAnsi"/>
          <w:i/>
          <w:iCs/>
        </w:rPr>
        <w:t xml:space="preserve">E/LE220 Series </w:t>
      </w:r>
      <w:proofErr w:type="spellStart"/>
      <w:r w:rsidRPr="00DB729A">
        <w:rPr>
          <w:rFonts w:cstheme="minorHAnsi"/>
          <w:i/>
          <w:iCs/>
        </w:rPr>
        <w:t>SonoLab</w:t>
      </w:r>
      <w:proofErr w:type="spellEnd"/>
      <w:r w:rsidRPr="00DB729A">
        <w:rPr>
          <w:rFonts w:cstheme="minorHAnsi"/>
          <w:i/>
          <w:iCs/>
        </w:rPr>
        <w:t xml:space="preserve"> 7 USER MANUAL</w:t>
      </w:r>
      <w:r w:rsidRPr="00DB729A">
        <w:rPr>
          <w:rFonts w:cstheme="minorHAnsi"/>
        </w:rPr>
        <w:t>. https://cdn.shopify.com/s/files/1/0377/2163/6908/files/pn_010277.pdf?v=1632901354</w:t>
      </w:r>
    </w:p>
    <w:p w14:paraId="425AB5B7" w14:textId="77777777" w:rsidR="000505E5" w:rsidRPr="00DB729A" w:rsidRDefault="000505E5" w:rsidP="000505E5">
      <w:pPr>
        <w:pStyle w:val="Bibliography"/>
        <w:rPr>
          <w:rFonts w:cstheme="minorHAnsi"/>
        </w:rPr>
      </w:pPr>
      <w:r w:rsidRPr="00DB729A">
        <w:rPr>
          <w:rFonts w:cstheme="minorHAnsi"/>
        </w:rPr>
        <w:t xml:space="preserve">Cutter, A. D., &amp; </w:t>
      </w:r>
      <w:proofErr w:type="spellStart"/>
      <w:r w:rsidRPr="00DB729A">
        <w:rPr>
          <w:rFonts w:cstheme="minorHAnsi"/>
        </w:rPr>
        <w:t>Payseur</w:t>
      </w:r>
      <w:proofErr w:type="spellEnd"/>
      <w:r w:rsidRPr="00DB729A">
        <w:rPr>
          <w:rFonts w:cstheme="minorHAnsi"/>
        </w:rPr>
        <w:t xml:space="preserve">, B. A. (2013). Genomic signatures of selection at linked sites: Unifying the disparity among species. </w:t>
      </w:r>
      <w:r w:rsidRPr="00DB729A">
        <w:rPr>
          <w:rFonts w:cstheme="minorHAnsi"/>
          <w:i/>
          <w:iCs/>
        </w:rPr>
        <w:t>Nature Reviews Genetics</w:t>
      </w:r>
      <w:r w:rsidRPr="00DB729A">
        <w:rPr>
          <w:rFonts w:cstheme="minorHAnsi"/>
        </w:rPr>
        <w:t xml:space="preserve">, </w:t>
      </w:r>
      <w:r w:rsidRPr="00DB729A">
        <w:rPr>
          <w:rFonts w:cstheme="minorHAnsi"/>
          <w:i/>
          <w:iCs/>
        </w:rPr>
        <w:t>14</w:t>
      </w:r>
      <w:r w:rsidRPr="00DB729A">
        <w:rPr>
          <w:rFonts w:cstheme="minorHAnsi"/>
        </w:rPr>
        <w:t>(4), 262–274. https://doi.org/10.1038/nrg3425</w:t>
      </w:r>
    </w:p>
    <w:p w14:paraId="2CFA1016" w14:textId="77777777" w:rsidR="000505E5" w:rsidRPr="00DB729A" w:rsidRDefault="000505E5" w:rsidP="000505E5">
      <w:pPr>
        <w:pStyle w:val="Bibliography"/>
        <w:rPr>
          <w:rFonts w:cstheme="minorHAnsi"/>
        </w:rPr>
      </w:pPr>
      <w:r w:rsidRPr="00DB729A">
        <w:rPr>
          <w:rFonts w:cstheme="minorHAnsi"/>
        </w:rPr>
        <w:t xml:space="preserve">Dill, W. A., &amp; </w:t>
      </w:r>
      <w:proofErr w:type="spellStart"/>
      <w:r w:rsidRPr="00DB729A">
        <w:rPr>
          <w:rFonts w:cstheme="minorHAnsi"/>
        </w:rPr>
        <w:t>Cordone</w:t>
      </w:r>
      <w:proofErr w:type="spellEnd"/>
      <w:r w:rsidRPr="00DB729A">
        <w:rPr>
          <w:rFonts w:cstheme="minorHAnsi"/>
        </w:rPr>
        <w:t xml:space="preserve">, A. J. (1997). </w:t>
      </w:r>
      <w:r w:rsidRPr="00DB729A">
        <w:rPr>
          <w:rFonts w:cstheme="minorHAnsi"/>
          <w:i/>
          <w:iCs/>
        </w:rPr>
        <w:t xml:space="preserve">STATE OF CALIFORNIA THE RESOURCES AGENCY DEPARTMENT OF FISH AND GAME FISH BULLETIN 178 History </w:t>
      </w:r>
      <w:proofErr w:type="gramStart"/>
      <w:r w:rsidRPr="00DB729A">
        <w:rPr>
          <w:rFonts w:cstheme="minorHAnsi"/>
          <w:i/>
          <w:iCs/>
        </w:rPr>
        <w:t>And</w:t>
      </w:r>
      <w:proofErr w:type="gramEnd"/>
      <w:r w:rsidRPr="00DB729A">
        <w:rPr>
          <w:rFonts w:cstheme="minorHAnsi"/>
          <w:i/>
          <w:iCs/>
        </w:rPr>
        <w:t xml:space="preserve"> Status of Introduced Fishes In California, 1871 – 1996</w:t>
      </w:r>
      <w:r w:rsidRPr="00DB729A">
        <w:rPr>
          <w:rFonts w:cstheme="minorHAnsi"/>
        </w:rPr>
        <w:t>. 415.</w:t>
      </w:r>
    </w:p>
    <w:p w14:paraId="1047F755" w14:textId="77777777" w:rsidR="000505E5" w:rsidRPr="00DB729A" w:rsidRDefault="000505E5" w:rsidP="000505E5">
      <w:pPr>
        <w:pStyle w:val="Bibliography"/>
        <w:rPr>
          <w:rFonts w:cstheme="minorHAnsi"/>
        </w:rPr>
      </w:pPr>
      <w:r w:rsidRPr="00DB729A">
        <w:rPr>
          <w:rFonts w:cstheme="minorHAnsi"/>
        </w:rPr>
        <w:t xml:space="preserve">East, A. E., &amp; Sankey, J. B. (2020). Geomorphic and Sedimentary Effects of Modern Climate Change: Current and Anticipated Future Conditions in the Western United States. </w:t>
      </w:r>
      <w:r w:rsidRPr="00DB729A">
        <w:rPr>
          <w:rFonts w:cstheme="minorHAnsi"/>
          <w:i/>
          <w:iCs/>
        </w:rPr>
        <w:t>Reviews of Geophysics</w:t>
      </w:r>
      <w:r w:rsidRPr="00DB729A">
        <w:rPr>
          <w:rFonts w:cstheme="minorHAnsi"/>
        </w:rPr>
        <w:t xml:space="preserve">, </w:t>
      </w:r>
      <w:r w:rsidRPr="00DB729A">
        <w:rPr>
          <w:rFonts w:cstheme="minorHAnsi"/>
          <w:i/>
          <w:iCs/>
        </w:rPr>
        <w:t>58</w:t>
      </w:r>
      <w:r w:rsidRPr="00DB729A">
        <w:rPr>
          <w:rFonts w:cstheme="minorHAnsi"/>
        </w:rPr>
        <w:t>(4), e2019RG000692. https://doi.org/10.1029/2019RG000692</w:t>
      </w:r>
    </w:p>
    <w:p w14:paraId="33E83B77" w14:textId="77777777" w:rsidR="000505E5" w:rsidRPr="00DB729A" w:rsidRDefault="000505E5" w:rsidP="000505E5">
      <w:pPr>
        <w:pStyle w:val="Bibliography"/>
        <w:rPr>
          <w:rFonts w:cstheme="minorHAnsi"/>
        </w:rPr>
      </w:pPr>
      <w:r w:rsidRPr="00DB729A">
        <w:rPr>
          <w:rFonts w:cstheme="minorHAnsi"/>
        </w:rPr>
        <w:t xml:space="preserve">Fay, J. C., &amp; Wu, C.-I. (2000). Hitchhiking Under Positive Darwinian Selection. </w:t>
      </w:r>
      <w:r w:rsidRPr="00DB729A">
        <w:rPr>
          <w:rFonts w:cstheme="minorHAnsi"/>
          <w:i/>
          <w:iCs/>
        </w:rPr>
        <w:t>Genetics</w:t>
      </w:r>
      <w:r w:rsidRPr="00DB729A">
        <w:rPr>
          <w:rFonts w:cstheme="minorHAnsi"/>
        </w:rPr>
        <w:t xml:space="preserve">, </w:t>
      </w:r>
      <w:r w:rsidRPr="00DB729A">
        <w:rPr>
          <w:rFonts w:cstheme="minorHAnsi"/>
          <w:i/>
          <w:iCs/>
        </w:rPr>
        <w:t>155</w:t>
      </w:r>
      <w:r w:rsidRPr="00DB729A">
        <w:rPr>
          <w:rFonts w:cstheme="minorHAnsi"/>
        </w:rPr>
        <w:t>(3), 1405–1413.</w:t>
      </w:r>
    </w:p>
    <w:p w14:paraId="6F3E17EC" w14:textId="77777777" w:rsidR="000505E5" w:rsidRPr="00DB729A" w:rsidRDefault="000505E5" w:rsidP="000505E5">
      <w:pPr>
        <w:pStyle w:val="Bibliography"/>
        <w:rPr>
          <w:rFonts w:cstheme="minorHAnsi"/>
        </w:rPr>
      </w:pPr>
      <w:r w:rsidRPr="00DB729A">
        <w:rPr>
          <w:rFonts w:cstheme="minorHAnsi"/>
        </w:rPr>
        <w:t xml:space="preserve">Feng, S., Stiller, J., Deng, Y., Armstrong, J., Fang, Q., Reeve, A. H., </w:t>
      </w:r>
      <w:proofErr w:type="spellStart"/>
      <w:r w:rsidRPr="00DB729A">
        <w:rPr>
          <w:rFonts w:cstheme="minorHAnsi"/>
        </w:rPr>
        <w:t>Xie</w:t>
      </w:r>
      <w:proofErr w:type="spellEnd"/>
      <w:r w:rsidRPr="00DB729A">
        <w:rPr>
          <w:rFonts w:cstheme="minorHAnsi"/>
        </w:rPr>
        <w:t xml:space="preserve">, D., Chen, G., Guo, C., Faircloth, B. C., Petersen, B., Wang, Z., Zhou, Q., </w:t>
      </w:r>
      <w:proofErr w:type="spellStart"/>
      <w:r w:rsidRPr="00DB729A">
        <w:rPr>
          <w:rFonts w:cstheme="minorHAnsi"/>
        </w:rPr>
        <w:t>Diekhans</w:t>
      </w:r>
      <w:proofErr w:type="spellEnd"/>
      <w:r w:rsidRPr="00DB729A">
        <w:rPr>
          <w:rFonts w:cstheme="minorHAnsi"/>
        </w:rPr>
        <w:t xml:space="preserve">, M., Chen, W., Andreu-Sánchez, S., </w:t>
      </w:r>
      <w:proofErr w:type="spellStart"/>
      <w:r w:rsidRPr="00DB729A">
        <w:rPr>
          <w:rFonts w:cstheme="minorHAnsi"/>
        </w:rPr>
        <w:t>Margaryan</w:t>
      </w:r>
      <w:proofErr w:type="spellEnd"/>
      <w:r w:rsidRPr="00DB729A">
        <w:rPr>
          <w:rFonts w:cstheme="minorHAnsi"/>
        </w:rPr>
        <w:t xml:space="preserve">, A., Howard, J. T., Parent, C., … Zhang, G. (2020). Dense sampling of bird diversity increases power of comparative genomics. </w:t>
      </w:r>
      <w:r w:rsidRPr="00DB729A">
        <w:rPr>
          <w:rFonts w:cstheme="minorHAnsi"/>
          <w:i/>
          <w:iCs/>
        </w:rPr>
        <w:t>Nature</w:t>
      </w:r>
      <w:r w:rsidRPr="00DB729A">
        <w:rPr>
          <w:rFonts w:cstheme="minorHAnsi"/>
        </w:rPr>
        <w:t xml:space="preserve">, </w:t>
      </w:r>
      <w:r w:rsidRPr="00DB729A">
        <w:rPr>
          <w:rFonts w:cstheme="minorHAnsi"/>
          <w:i/>
          <w:iCs/>
        </w:rPr>
        <w:t>587</w:t>
      </w:r>
      <w:r w:rsidRPr="00DB729A">
        <w:rPr>
          <w:rFonts w:cstheme="minorHAnsi"/>
        </w:rPr>
        <w:t>(7833), 252–257. https://doi.org/10.1038/s41586-020-2873-9</w:t>
      </w:r>
    </w:p>
    <w:p w14:paraId="3C28B4D1" w14:textId="77777777" w:rsidR="000505E5" w:rsidRPr="00DB729A" w:rsidRDefault="000505E5" w:rsidP="000505E5">
      <w:pPr>
        <w:pStyle w:val="Bibliography"/>
        <w:rPr>
          <w:rFonts w:cstheme="minorHAnsi"/>
        </w:rPr>
      </w:pPr>
      <w:r w:rsidRPr="00DB729A">
        <w:rPr>
          <w:rFonts w:cstheme="minorHAnsi"/>
        </w:rPr>
        <w:lastRenderedPageBreak/>
        <w:t xml:space="preserve">Finger, A. J., </w:t>
      </w:r>
      <w:proofErr w:type="spellStart"/>
      <w:r w:rsidRPr="00DB729A">
        <w:rPr>
          <w:rFonts w:cstheme="minorHAnsi"/>
        </w:rPr>
        <w:t>Mahardja</w:t>
      </w:r>
      <w:proofErr w:type="spellEnd"/>
      <w:r w:rsidRPr="00DB729A">
        <w:rPr>
          <w:rFonts w:cstheme="minorHAnsi"/>
        </w:rPr>
        <w:t xml:space="preserve">, B., Fisch, K. M., Benjamin, A., Lindberg, J., Ellison, L., </w:t>
      </w:r>
      <w:proofErr w:type="spellStart"/>
      <w:r w:rsidRPr="00DB729A">
        <w:rPr>
          <w:rFonts w:cstheme="minorHAnsi"/>
        </w:rPr>
        <w:t>Ghebremariam</w:t>
      </w:r>
      <w:proofErr w:type="spellEnd"/>
      <w:r w:rsidRPr="00DB729A">
        <w:rPr>
          <w:rFonts w:cstheme="minorHAnsi"/>
        </w:rPr>
        <w:t xml:space="preserve">, T., Hung, T.-C., &amp; May, B. (2018). A Conservation Hatchery Population of Delta Smelt Shows Evidence of Genetic Adaptation to Captivity After 9 Generations. </w:t>
      </w:r>
      <w:r w:rsidRPr="00DB729A">
        <w:rPr>
          <w:rFonts w:cstheme="minorHAnsi"/>
          <w:i/>
          <w:iCs/>
        </w:rPr>
        <w:t>Journal of Heredity</w:t>
      </w:r>
      <w:r w:rsidRPr="00DB729A">
        <w:rPr>
          <w:rFonts w:cstheme="minorHAnsi"/>
        </w:rPr>
        <w:t xml:space="preserve">, </w:t>
      </w:r>
      <w:r w:rsidRPr="00DB729A">
        <w:rPr>
          <w:rFonts w:cstheme="minorHAnsi"/>
          <w:i/>
          <w:iCs/>
        </w:rPr>
        <w:t>109</w:t>
      </w:r>
      <w:r w:rsidRPr="00DB729A">
        <w:rPr>
          <w:rFonts w:cstheme="minorHAnsi"/>
        </w:rPr>
        <w:t>(6), 11.</w:t>
      </w:r>
    </w:p>
    <w:p w14:paraId="00AD87FA" w14:textId="77777777" w:rsidR="000505E5" w:rsidRPr="00DB729A" w:rsidRDefault="000505E5" w:rsidP="000505E5">
      <w:pPr>
        <w:pStyle w:val="Bibliography"/>
        <w:rPr>
          <w:rFonts w:cstheme="minorHAnsi"/>
        </w:rPr>
      </w:pPr>
      <w:r w:rsidRPr="00DB729A">
        <w:rPr>
          <w:rFonts w:cstheme="minorHAnsi"/>
        </w:rPr>
        <w:t xml:space="preserve">Fisch, K. M., Henderson, J. M., Burton, R. S., &amp; May, B. (2011). Population genetics and conservation implications for the endangered delta smelt in the San Francisco Bay-Delta. </w:t>
      </w:r>
      <w:r w:rsidRPr="00DB729A">
        <w:rPr>
          <w:rFonts w:cstheme="minorHAnsi"/>
          <w:i/>
          <w:iCs/>
        </w:rPr>
        <w:t>Conservation Genetics</w:t>
      </w:r>
      <w:r w:rsidRPr="00DB729A">
        <w:rPr>
          <w:rFonts w:cstheme="minorHAnsi"/>
        </w:rPr>
        <w:t xml:space="preserve">, </w:t>
      </w:r>
      <w:r w:rsidRPr="00DB729A">
        <w:rPr>
          <w:rFonts w:cstheme="minorHAnsi"/>
          <w:i/>
          <w:iCs/>
        </w:rPr>
        <w:t>12</w:t>
      </w:r>
      <w:r w:rsidRPr="00DB729A">
        <w:rPr>
          <w:rFonts w:cstheme="minorHAnsi"/>
        </w:rPr>
        <w:t>(6), 1421–1434. https://doi.org/10.1007/s10592-011-0240-y</w:t>
      </w:r>
    </w:p>
    <w:p w14:paraId="1C463154" w14:textId="77777777" w:rsidR="000505E5" w:rsidRPr="00DB729A" w:rsidRDefault="000505E5" w:rsidP="000505E5">
      <w:pPr>
        <w:pStyle w:val="Bibliography"/>
        <w:rPr>
          <w:rFonts w:cstheme="minorHAnsi"/>
        </w:rPr>
      </w:pPr>
      <w:proofErr w:type="spellStart"/>
      <w:r w:rsidRPr="00DB729A">
        <w:rPr>
          <w:rFonts w:cstheme="minorHAnsi"/>
        </w:rPr>
        <w:t>Ghurye</w:t>
      </w:r>
      <w:proofErr w:type="spellEnd"/>
      <w:r w:rsidRPr="00DB729A">
        <w:rPr>
          <w:rFonts w:cstheme="minorHAnsi"/>
        </w:rPr>
        <w:t xml:space="preserve">, J., </w:t>
      </w:r>
      <w:proofErr w:type="spellStart"/>
      <w:r w:rsidRPr="00DB729A">
        <w:rPr>
          <w:rFonts w:cstheme="minorHAnsi"/>
        </w:rPr>
        <w:t>Rhie</w:t>
      </w:r>
      <w:proofErr w:type="spellEnd"/>
      <w:r w:rsidRPr="00DB729A">
        <w:rPr>
          <w:rFonts w:cstheme="minorHAnsi"/>
        </w:rPr>
        <w:t xml:space="preserve">, A., </w:t>
      </w:r>
      <w:proofErr w:type="spellStart"/>
      <w:r w:rsidRPr="00DB729A">
        <w:rPr>
          <w:rFonts w:cstheme="minorHAnsi"/>
        </w:rPr>
        <w:t>Walenz</w:t>
      </w:r>
      <w:proofErr w:type="spellEnd"/>
      <w:r w:rsidRPr="00DB729A">
        <w:rPr>
          <w:rFonts w:cstheme="minorHAnsi"/>
        </w:rPr>
        <w:t xml:space="preserve">, B. P., Schmitt, A., Selvaraj, S., Pop, M., </w:t>
      </w:r>
      <w:proofErr w:type="spellStart"/>
      <w:r w:rsidRPr="00DB729A">
        <w:rPr>
          <w:rFonts w:cstheme="minorHAnsi"/>
        </w:rPr>
        <w:t>Phillippy</w:t>
      </w:r>
      <w:proofErr w:type="spellEnd"/>
      <w:r w:rsidRPr="00DB729A">
        <w:rPr>
          <w:rFonts w:cstheme="minorHAnsi"/>
        </w:rPr>
        <w:t xml:space="preserve">, A. M., &amp; </w:t>
      </w:r>
      <w:proofErr w:type="spellStart"/>
      <w:r w:rsidRPr="00DB729A">
        <w:rPr>
          <w:rFonts w:cstheme="minorHAnsi"/>
        </w:rPr>
        <w:t>Koren</w:t>
      </w:r>
      <w:proofErr w:type="spellEnd"/>
      <w:r w:rsidRPr="00DB729A">
        <w:rPr>
          <w:rFonts w:cstheme="minorHAnsi"/>
        </w:rPr>
        <w:t xml:space="preserve">, S. (2019). Integrating Hi-C links with assembly graphs for chromosome-scale assembly. </w:t>
      </w:r>
      <w:r w:rsidRPr="00DB729A">
        <w:rPr>
          <w:rFonts w:cstheme="minorHAnsi"/>
          <w:i/>
          <w:iCs/>
        </w:rPr>
        <w:t>PLOS Computational Biology</w:t>
      </w:r>
      <w:r w:rsidRPr="00DB729A">
        <w:rPr>
          <w:rFonts w:cstheme="minorHAnsi"/>
        </w:rPr>
        <w:t xml:space="preserve">, </w:t>
      </w:r>
      <w:r w:rsidRPr="00DB729A">
        <w:rPr>
          <w:rFonts w:cstheme="minorHAnsi"/>
          <w:i/>
          <w:iCs/>
        </w:rPr>
        <w:t>15</w:t>
      </w:r>
      <w:r w:rsidRPr="00DB729A">
        <w:rPr>
          <w:rFonts w:cstheme="minorHAnsi"/>
        </w:rPr>
        <w:t>(8), e1007273. https://doi.org/10.1371/journal.pcbi.1007273</w:t>
      </w:r>
    </w:p>
    <w:p w14:paraId="4BDF1D23" w14:textId="77777777" w:rsidR="000505E5" w:rsidRPr="00DB729A" w:rsidRDefault="000505E5" w:rsidP="000505E5">
      <w:pPr>
        <w:pStyle w:val="Bibliography"/>
        <w:rPr>
          <w:rFonts w:cstheme="minorHAnsi"/>
        </w:rPr>
      </w:pPr>
      <w:proofErr w:type="spellStart"/>
      <w:r w:rsidRPr="00DB729A">
        <w:rPr>
          <w:rFonts w:cstheme="minorHAnsi"/>
        </w:rPr>
        <w:t>Glibert</w:t>
      </w:r>
      <w:proofErr w:type="spellEnd"/>
      <w:r w:rsidRPr="00DB729A">
        <w:rPr>
          <w:rFonts w:cstheme="minorHAnsi"/>
        </w:rPr>
        <w:t xml:space="preserve">, P. M., Fullerton, D., Burkholder, J. M., Cornwell, J. C., &amp; Kana, T. M. (2011). Ecological Stoichiometry, Biogeochemical Cycling, Invasive Species, and Aquatic Food Webs: San Francisco Estuary and Comparative Systems. </w:t>
      </w:r>
      <w:r w:rsidRPr="00DB729A">
        <w:rPr>
          <w:rFonts w:cstheme="minorHAnsi"/>
          <w:i/>
          <w:iCs/>
        </w:rPr>
        <w:t>Reviews in Fisheries Science</w:t>
      </w:r>
      <w:r w:rsidRPr="00DB729A">
        <w:rPr>
          <w:rFonts w:cstheme="minorHAnsi"/>
        </w:rPr>
        <w:t xml:space="preserve">, </w:t>
      </w:r>
      <w:r w:rsidRPr="00DB729A">
        <w:rPr>
          <w:rFonts w:cstheme="minorHAnsi"/>
          <w:i/>
          <w:iCs/>
        </w:rPr>
        <w:t>19</w:t>
      </w:r>
      <w:r w:rsidRPr="00DB729A">
        <w:rPr>
          <w:rFonts w:cstheme="minorHAnsi"/>
        </w:rPr>
        <w:t>(4), 358–417. https://doi.org/10.1080/10641262.2011.611916</w:t>
      </w:r>
    </w:p>
    <w:p w14:paraId="496DA0D7" w14:textId="77777777" w:rsidR="000505E5" w:rsidRPr="00DB729A" w:rsidRDefault="000505E5" w:rsidP="000505E5">
      <w:pPr>
        <w:pStyle w:val="Bibliography"/>
        <w:rPr>
          <w:rFonts w:cstheme="minorHAnsi"/>
        </w:rPr>
      </w:pPr>
      <w:proofErr w:type="spellStart"/>
      <w:r w:rsidRPr="00DB729A">
        <w:rPr>
          <w:rFonts w:cstheme="minorHAnsi"/>
        </w:rPr>
        <w:t>Gremme</w:t>
      </w:r>
      <w:proofErr w:type="spellEnd"/>
      <w:r w:rsidRPr="00DB729A">
        <w:rPr>
          <w:rFonts w:cstheme="minorHAnsi"/>
        </w:rPr>
        <w:t xml:space="preserve">, G., </w:t>
      </w:r>
      <w:proofErr w:type="spellStart"/>
      <w:r w:rsidRPr="00DB729A">
        <w:rPr>
          <w:rFonts w:cstheme="minorHAnsi"/>
        </w:rPr>
        <w:t>Steinbiss</w:t>
      </w:r>
      <w:proofErr w:type="spellEnd"/>
      <w:r w:rsidRPr="00DB729A">
        <w:rPr>
          <w:rFonts w:cstheme="minorHAnsi"/>
        </w:rPr>
        <w:t xml:space="preserve">, S., &amp; Kurtz, S. (2013). </w:t>
      </w:r>
      <w:proofErr w:type="spellStart"/>
      <w:r w:rsidRPr="00DB729A">
        <w:rPr>
          <w:rFonts w:cstheme="minorHAnsi"/>
        </w:rPr>
        <w:t>GenomeTools</w:t>
      </w:r>
      <w:proofErr w:type="spellEnd"/>
      <w:r w:rsidRPr="00DB729A">
        <w:rPr>
          <w:rFonts w:cstheme="minorHAnsi"/>
        </w:rPr>
        <w:t xml:space="preserve">: A Comprehensive Software Library for Efficient Processing of Structured Genome Annotations. </w:t>
      </w:r>
      <w:r w:rsidRPr="00DB729A">
        <w:rPr>
          <w:rFonts w:cstheme="minorHAnsi"/>
          <w:i/>
          <w:iCs/>
        </w:rPr>
        <w:t>IEEE/ACM Transactions on Computational Biology and Bioinformatics / IEEE, ACM</w:t>
      </w:r>
      <w:r w:rsidRPr="00DB729A">
        <w:rPr>
          <w:rFonts w:cstheme="minorHAnsi"/>
        </w:rPr>
        <w:t xml:space="preserve">, </w:t>
      </w:r>
      <w:r w:rsidRPr="00DB729A">
        <w:rPr>
          <w:rFonts w:cstheme="minorHAnsi"/>
          <w:i/>
          <w:iCs/>
        </w:rPr>
        <w:t>10</w:t>
      </w:r>
      <w:r w:rsidRPr="00DB729A">
        <w:rPr>
          <w:rFonts w:cstheme="minorHAnsi"/>
        </w:rPr>
        <w:t>, 645–656. https://doi.org/10.1109/TCBB.2013.68</w:t>
      </w:r>
    </w:p>
    <w:p w14:paraId="0DC04774" w14:textId="77777777" w:rsidR="000505E5" w:rsidRPr="00DB729A" w:rsidRDefault="000505E5" w:rsidP="000505E5">
      <w:pPr>
        <w:pStyle w:val="Bibliography"/>
        <w:rPr>
          <w:rFonts w:cstheme="minorHAnsi"/>
        </w:rPr>
      </w:pPr>
      <w:r w:rsidRPr="00DB729A">
        <w:rPr>
          <w:rFonts w:cstheme="minorHAnsi"/>
        </w:rPr>
        <w:t xml:space="preserve">Guan, D., McCarthy, S. A., Wood, J., Howe, K., Wang, Y., &amp; Durbin, R. (2020). Identifying and removing haplotypic duplication in primary genome assemblies. </w:t>
      </w:r>
      <w:r w:rsidRPr="00DB729A">
        <w:rPr>
          <w:rFonts w:cstheme="minorHAnsi"/>
          <w:i/>
          <w:iCs/>
        </w:rPr>
        <w:t>Bioinformatics</w:t>
      </w:r>
      <w:r w:rsidRPr="00DB729A">
        <w:rPr>
          <w:rFonts w:cstheme="minorHAnsi"/>
        </w:rPr>
        <w:t xml:space="preserve">, </w:t>
      </w:r>
      <w:r w:rsidRPr="00DB729A">
        <w:rPr>
          <w:rFonts w:cstheme="minorHAnsi"/>
          <w:i/>
          <w:iCs/>
        </w:rPr>
        <w:t>36</w:t>
      </w:r>
      <w:r w:rsidRPr="00DB729A">
        <w:rPr>
          <w:rFonts w:cstheme="minorHAnsi"/>
        </w:rPr>
        <w:t>(9), 2896–2898. https://doi.org/10.1093/bioinformatics/btaa025</w:t>
      </w:r>
    </w:p>
    <w:p w14:paraId="2481DD79" w14:textId="77777777" w:rsidR="000505E5" w:rsidRPr="00DB729A" w:rsidRDefault="000505E5" w:rsidP="000505E5">
      <w:pPr>
        <w:pStyle w:val="Bibliography"/>
        <w:rPr>
          <w:rFonts w:cstheme="minorHAnsi"/>
        </w:rPr>
      </w:pPr>
      <w:proofErr w:type="spellStart"/>
      <w:r w:rsidRPr="00DB729A">
        <w:rPr>
          <w:rFonts w:cstheme="minorHAnsi"/>
        </w:rPr>
        <w:t>Gurevich</w:t>
      </w:r>
      <w:proofErr w:type="spellEnd"/>
      <w:r w:rsidRPr="00DB729A">
        <w:rPr>
          <w:rFonts w:cstheme="minorHAnsi"/>
        </w:rPr>
        <w:t xml:space="preserve">, A., </w:t>
      </w:r>
      <w:proofErr w:type="spellStart"/>
      <w:r w:rsidRPr="00DB729A">
        <w:rPr>
          <w:rFonts w:cstheme="minorHAnsi"/>
        </w:rPr>
        <w:t>Saveliev</w:t>
      </w:r>
      <w:proofErr w:type="spellEnd"/>
      <w:r w:rsidRPr="00DB729A">
        <w:rPr>
          <w:rFonts w:cstheme="minorHAnsi"/>
        </w:rPr>
        <w:t xml:space="preserve">, V., </w:t>
      </w:r>
      <w:proofErr w:type="spellStart"/>
      <w:r w:rsidRPr="00DB729A">
        <w:rPr>
          <w:rFonts w:cstheme="minorHAnsi"/>
        </w:rPr>
        <w:t>Vyahhi</w:t>
      </w:r>
      <w:proofErr w:type="spellEnd"/>
      <w:r w:rsidRPr="00DB729A">
        <w:rPr>
          <w:rFonts w:cstheme="minorHAnsi"/>
        </w:rPr>
        <w:t xml:space="preserve">, N., &amp; </w:t>
      </w:r>
      <w:proofErr w:type="spellStart"/>
      <w:r w:rsidRPr="00DB729A">
        <w:rPr>
          <w:rFonts w:cstheme="minorHAnsi"/>
        </w:rPr>
        <w:t>Tesler</w:t>
      </w:r>
      <w:proofErr w:type="spellEnd"/>
      <w:r w:rsidRPr="00DB729A">
        <w:rPr>
          <w:rFonts w:cstheme="minorHAnsi"/>
        </w:rPr>
        <w:t xml:space="preserve">, G. (2013). QUAST: Quality assessment tool for genome assemblies. </w:t>
      </w:r>
      <w:r w:rsidRPr="00DB729A">
        <w:rPr>
          <w:rFonts w:cstheme="minorHAnsi"/>
          <w:i/>
          <w:iCs/>
        </w:rPr>
        <w:t>Bioinformatics</w:t>
      </w:r>
      <w:r w:rsidRPr="00DB729A">
        <w:rPr>
          <w:rFonts w:cstheme="minorHAnsi"/>
        </w:rPr>
        <w:t xml:space="preserve">, </w:t>
      </w:r>
      <w:r w:rsidRPr="00DB729A">
        <w:rPr>
          <w:rFonts w:cstheme="minorHAnsi"/>
          <w:i/>
          <w:iCs/>
        </w:rPr>
        <w:t>29</w:t>
      </w:r>
      <w:r w:rsidRPr="00DB729A">
        <w:rPr>
          <w:rFonts w:cstheme="minorHAnsi"/>
        </w:rPr>
        <w:t>(8), 1072–1075. https://doi.org/10.1093/bioinformatics/btt086</w:t>
      </w:r>
    </w:p>
    <w:p w14:paraId="251A2481" w14:textId="77777777" w:rsidR="000505E5" w:rsidRPr="00DB729A" w:rsidRDefault="000505E5" w:rsidP="000505E5">
      <w:pPr>
        <w:pStyle w:val="Bibliography"/>
        <w:rPr>
          <w:rFonts w:cstheme="minorHAnsi"/>
        </w:rPr>
      </w:pPr>
      <w:r w:rsidRPr="00DB729A">
        <w:rPr>
          <w:rFonts w:cstheme="minorHAnsi"/>
        </w:rPr>
        <w:t xml:space="preserve">Habibi, E. (2022). </w:t>
      </w:r>
      <w:r w:rsidRPr="00DB729A">
        <w:rPr>
          <w:rFonts w:cstheme="minorHAnsi"/>
          <w:i/>
          <w:iCs/>
        </w:rPr>
        <w:t xml:space="preserve">Conservation genomics of two California endangered native species: Delta smelt and Upper McCloud River </w:t>
      </w:r>
      <w:proofErr w:type="spellStart"/>
      <w:r w:rsidRPr="00DB729A">
        <w:rPr>
          <w:rFonts w:cstheme="minorHAnsi"/>
          <w:i/>
          <w:iCs/>
        </w:rPr>
        <w:t>Redband</w:t>
      </w:r>
      <w:proofErr w:type="spellEnd"/>
      <w:r w:rsidRPr="00DB729A">
        <w:rPr>
          <w:rFonts w:cstheme="minorHAnsi"/>
          <w:i/>
          <w:iCs/>
        </w:rPr>
        <w:t xml:space="preserve"> trout.</w:t>
      </w:r>
      <w:r w:rsidRPr="00DB729A">
        <w:rPr>
          <w:rFonts w:cstheme="minorHAnsi"/>
        </w:rPr>
        <w:t xml:space="preserve"> [PhD]. University of California Davis.</w:t>
      </w:r>
    </w:p>
    <w:p w14:paraId="76F72F85" w14:textId="77777777" w:rsidR="000505E5" w:rsidRPr="00DB729A" w:rsidRDefault="000505E5" w:rsidP="000505E5">
      <w:pPr>
        <w:pStyle w:val="Bibliography"/>
        <w:rPr>
          <w:rFonts w:cstheme="minorHAnsi"/>
        </w:rPr>
      </w:pPr>
      <w:r w:rsidRPr="00DB729A">
        <w:rPr>
          <w:rFonts w:cstheme="minorHAnsi"/>
        </w:rPr>
        <w:t xml:space="preserve">Hammock, B. G., Hartman, R., Dahlgren, R. A., Johnston, C., Kurobe, T., Lehman, P. W., Lewis, L. S., Van Nieuwenhuyse, E., Ramírez-Duarte, W. F., Schultz, A. A., &amp; </w:t>
      </w:r>
      <w:proofErr w:type="spellStart"/>
      <w:r w:rsidRPr="00DB729A">
        <w:rPr>
          <w:rFonts w:cstheme="minorHAnsi"/>
        </w:rPr>
        <w:t>Teh</w:t>
      </w:r>
      <w:proofErr w:type="spellEnd"/>
      <w:r w:rsidRPr="00DB729A">
        <w:rPr>
          <w:rFonts w:cstheme="minorHAnsi"/>
        </w:rPr>
        <w:t xml:space="preserve">, S. J. (2022). Patterns and predictors of condition indices in a critically endangered fish. </w:t>
      </w:r>
      <w:proofErr w:type="spellStart"/>
      <w:r w:rsidRPr="00DB729A">
        <w:rPr>
          <w:rFonts w:cstheme="minorHAnsi"/>
          <w:i/>
          <w:iCs/>
        </w:rPr>
        <w:t>Hydrobiologia</w:t>
      </w:r>
      <w:proofErr w:type="spellEnd"/>
      <w:r w:rsidRPr="00DB729A">
        <w:rPr>
          <w:rFonts w:cstheme="minorHAnsi"/>
        </w:rPr>
        <w:t xml:space="preserve">, </w:t>
      </w:r>
      <w:r w:rsidRPr="00DB729A">
        <w:rPr>
          <w:rFonts w:cstheme="minorHAnsi"/>
          <w:i/>
          <w:iCs/>
        </w:rPr>
        <w:t>849</w:t>
      </w:r>
      <w:r w:rsidRPr="00DB729A">
        <w:rPr>
          <w:rFonts w:cstheme="minorHAnsi"/>
        </w:rPr>
        <w:t>(3), 675–695. https://doi.org/10.1007/s10750-021-04738-z</w:t>
      </w:r>
    </w:p>
    <w:p w14:paraId="03E6E62D" w14:textId="77777777" w:rsidR="000505E5" w:rsidRPr="00DB729A" w:rsidRDefault="000505E5" w:rsidP="000505E5">
      <w:pPr>
        <w:pStyle w:val="Bibliography"/>
        <w:rPr>
          <w:rFonts w:cstheme="minorHAnsi"/>
        </w:rPr>
      </w:pPr>
      <w:r w:rsidRPr="00DB729A">
        <w:rPr>
          <w:rFonts w:cstheme="minorHAnsi"/>
        </w:rPr>
        <w:lastRenderedPageBreak/>
        <w:t xml:space="preserve">Hartley, S. E. (1987). THE CHROMOSOMES OF SALMONID FISHES. </w:t>
      </w:r>
      <w:r w:rsidRPr="00DB729A">
        <w:rPr>
          <w:rFonts w:cstheme="minorHAnsi"/>
          <w:i/>
          <w:iCs/>
        </w:rPr>
        <w:t>Biological Reviews</w:t>
      </w:r>
      <w:r w:rsidRPr="00DB729A">
        <w:rPr>
          <w:rFonts w:cstheme="minorHAnsi"/>
        </w:rPr>
        <w:t xml:space="preserve">, </w:t>
      </w:r>
      <w:r w:rsidRPr="00DB729A">
        <w:rPr>
          <w:rFonts w:cstheme="minorHAnsi"/>
          <w:i/>
          <w:iCs/>
        </w:rPr>
        <w:t>62</w:t>
      </w:r>
      <w:r w:rsidRPr="00DB729A">
        <w:rPr>
          <w:rFonts w:cstheme="minorHAnsi"/>
        </w:rPr>
        <w:t>(3), 197–214. https://doi.org/10.1111/j.1469-185X.1987.tb00663.x</w:t>
      </w:r>
    </w:p>
    <w:p w14:paraId="4C18EC57" w14:textId="77777777" w:rsidR="000505E5" w:rsidRPr="00DB729A" w:rsidRDefault="000505E5" w:rsidP="000505E5">
      <w:pPr>
        <w:pStyle w:val="Bibliography"/>
        <w:rPr>
          <w:rFonts w:cstheme="minorHAnsi"/>
        </w:rPr>
      </w:pPr>
      <w:r w:rsidRPr="00DB729A">
        <w:rPr>
          <w:rFonts w:cstheme="minorHAnsi"/>
        </w:rPr>
        <w:t xml:space="preserve">Hobbs, J. A., Lewis, L. S., </w:t>
      </w:r>
      <w:proofErr w:type="spellStart"/>
      <w:r w:rsidRPr="00DB729A">
        <w:rPr>
          <w:rFonts w:cstheme="minorHAnsi"/>
        </w:rPr>
        <w:t>Willmes</w:t>
      </w:r>
      <w:proofErr w:type="spellEnd"/>
      <w:r w:rsidRPr="00DB729A">
        <w:rPr>
          <w:rFonts w:cstheme="minorHAnsi"/>
        </w:rPr>
        <w:t xml:space="preserve">, M., Denney, C., &amp; Bush, E. (2019). Complex life histories discovered in a critically endangered fish. </w:t>
      </w:r>
      <w:r w:rsidRPr="00DB729A">
        <w:rPr>
          <w:rFonts w:cstheme="minorHAnsi"/>
          <w:i/>
          <w:iCs/>
        </w:rPr>
        <w:t>Scientific Reports</w:t>
      </w:r>
      <w:r w:rsidRPr="00DB729A">
        <w:rPr>
          <w:rFonts w:cstheme="minorHAnsi"/>
        </w:rPr>
        <w:t xml:space="preserve">, </w:t>
      </w:r>
      <w:r w:rsidRPr="00DB729A">
        <w:rPr>
          <w:rFonts w:cstheme="minorHAnsi"/>
          <w:i/>
          <w:iCs/>
        </w:rPr>
        <w:t>9</w:t>
      </w:r>
      <w:r w:rsidRPr="00DB729A">
        <w:rPr>
          <w:rFonts w:cstheme="minorHAnsi"/>
        </w:rPr>
        <w:t>(1), 16772. https://doi.org/10.1038/s41598-019-52273-8</w:t>
      </w:r>
    </w:p>
    <w:p w14:paraId="732FB4F2" w14:textId="77777777" w:rsidR="000505E5" w:rsidRPr="00DB729A" w:rsidRDefault="000505E5" w:rsidP="000505E5">
      <w:pPr>
        <w:pStyle w:val="Bibliography"/>
        <w:rPr>
          <w:rFonts w:cstheme="minorHAnsi"/>
        </w:rPr>
      </w:pPr>
      <w:proofErr w:type="spellStart"/>
      <w:r w:rsidRPr="00DB729A">
        <w:rPr>
          <w:rFonts w:cstheme="minorHAnsi"/>
        </w:rPr>
        <w:t>Hotaling</w:t>
      </w:r>
      <w:proofErr w:type="spellEnd"/>
      <w:r w:rsidRPr="00DB729A">
        <w:rPr>
          <w:rFonts w:cstheme="minorHAnsi"/>
        </w:rPr>
        <w:t xml:space="preserve">, S., Kelley, J. L., &amp; Frandsen, P. B. (2021). Toward a genome sequence for every animal: Where are we now? </w:t>
      </w:r>
      <w:r w:rsidRPr="00DB729A">
        <w:rPr>
          <w:rFonts w:cstheme="minorHAnsi"/>
          <w:i/>
          <w:iCs/>
        </w:rPr>
        <w:t>Proceedings of the National Academy of Sciences</w:t>
      </w:r>
      <w:r w:rsidRPr="00DB729A">
        <w:rPr>
          <w:rFonts w:cstheme="minorHAnsi"/>
        </w:rPr>
        <w:t xml:space="preserve">, </w:t>
      </w:r>
      <w:r w:rsidRPr="00DB729A">
        <w:rPr>
          <w:rFonts w:cstheme="minorHAnsi"/>
          <w:i/>
          <w:iCs/>
        </w:rPr>
        <w:t>118</w:t>
      </w:r>
      <w:r w:rsidRPr="00DB729A">
        <w:rPr>
          <w:rFonts w:cstheme="minorHAnsi"/>
        </w:rPr>
        <w:t>(52), e2109019118. https://doi.org/10.1073/pnas.2109019118</w:t>
      </w:r>
    </w:p>
    <w:p w14:paraId="083DA4F9" w14:textId="77777777" w:rsidR="000505E5" w:rsidRPr="00DB729A" w:rsidRDefault="000505E5" w:rsidP="000505E5">
      <w:pPr>
        <w:pStyle w:val="Bibliography"/>
        <w:rPr>
          <w:rFonts w:cstheme="minorHAnsi"/>
        </w:rPr>
      </w:pPr>
      <w:r w:rsidRPr="00DB729A">
        <w:rPr>
          <w:rFonts w:cstheme="minorHAnsi"/>
        </w:rPr>
        <w:t xml:space="preserve">Illumina. (2022). </w:t>
      </w:r>
      <w:r w:rsidRPr="00DB729A">
        <w:rPr>
          <w:rFonts w:cstheme="minorHAnsi"/>
          <w:i/>
          <w:iCs/>
        </w:rPr>
        <w:t xml:space="preserve">Illumina </w:t>
      </w:r>
      <w:proofErr w:type="spellStart"/>
      <w:r w:rsidRPr="00DB729A">
        <w:rPr>
          <w:rFonts w:cstheme="minorHAnsi"/>
          <w:i/>
          <w:iCs/>
        </w:rPr>
        <w:t>NovaSeq</w:t>
      </w:r>
      <w:proofErr w:type="spellEnd"/>
      <w:r w:rsidRPr="00DB729A">
        <w:rPr>
          <w:rFonts w:cstheme="minorHAnsi"/>
          <w:i/>
          <w:iCs/>
        </w:rPr>
        <w:t xml:space="preserve"> 6000 Sequencing System Guide</w:t>
      </w:r>
      <w:r w:rsidRPr="00DB729A">
        <w:rPr>
          <w:rFonts w:cstheme="minorHAnsi"/>
        </w:rPr>
        <w:t>.</w:t>
      </w:r>
    </w:p>
    <w:p w14:paraId="3FEE9E14" w14:textId="77777777" w:rsidR="000505E5" w:rsidRPr="00DB729A" w:rsidRDefault="000505E5" w:rsidP="000505E5">
      <w:pPr>
        <w:pStyle w:val="Bibliography"/>
        <w:rPr>
          <w:rFonts w:cstheme="minorHAnsi"/>
        </w:rPr>
      </w:pPr>
      <w:r w:rsidRPr="00DB729A">
        <w:rPr>
          <w:rFonts w:cstheme="minorHAnsi"/>
        </w:rPr>
        <w:t xml:space="preserve">International Human Genome Sequencing Consortium, Whitehead Institute for Biomedical Research, Center for Genome </w:t>
      </w:r>
      <w:proofErr w:type="gramStart"/>
      <w:r w:rsidRPr="00DB729A">
        <w:rPr>
          <w:rFonts w:cstheme="minorHAnsi"/>
        </w:rPr>
        <w:t>Research:,</w:t>
      </w:r>
      <w:proofErr w:type="gramEnd"/>
      <w:r w:rsidRPr="00DB729A">
        <w:rPr>
          <w:rFonts w:cstheme="minorHAnsi"/>
        </w:rPr>
        <w:t xml:space="preserve"> Lander, E. S., Linton, L. M., </w:t>
      </w:r>
      <w:proofErr w:type="spellStart"/>
      <w:r w:rsidRPr="00DB729A">
        <w:rPr>
          <w:rFonts w:cstheme="minorHAnsi"/>
        </w:rPr>
        <w:t>Birren</w:t>
      </w:r>
      <w:proofErr w:type="spellEnd"/>
      <w:r w:rsidRPr="00DB729A">
        <w:rPr>
          <w:rFonts w:cstheme="minorHAnsi"/>
        </w:rPr>
        <w:t xml:space="preserve">, B., Nusbaum, C., </w:t>
      </w:r>
      <w:proofErr w:type="spellStart"/>
      <w:r w:rsidRPr="00DB729A">
        <w:rPr>
          <w:rFonts w:cstheme="minorHAnsi"/>
        </w:rPr>
        <w:t>Zody</w:t>
      </w:r>
      <w:proofErr w:type="spellEnd"/>
      <w:r w:rsidRPr="00DB729A">
        <w:rPr>
          <w:rFonts w:cstheme="minorHAnsi"/>
        </w:rPr>
        <w:t xml:space="preserve">, M. C., Baldwin, J., Devon, K., Dewar, K., Doyle, M., </w:t>
      </w:r>
      <w:proofErr w:type="spellStart"/>
      <w:r w:rsidRPr="00DB729A">
        <w:rPr>
          <w:rFonts w:cstheme="minorHAnsi"/>
        </w:rPr>
        <w:t>FitzHugh</w:t>
      </w:r>
      <w:proofErr w:type="spellEnd"/>
      <w:r w:rsidRPr="00DB729A">
        <w:rPr>
          <w:rFonts w:cstheme="minorHAnsi"/>
        </w:rPr>
        <w:t xml:space="preserve">, W., Funke, R., Gage, D., Harris, K., </w:t>
      </w:r>
      <w:proofErr w:type="spellStart"/>
      <w:r w:rsidRPr="00DB729A">
        <w:rPr>
          <w:rFonts w:cstheme="minorHAnsi"/>
        </w:rPr>
        <w:t>Heaford</w:t>
      </w:r>
      <w:proofErr w:type="spellEnd"/>
      <w:r w:rsidRPr="00DB729A">
        <w:rPr>
          <w:rFonts w:cstheme="minorHAnsi"/>
        </w:rPr>
        <w:t xml:space="preserve">, A., Howland, J., </w:t>
      </w:r>
      <w:proofErr w:type="spellStart"/>
      <w:r w:rsidRPr="00DB729A">
        <w:rPr>
          <w:rFonts w:cstheme="minorHAnsi"/>
        </w:rPr>
        <w:t>Kann</w:t>
      </w:r>
      <w:proofErr w:type="spellEnd"/>
      <w:r w:rsidRPr="00DB729A">
        <w:rPr>
          <w:rFonts w:cstheme="minorHAnsi"/>
        </w:rPr>
        <w:t xml:space="preserve">, L., </w:t>
      </w:r>
      <w:proofErr w:type="spellStart"/>
      <w:r w:rsidRPr="00DB729A">
        <w:rPr>
          <w:rFonts w:cstheme="minorHAnsi"/>
        </w:rPr>
        <w:t>Lehoczky</w:t>
      </w:r>
      <w:proofErr w:type="spellEnd"/>
      <w:r w:rsidRPr="00DB729A">
        <w:rPr>
          <w:rFonts w:cstheme="minorHAnsi"/>
        </w:rPr>
        <w:t xml:space="preserve">, J., … Morgan, M. J. (2001). Initial sequencing and analysis of the human genome. </w:t>
      </w:r>
      <w:r w:rsidRPr="00DB729A">
        <w:rPr>
          <w:rFonts w:cstheme="minorHAnsi"/>
          <w:i/>
          <w:iCs/>
        </w:rPr>
        <w:t>Nature</w:t>
      </w:r>
      <w:r w:rsidRPr="00DB729A">
        <w:rPr>
          <w:rFonts w:cstheme="minorHAnsi"/>
        </w:rPr>
        <w:t xml:space="preserve">, </w:t>
      </w:r>
      <w:r w:rsidRPr="00DB729A">
        <w:rPr>
          <w:rFonts w:cstheme="minorHAnsi"/>
          <w:i/>
          <w:iCs/>
        </w:rPr>
        <w:t>409</w:t>
      </w:r>
      <w:r w:rsidRPr="00DB729A">
        <w:rPr>
          <w:rFonts w:cstheme="minorHAnsi"/>
        </w:rPr>
        <w:t>(6822), 860–921. https://doi.org/10.1038/35057062</w:t>
      </w:r>
    </w:p>
    <w:p w14:paraId="403332E4" w14:textId="77777777" w:rsidR="000505E5" w:rsidRPr="00DB729A" w:rsidRDefault="000505E5" w:rsidP="000505E5">
      <w:pPr>
        <w:pStyle w:val="Bibliography"/>
        <w:rPr>
          <w:rFonts w:cstheme="minorHAnsi"/>
        </w:rPr>
      </w:pPr>
      <w:proofErr w:type="spellStart"/>
      <w:r w:rsidRPr="00DB729A">
        <w:rPr>
          <w:rFonts w:cstheme="minorHAnsi"/>
        </w:rPr>
        <w:t>Itan</w:t>
      </w:r>
      <w:proofErr w:type="spellEnd"/>
      <w:r w:rsidRPr="00DB729A">
        <w:rPr>
          <w:rFonts w:cstheme="minorHAnsi"/>
        </w:rPr>
        <w:t xml:space="preserve">, Y., Powell, A., Beaumont, M. A., Burger, J., &amp; Thomas, M. G. (2009). The Origins of Lactase Persistence in Europe. </w:t>
      </w:r>
      <w:proofErr w:type="spellStart"/>
      <w:r w:rsidRPr="00DB729A">
        <w:rPr>
          <w:rFonts w:cstheme="minorHAnsi"/>
          <w:i/>
          <w:iCs/>
        </w:rPr>
        <w:t>PLoS</w:t>
      </w:r>
      <w:proofErr w:type="spellEnd"/>
      <w:r w:rsidRPr="00DB729A">
        <w:rPr>
          <w:rFonts w:cstheme="minorHAnsi"/>
          <w:i/>
          <w:iCs/>
        </w:rPr>
        <w:t xml:space="preserve"> Computational Biology</w:t>
      </w:r>
      <w:r w:rsidRPr="00DB729A">
        <w:rPr>
          <w:rFonts w:cstheme="minorHAnsi"/>
        </w:rPr>
        <w:t xml:space="preserve">, </w:t>
      </w:r>
      <w:r w:rsidRPr="00DB729A">
        <w:rPr>
          <w:rFonts w:cstheme="minorHAnsi"/>
          <w:i/>
          <w:iCs/>
        </w:rPr>
        <w:t>5</w:t>
      </w:r>
      <w:r w:rsidRPr="00DB729A">
        <w:rPr>
          <w:rFonts w:cstheme="minorHAnsi"/>
        </w:rPr>
        <w:t>(8), e1000491. https://doi.org/10.1371/journal.pcbi.1000491</w:t>
      </w:r>
    </w:p>
    <w:p w14:paraId="07343590" w14:textId="77777777" w:rsidR="000505E5" w:rsidRPr="00DB729A" w:rsidRDefault="000505E5" w:rsidP="000505E5">
      <w:pPr>
        <w:pStyle w:val="Bibliography"/>
        <w:rPr>
          <w:rFonts w:cstheme="minorHAnsi"/>
        </w:rPr>
      </w:pPr>
      <w:r w:rsidRPr="00DB729A">
        <w:rPr>
          <w:rFonts w:cstheme="minorHAnsi"/>
        </w:rPr>
        <w:t xml:space="preserve">James, N. C., Cowley, P. D., &amp; Whitfield, A. K. (2018). The marine fish assemblage of the East </w:t>
      </w:r>
      <w:proofErr w:type="spellStart"/>
      <w:r w:rsidRPr="00DB729A">
        <w:rPr>
          <w:rFonts w:cstheme="minorHAnsi"/>
        </w:rPr>
        <w:t>Kleinemonde</w:t>
      </w:r>
      <w:proofErr w:type="spellEnd"/>
      <w:r w:rsidRPr="00DB729A">
        <w:rPr>
          <w:rFonts w:cstheme="minorHAnsi"/>
        </w:rPr>
        <w:t xml:space="preserve"> Estuary over 20 years: Declining abundance and nursery function? </w:t>
      </w:r>
      <w:r w:rsidRPr="00DB729A">
        <w:rPr>
          <w:rFonts w:cstheme="minorHAnsi"/>
          <w:i/>
          <w:iCs/>
        </w:rPr>
        <w:t>Estuarine, Coastal and Shelf Science</w:t>
      </w:r>
      <w:r w:rsidRPr="00DB729A">
        <w:rPr>
          <w:rFonts w:cstheme="minorHAnsi"/>
        </w:rPr>
        <w:t xml:space="preserve">, </w:t>
      </w:r>
      <w:r w:rsidRPr="00DB729A">
        <w:rPr>
          <w:rFonts w:cstheme="minorHAnsi"/>
          <w:i/>
          <w:iCs/>
        </w:rPr>
        <w:t>214</w:t>
      </w:r>
      <w:r w:rsidRPr="00DB729A">
        <w:rPr>
          <w:rFonts w:cstheme="minorHAnsi"/>
        </w:rPr>
        <w:t>, 64–71. https://doi.org/10.1016/j.ecss.2018.09.010</w:t>
      </w:r>
    </w:p>
    <w:p w14:paraId="78F79BE4" w14:textId="77777777" w:rsidR="000505E5" w:rsidRPr="00DB729A" w:rsidRDefault="000505E5" w:rsidP="000505E5">
      <w:pPr>
        <w:pStyle w:val="Bibliography"/>
        <w:rPr>
          <w:rFonts w:cstheme="minorHAnsi"/>
        </w:rPr>
      </w:pPr>
      <w:proofErr w:type="spellStart"/>
      <w:r w:rsidRPr="00DB729A">
        <w:rPr>
          <w:rFonts w:cstheme="minorHAnsi"/>
        </w:rPr>
        <w:t>Kitada</w:t>
      </w:r>
      <w:proofErr w:type="spellEnd"/>
      <w:r w:rsidRPr="00DB729A">
        <w:rPr>
          <w:rFonts w:cstheme="minorHAnsi"/>
        </w:rPr>
        <w:t xml:space="preserve">, J., </w:t>
      </w:r>
      <w:proofErr w:type="spellStart"/>
      <w:r w:rsidRPr="00DB729A">
        <w:rPr>
          <w:rFonts w:cstheme="minorHAnsi"/>
        </w:rPr>
        <w:t>Tatewaki</w:t>
      </w:r>
      <w:proofErr w:type="spellEnd"/>
      <w:r w:rsidRPr="00DB729A">
        <w:rPr>
          <w:rFonts w:cstheme="minorHAnsi"/>
        </w:rPr>
        <w:t xml:space="preserve">, R., &amp; Tagawa, M. (1980). Chromosomes of the pond smelt Hypomesus transpacificus nipponensis. </w:t>
      </w:r>
      <w:proofErr w:type="spellStart"/>
      <w:r w:rsidRPr="00DB729A">
        <w:rPr>
          <w:rFonts w:cstheme="minorHAnsi"/>
          <w:i/>
          <w:iCs/>
        </w:rPr>
        <w:t>Chrom</w:t>
      </w:r>
      <w:proofErr w:type="spellEnd"/>
      <w:r w:rsidRPr="00DB729A">
        <w:rPr>
          <w:rFonts w:cstheme="minorHAnsi"/>
          <w:i/>
          <w:iCs/>
        </w:rPr>
        <w:t>. Inform. Serv.</w:t>
      </w:r>
      <w:r w:rsidRPr="00DB729A">
        <w:rPr>
          <w:rFonts w:cstheme="minorHAnsi"/>
        </w:rPr>
        <w:t xml:space="preserve">, </w:t>
      </w:r>
      <w:r w:rsidRPr="00DB729A">
        <w:rPr>
          <w:rFonts w:cstheme="minorHAnsi"/>
          <w:i/>
          <w:iCs/>
        </w:rPr>
        <w:t>28</w:t>
      </w:r>
      <w:r w:rsidRPr="00DB729A">
        <w:rPr>
          <w:rFonts w:cstheme="minorHAnsi"/>
        </w:rPr>
        <w:t>, 8–9.</w:t>
      </w:r>
    </w:p>
    <w:p w14:paraId="4E247E13" w14:textId="77777777" w:rsidR="000505E5" w:rsidRPr="00DB729A" w:rsidRDefault="000505E5" w:rsidP="000505E5">
      <w:pPr>
        <w:pStyle w:val="Bibliography"/>
        <w:rPr>
          <w:rFonts w:cstheme="minorHAnsi"/>
        </w:rPr>
      </w:pPr>
      <w:r w:rsidRPr="00DB729A">
        <w:rPr>
          <w:rFonts w:cstheme="minorHAnsi"/>
        </w:rPr>
        <w:t xml:space="preserve">Lew, R. M., Finger, A. J., </w:t>
      </w:r>
      <w:proofErr w:type="spellStart"/>
      <w:r w:rsidRPr="00DB729A">
        <w:rPr>
          <w:rFonts w:cstheme="minorHAnsi"/>
        </w:rPr>
        <w:t>Baerwald</w:t>
      </w:r>
      <w:proofErr w:type="spellEnd"/>
      <w:r w:rsidRPr="00DB729A">
        <w:rPr>
          <w:rFonts w:cstheme="minorHAnsi"/>
        </w:rPr>
        <w:t xml:space="preserve">, M. R., </w:t>
      </w:r>
      <w:proofErr w:type="spellStart"/>
      <w:r w:rsidRPr="00DB729A">
        <w:rPr>
          <w:rFonts w:cstheme="minorHAnsi"/>
        </w:rPr>
        <w:t>Goodbla</w:t>
      </w:r>
      <w:proofErr w:type="spellEnd"/>
      <w:r w:rsidRPr="00DB729A">
        <w:rPr>
          <w:rFonts w:cstheme="minorHAnsi"/>
        </w:rPr>
        <w:t xml:space="preserve">, A., May, B., &amp; Meek, M. H. (2015). Using Next-Generation Sequencing to Assist a Conservation Hatchery: A Single-Nucleotide Polymorphism Panel for the Genetic Management of Endangered Delta Smelt. </w:t>
      </w:r>
      <w:r w:rsidRPr="00DB729A">
        <w:rPr>
          <w:rFonts w:cstheme="minorHAnsi"/>
          <w:i/>
          <w:iCs/>
        </w:rPr>
        <w:t>Transactions of the American Fisheries Society</w:t>
      </w:r>
      <w:r w:rsidRPr="00DB729A">
        <w:rPr>
          <w:rFonts w:cstheme="minorHAnsi"/>
        </w:rPr>
        <w:t xml:space="preserve">, </w:t>
      </w:r>
      <w:r w:rsidRPr="00DB729A">
        <w:rPr>
          <w:rFonts w:cstheme="minorHAnsi"/>
          <w:i/>
          <w:iCs/>
        </w:rPr>
        <w:t>144</w:t>
      </w:r>
      <w:r w:rsidRPr="00DB729A">
        <w:rPr>
          <w:rFonts w:cstheme="minorHAnsi"/>
        </w:rPr>
        <w:t>(4), 767–779. https://doi.org/10.1080/00028487.2015.1037016</w:t>
      </w:r>
    </w:p>
    <w:p w14:paraId="69058FAB" w14:textId="77777777" w:rsidR="000505E5" w:rsidRPr="00DB729A" w:rsidRDefault="000505E5" w:rsidP="000505E5">
      <w:pPr>
        <w:pStyle w:val="Bibliography"/>
        <w:rPr>
          <w:rFonts w:cstheme="minorHAnsi"/>
        </w:rPr>
      </w:pPr>
      <w:r w:rsidRPr="00DB729A">
        <w:rPr>
          <w:rFonts w:cstheme="minorHAnsi"/>
        </w:rPr>
        <w:t xml:space="preserve">Li, H., &amp; Durbin, R. (2009). Fast and accurate short read alignment with Burrows-Wheeler transform. </w:t>
      </w:r>
      <w:r w:rsidRPr="00DB729A">
        <w:rPr>
          <w:rFonts w:cstheme="minorHAnsi"/>
          <w:i/>
          <w:iCs/>
        </w:rPr>
        <w:t>Bioinformatics</w:t>
      </w:r>
      <w:r w:rsidRPr="00DB729A">
        <w:rPr>
          <w:rFonts w:cstheme="minorHAnsi"/>
        </w:rPr>
        <w:t xml:space="preserve">, </w:t>
      </w:r>
      <w:r w:rsidRPr="00DB729A">
        <w:rPr>
          <w:rFonts w:cstheme="minorHAnsi"/>
          <w:i/>
          <w:iCs/>
        </w:rPr>
        <w:t>25</w:t>
      </w:r>
      <w:r w:rsidRPr="00DB729A">
        <w:rPr>
          <w:rFonts w:cstheme="minorHAnsi"/>
        </w:rPr>
        <w:t>(14), 1754–1760. https://doi.org/10.1093/bioinformatics/btp324</w:t>
      </w:r>
    </w:p>
    <w:p w14:paraId="15657B20" w14:textId="77777777" w:rsidR="000505E5" w:rsidRPr="00DB729A" w:rsidRDefault="000505E5" w:rsidP="000505E5">
      <w:pPr>
        <w:pStyle w:val="Bibliography"/>
        <w:rPr>
          <w:rFonts w:cstheme="minorHAnsi"/>
        </w:rPr>
      </w:pPr>
      <w:r w:rsidRPr="00DB729A">
        <w:rPr>
          <w:rFonts w:cstheme="minorHAnsi"/>
        </w:rPr>
        <w:lastRenderedPageBreak/>
        <w:t xml:space="preserve">Li, H., </w:t>
      </w:r>
      <w:proofErr w:type="spellStart"/>
      <w:r w:rsidRPr="00DB729A">
        <w:rPr>
          <w:rFonts w:cstheme="minorHAnsi"/>
        </w:rPr>
        <w:t>Handsaker</w:t>
      </w:r>
      <w:proofErr w:type="spellEnd"/>
      <w:r w:rsidRPr="00DB729A">
        <w:rPr>
          <w:rFonts w:cstheme="minorHAnsi"/>
        </w:rPr>
        <w:t xml:space="preserve">, B., </w:t>
      </w:r>
      <w:proofErr w:type="spellStart"/>
      <w:r w:rsidRPr="00DB729A">
        <w:rPr>
          <w:rFonts w:cstheme="minorHAnsi"/>
        </w:rPr>
        <w:t>Wysoker</w:t>
      </w:r>
      <w:proofErr w:type="spellEnd"/>
      <w:r w:rsidRPr="00DB729A">
        <w:rPr>
          <w:rFonts w:cstheme="minorHAnsi"/>
        </w:rPr>
        <w:t xml:space="preserve">, A., Fennell, T., </w:t>
      </w:r>
      <w:proofErr w:type="spellStart"/>
      <w:r w:rsidRPr="00DB729A">
        <w:rPr>
          <w:rFonts w:cstheme="minorHAnsi"/>
        </w:rPr>
        <w:t>Ruan</w:t>
      </w:r>
      <w:proofErr w:type="spellEnd"/>
      <w:r w:rsidRPr="00DB729A">
        <w:rPr>
          <w:rFonts w:cstheme="minorHAnsi"/>
        </w:rPr>
        <w:t xml:space="preserve">, J., Homer, N., Marth, G., </w:t>
      </w:r>
      <w:proofErr w:type="spellStart"/>
      <w:r w:rsidRPr="00DB729A">
        <w:rPr>
          <w:rFonts w:cstheme="minorHAnsi"/>
        </w:rPr>
        <w:t>Abecasis</w:t>
      </w:r>
      <w:proofErr w:type="spellEnd"/>
      <w:r w:rsidRPr="00DB729A">
        <w:rPr>
          <w:rFonts w:cstheme="minorHAnsi"/>
        </w:rPr>
        <w:t xml:space="preserve">, G., &amp; Durbin, R. (2009). The Sequence Alignment/Map format and </w:t>
      </w:r>
      <w:proofErr w:type="spellStart"/>
      <w:r w:rsidRPr="00DB729A">
        <w:rPr>
          <w:rFonts w:cstheme="minorHAnsi"/>
        </w:rPr>
        <w:t>SAMtools</w:t>
      </w:r>
      <w:proofErr w:type="spellEnd"/>
      <w:r w:rsidRPr="00DB729A">
        <w:rPr>
          <w:rFonts w:cstheme="minorHAnsi"/>
        </w:rPr>
        <w:t xml:space="preserve">. </w:t>
      </w:r>
      <w:r w:rsidRPr="00DB729A">
        <w:rPr>
          <w:rFonts w:cstheme="minorHAnsi"/>
          <w:i/>
          <w:iCs/>
        </w:rPr>
        <w:t>Bioinformatics</w:t>
      </w:r>
      <w:r w:rsidRPr="00DB729A">
        <w:rPr>
          <w:rFonts w:cstheme="minorHAnsi"/>
        </w:rPr>
        <w:t xml:space="preserve">, </w:t>
      </w:r>
      <w:r w:rsidRPr="00DB729A">
        <w:rPr>
          <w:rFonts w:cstheme="minorHAnsi"/>
          <w:i/>
          <w:iCs/>
        </w:rPr>
        <w:t>25</w:t>
      </w:r>
      <w:r w:rsidRPr="00DB729A">
        <w:rPr>
          <w:rFonts w:cstheme="minorHAnsi"/>
        </w:rPr>
        <w:t>(16), 2078–2079. https://doi.org/10.1093/bioinformatics/btp352</w:t>
      </w:r>
    </w:p>
    <w:p w14:paraId="71313298" w14:textId="77777777" w:rsidR="000505E5" w:rsidRPr="00DB729A" w:rsidRDefault="000505E5" w:rsidP="000505E5">
      <w:pPr>
        <w:pStyle w:val="Bibliography"/>
        <w:rPr>
          <w:rFonts w:cstheme="minorHAnsi"/>
        </w:rPr>
      </w:pPr>
      <w:r w:rsidRPr="00DB729A">
        <w:rPr>
          <w:rFonts w:cstheme="minorHAnsi"/>
        </w:rPr>
        <w:t xml:space="preserve">Mapleson, D., </w:t>
      </w:r>
      <w:proofErr w:type="spellStart"/>
      <w:r w:rsidRPr="00DB729A">
        <w:rPr>
          <w:rFonts w:cstheme="minorHAnsi"/>
        </w:rPr>
        <w:t>Accinelli</w:t>
      </w:r>
      <w:proofErr w:type="spellEnd"/>
      <w:r w:rsidRPr="00DB729A">
        <w:rPr>
          <w:rFonts w:cstheme="minorHAnsi"/>
        </w:rPr>
        <w:t xml:space="preserve">, G. G., </w:t>
      </w:r>
      <w:proofErr w:type="spellStart"/>
      <w:r w:rsidRPr="00DB729A">
        <w:rPr>
          <w:rFonts w:cstheme="minorHAnsi"/>
        </w:rPr>
        <w:t>Kettleborough</w:t>
      </w:r>
      <w:proofErr w:type="spellEnd"/>
      <w:r w:rsidRPr="00DB729A">
        <w:rPr>
          <w:rFonts w:cstheme="minorHAnsi"/>
        </w:rPr>
        <w:t xml:space="preserve">, G., Wright, J., &amp; Clavijo, B. J. (2017a). </w:t>
      </w:r>
      <w:r w:rsidRPr="00DB729A">
        <w:rPr>
          <w:rFonts w:cstheme="minorHAnsi"/>
          <w:i/>
          <w:iCs/>
        </w:rPr>
        <w:t xml:space="preserve">Sequence analysis </w:t>
      </w:r>
      <w:proofErr w:type="gramStart"/>
      <w:r w:rsidRPr="00DB729A">
        <w:rPr>
          <w:rFonts w:cstheme="minorHAnsi"/>
          <w:i/>
          <w:iCs/>
        </w:rPr>
        <w:t>KAT :</w:t>
      </w:r>
      <w:proofErr w:type="gramEnd"/>
      <w:r w:rsidRPr="00DB729A">
        <w:rPr>
          <w:rFonts w:cstheme="minorHAnsi"/>
          <w:i/>
          <w:iCs/>
        </w:rPr>
        <w:t xml:space="preserve"> a K-mer analysis toolkit to quality control NGS datasets and genome assemblies</w:t>
      </w:r>
      <w:r w:rsidRPr="00DB729A">
        <w:rPr>
          <w:rFonts w:cstheme="minorHAnsi"/>
        </w:rPr>
        <w:t xml:space="preserve">. </w:t>
      </w:r>
      <w:r w:rsidRPr="00DB729A">
        <w:rPr>
          <w:rFonts w:cstheme="minorHAnsi"/>
          <w:i/>
          <w:iCs/>
        </w:rPr>
        <w:t>33</w:t>
      </w:r>
      <w:r w:rsidRPr="00DB729A">
        <w:rPr>
          <w:rFonts w:cstheme="minorHAnsi"/>
        </w:rPr>
        <w:t>(November 2016), 574–576. https://doi.org/10.1093/bioinformatics/btw663</w:t>
      </w:r>
    </w:p>
    <w:p w14:paraId="076EE55D" w14:textId="77777777" w:rsidR="000505E5" w:rsidRPr="00DB729A" w:rsidRDefault="000505E5" w:rsidP="000505E5">
      <w:pPr>
        <w:pStyle w:val="Bibliography"/>
        <w:rPr>
          <w:rFonts w:cstheme="minorHAnsi"/>
        </w:rPr>
      </w:pPr>
      <w:r w:rsidRPr="00DB729A">
        <w:rPr>
          <w:rFonts w:cstheme="minorHAnsi"/>
        </w:rPr>
        <w:t xml:space="preserve">Mapleson, D., </w:t>
      </w:r>
      <w:proofErr w:type="spellStart"/>
      <w:r w:rsidRPr="00DB729A">
        <w:rPr>
          <w:rFonts w:cstheme="minorHAnsi"/>
        </w:rPr>
        <w:t>Accinelli</w:t>
      </w:r>
      <w:proofErr w:type="spellEnd"/>
      <w:r w:rsidRPr="00DB729A">
        <w:rPr>
          <w:rFonts w:cstheme="minorHAnsi"/>
        </w:rPr>
        <w:t xml:space="preserve">, G. G., </w:t>
      </w:r>
      <w:proofErr w:type="spellStart"/>
      <w:r w:rsidRPr="00DB729A">
        <w:rPr>
          <w:rFonts w:cstheme="minorHAnsi"/>
        </w:rPr>
        <w:t>Kettleborough</w:t>
      </w:r>
      <w:proofErr w:type="spellEnd"/>
      <w:r w:rsidRPr="00DB729A">
        <w:rPr>
          <w:rFonts w:cstheme="minorHAnsi"/>
        </w:rPr>
        <w:t xml:space="preserve">, G., Wright, J., &amp; Clavijo, B. J. (2017b). </w:t>
      </w:r>
      <w:r w:rsidRPr="00DB729A">
        <w:rPr>
          <w:rFonts w:cstheme="minorHAnsi"/>
          <w:i/>
          <w:iCs/>
        </w:rPr>
        <w:t xml:space="preserve">Sequence analysis </w:t>
      </w:r>
      <w:proofErr w:type="gramStart"/>
      <w:r w:rsidRPr="00DB729A">
        <w:rPr>
          <w:rFonts w:cstheme="minorHAnsi"/>
          <w:i/>
          <w:iCs/>
        </w:rPr>
        <w:t>KAT :</w:t>
      </w:r>
      <w:proofErr w:type="gramEnd"/>
      <w:r w:rsidRPr="00DB729A">
        <w:rPr>
          <w:rFonts w:cstheme="minorHAnsi"/>
          <w:i/>
          <w:iCs/>
        </w:rPr>
        <w:t xml:space="preserve"> a K-mer analysis toolkit to quality control NGS datasets and genome assemblies</w:t>
      </w:r>
      <w:r w:rsidRPr="00DB729A">
        <w:rPr>
          <w:rFonts w:cstheme="minorHAnsi"/>
        </w:rPr>
        <w:t xml:space="preserve">. </w:t>
      </w:r>
      <w:r w:rsidRPr="00DB729A">
        <w:rPr>
          <w:rFonts w:cstheme="minorHAnsi"/>
          <w:i/>
          <w:iCs/>
        </w:rPr>
        <w:t>33</w:t>
      </w:r>
      <w:r w:rsidRPr="00DB729A">
        <w:rPr>
          <w:rFonts w:cstheme="minorHAnsi"/>
        </w:rPr>
        <w:t>(November 2016), 574–576. https://doi.org/10.1093/bioinformatics/btw663</w:t>
      </w:r>
    </w:p>
    <w:p w14:paraId="4461C2E1" w14:textId="77777777" w:rsidR="000505E5" w:rsidRPr="00DB729A" w:rsidRDefault="000505E5" w:rsidP="000505E5">
      <w:pPr>
        <w:pStyle w:val="Bibliography"/>
        <w:rPr>
          <w:rFonts w:cstheme="minorHAnsi"/>
        </w:rPr>
      </w:pPr>
      <w:proofErr w:type="spellStart"/>
      <w:r w:rsidRPr="00DB729A">
        <w:rPr>
          <w:rFonts w:cstheme="minorHAnsi"/>
        </w:rPr>
        <w:t>Marçais</w:t>
      </w:r>
      <w:proofErr w:type="spellEnd"/>
      <w:r w:rsidRPr="00DB729A">
        <w:rPr>
          <w:rFonts w:cstheme="minorHAnsi"/>
        </w:rPr>
        <w:t xml:space="preserve">, G., &amp; Kingsford, C. (2011). A fast, lock-free approach for efficient parallel counting of occurrences of k-mers. </w:t>
      </w:r>
      <w:r w:rsidRPr="00DB729A">
        <w:rPr>
          <w:rFonts w:cstheme="minorHAnsi"/>
          <w:i/>
          <w:iCs/>
        </w:rPr>
        <w:t>Bioinformatics</w:t>
      </w:r>
      <w:r w:rsidRPr="00DB729A">
        <w:rPr>
          <w:rFonts w:cstheme="minorHAnsi"/>
        </w:rPr>
        <w:t xml:space="preserve">, </w:t>
      </w:r>
      <w:r w:rsidRPr="00DB729A">
        <w:rPr>
          <w:rFonts w:cstheme="minorHAnsi"/>
          <w:i/>
          <w:iCs/>
        </w:rPr>
        <w:t>27</w:t>
      </w:r>
      <w:r w:rsidRPr="00DB729A">
        <w:rPr>
          <w:rFonts w:cstheme="minorHAnsi"/>
        </w:rPr>
        <w:t>(6), 764–770. https://doi.org/10.1093/bioinformatics/btr011</w:t>
      </w:r>
    </w:p>
    <w:p w14:paraId="757DFE03" w14:textId="77777777" w:rsidR="000505E5" w:rsidRPr="00DB729A" w:rsidRDefault="000505E5" w:rsidP="000505E5">
      <w:pPr>
        <w:pStyle w:val="Bibliography"/>
        <w:rPr>
          <w:rFonts w:cstheme="minorHAnsi"/>
        </w:rPr>
      </w:pPr>
      <w:r w:rsidRPr="00DB729A">
        <w:rPr>
          <w:rFonts w:cstheme="minorHAnsi"/>
        </w:rPr>
        <w:t xml:space="preserve">McAllister, D. E. (1963). </w:t>
      </w:r>
      <w:r w:rsidRPr="00DB729A">
        <w:rPr>
          <w:rFonts w:cstheme="minorHAnsi"/>
          <w:i/>
          <w:iCs/>
        </w:rPr>
        <w:t xml:space="preserve">Revision of the smelt family, </w:t>
      </w:r>
      <w:proofErr w:type="spellStart"/>
      <w:r w:rsidRPr="00DB729A">
        <w:rPr>
          <w:rFonts w:cstheme="minorHAnsi"/>
          <w:i/>
          <w:iCs/>
        </w:rPr>
        <w:t>Osmeridae</w:t>
      </w:r>
      <w:proofErr w:type="spellEnd"/>
      <w:r w:rsidRPr="00DB729A">
        <w:rPr>
          <w:rFonts w:cstheme="minorHAnsi"/>
          <w:i/>
          <w:iCs/>
        </w:rPr>
        <w:t>.</w:t>
      </w:r>
      <w:r w:rsidRPr="00DB729A">
        <w:rPr>
          <w:rFonts w:cstheme="minorHAnsi"/>
        </w:rPr>
        <w:t xml:space="preserve"> National Museum of Canada, Biological Series 191.</w:t>
      </w:r>
    </w:p>
    <w:p w14:paraId="7D86B5D8" w14:textId="77777777" w:rsidR="000505E5" w:rsidRPr="00DB729A" w:rsidRDefault="000505E5" w:rsidP="000505E5">
      <w:pPr>
        <w:pStyle w:val="Bibliography"/>
        <w:rPr>
          <w:rFonts w:cstheme="minorHAnsi"/>
        </w:rPr>
      </w:pPr>
      <w:r w:rsidRPr="00DB729A">
        <w:rPr>
          <w:rFonts w:cstheme="minorHAnsi"/>
        </w:rPr>
        <w:t xml:space="preserve">Moyle, P. B. (2002). </w:t>
      </w:r>
      <w:r w:rsidRPr="00DB729A">
        <w:rPr>
          <w:rFonts w:cstheme="minorHAnsi"/>
          <w:i/>
          <w:iCs/>
        </w:rPr>
        <w:t>Inland Fishes of California</w:t>
      </w:r>
      <w:r w:rsidRPr="00DB729A">
        <w:rPr>
          <w:rFonts w:cstheme="minorHAnsi"/>
        </w:rPr>
        <w:t xml:space="preserve"> (2nd ed.). University of California Press.</w:t>
      </w:r>
    </w:p>
    <w:p w14:paraId="33FB09F1" w14:textId="77777777" w:rsidR="000505E5" w:rsidRPr="00DB729A" w:rsidRDefault="000505E5" w:rsidP="000505E5">
      <w:pPr>
        <w:pStyle w:val="Bibliography"/>
        <w:rPr>
          <w:rFonts w:cstheme="minorHAnsi"/>
        </w:rPr>
      </w:pPr>
      <w:r w:rsidRPr="00DB729A">
        <w:rPr>
          <w:rFonts w:cstheme="minorHAnsi"/>
        </w:rPr>
        <w:t xml:space="preserve">Moyle, P. B., Herbold, B., Stevens, D. E., &amp; Miller, L. W. (1992). Transactions of the American Fisheries Society Life History and Status of Delta Smelt in the Sacramento-San Joaquin </w:t>
      </w:r>
      <w:proofErr w:type="gramStart"/>
      <w:r w:rsidRPr="00DB729A">
        <w:rPr>
          <w:rFonts w:cstheme="minorHAnsi"/>
        </w:rPr>
        <w:t>Estuary ,</w:t>
      </w:r>
      <w:proofErr w:type="gramEnd"/>
      <w:r w:rsidRPr="00DB729A">
        <w:rPr>
          <w:rFonts w:cstheme="minorHAnsi"/>
        </w:rPr>
        <w:t xml:space="preserve"> California. </w:t>
      </w:r>
      <w:r w:rsidRPr="00DB729A">
        <w:rPr>
          <w:rFonts w:cstheme="minorHAnsi"/>
          <w:i/>
          <w:iCs/>
        </w:rPr>
        <w:t>Transactions of the American Fisheries Society</w:t>
      </w:r>
      <w:r w:rsidRPr="00DB729A">
        <w:rPr>
          <w:rFonts w:cstheme="minorHAnsi"/>
        </w:rPr>
        <w:t xml:space="preserve">, </w:t>
      </w:r>
      <w:r w:rsidRPr="00DB729A">
        <w:rPr>
          <w:rFonts w:cstheme="minorHAnsi"/>
          <w:i/>
          <w:iCs/>
        </w:rPr>
        <w:t>121</w:t>
      </w:r>
      <w:r w:rsidRPr="00DB729A">
        <w:rPr>
          <w:rFonts w:cstheme="minorHAnsi"/>
        </w:rPr>
        <w:t>(1), 67–77. https://doi.org/10.1016/j.fertnstert.2012.04.042</w:t>
      </w:r>
    </w:p>
    <w:p w14:paraId="40B940BC" w14:textId="77777777" w:rsidR="000505E5" w:rsidRPr="00DB729A" w:rsidRDefault="000505E5" w:rsidP="000505E5">
      <w:pPr>
        <w:pStyle w:val="Bibliography"/>
        <w:rPr>
          <w:rFonts w:cstheme="minorHAnsi"/>
        </w:rPr>
      </w:pPr>
      <w:r w:rsidRPr="00DB729A">
        <w:rPr>
          <w:rFonts w:cstheme="minorHAnsi"/>
        </w:rPr>
        <w:t xml:space="preserve">Moyle, P. B., Hobbs, J. A., &amp; Durand, J. R. (2018). Delta Smelt and Water Politics in California. </w:t>
      </w:r>
      <w:r w:rsidRPr="00DB729A">
        <w:rPr>
          <w:rFonts w:cstheme="minorHAnsi"/>
          <w:i/>
          <w:iCs/>
        </w:rPr>
        <w:t>Fisheries</w:t>
      </w:r>
      <w:r w:rsidRPr="00DB729A">
        <w:rPr>
          <w:rFonts w:cstheme="minorHAnsi"/>
        </w:rPr>
        <w:t xml:space="preserve">, </w:t>
      </w:r>
      <w:r w:rsidRPr="00DB729A">
        <w:rPr>
          <w:rFonts w:cstheme="minorHAnsi"/>
          <w:i/>
          <w:iCs/>
        </w:rPr>
        <w:t>43</w:t>
      </w:r>
      <w:r w:rsidRPr="00DB729A">
        <w:rPr>
          <w:rFonts w:cstheme="minorHAnsi"/>
        </w:rPr>
        <w:t>(1), 42–50. https://doi.org/10.1002/fsh.10014</w:t>
      </w:r>
    </w:p>
    <w:p w14:paraId="1DF55280" w14:textId="77777777" w:rsidR="000505E5" w:rsidRPr="00DB729A" w:rsidRDefault="000505E5" w:rsidP="000505E5">
      <w:pPr>
        <w:pStyle w:val="Bibliography"/>
        <w:rPr>
          <w:rFonts w:cstheme="minorHAnsi"/>
        </w:rPr>
      </w:pPr>
      <w:r w:rsidRPr="00DB729A">
        <w:rPr>
          <w:rFonts w:cstheme="minorHAnsi"/>
        </w:rPr>
        <w:t xml:space="preserve">Moyle, Peter B., Brown, Larry R., Durand, John R., Hobbs, J. A. (2016). Delta Smelt: </w:t>
      </w:r>
      <w:proofErr w:type="spellStart"/>
      <w:r w:rsidRPr="00DB729A">
        <w:rPr>
          <w:rFonts w:cstheme="minorHAnsi"/>
        </w:rPr>
        <w:t>LIfe</w:t>
      </w:r>
      <w:proofErr w:type="spellEnd"/>
      <w:r w:rsidRPr="00DB729A">
        <w:rPr>
          <w:rFonts w:cstheme="minorHAnsi"/>
        </w:rPr>
        <w:t xml:space="preserve"> History and Decline of a Once-</w:t>
      </w:r>
      <w:proofErr w:type="spellStart"/>
      <w:r w:rsidRPr="00DB729A">
        <w:rPr>
          <w:rFonts w:cstheme="minorHAnsi"/>
        </w:rPr>
        <w:t>Adundant</w:t>
      </w:r>
      <w:proofErr w:type="spellEnd"/>
      <w:r w:rsidRPr="00DB729A">
        <w:rPr>
          <w:rFonts w:cstheme="minorHAnsi"/>
        </w:rPr>
        <w:t xml:space="preserve"> Species in the San Francisco Estuary. </w:t>
      </w:r>
      <w:r w:rsidRPr="00DB729A">
        <w:rPr>
          <w:rFonts w:cstheme="minorHAnsi"/>
          <w:i/>
          <w:iCs/>
        </w:rPr>
        <w:t>San Francisco Estuary and Watershed Science</w:t>
      </w:r>
      <w:r w:rsidRPr="00DB729A">
        <w:rPr>
          <w:rFonts w:cstheme="minorHAnsi"/>
        </w:rPr>
        <w:t xml:space="preserve">, </w:t>
      </w:r>
      <w:r w:rsidRPr="00DB729A">
        <w:rPr>
          <w:rFonts w:cstheme="minorHAnsi"/>
          <w:i/>
          <w:iCs/>
        </w:rPr>
        <w:t>14</w:t>
      </w:r>
      <w:r w:rsidRPr="00DB729A">
        <w:rPr>
          <w:rFonts w:cstheme="minorHAnsi"/>
        </w:rPr>
        <w:t>(2), 1–40.</w:t>
      </w:r>
    </w:p>
    <w:p w14:paraId="676AC90C" w14:textId="77777777" w:rsidR="000505E5" w:rsidRPr="00DB729A" w:rsidRDefault="000505E5" w:rsidP="000505E5">
      <w:pPr>
        <w:pStyle w:val="Bibliography"/>
        <w:rPr>
          <w:rFonts w:cstheme="minorHAnsi"/>
        </w:rPr>
      </w:pPr>
      <w:r w:rsidRPr="00DB729A">
        <w:rPr>
          <w:rFonts w:cstheme="minorHAnsi"/>
        </w:rPr>
        <w:t xml:space="preserve">Nichols, F. H., </w:t>
      </w:r>
      <w:proofErr w:type="spellStart"/>
      <w:r w:rsidRPr="00DB729A">
        <w:rPr>
          <w:rFonts w:cstheme="minorHAnsi"/>
        </w:rPr>
        <w:t>Cloern</w:t>
      </w:r>
      <w:proofErr w:type="spellEnd"/>
      <w:r w:rsidRPr="00DB729A">
        <w:rPr>
          <w:rFonts w:cstheme="minorHAnsi"/>
        </w:rPr>
        <w:t xml:space="preserve">, J. E., </w:t>
      </w:r>
      <w:proofErr w:type="spellStart"/>
      <w:r w:rsidRPr="00DB729A">
        <w:rPr>
          <w:rFonts w:cstheme="minorHAnsi"/>
        </w:rPr>
        <w:t>Luoma</w:t>
      </w:r>
      <w:proofErr w:type="spellEnd"/>
      <w:r w:rsidRPr="00DB729A">
        <w:rPr>
          <w:rFonts w:cstheme="minorHAnsi"/>
        </w:rPr>
        <w:t xml:space="preserve">, S. N., &amp; Peterson, D. H. (1986). The Modification of an Estuary. </w:t>
      </w:r>
      <w:r w:rsidRPr="00DB729A">
        <w:rPr>
          <w:rFonts w:cstheme="minorHAnsi"/>
          <w:i/>
          <w:iCs/>
        </w:rPr>
        <w:t>Science</w:t>
      </w:r>
      <w:r w:rsidRPr="00DB729A">
        <w:rPr>
          <w:rFonts w:cstheme="minorHAnsi"/>
        </w:rPr>
        <w:t xml:space="preserve">, </w:t>
      </w:r>
      <w:r w:rsidRPr="00DB729A">
        <w:rPr>
          <w:rFonts w:cstheme="minorHAnsi"/>
          <w:i/>
          <w:iCs/>
        </w:rPr>
        <w:t>231</w:t>
      </w:r>
      <w:r w:rsidRPr="00DB729A">
        <w:rPr>
          <w:rFonts w:cstheme="minorHAnsi"/>
        </w:rPr>
        <w:t>(4738), 567–573. https://doi.org/10.1126/science.231.4738.567</w:t>
      </w:r>
    </w:p>
    <w:p w14:paraId="06AFB551" w14:textId="77777777" w:rsidR="000505E5" w:rsidRPr="00DB729A" w:rsidRDefault="000505E5" w:rsidP="000505E5">
      <w:pPr>
        <w:pStyle w:val="Bibliography"/>
        <w:rPr>
          <w:rFonts w:cstheme="minorHAnsi"/>
        </w:rPr>
      </w:pPr>
      <w:r w:rsidRPr="00DB729A">
        <w:rPr>
          <w:rFonts w:cstheme="minorHAnsi"/>
        </w:rPr>
        <w:t xml:space="preserve">Ning, Z. (n.d.). </w:t>
      </w:r>
      <w:r w:rsidRPr="00DB729A">
        <w:rPr>
          <w:rFonts w:cstheme="minorHAnsi"/>
          <w:i/>
          <w:iCs/>
        </w:rPr>
        <w:t>Scaff10X: Pipeline for scaffolding and breaking a genome assembly using 10x genomics linked-reads</w:t>
      </w:r>
      <w:r w:rsidRPr="00DB729A">
        <w:rPr>
          <w:rFonts w:cstheme="minorHAnsi"/>
        </w:rPr>
        <w:t xml:space="preserve"> [Computer software].</w:t>
      </w:r>
    </w:p>
    <w:p w14:paraId="1DCBA3BE" w14:textId="77777777" w:rsidR="000505E5" w:rsidRPr="00DB729A" w:rsidRDefault="000505E5" w:rsidP="000505E5">
      <w:pPr>
        <w:pStyle w:val="Bibliography"/>
        <w:rPr>
          <w:rFonts w:cstheme="minorHAnsi"/>
        </w:rPr>
      </w:pPr>
      <w:r w:rsidRPr="00DB729A">
        <w:rPr>
          <w:rFonts w:cstheme="minorHAnsi"/>
        </w:rPr>
        <w:t xml:space="preserve">Nygren, A., Nilsson, B., &amp; Jahnke, M. (1971). Cytological studies in the smelt (Osmerus eperlanus L.). </w:t>
      </w:r>
      <w:proofErr w:type="spellStart"/>
      <w:r w:rsidRPr="00DB729A">
        <w:rPr>
          <w:rFonts w:cstheme="minorHAnsi"/>
          <w:i/>
          <w:iCs/>
        </w:rPr>
        <w:t>Hereditas</w:t>
      </w:r>
      <w:proofErr w:type="spellEnd"/>
      <w:r w:rsidRPr="00DB729A">
        <w:rPr>
          <w:rFonts w:cstheme="minorHAnsi"/>
        </w:rPr>
        <w:t xml:space="preserve">, </w:t>
      </w:r>
      <w:r w:rsidRPr="00DB729A">
        <w:rPr>
          <w:rFonts w:cstheme="minorHAnsi"/>
          <w:i/>
          <w:iCs/>
        </w:rPr>
        <w:t>67</w:t>
      </w:r>
      <w:r w:rsidRPr="00DB729A">
        <w:rPr>
          <w:rFonts w:cstheme="minorHAnsi"/>
        </w:rPr>
        <w:t>(2), 283–286. https://doi.org/10.1111/j.1601-5223.1971.tb02381.x</w:t>
      </w:r>
    </w:p>
    <w:p w14:paraId="28557628" w14:textId="77777777" w:rsidR="000505E5" w:rsidRPr="00DB729A" w:rsidRDefault="000505E5" w:rsidP="000505E5">
      <w:pPr>
        <w:pStyle w:val="Bibliography"/>
        <w:rPr>
          <w:rFonts w:cstheme="minorHAnsi"/>
        </w:rPr>
      </w:pPr>
      <w:proofErr w:type="spellStart"/>
      <w:r w:rsidRPr="00DB729A">
        <w:rPr>
          <w:rFonts w:cstheme="minorHAnsi"/>
        </w:rPr>
        <w:lastRenderedPageBreak/>
        <w:t>Ocalewicz</w:t>
      </w:r>
      <w:proofErr w:type="spellEnd"/>
      <w:r w:rsidRPr="00DB729A">
        <w:rPr>
          <w:rFonts w:cstheme="minorHAnsi"/>
        </w:rPr>
        <w:t xml:space="preserve">, K., </w:t>
      </w:r>
      <w:proofErr w:type="spellStart"/>
      <w:r w:rsidRPr="00DB729A">
        <w:rPr>
          <w:rFonts w:cstheme="minorHAnsi"/>
        </w:rPr>
        <w:t>Hliwa</w:t>
      </w:r>
      <w:proofErr w:type="spellEnd"/>
      <w:r w:rsidRPr="00DB729A">
        <w:rPr>
          <w:rFonts w:cstheme="minorHAnsi"/>
        </w:rPr>
        <w:t xml:space="preserve">, P., </w:t>
      </w:r>
      <w:proofErr w:type="spellStart"/>
      <w:r w:rsidRPr="00DB729A">
        <w:rPr>
          <w:rFonts w:cstheme="minorHAnsi"/>
        </w:rPr>
        <w:t>Krol</w:t>
      </w:r>
      <w:proofErr w:type="spellEnd"/>
      <w:r w:rsidRPr="00DB729A">
        <w:rPr>
          <w:rFonts w:cstheme="minorHAnsi"/>
        </w:rPr>
        <w:t xml:space="preserve">, J., </w:t>
      </w:r>
      <w:proofErr w:type="spellStart"/>
      <w:r w:rsidRPr="00DB729A">
        <w:rPr>
          <w:rFonts w:cstheme="minorHAnsi"/>
        </w:rPr>
        <w:t>Rábová</w:t>
      </w:r>
      <w:proofErr w:type="spellEnd"/>
      <w:r w:rsidRPr="00DB729A">
        <w:rPr>
          <w:rFonts w:cstheme="minorHAnsi"/>
        </w:rPr>
        <w:t xml:space="preserve">, M., </w:t>
      </w:r>
      <w:proofErr w:type="spellStart"/>
      <w:r w:rsidRPr="00DB729A">
        <w:rPr>
          <w:rFonts w:cstheme="minorHAnsi"/>
        </w:rPr>
        <w:t>Stabinski</w:t>
      </w:r>
      <w:proofErr w:type="spellEnd"/>
      <w:r w:rsidRPr="00DB729A">
        <w:rPr>
          <w:rFonts w:cstheme="minorHAnsi"/>
        </w:rPr>
        <w:t xml:space="preserve">, R., &amp; </w:t>
      </w:r>
      <w:proofErr w:type="spellStart"/>
      <w:r w:rsidRPr="00DB729A">
        <w:rPr>
          <w:rFonts w:cstheme="minorHAnsi"/>
        </w:rPr>
        <w:t>Ráb</w:t>
      </w:r>
      <w:proofErr w:type="spellEnd"/>
      <w:r w:rsidRPr="00DB729A">
        <w:rPr>
          <w:rFonts w:cstheme="minorHAnsi"/>
        </w:rPr>
        <w:t xml:space="preserve">, P. (2007). Karyotype and chromosomal characteristics of Ag–NOR sites and 5S rDNA in European smelt, Osmerus eperlanus. </w:t>
      </w:r>
      <w:proofErr w:type="spellStart"/>
      <w:r w:rsidRPr="00DB729A">
        <w:rPr>
          <w:rFonts w:cstheme="minorHAnsi"/>
          <w:i/>
          <w:iCs/>
        </w:rPr>
        <w:t>Genetica</w:t>
      </w:r>
      <w:proofErr w:type="spellEnd"/>
      <w:r w:rsidRPr="00DB729A">
        <w:rPr>
          <w:rFonts w:cstheme="minorHAnsi"/>
        </w:rPr>
        <w:t xml:space="preserve">, </w:t>
      </w:r>
      <w:r w:rsidRPr="00DB729A">
        <w:rPr>
          <w:rFonts w:cstheme="minorHAnsi"/>
          <w:i/>
          <w:iCs/>
        </w:rPr>
        <w:t>131</w:t>
      </w:r>
      <w:r w:rsidRPr="00DB729A">
        <w:rPr>
          <w:rFonts w:cstheme="minorHAnsi"/>
        </w:rPr>
        <w:t>(1), 29–35. https://doi.org/10.1007/s10709-006-9110-9</w:t>
      </w:r>
    </w:p>
    <w:p w14:paraId="71A2B6F8" w14:textId="77777777" w:rsidR="000505E5" w:rsidRPr="00DB729A" w:rsidRDefault="000505E5" w:rsidP="000505E5">
      <w:pPr>
        <w:pStyle w:val="Bibliography"/>
        <w:rPr>
          <w:rFonts w:cstheme="minorHAnsi"/>
        </w:rPr>
      </w:pPr>
      <w:r w:rsidRPr="00DB729A">
        <w:rPr>
          <w:rFonts w:cstheme="minorHAnsi"/>
        </w:rPr>
        <w:t xml:space="preserve">Patrick, H. J. H., </w:t>
      </w:r>
      <w:proofErr w:type="spellStart"/>
      <w:r w:rsidRPr="00DB729A">
        <w:rPr>
          <w:rFonts w:cstheme="minorHAnsi"/>
        </w:rPr>
        <w:t>Chomič</w:t>
      </w:r>
      <w:proofErr w:type="spellEnd"/>
      <w:r w:rsidRPr="00DB729A">
        <w:rPr>
          <w:rFonts w:cstheme="minorHAnsi"/>
        </w:rPr>
        <w:t xml:space="preserve">, A., &amp; Armstrong, K. F. (2016). Cooled Propylene Glycol as a Pragmatic Choice for Preservation of DNA From Remote Field-Collected Diptera for Next-Generation Sequence Analysis. </w:t>
      </w:r>
      <w:r w:rsidRPr="00DB729A">
        <w:rPr>
          <w:rFonts w:cstheme="minorHAnsi"/>
          <w:i/>
          <w:iCs/>
        </w:rPr>
        <w:t>Journal of Economic Entomology</w:t>
      </w:r>
      <w:r w:rsidRPr="00DB729A">
        <w:rPr>
          <w:rFonts w:cstheme="minorHAnsi"/>
        </w:rPr>
        <w:t xml:space="preserve">, </w:t>
      </w:r>
      <w:r w:rsidRPr="00DB729A">
        <w:rPr>
          <w:rFonts w:cstheme="minorHAnsi"/>
          <w:i/>
          <w:iCs/>
        </w:rPr>
        <w:t>109</w:t>
      </w:r>
      <w:r w:rsidRPr="00DB729A">
        <w:rPr>
          <w:rFonts w:cstheme="minorHAnsi"/>
        </w:rPr>
        <w:t>(3), 1469–1473. https://doi.org/10.1093/jee/tow047</w:t>
      </w:r>
    </w:p>
    <w:p w14:paraId="0A522B27" w14:textId="77777777" w:rsidR="000505E5" w:rsidRPr="00DB729A" w:rsidRDefault="000505E5" w:rsidP="000505E5">
      <w:pPr>
        <w:pStyle w:val="Bibliography"/>
        <w:rPr>
          <w:rFonts w:cstheme="minorHAnsi"/>
        </w:rPr>
      </w:pPr>
      <w:r w:rsidRPr="00DB729A">
        <w:rPr>
          <w:rFonts w:cstheme="minorHAnsi"/>
        </w:rPr>
        <w:t xml:space="preserve">Quinlan, A. R., &amp; Hall, I. M. (2010). </w:t>
      </w:r>
      <w:proofErr w:type="spellStart"/>
      <w:r w:rsidRPr="00DB729A">
        <w:rPr>
          <w:rFonts w:cstheme="minorHAnsi"/>
        </w:rPr>
        <w:t>BEDTools</w:t>
      </w:r>
      <w:proofErr w:type="spellEnd"/>
      <w:r w:rsidRPr="00DB729A">
        <w:rPr>
          <w:rFonts w:cstheme="minorHAnsi"/>
        </w:rPr>
        <w:t xml:space="preserve">: A flexible suite of utilities for comparing genomic features. </w:t>
      </w:r>
      <w:r w:rsidRPr="00DB729A">
        <w:rPr>
          <w:rFonts w:cstheme="minorHAnsi"/>
          <w:i/>
          <w:iCs/>
        </w:rPr>
        <w:t>Bioinformatics</w:t>
      </w:r>
      <w:r w:rsidRPr="00DB729A">
        <w:rPr>
          <w:rFonts w:cstheme="minorHAnsi"/>
        </w:rPr>
        <w:t xml:space="preserve">, </w:t>
      </w:r>
      <w:r w:rsidRPr="00DB729A">
        <w:rPr>
          <w:rFonts w:cstheme="minorHAnsi"/>
          <w:i/>
          <w:iCs/>
        </w:rPr>
        <w:t>26</w:t>
      </w:r>
      <w:r w:rsidRPr="00DB729A">
        <w:rPr>
          <w:rFonts w:cstheme="minorHAnsi"/>
        </w:rPr>
        <w:t>(6), 841–842. https://doi.org/10.1093/bioinformatics/btq033</w:t>
      </w:r>
    </w:p>
    <w:p w14:paraId="0D4E2FBE" w14:textId="77777777" w:rsidR="000505E5" w:rsidRPr="00DB729A" w:rsidRDefault="000505E5" w:rsidP="000505E5">
      <w:pPr>
        <w:pStyle w:val="Bibliography"/>
        <w:rPr>
          <w:rFonts w:cstheme="minorHAnsi"/>
        </w:rPr>
      </w:pPr>
      <w:proofErr w:type="spellStart"/>
      <w:r w:rsidRPr="00DB729A">
        <w:rPr>
          <w:rFonts w:cstheme="minorHAnsi"/>
        </w:rPr>
        <w:t>Rhie</w:t>
      </w:r>
      <w:proofErr w:type="spellEnd"/>
      <w:r w:rsidRPr="00DB729A">
        <w:rPr>
          <w:rFonts w:cstheme="minorHAnsi"/>
        </w:rPr>
        <w:t xml:space="preserve">, A., McCarthy, S. A., </w:t>
      </w:r>
      <w:proofErr w:type="spellStart"/>
      <w:r w:rsidRPr="00DB729A">
        <w:rPr>
          <w:rFonts w:cstheme="minorHAnsi"/>
        </w:rPr>
        <w:t>Fedrigo</w:t>
      </w:r>
      <w:proofErr w:type="spellEnd"/>
      <w:r w:rsidRPr="00DB729A">
        <w:rPr>
          <w:rFonts w:cstheme="minorHAnsi"/>
        </w:rPr>
        <w:t xml:space="preserve">, O., Damas, J., </w:t>
      </w:r>
      <w:proofErr w:type="spellStart"/>
      <w:r w:rsidRPr="00DB729A">
        <w:rPr>
          <w:rFonts w:cstheme="minorHAnsi"/>
        </w:rPr>
        <w:t>Formenti</w:t>
      </w:r>
      <w:proofErr w:type="spellEnd"/>
      <w:r w:rsidRPr="00DB729A">
        <w:rPr>
          <w:rFonts w:cstheme="minorHAnsi"/>
        </w:rPr>
        <w:t xml:space="preserve">, G., </w:t>
      </w:r>
      <w:proofErr w:type="spellStart"/>
      <w:r w:rsidRPr="00DB729A">
        <w:rPr>
          <w:rFonts w:cstheme="minorHAnsi"/>
        </w:rPr>
        <w:t>Koren</w:t>
      </w:r>
      <w:proofErr w:type="spellEnd"/>
      <w:r w:rsidRPr="00DB729A">
        <w:rPr>
          <w:rFonts w:cstheme="minorHAnsi"/>
        </w:rPr>
        <w:t xml:space="preserve">, S., </w:t>
      </w:r>
      <w:proofErr w:type="spellStart"/>
      <w:r w:rsidRPr="00DB729A">
        <w:rPr>
          <w:rFonts w:cstheme="minorHAnsi"/>
        </w:rPr>
        <w:t>Uliano</w:t>
      </w:r>
      <w:proofErr w:type="spellEnd"/>
      <w:r w:rsidRPr="00DB729A">
        <w:rPr>
          <w:rFonts w:cstheme="minorHAnsi"/>
        </w:rPr>
        <w:t xml:space="preserve">-Silva, M., Chow, W., </w:t>
      </w:r>
      <w:proofErr w:type="spellStart"/>
      <w:r w:rsidRPr="00DB729A">
        <w:rPr>
          <w:rFonts w:cstheme="minorHAnsi"/>
        </w:rPr>
        <w:t>Fungtammasan</w:t>
      </w:r>
      <w:proofErr w:type="spellEnd"/>
      <w:r w:rsidRPr="00DB729A">
        <w:rPr>
          <w:rFonts w:cstheme="minorHAnsi"/>
        </w:rPr>
        <w:t xml:space="preserve">, A., Kim, J., Lee, C., Ko, B. J., </w:t>
      </w:r>
      <w:proofErr w:type="spellStart"/>
      <w:r w:rsidRPr="00DB729A">
        <w:rPr>
          <w:rFonts w:cstheme="minorHAnsi"/>
        </w:rPr>
        <w:t>Chaisson</w:t>
      </w:r>
      <w:proofErr w:type="spellEnd"/>
      <w:r w:rsidRPr="00DB729A">
        <w:rPr>
          <w:rFonts w:cstheme="minorHAnsi"/>
        </w:rPr>
        <w:t xml:space="preserve">, M., </w:t>
      </w:r>
      <w:proofErr w:type="spellStart"/>
      <w:r w:rsidRPr="00DB729A">
        <w:rPr>
          <w:rFonts w:cstheme="minorHAnsi"/>
        </w:rPr>
        <w:t>Gedman</w:t>
      </w:r>
      <w:proofErr w:type="spellEnd"/>
      <w:r w:rsidRPr="00DB729A">
        <w:rPr>
          <w:rFonts w:cstheme="minorHAnsi"/>
        </w:rPr>
        <w:t xml:space="preserve">, G. L., </w:t>
      </w:r>
      <w:proofErr w:type="spellStart"/>
      <w:r w:rsidRPr="00DB729A">
        <w:rPr>
          <w:rFonts w:cstheme="minorHAnsi"/>
        </w:rPr>
        <w:t>Cantin</w:t>
      </w:r>
      <w:proofErr w:type="spellEnd"/>
      <w:r w:rsidRPr="00DB729A">
        <w:rPr>
          <w:rFonts w:cstheme="minorHAnsi"/>
        </w:rPr>
        <w:t xml:space="preserve">, L. J., </w:t>
      </w:r>
      <w:proofErr w:type="spellStart"/>
      <w:r w:rsidRPr="00DB729A">
        <w:rPr>
          <w:rFonts w:cstheme="minorHAnsi"/>
        </w:rPr>
        <w:t>Thibaud</w:t>
      </w:r>
      <w:proofErr w:type="spellEnd"/>
      <w:r w:rsidRPr="00DB729A">
        <w:rPr>
          <w:rFonts w:cstheme="minorHAnsi"/>
        </w:rPr>
        <w:t xml:space="preserve">-Nissen, F., Haggerty, L., </w:t>
      </w:r>
      <w:proofErr w:type="spellStart"/>
      <w:r w:rsidRPr="00DB729A">
        <w:rPr>
          <w:rFonts w:cstheme="minorHAnsi"/>
        </w:rPr>
        <w:t>Bista</w:t>
      </w:r>
      <w:proofErr w:type="spellEnd"/>
      <w:r w:rsidRPr="00DB729A">
        <w:rPr>
          <w:rFonts w:cstheme="minorHAnsi"/>
        </w:rPr>
        <w:t xml:space="preserve">, I., Smith, M., … Jarvis, E. D. (2021). Towards complete and error-free genome assemblies of all vertebrate species. </w:t>
      </w:r>
      <w:r w:rsidRPr="00DB729A">
        <w:rPr>
          <w:rFonts w:cstheme="minorHAnsi"/>
          <w:i/>
          <w:iCs/>
        </w:rPr>
        <w:t>Nature</w:t>
      </w:r>
      <w:r w:rsidRPr="00DB729A">
        <w:rPr>
          <w:rFonts w:cstheme="minorHAnsi"/>
        </w:rPr>
        <w:t xml:space="preserve">, </w:t>
      </w:r>
      <w:r w:rsidRPr="00DB729A">
        <w:rPr>
          <w:rFonts w:cstheme="minorHAnsi"/>
          <w:i/>
          <w:iCs/>
        </w:rPr>
        <w:t>592</w:t>
      </w:r>
      <w:r w:rsidRPr="00DB729A">
        <w:rPr>
          <w:rFonts w:cstheme="minorHAnsi"/>
        </w:rPr>
        <w:t>(7856), 737–746. https://doi.org/10.1038/s41586-021-03451-0</w:t>
      </w:r>
    </w:p>
    <w:p w14:paraId="0B8A44D3" w14:textId="77777777" w:rsidR="000505E5" w:rsidRPr="00DB729A" w:rsidRDefault="000505E5" w:rsidP="000505E5">
      <w:pPr>
        <w:pStyle w:val="Bibliography"/>
        <w:rPr>
          <w:rFonts w:cstheme="minorHAnsi"/>
        </w:rPr>
      </w:pPr>
      <w:r w:rsidRPr="00DB729A">
        <w:rPr>
          <w:rFonts w:cstheme="minorHAnsi"/>
        </w:rPr>
        <w:t xml:space="preserve">Rosenfield, J. A., &amp; Baxter, R. D. (2007). Population Dynamics and Distribution Patterns of Longfin Smelt in the San Francisco Estuary. </w:t>
      </w:r>
      <w:r w:rsidRPr="00DB729A">
        <w:rPr>
          <w:rFonts w:cstheme="minorHAnsi"/>
          <w:i/>
          <w:iCs/>
        </w:rPr>
        <w:t>Transactions of the American Fisheries Society</w:t>
      </w:r>
      <w:r w:rsidRPr="00DB729A">
        <w:rPr>
          <w:rFonts w:cstheme="minorHAnsi"/>
        </w:rPr>
        <w:t xml:space="preserve">, </w:t>
      </w:r>
      <w:r w:rsidRPr="00DB729A">
        <w:rPr>
          <w:rFonts w:cstheme="minorHAnsi"/>
          <w:i/>
          <w:iCs/>
        </w:rPr>
        <w:t>136</w:t>
      </w:r>
      <w:r w:rsidRPr="00DB729A">
        <w:rPr>
          <w:rFonts w:cstheme="minorHAnsi"/>
        </w:rPr>
        <w:t>(6), 1577–1592. https://doi.org/10.1577/T06-148.1</w:t>
      </w:r>
    </w:p>
    <w:p w14:paraId="527EF9FD" w14:textId="77777777" w:rsidR="000505E5" w:rsidRPr="00DB729A" w:rsidRDefault="000505E5" w:rsidP="000505E5">
      <w:pPr>
        <w:pStyle w:val="Bibliography"/>
        <w:rPr>
          <w:rFonts w:cstheme="minorHAnsi"/>
        </w:rPr>
      </w:pPr>
      <w:r w:rsidRPr="00DB729A">
        <w:rPr>
          <w:rFonts w:cstheme="minorHAnsi"/>
        </w:rPr>
        <w:t xml:space="preserve">Sage Sciences. (2014). </w:t>
      </w:r>
      <w:r w:rsidRPr="00DB729A">
        <w:rPr>
          <w:rFonts w:cstheme="minorHAnsi"/>
          <w:i/>
          <w:iCs/>
        </w:rPr>
        <w:t>User Manual Pippin Pulse Electrophoresis Power Supply</w:t>
      </w:r>
      <w:r w:rsidRPr="00DB729A">
        <w:rPr>
          <w:rFonts w:cstheme="minorHAnsi"/>
        </w:rPr>
        <w:t>. https://www.sagescience.com/wp-content/uploads/2014/01/Pippin-Pulse-User-Manual-RevH.pdf</w:t>
      </w:r>
    </w:p>
    <w:p w14:paraId="6C49469C" w14:textId="77777777" w:rsidR="000505E5" w:rsidRPr="00DB729A" w:rsidRDefault="000505E5" w:rsidP="000505E5">
      <w:pPr>
        <w:pStyle w:val="Bibliography"/>
        <w:rPr>
          <w:rFonts w:cstheme="minorHAnsi"/>
        </w:rPr>
      </w:pPr>
      <w:proofErr w:type="spellStart"/>
      <w:r w:rsidRPr="00DB729A">
        <w:rPr>
          <w:rFonts w:cstheme="minorHAnsi"/>
        </w:rPr>
        <w:t>Ségurel</w:t>
      </w:r>
      <w:proofErr w:type="spellEnd"/>
      <w:r w:rsidRPr="00DB729A">
        <w:rPr>
          <w:rFonts w:cstheme="minorHAnsi"/>
        </w:rPr>
        <w:t xml:space="preserve">, L., &amp; Bon, C. (2017). On the Evolution of Lactase Persistence in Humans. </w:t>
      </w:r>
      <w:r w:rsidRPr="00DB729A">
        <w:rPr>
          <w:rFonts w:cstheme="minorHAnsi"/>
          <w:i/>
          <w:iCs/>
        </w:rPr>
        <w:t>Annual Review of Genomics and Human Genetics</w:t>
      </w:r>
      <w:r w:rsidRPr="00DB729A">
        <w:rPr>
          <w:rFonts w:cstheme="minorHAnsi"/>
        </w:rPr>
        <w:t xml:space="preserve">, </w:t>
      </w:r>
      <w:r w:rsidRPr="00DB729A">
        <w:rPr>
          <w:rFonts w:cstheme="minorHAnsi"/>
          <w:i/>
          <w:iCs/>
        </w:rPr>
        <w:t>18</w:t>
      </w:r>
      <w:r w:rsidRPr="00DB729A">
        <w:rPr>
          <w:rFonts w:cstheme="minorHAnsi"/>
        </w:rPr>
        <w:t>(1), 297–319. https://doi.org/10.1146/annurev-genom-091416-035340</w:t>
      </w:r>
    </w:p>
    <w:p w14:paraId="5226B77F" w14:textId="77777777" w:rsidR="000505E5" w:rsidRPr="00DB729A" w:rsidRDefault="000505E5" w:rsidP="000505E5">
      <w:pPr>
        <w:pStyle w:val="Bibliography"/>
        <w:rPr>
          <w:rFonts w:cstheme="minorHAnsi"/>
        </w:rPr>
      </w:pPr>
      <w:proofErr w:type="spellStart"/>
      <w:r w:rsidRPr="00DB729A">
        <w:rPr>
          <w:rFonts w:cstheme="minorHAnsi"/>
        </w:rPr>
        <w:t>Simão</w:t>
      </w:r>
      <w:proofErr w:type="spellEnd"/>
      <w:r w:rsidRPr="00DB729A">
        <w:rPr>
          <w:rFonts w:cstheme="minorHAnsi"/>
        </w:rPr>
        <w:t xml:space="preserve">, F. A., Waterhouse, R. M., Ioannidis, P., </w:t>
      </w:r>
      <w:proofErr w:type="spellStart"/>
      <w:r w:rsidRPr="00DB729A">
        <w:rPr>
          <w:rFonts w:cstheme="minorHAnsi"/>
        </w:rPr>
        <w:t>Kriventseva</w:t>
      </w:r>
      <w:proofErr w:type="spellEnd"/>
      <w:r w:rsidRPr="00DB729A">
        <w:rPr>
          <w:rFonts w:cstheme="minorHAnsi"/>
        </w:rPr>
        <w:t xml:space="preserve">, E. V., &amp; </w:t>
      </w:r>
      <w:proofErr w:type="spellStart"/>
      <w:r w:rsidRPr="00DB729A">
        <w:rPr>
          <w:rFonts w:cstheme="minorHAnsi"/>
        </w:rPr>
        <w:t>Zdobnov</w:t>
      </w:r>
      <w:proofErr w:type="spellEnd"/>
      <w:r w:rsidRPr="00DB729A">
        <w:rPr>
          <w:rFonts w:cstheme="minorHAnsi"/>
        </w:rPr>
        <w:t xml:space="preserve">, E. M. (2015). BUSCO: Assessing genome assembly and annotation completeness with </w:t>
      </w:r>
      <w:proofErr w:type="gramStart"/>
      <w:r w:rsidRPr="00DB729A">
        <w:rPr>
          <w:rFonts w:cstheme="minorHAnsi"/>
        </w:rPr>
        <w:t>single-copy</w:t>
      </w:r>
      <w:proofErr w:type="gramEnd"/>
      <w:r w:rsidRPr="00DB729A">
        <w:rPr>
          <w:rFonts w:cstheme="minorHAnsi"/>
        </w:rPr>
        <w:t xml:space="preserve"> orthologs. </w:t>
      </w:r>
      <w:r w:rsidRPr="00DB729A">
        <w:rPr>
          <w:rFonts w:cstheme="minorHAnsi"/>
          <w:i/>
          <w:iCs/>
        </w:rPr>
        <w:t>Bioinformatics</w:t>
      </w:r>
      <w:r w:rsidRPr="00DB729A">
        <w:rPr>
          <w:rFonts w:cstheme="minorHAnsi"/>
        </w:rPr>
        <w:t xml:space="preserve">, </w:t>
      </w:r>
      <w:r w:rsidRPr="00DB729A">
        <w:rPr>
          <w:rFonts w:cstheme="minorHAnsi"/>
          <w:i/>
          <w:iCs/>
        </w:rPr>
        <w:t>31</w:t>
      </w:r>
      <w:r w:rsidRPr="00DB729A">
        <w:rPr>
          <w:rFonts w:cstheme="minorHAnsi"/>
        </w:rPr>
        <w:t>(19), 3210–3212. https://doi.org/10.1093/bioinformatics/btv351</w:t>
      </w:r>
    </w:p>
    <w:p w14:paraId="325A6179" w14:textId="77777777" w:rsidR="000505E5" w:rsidRPr="00DB729A" w:rsidRDefault="000505E5" w:rsidP="000505E5">
      <w:pPr>
        <w:pStyle w:val="Bibliography"/>
        <w:rPr>
          <w:rFonts w:cstheme="minorHAnsi"/>
        </w:rPr>
      </w:pPr>
      <w:r w:rsidRPr="00DB729A">
        <w:rPr>
          <w:rFonts w:cstheme="minorHAnsi"/>
        </w:rPr>
        <w:t xml:space="preserve">Smith, J. M., &amp; Haigh, J. (1974). The hitch-hiking effect of a </w:t>
      </w:r>
      <w:proofErr w:type="spellStart"/>
      <w:r w:rsidRPr="00DB729A">
        <w:rPr>
          <w:rFonts w:cstheme="minorHAnsi"/>
        </w:rPr>
        <w:t>favourable</w:t>
      </w:r>
      <w:proofErr w:type="spellEnd"/>
      <w:r w:rsidRPr="00DB729A">
        <w:rPr>
          <w:rFonts w:cstheme="minorHAnsi"/>
        </w:rPr>
        <w:t xml:space="preserve"> gene. </w:t>
      </w:r>
      <w:r w:rsidRPr="00DB729A">
        <w:rPr>
          <w:rFonts w:cstheme="minorHAnsi"/>
          <w:i/>
          <w:iCs/>
        </w:rPr>
        <w:t>Genetical Research</w:t>
      </w:r>
      <w:r w:rsidRPr="00DB729A">
        <w:rPr>
          <w:rFonts w:cstheme="minorHAnsi"/>
        </w:rPr>
        <w:t xml:space="preserve">, </w:t>
      </w:r>
      <w:r w:rsidRPr="00DB729A">
        <w:rPr>
          <w:rFonts w:cstheme="minorHAnsi"/>
          <w:i/>
          <w:iCs/>
        </w:rPr>
        <w:t>23</w:t>
      </w:r>
      <w:r w:rsidRPr="00DB729A">
        <w:rPr>
          <w:rFonts w:cstheme="minorHAnsi"/>
        </w:rPr>
        <w:t>(1), 23–35. https://doi.org/10.1017/S0016672300014634</w:t>
      </w:r>
    </w:p>
    <w:p w14:paraId="505A2CBB" w14:textId="77777777" w:rsidR="000505E5" w:rsidRPr="00DB729A" w:rsidRDefault="000505E5" w:rsidP="000505E5">
      <w:pPr>
        <w:pStyle w:val="Bibliography"/>
        <w:rPr>
          <w:rFonts w:cstheme="minorHAnsi"/>
        </w:rPr>
      </w:pPr>
      <w:r w:rsidRPr="00DB729A">
        <w:rPr>
          <w:rFonts w:cstheme="minorHAnsi"/>
        </w:rPr>
        <w:t xml:space="preserve">Sommer, T., Armor, C., Baxter, R., Breuer, R., Brown, L., </w:t>
      </w:r>
      <w:proofErr w:type="spellStart"/>
      <w:r w:rsidRPr="00DB729A">
        <w:rPr>
          <w:rFonts w:cstheme="minorHAnsi"/>
        </w:rPr>
        <w:t>Chotkowski</w:t>
      </w:r>
      <w:proofErr w:type="spellEnd"/>
      <w:r w:rsidRPr="00DB729A">
        <w:rPr>
          <w:rFonts w:cstheme="minorHAnsi"/>
        </w:rPr>
        <w:t xml:space="preserve">, M., Culberson, S., </w:t>
      </w:r>
      <w:proofErr w:type="spellStart"/>
      <w:r w:rsidRPr="00DB729A">
        <w:rPr>
          <w:rFonts w:cstheme="minorHAnsi"/>
        </w:rPr>
        <w:t>Feyrer</w:t>
      </w:r>
      <w:proofErr w:type="spellEnd"/>
      <w:r w:rsidRPr="00DB729A">
        <w:rPr>
          <w:rFonts w:cstheme="minorHAnsi"/>
        </w:rPr>
        <w:t>, F., Gingras, M., Herbold, B., Kimmerer, W., Mueller-</w:t>
      </w:r>
      <w:proofErr w:type="spellStart"/>
      <w:r w:rsidRPr="00DB729A">
        <w:rPr>
          <w:rFonts w:cstheme="minorHAnsi"/>
        </w:rPr>
        <w:t>Solger</w:t>
      </w:r>
      <w:proofErr w:type="spellEnd"/>
      <w:r w:rsidRPr="00DB729A">
        <w:rPr>
          <w:rFonts w:cstheme="minorHAnsi"/>
        </w:rPr>
        <w:t xml:space="preserve">, A., </w:t>
      </w:r>
      <w:proofErr w:type="spellStart"/>
      <w:r w:rsidRPr="00DB729A">
        <w:rPr>
          <w:rFonts w:cstheme="minorHAnsi"/>
        </w:rPr>
        <w:t>Nobriga</w:t>
      </w:r>
      <w:proofErr w:type="spellEnd"/>
      <w:r w:rsidRPr="00DB729A">
        <w:rPr>
          <w:rFonts w:cstheme="minorHAnsi"/>
        </w:rPr>
        <w:t xml:space="preserve">, M., &amp; Souza, K. (2007). The Collapse of Pelagic Fishes in the Upper San Francisco Estuary: El </w:t>
      </w:r>
      <w:proofErr w:type="spellStart"/>
      <w:r w:rsidRPr="00DB729A">
        <w:rPr>
          <w:rFonts w:cstheme="minorHAnsi"/>
        </w:rPr>
        <w:t>Colapso</w:t>
      </w:r>
      <w:proofErr w:type="spellEnd"/>
      <w:r w:rsidRPr="00DB729A">
        <w:rPr>
          <w:rFonts w:cstheme="minorHAnsi"/>
        </w:rPr>
        <w:t xml:space="preserve"> de los </w:t>
      </w:r>
      <w:proofErr w:type="spellStart"/>
      <w:r w:rsidRPr="00DB729A">
        <w:rPr>
          <w:rFonts w:cstheme="minorHAnsi"/>
        </w:rPr>
        <w:t>Peces</w:t>
      </w:r>
      <w:proofErr w:type="spellEnd"/>
      <w:r w:rsidRPr="00DB729A">
        <w:rPr>
          <w:rFonts w:cstheme="minorHAnsi"/>
        </w:rPr>
        <w:t xml:space="preserve"> </w:t>
      </w:r>
      <w:proofErr w:type="spellStart"/>
      <w:r w:rsidRPr="00DB729A">
        <w:rPr>
          <w:rFonts w:cstheme="minorHAnsi"/>
        </w:rPr>
        <w:t>Pelagicos</w:t>
      </w:r>
      <w:proofErr w:type="spellEnd"/>
      <w:r w:rsidRPr="00DB729A">
        <w:rPr>
          <w:rFonts w:cstheme="minorHAnsi"/>
        </w:rPr>
        <w:t xml:space="preserve"> </w:t>
      </w:r>
      <w:proofErr w:type="spellStart"/>
      <w:r w:rsidRPr="00DB729A">
        <w:rPr>
          <w:rFonts w:cstheme="minorHAnsi"/>
        </w:rPr>
        <w:t>en</w:t>
      </w:r>
      <w:proofErr w:type="spellEnd"/>
      <w:r w:rsidRPr="00DB729A">
        <w:rPr>
          <w:rFonts w:cstheme="minorHAnsi"/>
        </w:rPr>
        <w:t xml:space="preserve"> La Cabecera Del </w:t>
      </w:r>
      <w:proofErr w:type="spellStart"/>
      <w:r w:rsidRPr="00DB729A">
        <w:rPr>
          <w:rFonts w:cstheme="minorHAnsi"/>
        </w:rPr>
        <w:t>Estuario</w:t>
      </w:r>
      <w:proofErr w:type="spellEnd"/>
      <w:r w:rsidRPr="00DB729A">
        <w:rPr>
          <w:rFonts w:cstheme="minorHAnsi"/>
        </w:rPr>
        <w:t xml:space="preserve"> </w:t>
      </w:r>
      <w:r w:rsidRPr="00DB729A">
        <w:rPr>
          <w:rFonts w:cstheme="minorHAnsi"/>
        </w:rPr>
        <w:lastRenderedPageBreak/>
        <w:t xml:space="preserve">San Francisco. </w:t>
      </w:r>
      <w:r w:rsidRPr="00DB729A">
        <w:rPr>
          <w:rFonts w:cstheme="minorHAnsi"/>
          <w:i/>
          <w:iCs/>
        </w:rPr>
        <w:t>Fisheries</w:t>
      </w:r>
      <w:r w:rsidRPr="00DB729A">
        <w:rPr>
          <w:rFonts w:cstheme="minorHAnsi"/>
        </w:rPr>
        <w:t xml:space="preserve">, </w:t>
      </w:r>
      <w:r w:rsidRPr="00DB729A">
        <w:rPr>
          <w:rFonts w:cstheme="minorHAnsi"/>
          <w:i/>
          <w:iCs/>
        </w:rPr>
        <w:t>32</w:t>
      </w:r>
      <w:r w:rsidRPr="00DB729A">
        <w:rPr>
          <w:rFonts w:cstheme="minorHAnsi"/>
        </w:rPr>
        <w:t>(6), 270–277. https://doi.org/10.1577/1548-8446(2007)32[</w:t>
      </w:r>
      <w:proofErr w:type="gramStart"/>
      <w:r w:rsidRPr="00DB729A">
        <w:rPr>
          <w:rFonts w:cstheme="minorHAnsi"/>
        </w:rPr>
        <w:t>270:TCOPFI</w:t>
      </w:r>
      <w:proofErr w:type="gramEnd"/>
      <w:r w:rsidRPr="00DB729A">
        <w:rPr>
          <w:rFonts w:cstheme="minorHAnsi"/>
        </w:rPr>
        <w:t>]2.0.CO;2</w:t>
      </w:r>
    </w:p>
    <w:p w14:paraId="2E72F09B" w14:textId="77777777" w:rsidR="000505E5" w:rsidRPr="00DB729A" w:rsidRDefault="000505E5" w:rsidP="000505E5">
      <w:pPr>
        <w:pStyle w:val="Bibliography"/>
        <w:rPr>
          <w:rFonts w:cstheme="minorHAnsi"/>
        </w:rPr>
      </w:pPr>
      <w:r w:rsidRPr="00DB729A">
        <w:rPr>
          <w:rFonts w:cstheme="minorHAnsi"/>
        </w:rPr>
        <w:t xml:space="preserve">Sommer, T., Mejia, F., </w:t>
      </w:r>
      <w:proofErr w:type="spellStart"/>
      <w:r w:rsidRPr="00DB729A">
        <w:rPr>
          <w:rFonts w:cstheme="minorHAnsi"/>
        </w:rPr>
        <w:t>Nobriga</w:t>
      </w:r>
      <w:proofErr w:type="spellEnd"/>
      <w:r w:rsidRPr="00DB729A">
        <w:rPr>
          <w:rFonts w:cstheme="minorHAnsi"/>
        </w:rPr>
        <w:t xml:space="preserve">, M., </w:t>
      </w:r>
      <w:proofErr w:type="spellStart"/>
      <w:r w:rsidRPr="00DB729A">
        <w:rPr>
          <w:rFonts w:cstheme="minorHAnsi"/>
        </w:rPr>
        <w:t>Feyrer</w:t>
      </w:r>
      <w:proofErr w:type="spellEnd"/>
      <w:r w:rsidRPr="00DB729A">
        <w:rPr>
          <w:rFonts w:cstheme="minorHAnsi"/>
        </w:rPr>
        <w:t xml:space="preserve">, F., &amp; </w:t>
      </w:r>
      <w:proofErr w:type="spellStart"/>
      <w:r w:rsidRPr="00DB729A">
        <w:rPr>
          <w:rFonts w:cstheme="minorHAnsi"/>
        </w:rPr>
        <w:t>Grimaldo</w:t>
      </w:r>
      <w:proofErr w:type="spellEnd"/>
      <w:r w:rsidRPr="00DB729A">
        <w:rPr>
          <w:rFonts w:cstheme="minorHAnsi"/>
        </w:rPr>
        <w:t xml:space="preserve">, L. (2011). The Spawning Migration of Delta Smelt in the Upper San Francisco Estuary. </w:t>
      </w:r>
      <w:r w:rsidRPr="00DB729A">
        <w:rPr>
          <w:rFonts w:cstheme="minorHAnsi"/>
          <w:i/>
          <w:iCs/>
        </w:rPr>
        <w:t>San Francisco Estuary and Watershed Science</w:t>
      </w:r>
      <w:r w:rsidRPr="00DB729A">
        <w:rPr>
          <w:rFonts w:cstheme="minorHAnsi"/>
        </w:rPr>
        <w:t xml:space="preserve">, </w:t>
      </w:r>
      <w:r w:rsidRPr="00DB729A">
        <w:rPr>
          <w:rFonts w:cstheme="minorHAnsi"/>
          <w:i/>
          <w:iCs/>
        </w:rPr>
        <w:t>9</w:t>
      </w:r>
      <w:r w:rsidRPr="00DB729A">
        <w:rPr>
          <w:rFonts w:cstheme="minorHAnsi"/>
        </w:rPr>
        <w:t>(2), 1–44.</w:t>
      </w:r>
    </w:p>
    <w:p w14:paraId="0A8528A7" w14:textId="77777777" w:rsidR="000505E5" w:rsidRPr="00DB729A" w:rsidRDefault="000505E5" w:rsidP="000505E5">
      <w:pPr>
        <w:pStyle w:val="Bibliography"/>
        <w:rPr>
          <w:rFonts w:cstheme="minorHAnsi"/>
        </w:rPr>
      </w:pPr>
      <w:r w:rsidRPr="00DB729A">
        <w:rPr>
          <w:rFonts w:cstheme="minorHAnsi"/>
        </w:rPr>
        <w:t xml:space="preserve">State of California FMWT. (2022). </w:t>
      </w:r>
      <w:r w:rsidRPr="00DB729A">
        <w:rPr>
          <w:rFonts w:cstheme="minorHAnsi"/>
          <w:i/>
          <w:iCs/>
        </w:rPr>
        <w:t>2022 Fall Midwater Trawl annual fish abundance and distribution summary</w:t>
      </w:r>
      <w:r w:rsidRPr="00DB729A">
        <w:rPr>
          <w:rFonts w:cstheme="minorHAnsi"/>
        </w:rPr>
        <w:t xml:space="preserve"> (pp. 1–16) [Annual Survey Results Memorandum]. State of California Department of Fish and Wildlife. https://wildlife.ca.gov/Conservation/Delta/Fall-Midwater-Trawl</w:t>
      </w:r>
    </w:p>
    <w:p w14:paraId="317546F1" w14:textId="77777777" w:rsidR="000505E5" w:rsidRPr="00DB729A" w:rsidRDefault="000505E5" w:rsidP="000505E5">
      <w:pPr>
        <w:pStyle w:val="Bibliography"/>
        <w:rPr>
          <w:rFonts w:cstheme="minorHAnsi"/>
        </w:rPr>
      </w:pPr>
      <w:r w:rsidRPr="00DB729A">
        <w:rPr>
          <w:rFonts w:cstheme="minorHAnsi"/>
        </w:rPr>
        <w:t xml:space="preserve">State of California SKT. (2022). </w:t>
      </w:r>
      <w:r w:rsidRPr="00DB729A">
        <w:rPr>
          <w:rFonts w:cstheme="minorHAnsi"/>
          <w:i/>
          <w:iCs/>
        </w:rPr>
        <w:t>2022 Spring Kodiak Trawl Delta Smelt Index</w:t>
      </w:r>
      <w:r w:rsidRPr="00DB729A">
        <w:rPr>
          <w:rFonts w:cstheme="minorHAnsi"/>
        </w:rPr>
        <w:t xml:space="preserve"> (pp. 1–2) [Annual Survey Results Memorandum]. State of California Department of Fish and Wildlife. https://nrm.dfg.ca.gov/FileHandler.ashx?DocumentId=204731&amp;inline</w:t>
      </w:r>
    </w:p>
    <w:p w14:paraId="7B2F4ED5" w14:textId="77777777" w:rsidR="000505E5" w:rsidRPr="00DB729A" w:rsidRDefault="000505E5" w:rsidP="000505E5">
      <w:pPr>
        <w:pStyle w:val="Bibliography"/>
        <w:rPr>
          <w:rFonts w:cstheme="minorHAnsi"/>
        </w:rPr>
      </w:pPr>
      <w:proofErr w:type="spellStart"/>
      <w:r w:rsidRPr="00DB729A">
        <w:rPr>
          <w:rFonts w:cstheme="minorHAnsi"/>
        </w:rPr>
        <w:t>Strona</w:t>
      </w:r>
      <w:proofErr w:type="spellEnd"/>
      <w:r w:rsidRPr="00DB729A">
        <w:rPr>
          <w:rFonts w:cstheme="minorHAnsi"/>
        </w:rPr>
        <w:t xml:space="preserve">, G., &amp; Bradshaw, C. J. A. (2022). Coextinctions dominate future vertebrate losses from climate and land use change. </w:t>
      </w:r>
      <w:r w:rsidRPr="00DB729A">
        <w:rPr>
          <w:rFonts w:cstheme="minorHAnsi"/>
          <w:i/>
          <w:iCs/>
        </w:rPr>
        <w:t>Science Advances</w:t>
      </w:r>
      <w:r w:rsidRPr="00DB729A">
        <w:rPr>
          <w:rFonts w:cstheme="minorHAnsi"/>
        </w:rPr>
        <w:t xml:space="preserve">, </w:t>
      </w:r>
      <w:r w:rsidRPr="00DB729A">
        <w:rPr>
          <w:rFonts w:cstheme="minorHAnsi"/>
          <w:i/>
          <w:iCs/>
        </w:rPr>
        <w:t>8</w:t>
      </w:r>
      <w:r w:rsidRPr="00DB729A">
        <w:rPr>
          <w:rFonts w:cstheme="minorHAnsi"/>
        </w:rPr>
        <w:t>(50), eabn4345. https://doi.org/10.1126/sciadv.abn4345</w:t>
      </w:r>
    </w:p>
    <w:p w14:paraId="60F045ED" w14:textId="77777777" w:rsidR="000505E5" w:rsidRPr="00DB729A" w:rsidRDefault="000505E5" w:rsidP="000505E5">
      <w:pPr>
        <w:pStyle w:val="Bibliography"/>
        <w:rPr>
          <w:rFonts w:cstheme="minorHAnsi"/>
        </w:rPr>
      </w:pPr>
      <w:r w:rsidRPr="00DB729A">
        <w:rPr>
          <w:rFonts w:cstheme="minorHAnsi"/>
        </w:rPr>
        <w:t xml:space="preserve">Swallow, D. M. (2003). Genetics of Lactase Persistence and Lactose Intolerance. </w:t>
      </w:r>
      <w:r w:rsidRPr="00DB729A">
        <w:rPr>
          <w:rFonts w:cstheme="minorHAnsi"/>
          <w:i/>
          <w:iCs/>
        </w:rPr>
        <w:t>Annual Review of Genetics</w:t>
      </w:r>
      <w:r w:rsidRPr="00DB729A">
        <w:rPr>
          <w:rFonts w:cstheme="minorHAnsi"/>
        </w:rPr>
        <w:t xml:space="preserve">, </w:t>
      </w:r>
      <w:r w:rsidRPr="00DB729A">
        <w:rPr>
          <w:rFonts w:cstheme="minorHAnsi"/>
          <w:i/>
          <w:iCs/>
        </w:rPr>
        <w:t>37</w:t>
      </w:r>
      <w:r w:rsidRPr="00DB729A">
        <w:rPr>
          <w:rFonts w:cstheme="minorHAnsi"/>
        </w:rPr>
        <w:t>(1), 197–219. https://doi.org/10.1146/annurev.genet.37.110801.143820</w:t>
      </w:r>
    </w:p>
    <w:p w14:paraId="7CB77B5F" w14:textId="77777777" w:rsidR="000505E5" w:rsidRPr="00DB729A" w:rsidRDefault="000505E5" w:rsidP="000505E5">
      <w:pPr>
        <w:pStyle w:val="Bibliography"/>
        <w:rPr>
          <w:rFonts w:cstheme="minorHAnsi"/>
        </w:rPr>
      </w:pPr>
      <w:r w:rsidRPr="00DB729A">
        <w:rPr>
          <w:rFonts w:cstheme="minorHAnsi"/>
        </w:rPr>
        <w:t xml:space="preserve">Thermo Scientific. (2010). </w:t>
      </w:r>
      <w:proofErr w:type="spellStart"/>
      <w:r w:rsidRPr="00DB729A">
        <w:rPr>
          <w:rFonts w:cstheme="minorHAnsi"/>
          <w:i/>
          <w:iCs/>
        </w:rPr>
        <w:t>NanoDrop</w:t>
      </w:r>
      <w:proofErr w:type="spellEnd"/>
      <w:r w:rsidRPr="00DB729A">
        <w:rPr>
          <w:rFonts w:cstheme="minorHAnsi"/>
          <w:i/>
          <w:iCs/>
        </w:rPr>
        <w:t xml:space="preserve"> 1000 Spectrophotometer User’s Manual</w:t>
      </w:r>
      <w:r w:rsidRPr="00DB729A">
        <w:rPr>
          <w:rFonts w:cstheme="minorHAnsi"/>
        </w:rPr>
        <w:t>. https://assets.thermofisher.com/TFS-Assets/CAD/manuals/nd-1000-v3.8-users-manual-8%205x11.pdf</w:t>
      </w:r>
    </w:p>
    <w:p w14:paraId="2604E965" w14:textId="77777777" w:rsidR="000505E5" w:rsidRPr="00DB729A" w:rsidRDefault="000505E5" w:rsidP="000505E5">
      <w:pPr>
        <w:pStyle w:val="Bibliography"/>
        <w:rPr>
          <w:rFonts w:cstheme="minorHAnsi"/>
        </w:rPr>
      </w:pPr>
      <w:r w:rsidRPr="00DB729A">
        <w:rPr>
          <w:rFonts w:cstheme="minorHAnsi"/>
        </w:rPr>
        <w:t xml:space="preserve">Ullrich, P. A., Xu, Z., Rhoades, A. M., </w:t>
      </w:r>
      <w:proofErr w:type="spellStart"/>
      <w:r w:rsidRPr="00DB729A">
        <w:rPr>
          <w:rFonts w:cstheme="minorHAnsi"/>
        </w:rPr>
        <w:t>Dettinger</w:t>
      </w:r>
      <w:proofErr w:type="spellEnd"/>
      <w:r w:rsidRPr="00DB729A">
        <w:rPr>
          <w:rFonts w:cstheme="minorHAnsi"/>
        </w:rPr>
        <w:t xml:space="preserve">, M. D., Mount, J. F., Jones, A. D., &amp; </w:t>
      </w:r>
      <w:proofErr w:type="spellStart"/>
      <w:r w:rsidRPr="00DB729A">
        <w:rPr>
          <w:rFonts w:cstheme="minorHAnsi"/>
        </w:rPr>
        <w:t>Vahmani</w:t>
      </w:r>
      <w:proofErr w:type="spellEnd"/>
      <w:r w:rsidRPr="00DB729A">
        <w:rPr>
          <w:rFonts w:cstheme="minorHAnsi"/>
        </w:rPr>
        <w:t xml:space="preserve">, P. (2018). California’s Drought of the Future: A Midcentury Recreation of the Exceptional Conditions of 2012–2017. </w:t>
      </w:r>
      <w:r w:rsidRPr="00DB729A">
        <w:rPr>
          <w:rFonts w:cstheme="minorHAnsi"/>
          <w:i/>
          <w:iCs/>
        </w:rPr>
        <w:t>Earth’s Future</w:t>
      </w:r>
      <w:r w:rsidRPr="00DB729A">
        <w:rPr>
          <w:rFonts w:cstheme="minorHAnsi"/>
        </w:rPr>
        <w:t xml:space="preserve">, </w:t>
      </w:r>
      <w:r w:rsidRPr="00DB729A">
        <w:rPr>
          <w:rFonts w:cstheme="minorHAnsi"/>
          <w:i/>
          <w:iCs/>
        </w:rPr>
        <w:t>6</w:t>
      </w:r>
      <w:r w:rsidRPr="00DB729A">
        <w:rPr>
          <w:rFonts w:cstheme="minorHAnsi"/>
        </w:rPr>
        <w:t>(11), 1568–1587. https://doi.org/10.1029/2018EF001007</w:t>
      </w:r>
    </w:p>
    <w:p w14:paraId="257A812A" w14:textId="77777777" w:rsidR="000505E5" w:rsidRPr="00DB729A" w:rsidRDefault="000505E5" w:rsidP="000505E5">
      <w:pPr>
        <w:pStyle w:val="Bibliography"/>
        <w:rPr>
          <w:rFonts w:cstheme="minorHAnsi"/>
        </w:rPr>
      </w:pPr>
      <w:proofErr w:type="spellStart"/>
      <w:r w:rsidRPr="00DB729A">
        <w:rPr>
          <w:rFonts w:cstheme="minorHAnsi"/>
        </w:rPr>
        <w:t>Vaser</w:t>
      </w:r>
      <w:proofErr w:type="spellEnd"/>
      <w:r w:rsidRPr="00DB729A">
        <w:rPr>
          <w:rFonts w:cstheme="minorHAnsi"/>
        </w:rPr>
        <w:t xml:space="preserve">, R., </w:t>
      </w:r>
      <w:proofErr w:type="spellStart"/>
      <w:r w:rsidRPr="00DB729A">
        <w:rPr>
          <w:rFonts w:cstheme="minorHAnsi"/>
        </w:rPr>
        <w:t>Sović</w:t>
      </w:r>
      <w:proofErr w:type="spellEnd"/>
      <w:r w:rsidRPr="00DB729A">
        <w:rPr>
          <w:rFonts w:cstheme="minorHAnsi"/>
        </w:rPr>
        <w:t xml:space="preserve">, I., Nagarajan, N., &amp; </w:t>
      </w:r>
      <w:proofErr w:type="spellStart"/>
      <w:r w:rsidRPr="00DB729A">
        <w:rPr>
          <w:rFonts w:cstheme="minorHAnsi"/>
        </w:rPr>
        <w:t>Šikić</w:t>
      </w:r>
      <w:proofErr w:type="spellEnd"/>
      <w:r w:rsidRPr="00DB729A">
        <w:rPr>
          <w:rFonts w:cstheme="minorHAnsi"/>
        </w:rPr>
        <w:t xml:space="preserve">, M. (2017). Fast and accurate de novo genome assembly from long uncorrected reads. </w:t>
      </w:r>
      <w:r w:rsidRPr="00DB729A">
        <w:rPr>
          <w:rFonts w:cstheme="minorHAnsi"/>
          <w:i/>
          <w:iCs/>
        </w:rPr>
        <w:t>Genome Research</w:t>
      </w:r>
      <w:r w:rsidRPr="00DB729A">
        <w:rPr>
          <w:rFonts w:cstheme="minorHAnsi"/>
        </w:rPr>
        <w:t xml:space="preserve">, </w:t>
      </w:r>
      <w:r w:rsidRPr="00DB729A">
        <w:rPr>
          <w:rFonts w:cstheme="minorHAnsi"/>
          <w:i/>
          <w:iCs/>
        </w:rPr>
        <w:t>27</w:t>
      </w:r>
      <w:r w:rsidRPr="00DB729A">
        <w:rPr>
          <w:rFonts w:cstheme="minorHAnsi"/>
        </w:rPr>
        <w:t>(5), 737–746. https://doi.org/10.1101/gr.214270.116</w:t>
      </w:r>
    </w:p>
    <w:p w14:paraId="67B9E7F2" w14:textId="77777777" w:rsidR="000505E5" w:rsidRPr="00DB729A" w:rsidRDefault="000505E5" w:rsidP="000505E5">
      <w:pPr>
        <w:pStyle w:val="Bibliography"/>
        <w:rPr>
          <w:rFonts w:cstheme="minorHAnsi"/>
        </w:rPr>
      </w:pPr>
      <w:proofErr w:type="spellStart"/>
      <w:r w:rsidRPr="00DB729A">
        <w:rPr>
          <w:rFonts w:cstheme="minorHAnsi"/>
        </w:rPr>
        <w:t>Vurture</w:t>
      </w:r>
      <w:proofErr w:type="spellEnd"/>
      <w:r w:rsidRPr="00DB729A">
        <w:rPr>
          <w:rFonts w:cstheme="minorHAnsi"/>
        </w:rPr>
        <w:t xml:space="preserve">, G. W., </w:t>
      </w:r>
      <w:proofErr w:type="spellStart"/>
      <w:r w:rsidRPr="00DB729A">
        <w:rPr>
          <w:rFonts w:cstheme="minorHAnsi"/>
        </w:rPr>
        <w:t>Sedlazeck</w:t>
      </w:r>
      <w:proofErr w:type="spellEnd"/>
      <w:r w:rsidRPr="00DB729A">
        <w:rPr>
          <w:rFonts w:cstheme="minorHAnsi"/>
        </w:rPr>
        <w:t xml:space="preserve">, F. J., </w:t>
      </w:r>
      <w:proofErr w:type="spellStart"/>
      <w:r w:rsidRPr="00DB729A">
        <w:rPr>
          <w:rFonts w:cstheme="minorHAnsi"/>
        </w:rPr>
        <w:t>Nattestad</w:t>
      </w:r>
      <w:proofErr w:type="spellEnd"/>
      <w:r w:rsidRPr="00DB729A">
        <w:rPr>
          <w:rFonts w:cstheme="minorHAnsi"/>
        </w:rPr>
        <w:t xml:space="preserve">, M., Underwood, C. J., Fang, H., </w:t>
      </w:r>
      <w:proofErr w:type="spellStart"/>
      <w:r w:rsidRPr="00DB729A">
        <w:rPr>
          <w:rFonts w:cstheme="minorHAnsi"/>
        </w:rPr>
        <w:t>Gurtowski</w:t>
      </w:r>
      <w:proofErr w:type="spellEnd"/>
      <w:r w:rsidRPr="00DB729A">
        <w:rPr>
          <w:rFonts w:cstheme="minorHAnsi"/>
        </w:rPr>
        <w:t xml:space="preserve">, J., &amp; Schatz, M. C. (2017). </w:t>
      </w:r>
      <w:proofErr w:type="spellStart"/>
      <w:r w:rsidRPr="00DB729A">
        <w:rPr>
          <w:rFonts w:cstheme="minorHAnsi"/>
        </w:rPr>
        <w:t>GenomeScope</w:t>
      </w:r>
      <w:proofErr w:type="spellEnd"/>
      <w:r w:rsidRPr="00DB729A">
        <w:rPr>
          <w:rFonts w:cstheme="minorHAnsi"/>
        </w:rPr>
        <w:t xml:space="preserve">: Fast reference-free genome profiling from short reads. </w:t>
      </w:r>
      <w:r w:rsidRPr="00DB729A">
        <w:rPr>
          <w:rFonts w:cstheme="minorHAnsi"/>
          <w:i/>
          <w:iCs/>
        </w:rPr>
        <w:t>Bioinformatics</w:t>
      </w:r>
      <w:r w:rsidRPr="00DB729A">
        <w:rPr>
          <w:rFonts w:cstheme="minorHAnsi"/>
        </w:rPr>
        <w:t xml:space="preserve">, </w:t>
      </w:r>
      <w:r w:rsidRPr="00DB729A">
        <w:rPr>
          <w:rFonts w:cstheme="minorHAnsi"/>
          <w:i/>
          <w:iCs/>
        </w:rPr>
        <w:t>33</w:t>
      </w:r>
      <w:r w:rsidRPr="00DB729A">
        <w:rPr>
          <w:rFonts w:cstheme="minorHAnsi"/>
        </w:rPr>
        <w:t>(14), 2202–2204. https://doi.org/10.1093/bioinformatics/btx153</w:t>
      </w:r>
    </w:p>
    <w:p w14:paraId="620417E3" w14:textId="77777777" w:rsidR="000505E5" w:rsidRPr="00DB729A" w:rsidRDefault="000505E5" w:rsidP="000505E5">
      <w:pPr>
        <w:pStyle w:val="Bibliography"/>
        <w:rPr>
          <w:rFonts w:cstheme="minorHAnsi"/>
        </w:rPr>
      </w:pPr>
      <w:proofErr w:type="spellStart"/>
      <w:r w:rsidRPr="00DB729A">
        <w:rPr>
          <w:rFonts w:cstheme="minorHAnsi"/>
        </w:rPr>
        <w:t>Wasko</w:t>
      </w:r>
      <w:proofErr w:type="spellEnd"/>
      <w:r w:rsidRPr="00DB729A">
        <w:rPr>
          <w:rFonts w:cstheme="minorHAnsi"/>
        </w:rPr>
        <w:t xml:space="preserve">, A. P., Martins, C., Oliveira, C., &amp; </w:t>
      </w:r>
      <w:proofErr w:type="spellStart"/>
      <w:r w:rsidRPr="00DB729A">
        <w:rPr>
          <w:rFonts w:cstheme="minorHAnsi"/>
        </w:rPr>
        <w:t>Foresti</w:t>
      </w:r>
      <w:proofErr w:type="spellEnd"/>
      <w:r w:rsidRPr="00DB729A">
        <w:rPr>
          <w:rFonts w:cstheme="minorHAnsi"/>
        </w:rPr>
        <w:t xml:space="preserve">, F. (2003). Non-destructive genetic sampling in fish. An improved method for DNA extraction from fish fins and scales. </w:t>
      </w:r>
      <w:proofErr w:type="spellStart"/>
      <w:r w:rsidRPr="00DB729A">
        <w:rPr>
          <w:rFonts w:cstheme="minorHAnsi"/>
          <w:i/>
          <w:iCs/>
        </w:rPr>
        <w:t>Hereditas</w:t>
      </w:r>
      <w:proofErr w:type="spellEnd"/>
      <w:r w:rsidRPr="00DB729A">
        <w:rPr>
          <w:rFonts w:cstheme="minorHAnsi"/>
        </w:rPr>
        <w:t xml:space="preserve">, </w:t>
      </w:r>
      <w:r w:rsidRPr="00DB729A">
        <w:rPr>
          <w:rFonts w:cstheme="minorHAnsi"/>
          <w:i/>
          <w:iCs/>
        </w:rPr>
        <w:t>138</w:t>
      </w:r>
      <w:r w:rsidRPr="00DB729A">
        <w:rPr>
          <w:rFonts w:cstheme="minorHAnsi"/>
        </w:rPr>
        <w:t>(3), 161–165. https://doi.org/10.1034/j.1601-5223.2003.01503.x</w:t>
      </w:r>
    </w:p>
    <w:p w14:paraId="52154BA9" w14:textId="77777777" w:rsidR="000505E5" w:rsidRPr="00DB729A" w:rsidRDefault="000505E5" w:rsidP="000505E5">
      <w:pPr>
        <w:pStyle w:val="Bibliography"/>
        <w:rPr>
          <w:rFonts w:cstheme="minorHAnsi"/>
        </w:rPr>
      </w:pPr>
      <w:r w:rsidRPr="00DB729A">
        <w:rPr>
          <w:rFonts w:cstheme="minorHAnsi"/>
        </w:rPr>
        <w:lastRenderedPageBreak/>
        <w:t xml:space="preserve">Xuan, B., Kim, E. M., Song, M.-Y., Shin, Y., Jeon, J.-H., &amp; Bae, E. (2021). Draft Genome of the Korean smelt Hypomesus nipponensis and its transcriptomic. </w:t>
      </w:r>
      <w:r w:rsidRPr="00DB729A">
        <w:rPr>
          <w:rFonts w:cstheme="minorHAnsi"/>
          <w:i/>
          <w:iCs/>
        </w:rPr>
        <w:t xml:space="preserve">G3: </w:t>
      </w:r>
      <w:proofErr w:type="spellStart"/>
      <w:r w:rsidRPr="00DB729A">
        <w:rPr>
          <w:rFonts w:cstheme="minorHAnsi"/>
          <w:i/>
          <w:iCs/>
        </w:rPr>
        <w:t>Genes|Genomes|Genetics</w:t>
      </w:r>
      <w:proofErr w:type="spellEnd"/>
      <w:r w:rsidRPr="00DB729A">
        <w:rPr>
          <w:rFonts w:cstheme="minorHAnsi"/>
        </w:rPr>
        <w:t>, 35. https://doi.org/10.1093/g3journal/jkab147</w:t>
      </w:r>
    </w:p>
    <w:p w14:paraId="16047753" w14:textId="77777777" w:rsidR="000505E5" w:rsidRPr="00DB729A" w:rsidRDefault="000505E5" w:rsidP="000505E5">
      <w:pPr>
        <w:pStyle w:val="Bibliography"/>
        <w:rPr>
          <w:rFonts w:cstheme="minorHAnsi"/>
        </w:rPr>
      </w:pPr>
      <w:proofErr w:type="spellStart"/>
      <w:r w:rsidRPr="00DB729A">
        <w:rPr>
          <w:rFonts w:cstheme="minorHAnsi"/>
        </w:rPr>
        <w:t>Zoonomia</w:t>
      </w:r>
      <w:proofErr w:type="spellEnd"/>
      <w:r w:rsidRPr="00DB729A">
        <w:rPr>
          <w:rFonts w:cstheme="minorHAnsi"/>
        </w:rPr>
        <w:t xml:space="preserve"> Consortium. (2020). A comparative genomics multitool for scientific discovery and conservation. </w:t>
      </w:r>
      <w:r w:rsidRPr="00DB729A">
        <w:rPr>
          <w:rFonts w:cstheme="minorHAnsi"/>
          <w:i/>
          <w:iCs/>
        </w:rPr>
        <w:t>Nature</w:t>
      </w:r>
      <w:r w:rsidRPr="00DB729A">
        <w:rPr>
          <w:rFonts w:cstheme="minorHAnsi"/>
        </w:rPr>
        <w:t xml:space="preserve">, </w:t>
      </w:r>
      <w:r w:rsidRPr="00DB729A">
        <w:rPr>
          <w:rFonts w:cstheme="minorHAnsi"/>
          <w:i/>
          <w:iCs/>
        </w:rPr>
        <w:t>587</w:t>
      </w:r>
      <w:r w:rsidRPr="00DB729A">
        <w:rPr>
          <w:rFonts w:cstheme="minorHAnsi"/>
        </w:rPr>
        <w:t>(7833), 240–245. https://doi.org/10.1038/s41586-020-2876-6</w:t>
      </w:r>
    </w:p>
    <w:p w14:paraId="25149163" w14:textId="1D5D711E" w:rsidR="000E70AC" w:rsidRPr="00DB729A" w:rsidRDefault="0087338E" w:rsidP="0011235A">
      <w:pPr>
        <w:spacing w:after="0" w:line="240" w:lineRule="auto"/>
        <w:jc w:val="left"/>
        <w:rPr>
          <w:rFonts w:eastAsia="Times New Roman" w:cstheme="minorHAnsi"/>
          <w:color w:val="000000"/>
        </w:rPr>
      </w:pPr>
      <w:r w:rsidRPr="00DB729A">
        <w:rPr>
          <w:rFonts w:eastAsia="Times New Roman" w:cstheme="minorHAnsi"/>
          <w:color w:val="000000"/>
          <w:sz w:val="24"/>
          <w:szCs w:val="24"/>
        </w:rPr>
        <w:fldChar w:fldCharType="end"/>
      </w:r>
    </w:p>
    <w:p w14:paraId="0978B2C1" w14:textId="77777777" w:rsidR="008914E8" w:rsidRPr="00A973EF" w:rsidRDefault="008914E8" w:rsidP="0011235A">
      <w:pPr>
        <w:spacing w:after="0" w:line="240" w:lineRule="auto"/>
        <w:jc w:val="left"/>
        <w:rPr>
          <w:rFonts w:eastAsia="Times New Roman" w:cstheme="minorHAnsi"/>
          <w:color w:val="000000"/>
        </w:rPr>
      </w:pPr>
    </w:p>
    <w:p w14:paraId="75C3D4F5" w14:textId="51903A2C" w:rsidR="008914E8" w:rsidRDefault="008914E8" w:rsidP="0011235A">
      <w:pPr>
        <w:spacing w:after="0" w:line="240" w:lineRule="auto"/>
        <w:jc w:val="left"/>
        <w:rPr>
          <w:rFonts w:ascii="Calibri" w:eastAsia="Times New Roman" w:hAnsi="Calibri" w:cs="Calibri"/>
          <w:color w:val="000000"/>
        </w:rPr>
        <w:sectPr w:rsidR="008914E8" w:rsidSect="003B7B17">
          <w:type w:val="continuous"/>
          <w:pgSz w:w="12240" w:h="15840"/>
          <w:pgMar w:top="1440" w:right="1440" w:bottom="1377" w:left="1440" w:header="720" w:footer="720" w:gutter="0"/>
          <w:cols w:space="720"/>
          <w:docGrid w:linePitch="360"/>
        </w:sectPr>
      </w:pPr>
    </w:p>
    <w:tbl>
      <w:tblPr>
        <w:tblpPr w:leftFromText="180" w:rightFromText="180" w:horzAnchor="margin" w:tblpY="841"/>
        <w:tblW w:w="19176" w:type="dxa"/>
        <w:tblLook w:val="04A0" w:firstRow="1" w:lastRow="0" w:firstColumn="1" w:lastColumn="0" w:noHBand="0" w:noVBand="1"/>
      </w:tblPr>
      <w:tblGrid>
        <w:gridCol w:w="262"/>
        <w:gridCol w:w="3240"/>
        <w:gridCol w:w="529"/>
        <w:gridCol w:w="1391"/>
        <w:gridCol w:w="1724"/>
        <w:gridCol w:w="1280"/>
        <w:gridCol w:w="971"/>
        <w:gridCol w:w="1308"/>
        <w:gridCol w:w="990"/>
        <w:gridCol w:w="1170"/>
        <w:gridCol w:w="900"/>
        <w:gridCol w:w="900"/>
        <w:gridCol w:w="874"/>
        <w:gridCol w:w="836"/>
        <w:gridCol w:w="920"/>
        <w:gridCol w:w="1552"/>
        <w:gridCol w:w="329"/>
      </w:tblGrid>
      <w:tr w:rsidR="00644092" w:rsidRPr="00C11823" w14:paraId="2E2AFD60" w14:textId="77777777" w:rsidTr="003A7D4F">
        <w:trPr>
          <w:trHeight w:val="214"/>
        </w:trPr>
        <w:tc>
          <w:tcPr>
            <w:tcW w:w="262" w:type="dxa"/>
            <w:tcBorders>
              <w:top w:val="single" w:sz="4" w:space="0" w:color="auto"/>
              <w:left w:val="single" w:sz="4" w:space="0" w:color="auto"/>
              <w:bottom w:val="nil"/>
              <w:right w:val="nil"/>
            </w:tcBorders>
            <w:shd w:val="clear" w:color="auto" w:fill="auto"/>
            <w:noWrap/>
            <w:vAlign w:val="bottom"/>
            <w:hideMark/>
          </w:tcPr>
          <w:p w14:paraId="5CBF427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lastRenderedPageBreak/>
              <w:t> </w:t>
            </w:r>
          </w:p>
        </w:tc>
        <w:tc>
          <w:tcPr>
            <w:tcW w:w="3240" w:type="dxa"/>
            <w:tcBorders>
              <w:top w:val="single" w:sz="4" w:space="0" w:color="auto"/>
              <w:left w:val="nil"/>
              <w:bottom w:val="nil"/>
              <w:right w:val="nil"/>
            </w:tcBorders>
            <w:shd w:val="clear" w:color="auto" w:fill="auto"/>
            <w:noWrap/>
            <w:vAlign w:val="bottom"/>
            <w:hideMark/>
          </w:tcPr>
          <w:p w14:paraId="3066A4C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single" w:sz="4" w:space="0" w:color="auto"/>
              <w:left w:val="nil"/>
              <w:bottom w:val="nil"/>
              <w:right w:val="nil"/>
            </w:tcBorders>
            <w:shd w:val="clear" w:color="auto" w:fill="auto"/>
            <w:noWrap/>
            <w:vAlign w:val="bottom"/>
            <w:hideMark/>
          </w:tcPr>
          <w:p w14:paraId="6CCB56C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single" w:sz="4" w:space="0" w:color="auto"/>
              <w:left w:val="nil"/>
              <w:bottom w:val="nil"/>
              <w:right w:val="nil"/>
            </w:tcBorders>
            <w:shd w:val="clear" w:color="auto" w:fill="auto"/>
            <w:noWrap/>
            <w:vAlign w:val="bottom"/>
            <w:hideMark/>
          </w:tcPr>
          <w:p w14:paraId="4FCDFCB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single" w:sz="4" w:space="0" w:color="auto"/>
              <w:left w:val="nil"/>
              <w:bottom w:val="nil"/>
              <w:right w:val="nil"/>
            </w:tcBorders>
            <w:shd w:val="clear" w:color="auto" w:fill="auto"/>
            <w:noWrap/>
            <w:vAlign w:val="bottom"/>
            <w:hideMark/>
          </w:tcPr>
          <w:p w14:paraId="2C65F20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single" w:sz="4" w:space="0" w:color="auto"/>
              <w:left w:val="nil"/>
              <w:bottom w:val="nil"/>
              <w:right w:val="nil"/>
            </w:tcBorders>
            <w:shd w:val="clear" w:color="auto" w:fill="auto"/>
            <w:noWrap/>
            <w:vAlign w:val="bottom"/>
            <w:hideMark/>
          </w:tcPr>
          <w:p w14:paraId="5E0374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single" w:sz="4" w:space="0" w:color="auto"/>
              <w:left w:val="nil"/>
              <w:bottom w:val="nil"/>
              <w:right w:val="nil"/>
            </w:tcBorders>
            <w:shd w:val="clear" w:color="auto" w:fill="auto"/>
            <w:noWrap/>
            <w:vAlign w:val="bottom"/>
            <w:hideMark/>
          </w:tcPr>
          <w:p w14:paraId="45A6956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single" w:sz="4" w:space="0" w:color="auto"/>
              <w:left w:val="nil"/>
              <w:bottom w:val="nil"/>
              <w:right w:val="nil"/>
            </w:tcBorders>
            <w:shd w:val="clear" w:color="auto" w:fill="auto"/>
            <w:noWrap/>
            <w:vAlign w:val="bottom"/>
            <w:hideMark/>
          </w:tcPr>
          <w:p w14:paraId="22BE71D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single" w:sz="4" w:space="0" w:color="auto"/>
              <w:left w:val="nil"/>
              <w:bottom w:val="nil"/>
              <w:right w:val="nil"/>
            </w:tcBorders>
            <w:shd w:val="clear" w:color="auto" w:fill="auto"/>
            <w:noWrap/>
            <w:vAlign w:val="bottom"/>
            <w:hideMark/>
          </w:tcPr>
          <w:p w14:paraId="7F218A9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single" w:sz="4" w:space="0" w:color="auto"/>
              <w:left w:val="nil"/>
              <w:bottom w:val="nil"/>
              <w:right w:val="nil"/>
            </w:tcBorders>
            <w:shd w:val="clear" w:color="auto" w:fill="auto"/>
            <w:noWrap/>
            <w:vAlign w:val="bottom"/>
            <w:hideMark/>
          </w:tcPr>
          <w:p w14:paraId="44CE7BA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406A838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5144549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single" w:sz="4" w:space="0" w:color="auto"/>
              <w:left w:val="nil"/>
              <w:bottom w:val="nil"/>
              <w:right w:val="nil"/>
            </w:tcBorders>
            <w:shd w:val="clear" w:color="auto" w:fill="auto"/>
            <w:noWrap/>
            <w:vAlign w:val="bottom"/>
            <w:hideMark/>
          </w:tcPr>
          <w:p w14:paraId="456E057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single" w:sz="4" w:space="0" w:color="auto"/>
              <w:left w:val="nil"/>
              <w:bottom w:val="nil"/>
              <w:right w:val="nil"/>
            </w:tcBorders>
            <w:shd w:val="clear" w:color="auto" w:fill="auto"/>
            <w:noWrap/>
            <w:vAlign w:val="bottom"/>
            <w:hideMark/>
          </w:tcPr>
          <w:p w14:paraId="28D378B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single" w:sz="4" w:space="0" w:color="auto"/>
              <w:left w:val="nil"/>
              <w:bottom w:val="nil"/>
              <w:right w:val="nil"/>
            </w:tcBorders>
            <w:shd w:val="clear" w:color="auto" w:fill="auto"/>
            <w:noWrap/>
            <w:vAlign w:val="bottom"/>
            <w:hideMark/>
          </w:tcPr>
          <w:p w14:paraId="53CA2AC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single" w:sz="4" w:space="0" w:color="auto"/>
              <w:left w:val="nil"/>
              <w:bottom w:val="nil"/>
              <w:right w:val="nil"/>
            </w:tcBorders>
            <w:shd w:val="clear" w:color="auto" w:fill="auto"/>
            <w:noWrap/>
            <w:vAlign w:val="bottom"/>
            <w:hideMark/>
          </w:tcPr>
          <w:p w14:paraId="0DD877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single" w:sz="4" w:space="0" w:color="auto"/>
              <w:left w:val="nil"/>
              <w:bottom w:val="nil"/>
              <w:right w:val="single" w:sz="4" w:space="0" w:color="auto"/>
            </w:tcBorders>
            <w:shd w:val="clear" w:color="auto" w:fill="auto"/>
            <w:noWrap/>
            <w:vAlign w:val="bottom"/>
            <w:hideMark/>
          </w:tcPr>
          <w:p w14:paraId="4466933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8794461" w14:textId="77777777" w:rsidTr="003A7D4F">
        <w:trPr>
          <w:trHeight w:val="467"/>
        </w:trPr>
        <w:tc>
          <w:tcPr>
            <w:tcW w:w="262" w:type="dxa"/>
            <w:tcBorders>
              <w:top w:val="nil"/>
              <w:left w:val="single" w:sz="4" w:space="0" w:color="auto"/>
              <w:bottom w:val="nil"/>
              <w:right w:val="nil"/>
            </w:tcBorders>
            <w:shd w:val="clear" w:color="auto" w:fill="auto"/>
            <w:noWrap/>
            <w:vAlign w:val="bottom"/>
            <w:hideMark/>
          </w:tcPr>
          <w:p w14:paraId="4247158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18585" w:type="dxa"/>
            <w:gridSpan w:val="15"/>
            <w:tcBorders>
              <w:top w:val="nil"/>
              <w:left w:val="nil"/>
              <w:bottom w:val="single" w:sz="4" w:space="0" w:color="auto"/>
              <w:right w:val="nil"/>
            </w:tcBorders>
            <w:shd w:val="clear" w:color="auto" w:fill="auto"/>
            <w:vAlign w:val="bottom"/>
            <w:hideMark/>
          </w:tcPr>
          <w:p w14:paraId="3C11CB16" w14:textId="2F4D7739" w:rsidR="00644092" w:rsidRPr="00C11823" w:rsidRDefault="00644092" w:rsidP="003A7D4F">
            <w:pPr>
              <w:spacing w:after="0" w:line="240" w:lineRule="auto"/>
              <w:jc w:val="left"/>
              <w:rPr>
                <w:rFonts w:ascii="Calibri Light" w:eastAsia="Times New Roman" w:hAnsi="Calibri Light" w:cs="Calibri Light"/>
              </w:rPr>
            </w:pPr>
            <w:r w:rsidRPr="00C11823">
              <w:rPr>
                <w:rFonts w:ascii="Calibri Light" w:eastAsia="Times New Roman" w:hAnsi="Calibri Light" w:cs="Calibri Light"/>
                <w:b/>
                <w:bCs/>
              </w:rPr>
              <w:t xml:space="preserve">Table </w:t>
            </w:r>
            <w:r>
              <w:rPr>
                <w:rFonts w:ascii="Calibri Light" w:eastAsia="Times New Roman" w:hAnsi="Calibri Light" w:cs="Calibri Light"/>
                <w:b/>
                <w:bCs/>
              </w:rPr>
              <w:t>2.</w:t>
            </w:r>
            <w:r w:rsidRPr="00C11823">
              <w:rPr>
                <w:rFonts w:ascii="Calibri Light" w:eastAsia="Times New Roman" w:hAnsi="Calibri Light" w:cs="Calibri Light"/>
                <w:b/>
                <w:bCs/>
              </w:rPr>
              <w:t xml:space="preserve">1. </w:t>
            </w:r>
            <w:r w:rsidRPr="00C11823">
              <w:rPr>
                <w:rFonts w:ascii="Calibri Light" w:eastAsia="Times New Roman" w:hAnsi="Calibri Light" w:cs="Calibri Light"/>
              </w:rPr>
              <w:t xml:space="preserve">Assembly metrics from </w:t>
            </w:r>
            <w:proofErr w:type="spellStart"/>
            <w:r w:rsidRPr="00C11823">
              <w:rPr>
                <w:rFonts w:ascii="Calibri Light" w:eastAsia="Times New Roman" w:hAnsi="Calibri Light" w:cs="Calibri Light"/>
              </w:rPr>
              <w:t>Osmeridae</w:t>
            </w:r>
            <w:proofErr w:type="spellEnd"/>
            <w:r w:rsidRPr="00C11823">
              <w:rPr>
                <w:rFonts w:ascii="Calibri Light" w:eastAsia="Times New Roman" w:hAnsi="Calibri Light" w:cs="Calibri Light"/>
              </w:rPr>
              <w:t xml:space="preserve"> genome assemblies </w:t>
            </w:r>
            <w:r w:rsidR="00240654">
              <w:rPr>
                <w:rFonts w:ascii="Calibri Light" w:eastAsia="Times New Roman" w:hAnsi="Calibri Light" w:cs="Calibri Light"/>
              </w:rPr>
              <w:t xml:space="preserve">listed in peer reviewed papers or </w:t>
            </w:r>
            <w:r w:rsidRPr="00C11823">
              <w:rPr>
                <w:rFonts w:ascii="Calibri Light" w:eastAsia="Times New Roman" w:hAnsi="Calibri Light" w:cs="Calibri Light"/>
              </w:rPr>
              <w:t xml:space="preserve">publicly available </w:t>
            </w:r>
            <w:r w:rsidR="00240654">
              <w:rPr>
                <w:rFonts w:ascii="Calibri Light" w:eastAsia="Times New Roman" w:hAnsi="Calibri Light" w:cs="Calibri Light"/>
              </w:rPr>
              <w:t xml:space="preserve">on NCBI’s GenBank </w:t>
            </w:r>
            <w:r w:rsidRPr="00C11823">
              <w:rPr>
                <w:rFonts w:ascii="Calibri Light" w:eastAsia="Times New Roman" w:hAnsi="Calibri Light" w:cs="Calibri Light"/>
              </w:rPr>
              <w:t xml:space="preserve">prior to </w:t>
            </w:r>
            <w:r>
              <w:rPr>
                <w:rFonts w:ascii="Calibri Light" w:eastAsia="Times New Roman" w:hAnsi="Calibri Light" w:cs="Calibri Light"/>
              </w:rPr>
              <w:t>public release</w:t>
            </w:r>
            <w:r w:rsidRPr="00C11823">
              <w:rPr>
                <w:rFonts w:ascii="Calibri Light" w:eastAsia="Times New Roman" w:hAnsi="Calibri Light" w:cs="Calibri Light"/>
              </w:rPr>
              <w:t xml:space="preserve"> of the delta smelt genome </w:t>
            </w:r>
            <w:r>
              <w:rPr>
                <w:rFonts w:ascii="Calibri Light" w:eastAsia="Times New Roman" w:hAnsi="Calibri Light" w:cs="Calibri Light"/>
              </w:rPr>
              <w:t xml:space="preserve">on </w:t>
            </w:r>
            <w:r w:rsidRPr="00C11823">
              <w:rPr>
                <w:rFonts w:ascii="Calibri Light" w:eastAsia="Times New Roman" w:hAnsi="Calibri Light" w:cs="Calibri Light"/>
              </w:rPr>
              <w:t>February 0</w:t>
            </w:r>
            <w:r w:rsidR="00DF2390">
              <w:rPr>
                <w:rFonts w:ascii="Calibri Light" w:eastAsia="Times New Roman" w:hAnsi="Calibri Light" w:cs="Calibri Light"/>
              </w:rPr>
              <w:t>4</w:t>
            </w:r>
            <w:r w:rsidRPr="00C11823">
              <w:rPr>
                <w:rFonts w:ascii="Calibri Light" w:eastAsia="Times New Roman" w:hAnsi="Calibri Light" w:cs="Calibri Light"/>
              </w:rPr>
              <w:t>, 2022.</w:t>
            </w:r>
          </w:p>
        </w:tc>
        <w:tc>
          <w:tcPr>
            <w:tcW w:w="329" w:type="dxa"/>
            <w:tcBorders>
              <w:top w:val="nil"/>
              <w:left w:val="nil"/>
              <w:bottom w:val="nil"/>
              <w:right w:val="single" w:sz="4" w:space="0" w:color="auto"/>
            </w:tcBorders>
            <w:shd w:val="clear" w:color="auto" w:fill="auto"/>
            <w:noWrap/>
            <w:vAlign w:val="bottom"/>
            <w:hideMark/>
          </w:tcPr>
          <w:p w14:paraId="11A8EC2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3A7D4F" w:rsidRPr="00C11823" w14:paraId="2AD80683" w14:textId="77777777" w:rsidTr="003A7D4F">
        <w:trPr>
          <w:trHeight w:val="1394"/>
        </w:trPr>
        <w:tc>
          <w:tcPr>
            <w:tcW w:w="262" w:type="dxa"/>
            <w:tcBorders>
              <w:top w:val="nil"/>
              <w:left w:val="single" w:sz="4" w:space="0" w:color="auto"/>
              <w:bottom w:val="nil"/>
              <w:right w:val="nil"/>
            </w:tcBorders>
            <w:shd w:val="clear" w:color="auto" w:fill="auto"/>
            <w:noWrap/>
            <w:vAlign w:val="bottom"/>
            <w:hideMark/>
          </w:tcPr>
          <w:p w14:paraId="7F41026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nil"/>
            </w:tcBorders>
            <w:shd w:val="clear" w:color="000000" w:fill="D9D9D9"/>
            <w:vAlign w:val="bottom"/>
            <w:hideMark/>
          </w:tcPr>
          <w:p w14:paraId="7C05CFA1"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Species</w:t>
            </w:r>
          </w:p>
        </w:tc>
        <w:tc>
          <w:tcPr>
            <w:tcW w:w="529" w:type="dxa"/>
            <w:tcBorders>
              <w:top w:val="nil"/>
              <w:left w:val="nil"/>
              <w:bottom w:val="single" w:sz="4" w:space="0" w:color="auto"/>
              <w:right w:val="nil"/>
            </w:tcBorders>
            <w:shd w:val="clear" w:color="000000" w:fill="D9D9D9"/>
            <w:vAlign w:val="bottom"/>
            <w:hideMark/>
          </w:tcPr>
          <w:p w14:paraId="05FB45E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Sex</w:t>
            </w:r>
          </w:p>
        </w:tc>
        <w:tc>
          <w:tcPr>
            <w:tcW w:w="1391" w:type="dxa"/>
            <w:tcBorders>
              <w:top w:val="nil"/>
              <w:left w:val="nil"/>
              <w:bottom w:val="single" w:sz="4" w:space="0" w:color="auto"/>
              <w:right w:val="nil"/>
            </w:tcBorders>
            <w:shd w:val="clear" w:color="000000" w:fill="D9D9D9"/>
            <w:vAlign w:val="bottom"/>
            <w:hideMark/>
          </w:tcPr>
          <w:p w14:paraId="71BA28FB" w14:textId="77777777" w:rsidR="00644092"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Release Date</w:t>
            </w:r>
          </w:p>
          <w:p w14:paraId="13B596D9" w14:textId="2AFF6B32" w:rsidR="009E004D" w:rsidRPr="00C11823" w:rsidRDefault="009E004D"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(YYYY.MM.DD)</w:t>
            </w:r>
          </w:p>
        </w:tc>
        <w:tc>
          <w:tcPr>
            <w:tcW w:w="1724" w:type="dxa"/>
            <w:tcBorders>
              <w:top w:val="nil"/>
              <w:left w:val="nil"/>
              <w:bottom w:val="single" w:sz="4" w:space="0" w:color="auto"/>
              <w:right w:val="nil"/>
            </w:tcBorders>
            <w:shd w:val="clear" w:color="000000" w:fill="D9D9D9"/>
            <w:vAlign w:val="bottom"/>
            <w:hideMark/>
          </w:tcPr>
          <w:p w14:paraId="3868B3D6" w14:textId="327908B2"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Accession </w:t>
            </w:r>
            <w:r w:rsidRPr="00C11823">
              <w:rPr>
                <w:rFonts w:ascii="Calibri Light" w:eastAsia="Times New Roman" w:hAnsi="Calibri Light" w:cs="Calibri Light"/>
                <w:b/>
                <w:bCs/>
              </w:rPr>
              <w:br/>
              <w:t>Number</w:t>
            </w:r>
          </w:p>
        </w:tc>
        <w:tc>
          <w:tcPr>
            <w:tcW w:w="1280" w:type="dxa"/>
            <w:tcBorders>
              <w:top w:val="nil"/>
              <w:left w:val="nil"/>
              <w:bottom w:val="single" w:sz="4" w:space="0" w:color="auto"/>
              <w:right w:val="nil"/>
            </w:tcBorders>
            <w:shd w:val="clear" w:color="000000" w:fill="D9D9D9"/>
            <w:vAlign w:val="bottom"/>
            <w:hideMark/>
          </w:tcPr>
          <w:p w14:paraId="23C7EAA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Assembly</w:t>
            </w:r>
            <w:r w:rsidRPr="00C11823">
              <w:rPr>
                <w:rFonts w:ascii="Calibri Light" w:eastAsia="Times New Roman" w:hAnsi="Calibri Light" w:cs="Calibri Light"/>
                <w:b/>
                <w:bCs/>
              </w:rPr>
              <w:br/>
              <w:t xml:space="preserve"> Level</w:t>
            </w:r>
          </w:p>
        </w:tc>
        <w:tc>
          <w:tcPr>
            <w:tcW w:w="971" w:type="dxa"/>
            <w:tcBorders>
              <w:top w:val="nil"/>
              <w:left w:val="nil"/>
              <w:bottom w:val="single" w:sz="4" w:space="0" w:color="auto"/>
              <w:right w:val="nil"/>
            </w:tcBorders>
            <w:shd w:val="clear" w:color="000000" w:fill="D9D9D9"/>
            <w:vAlign w:val="bottom"/>
            <w:hideMark/>
          </w:tcPr>
          <w:p w14:paraId="47815D82"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Coverage </w:t>
            </w:r>
          </w:p>
        </w:tc>
        <w:tc>
          <w:tcPr>
            <w:tcW w:w="1308" w:type="dxa"/>
            <w:tcBorders>
              <w:top w:val="nil"/>
              <w:left w:val="nil"/>
              <w:bottom w:val="single" w:sz="4" w:space="0" w:color="auto"/>
              <w:right w:val="nil"/>
            </w:tcBorders>
            <w:shd w:val="clear" w:color="000000" w:fill="D9D9D9"/>
            <w:vAlign w:val="bottom"/>
            <w:hideMark/>
          </w:tcPr>
          <w:p w14:paraId="48ED2C7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Total sequence length</w:t>
            </w:r>
          </w:p>
        </w:tc>
        <w:tc>
          <w:tcPr>
            <w:tcW w:w="990" w:type="dxa"/>
            <w:tcBorders>
              <w:top w:val="nil"/>
              <w:left w:val="nil"/>
              <w:bottom w:val="single" w:sz="4" w:space="0" w:color="auto"/>
              <w:right w:val="nil"/>
            </w:tcBorders>
            <w:shd w:val="clear" w:color="000000" w:fill="D9D9D9"/>
            <w:vAlign w:val="bottom"/>
            <w:hideMark/>
          </w:tcPr>
          <w:p w14:paraId="4DCF2B0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scaffolds</w:t>
            </w:r>
          </w:p>
        </w:tc>
        <w:tc>
          <w:tcPr>
            <w:tcW w:w="1170" w:type="dxa"/>
            <w:tcBorders>
              <w:top w:val="nil"/>
              <w:left w:val="nil"/>
              <w:bottom w:val="single" w:sz="4" w:space="0" w:color="auto"/>
              <w:right w:val="nil"/>
            </w:tcBorders>
            <w:shd w:val="clear" w:color="000000" w:fill="D9D9D9"/>
            <w:vAlign w:val="bottom"/>
            <w:hideMark/>
          </w:tcPr>
          <w:p w14:paraId="1FB2203B"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N50</w:t>
            </w:r>
          </w:p>
        </w:tc>
        <w:tc>
          <w:tcPr>
            <w:tcW w:w="900" w:type="dxa"/>
            <w:tcBorders>
              <w:top w:val="nil"/>
              <w:left w:val="nil"/>
              <w:bottom w:val="single" w:sz="4" w:space="0" w:color="auto"/>
              <w:right w:val="nil"/>
            </w:tcBorders>
            <w:shd w:val="clear" w:color="000000" w:fill="D9D9D9"/>
            <w:vAlign w:val="bottom"/>
            <w:hideMark/>
          </w:tcPr>
          <w:p w14:paraId="0F8B40DE"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L50</w:t>
            </w:r>
          </w:p>
        </w:tc>
        <w:tc>
          <w:tcPr>
            <w:tcW w:w="900" w:type="dxa"/>
            <w:tcBorders>
              <w:top w:val="nil"/>
              <w:left w:val="nil"/>
              <w:bottom w:val="single" w:sz="4" w:space="0" w:color="auto"/>
              <w:right w:val="nil"/>
            </w:tcBorders>
            <w:shd w:val="clear" w:color="000000" w:fill="D9D9D9"/>
            <w:vAlign w:val="bottom"/>
            <w:hideMark/>
          </w:tcPr>
          <w:p w14:paraId="6C44386C"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contigs</w:t>
            </w:r>
          </w:p>
        </w:tc>
        <w:tc>
          <w:tcPr>
            <w:tcW w:w="874" w:type="dxa"/>
            <w:tcBorders>
              <w:top w:val="nil"/>
              <w:left w:val="nil"/>
              <w:bottom w:val="single" w:sz="4" w:space="0" w:color="auto"/>
              <w:right w:val="nil"/>
            </w:tcBorders>
            <w:shd w:val="clear" w:color="000000" w:fill="D9D9D9"/>
            <w:vAlign w:val="bottom"/>
            <w:hideMark/>
          </w:tcPr>
          <w:p w14:paraId="10357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N50</w:t>
            </w:r>
          </w:p>
        </w:tc>
        <w:tc>
          <w:tcPr>
            <w:tcW w:w="836" w:type="dxa"/>
            <w:tcBorders>
              <w:top w:val="nil"/>
              <w:left w:val="nil"/>
              <w:bottom w:val="single" w:sz="4" w:space="0" w:color="auto"/>
              <w:right w:val="nil"/>
            </w:tcBorders>
            <w:shd w:val="clear" w:color="000000" w:fill="D9D9D9"/>
            <w:vAlign w:val="bottom"/>
            <w:hideMark/>
          </w:tcPr>
          <w:p w14:paraId="6DCDE5B5"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L50</w:t>
            </w:r>
          </w:p>
        </w:tc>
        <w:tc>
          <w:tcPr>
            <w:tcW w:w="920" w:type="dxa"/>
            <w:tcBorders>
              <w:top w:val="nil"/>
              <w:left w:val="nil"/>
              <w:bottom w:val="single" w:sz="4" w:space="0" w:color="auto"/>
              <w:right w:val="nil"/>
            </w:tcBorders>
            <w:shd w:val="clear" w:color="000000" w:fill="D9D9D9"/>
            <w:vAlign w:val="bottom"/>
            <w:hideMark/>
          </w:tcPr>
          <w:p w14:paraId="0EF25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chr. and plasmids</w:t>
            </w:r>
          </w:p>
        </w:tc>
        <w:tc>
          <w:tcPr>
            <w:tcW w:w="1552" w:type="dxa"/>
            <w:tcBorders>
              <w:top w:val="nil"/>
              <w:left w:val="nil"/>
              <w:bottom w:val="single" w:sz="4" w:space="0" w:color="auto"/>
              <w:right w:val="single" w:sz="4" w:space="0" w:color="auto"/>
            </w:tcBorders>
            <w:shd w:val="clear" w:color="000000" w:fill="D9D9D9"/>
            <w:vAlign w:val="bottom"/>
            <w:hideMark/>
          </w:tcPr>
          <w:p w14:paraId="01AB323C" w14:textId="15E9EC5E" w:rsidR="00644092" w:rsidRPr="00C11823" w:rsidRDefault="00E91A9E"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Final n</w:t>
            </w:r>
            <w:r w:rsidR="00644092" w:rsidRPr="00C11823">
              <w:rPr>
                <w:rFonts w:ascii="Calibri Light" w:eastAsia="Times New Roman" w:hAnsi="Calibri Light" w:cs="Calibri Light"/>
                <w:b/>
                <w:bCs/>
              </w:rPr>
              <w:t>umber of component sequences</w:t>
            </w:r>
          </w:p>
        </w:tc>
        <w:tc>
          <w:tcPr>
            <w:tcW w:w="329" w:type="dxa"/>
            <w:tcBorders>
              <w:top w:val="nil"/>
              <w:left w:val="nil"/>
              <w:bottom w:val="nil"/>
              <w:right w:val="single" w:sz="4" w:space="0" w:color="auto"/>
            </w:tcBorders>
            <w:shd w:val="clear" w:color="auto" w:fill="auto"/>
            <w:noWrap/>
            <w:vAlign w:val="bottom"/>
            <w:hideMark/>
          </w:tcPr>
          <w:p w14:paraId="1FB2D66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0BE3682B"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C7E98F2"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FBE4F15"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(female)</w:t>
            </w:r>
          </w:p>
        </w:tc>
        <w:tc>
          <w:tcPr>
            <w:tcW w:w="529" w:type="dxa"/>
            <w:tcBorders>
              <w:top w:val="nil"/>
              <w:left w:val="nil"/>
              <w:bottom w:val="single" w:sz="4" w:space="0" w:color="auto"/>
              <w:right w:val="single" w:sz="4" w:space="0" w:color="auto"/>
            </w:tcBorders>
            <w:shd w:val="clear" w:color="auto" w:fill="auto"/>
            <w:noWrap/>
            <w:vAlign w:val="bottom"/>
            <w:hideMark/>
          </w:tcPr>
          <w:p w14:paraId="22ECCA4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F</w:t>
            </w:r>
          </w:p>
        </w:tc>
        <w:tc>
          <w:tcPr>
            <w:tcW w:w="1391" w:type="dxa"/>
            <w:tcBorders>
              <w:top w:val="nil"/>
              <w:left w:val="nil"/>
              <w:bottom w:val="single" w:sz="4" w:space="0" w:color="auto"/>
              <w:right w:val="single" w:sz="4" w:space="0" w:color="auto"/>
            </w:tcBorders>
            <w:shd w:val="clear" w:color="auto" w:fill="auto"/>
            <w:noWrap/>
            <w:vAlign w:val="bottom"/>
            <w:hideMark/>
          </w:tcPr>
          <w:p w14:paraId="71198E2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7C6ECE5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GCA_021917145.1</w:t>
            </w:r>
          </w:p>
        </w:tc>
        <w:tc>
          <w:tcPr>
            <w:tcW w:w="1280" w:type="dxa"/>
            <w:tcBorders>
              <w:top w:val="nil"/>
              <w:left w:val="nil"/>
              <w:bottom w:val="single" w:sz="4" w:space="0" w:color="auto"/>
              <w:right w:val="single" w:sz="4" w:space="0" w:color="auto"/>
            </w:tcBorders>
            <w:shd w:val="clear" w:color="auto" w:fill="auto"/>
            <w:noWrap/>
            <w:vAlign w:val="bottom"/>
            <w:hideMark/>
          </w:tcPr>
          <w:p w14:paraId="41EE188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662EB1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120x</w:t>
            </w:r>
          </w:p>
        </w:tc>
        <w:tc>
          <w:tcPr>
            <w:tcW w:w="1308" w:type="dxa"/>
            <w:tcBorders>
              <w:top w:val="nil"/>
              <w:left w:val="nil"/>
              <w:bottom w:val="single" w:sz="4" w:space="0" w:color="auto"/>
              <w:right w:val="single" w:sz="4" w:space="0" w:color="auto"/>
            </w:tcBorders>
            <w:shd w:val="clear" w:color="auto" w:fill="auto"/>
            <w:noWrap/>
            <w:vAlign w:val="bottom"/>
            <w:hideMark/>
          </w:tcPr>
          <w:p w14:paraId="286DB41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437,273,953</w:t>
            </w:r>
          </w:p>
        </w:tc>
        <w:tc>
          <w:tcPr>
            <w:tcW w:w="990" w:type="dxa"/>
            <w:tcBorders>
              <w:top w:val="nil"/>
              <w:left w:val="nil"/>
              <w:bottom w:val="single" w:sz="4" w:space="0" w:color="auto"/>
              <w:right w:val="single" w:sz="4" w:space="0" w:color="auto"/>
            </w:tcBorders>
            <w:shd w:val="clear" w:color="auto" w:fill="auto"/>
            <w:noWrap/>
            <w:vAlign w:val="bottom"/>
            <w:hideMark/>
          </w:tcPr>
          <w:p w14:paraId="13A361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1170" w:type="dxa"/>
            <w:tcBorders>
              <w:top w:val="nil"/>
              <w:left w:val="nil"/>
              <w:bottom w:val="single" w:sz="4" w:space="0" w:color="auto"/>
              <w:right w:val="single" w:sz="4" w:space="0" w:color="auto"/>
            </w:tcBorders>
            <w:shd w:val="clear" w:color="auto" w:fill="auto"/>
            <w:noWrap/>
            <w:vAlign w:val="bottom"/>
            <w:hideMark/>
          </w:tcPr>
          <w:p w14:paraId="7DD3CE5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14,850,352</w:t>
            </w:r>
          </w:p>
        </w:tc>
        <w:tc>
          <w:tcPr>
            <w:tcW w:w="900" w:type="dxa"/>
            <w:tcBorders>
              <w:top w:val="nil"/>
              <w:left w:val="nil"/>
              <w:bottom w:val="single" w:sz="4" w:space="0" w:color="auto"/>
              <w:right w:val="single" w:sz="4" w:space="0" w:color="auto"/>
            </w:tcBorders>
            <w:shd w:val="clear" w:color="auto" w:fill="auto"/>
            <w:noWrap/>
            <w:vAlign w:val="bottom"/>
            <w:hideMark/>
          </w:tcPr>
          <w:p w14:paraId="41A0CFE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w:t>
            </w:r>
          </w:p>
        </w:tc>
        <w:tc>
          <w:tcPr>
            <w:tcW w:w="900" w:type="dxa"/>
            <w:tcBorders>
              <w:top w:val="nil"/>
              <w:left w:val="nil"/>
              <w:bottom w:val="single" w:sz="4" w:space="0" w:color="auto"/>
              <w:right w:val="single" w:sz="4" w:space="0" w:color="auto"/>
            </w:tcBorders>
            <w:shd w:val="clear" w:color="auto" w:fill="auto"/>
            <w:noWrap/>
            <w:vAlign w:val="bottom"/>
            <w:hideMark/>
          </w:tcPr>
          <w:p w14:paraId="5153BB9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1,850</w:t>
            </w:r>
          </w:p>
        </w:tc>
        <w:tc>
          <w:tcPr>
            <w:tcW w:w="874" w:type="dxa"/>
            <w:tcBorders>
              <w:top w:val="nil"/>
              <w:left w:val="nil"/>
              <w:bottom w:val="single" w:sz="4" w:space="0" w:color="auto"/>
              <w:right w:val="single" w:sz="4" w:space="0" w:color="auto"/>
            </w:tcBorders>
            <w:shd w:val="clear" w:color="auto" w:fill="auto"/>
            <w:noWrap/>
            <w:vAlign w:val="bottom"/>
            <w:hideMark/>
          </w:tcPr>
          <w:p w14:paraId="145042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412,669</w:t>
            </w:r>
          </w:p>
        </w:tc>
        <w:tc>
          <w:tcPr>
            <w:tcW w:w="836" w:type="dxa"/>
            <w:tcBorders>
              <w:top w:val="nil"/>
              <w:left w:val="nil"/>
              <w:bottom w:val="single" w:sz="4" w:space="0" w:color="auto"/>
              <w:right w:val="single" w:sz="4" w:space="0" w:color="auto"/>
            </w:tcBorders>
            <w:shd w:val="clear" w:color="auto" w:fill="auto"/>
            <w:noWrap/>
            <w:vAlign w:val="bottom"/>
            <w:hideMark/>
          </w:tcPr>
          <w:p w14:paraId="6625863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267</w:t>
            </w:r>
          </w:p>
        </w:tc>
        <w:tc>
          <w:tcPr>
            <w:tcW w:w="920" w:type="dxa"/>
            <w:tcBorders>
              <w:top w:val="nil"/>
              <w:left w:val="nil"/>
              <w:bottom w:val="single" w:sz="4" w:space="0" w:color="auto"/>
              <w:right w:val="single" w:sz="4" w:space="0" w:color="auto"/>
            </w:tcBorders>
            <w:shd w:val="clear" w:color="auto" w:fill="auto"/>
            <w:noWrap/>
            <w:vAlign w:val="bottom"/>
            <w:hideMark/>
          </w:tcPr>
          <w:p w14:paraId="489A1A2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5AEA633F"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329" w:type="dxa"/>
            <w:tcBorders>
              <w:top w:val="nil"/>
              <w:left w:val="nil"/>
              <w:bottom w:val="nil"/>
              <w:right w:val="single" w:sz="4" w:space="0" w:color="auto"/>
            </w:tcBorders>
            <w:shd w:val="clear" w:color="auto" w:fill="auto"/>
            <w:noWrap/>
            <w:vAlign w:val="bottom"/>
            <w:hideMark/>
          </w:tcPr>
          <w:p w14:paraId="6CEE453F"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31F04D4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2E1FEAD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9816DA3"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(male)</w:t>
            </w:r>
          </w:p>
        </w:tc>
        <w:tc>
          <w:tcPr>
            <w:tcW w:w="529" w:type="dxa"/>
            <w:tcBorders>
              <w:top w:val="nil"/>
              <w:left w:val="nil"/>
              <w:bottom w:val="single" w:sz="4" w:space="0" w:color="auto"/>
              <w:right w:val="single" w:sz="4" w:space="0" w:color="auto"/>
            </w:tcBorders>
            <w:shd w:val="clear" w:color="auto" w:fill="auto"/>
            <w:noWrap/>
            <w:vAlign w:val="bottom"/>
            <w:hideMark/>
          </w:tcPr>
          <w:p w14:paraId="1557C1C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M</w:t>
            </w:r>
          </w:p>
        </w:tc>
        <w:tc>
          <w:tcPr>
            <w:tcW w:w="1391" w:type="dxa"/>
            <w:tcBorders>
              <w:top w:val="nil"/>
              <w:left w:val="nil"/>
              <w:bottom w:val="single" w:sz="4" w:space="0" w:color="auto"/>
              <w:right w:val="single" w:sz="4" w:space="0" w:color="auto"/>
            </w:tcBorders>
            <w:shd w:val="clear" w:color="auto" w:fill="auto"/>
            <w:noWrap/>
            <w:vAlign w:val="bottom"/>
            <w:hideMark/>
          </w:tcPr>
          <w:p w14:paraId="62B1FF0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6190B20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GCA_021870715.1</w:t>
            </w:r>
          </w:p>
        </w:tc>
        <w:tc>
          <w:tcPr>
            <w:tcW w:w="1280" w:type="dxa"/>
            <w:tcBorders>
              <w:top w:val="nil"/>
              <w:left w:val="nil"/>
              <w:bottom w:val="single" w:sz="4" w:space="0" w:color="auto"/>
              <w:right w:val="single" w:sz="4" w:space="0" w:color="auto"/>
            </w:tcBorders>
            <w:shd w:val="clear" w:color="auto" w:fill="auto"/>
            <w:noWrap/>
            <w:vAlign w:val="bottom"/>
            <w:hideMark/>
          </w:tcPr>
          <w:p w14:paraId="070AF9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4B23FB0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137x</w:t>
            </w:r>
          </w:p>
        </w:tc>
        <w:tc>
          <w:tcPr>
            <w:tcW w:w="1308" w:type="dxa"/>
            <w:tcBorders>
              <w:top w:val="nil"/>
              <w:left w:val="nil"/>
              <w:bottom w:val="single" w:sz="4" w:space="0" w:color="auto"/>
              <w:right w:val="single" w:sz="4" w:space="0" w:color="auto"/>
            </w:tcBorders>
            <w:shd w:val="clear" w:color="auto" w:fill="auto"/>
            <w:noWrap/>
            <w:vAlign w:val="bottom"/>
            <w:hideMark/>
          </w:tcPr>
          <w:p w14:paraId="3E6313C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471,985,164</w:t>
            </w:r>
          </w:p>
        </w:tc>
        <w:tc>
          <w:tcPr>
            <w:tcW w:w="990" w:type="dxa"/>
            <w:tcBorders>
              <w:top w:val="nil"/>
              <w:left w:val="nil"/>
              <w:bottom w:val="single" w:sz="4" w:space="0" w:color="auto"/>
              <w:right w:val="single" w:sz="4" w:space="0" w:color="auto"/>
            </w:tcBorders>
            <w:shd w:val="clear" w:color="auto" w:fill="auto"/>
            <w:noWrap/>
            <w:vAlign w:val="bottom"/>
            <w:hideMark/>
          </w:tcPr>
          <w:p w14:paraId="79FA0B3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1170" w:type="dxa"/>
            <w:tcBorders>
              <w:top w:val="nil"/>
              <w:left w:val="nil"/>
              <w:bottom w:val="single" w:sz="4" w:space="0" w:color="auto"/>
              <w:right w:val="single" w:sz="4" w:space="0" w:color="auto"/>
            </w:tcBorders>
            <w:shd w:val="clear" w:color="auto" w:fill="auto"/>
            <w:noWrap/>
            <w:vAlign w:val="bottom"/>
            <w:hideMark/>
          </w:tcPr>
          <w:p w14:paraId="088CFBA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12,200,365</w:t>
            </w:r>
          </w:p>
        </w:tc>
        <w:tc>
          <w:tcPr>
            <w:tcW w:w="900" w:type="dxa"/>
            <w:tcBorders>
              <w:top w:val="nil"/>
              <w:left w:val="nil"/>
              <w:bottom w:val="single" w:sz="4" w:space="0" w:color="auto"/>
              <w:right w:val="single" w:sz="4" w:space="0" w:color="auto"/>
            </w:tcBorders>
            <w:shd w:val="clear" w:color="auto" w:fill="auto"/>
            <w:noWrap/>
            <w:vAlign w:val="bottom"/>
            <w:hideMark/>
          </w:tcPr>
          <w:p w14:paraId="239DD6E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15</w:t>
            </w:r>
          </w:p>
        </w:tc>
        <w:tc>
          <w:tcPr>
            <w:tcW w:w="900" w:type="dxa"/>
            <w:tcBorders>
              <w:top w:val="nil"/>
              <w:left w:val="nil"/>
              <w:bottom w:val="single" w:sz="4" w:space="0" w:color="auto"/>
              <w:right w:val="single" w:sz="4" w:space="0" w:color="auto"/>
            </w:tcBorders>
            <w:shd w:val="clear" w:color="auto" w:fill="auto"/>
            <w:noWrap/>
            <w:vAlign w:val="bottom"/>
            <w:hideMark/>
          </w:tcPr>
          <w:p w14:paraId="794A5B7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2,127</w:t>
            </w:r>
          </w:p>
        </w:tc>
        <w:tc>
          <w:tcPr>
            <w:tcW w:w="874" w:type="dxa"/>
            <w:tcBorders>
              <w:top w:val="nil"/>
              <w:left w:val="nil"/>
              <w:bottom w:val="single" w:sz="4" w:space="0" w:color="auto"/>
              <w:right w:val="single" w:sz="4" w:space="0" w:color="auto"/>
            </w:tcBorders>
            <w:shd w:val="clear" w:color="auto" w:fill="auto"/>
            <w:noWrap/>
            <w:vAlign w:val="bottom"/>
            <w:hideMark/>
          </w:tcPr>
          <w:p w14:paraId="34A3041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347,532</w:t>
            </w:r>
          </w:p>
        </w:tc>
        <w:tc>
          <w:tcPr>
            <w:tcW w:w="836" w:type="dxa"/>
            <w:tcBorders>
              <w:top w:val="nil"/>
              <w:left w:val="nil"/>
              <w:bottom w:val="single" w:sz="4" w:space="0" w:color="auto"/>
              <w:right w:val="single" w:sz="4" w:space="0" w:color="auto"/>
            </w:tcBorders>
            <w:shd w:val="clear" w:color="auto" w:fill="auto"/>
            <w:noWrap/>
            <w:vAlign w:val="bottom"/>
            <w:hideMark/>
          </w:tcPr>
          <w:p w14:paraId="6CE10B4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333</w:t>
            </w:r>
          </w:p>
        </w:tc>
        <w:tc>
          <w:tcPr>
            <w:tcW w:w="920" w:type="dxa"/>
            <w:tcBorders>
              <w:top w:val="nil"/>
              <w:left w:val="nil"/>
              <w:bottom w:val="single" w:sz="4" w:space="0" w:color="auto"/>
              <w:right w:val="single" w:sz="4" w:space="0" w:color="auto"/>
            </w:tcBorders>
            <w:shd w:val="clear" w:color="auto" w:fill="auto"/>
            <w:noWrap/>
            <w:vAlign w:val="bottom"/>
            <w:hideMark/>
          </w:tcPr>
          <w:p w14:paraId="107A4E4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3F18D49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329" w:type="dxa"/>
            <w:tcBorders>
              <w:top w:val="nil"/>
              <w:left w:val="nil"/>
              <w:bottom w:val="nil"/>
              <w:right w:val="single" w:sz="4" w:space="0" w:color="auto"/>
            </w:tcBorders>
            <w:shd w:val="clear" w:color="auto" w:fill="auto"/>
            <w:noWrap/>
            <w:vAlign w:val="bottom"/>
            <w:hideMark/>
          </w:tcPr>
          <w:p w14:paraId="369FF7C0"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6276DB2D"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6AD07B8C"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B2087E5" w14:textId="77777777" w:rsidR="00644092" w:rsidRPr="00C11823" w:rsidRDefault="00644092" w:rsidP="003A7D4F">
            <w:pPr>
              <w:spacing w:after="0" w:line="240" w:lineRule="auto"/>
              <w:jc w:val="center"/>
              <w:rPr>
                <w:rFonts w:ascii="Calibri Light" w:eastAsia="Times New Roman" w:hAnsi="Calibri Light" w:cs="Calibri Light"/>
              </w:rPr>
            </w:pPr>
            <w:proofErr w:type="spellStart"/>
            <w:r w:rsidRPr="009E004D">
              <w:rPr>
                <w:rFonts w:ascii="Calibri Light" w:eastAsia="Times New Roman" w:hAnsi="Calibri Light" w:cs="Calibri Light"/>
                <w:i/>
                <w:iCs/>
              </w:rPr>
              <w:t>Thaleichthys</w:t>
            </w:r>
            <w:proofErr w:type="spellEnd"/>
            <w:r w:rsidRPr="009E004D">
              <w:rPr>
                <w:rFonts w:ascii="Calibri Light" w:eastAsia="Times New Roman" w:hAnsi="Calibri Light" w:cs="Calibri Light"/>
                <w:i/>
                <w:iCs/>
              </w:rPr>
              <w:t xml:space="preserve"> </w:t>
            </w:r>
            <w:proofErr w:type="spellStart"/>
            <w:r w:rsidRPr="009E004D">
              <w:rPr>
                <w:rFonts w:ascii="Calibri Light" w:eastAsia="Times New Roman" w:hAnsi="Calibri Light" w:cs="Calibri Light"/>
                <w:i/>
                <w:iCs/>
              </w:rPr>
              <w:t>pacificus</w:t>
            </w:r>
            <w:proofErr w:type="spellEnd"/>
            <w:r w:rsidRPr="00C11823">
              <w:rPr>
                <w:rFonts w:ascii="Calibri Light" w:eastAsia="Times New Roman" w:hAnsi="Calibri Light" w:cs="Calibri Light"/>
              </w:rPr>
              <w:t xml:space="preserve"> (eulachon)</w:t>
            </w:r>
          </w:p>
        </w:tc>
        <w:tc>
          <w:tcPr>
            <w:tcW w:w="529" w:type="dxa"/>
            <w:tcBorders>
              <w:top w:val="nil"/>
              <w:left w:val="nil"/>
              <w:bottom w:val="single" w:sz="4" w:space="0" w:color="auto"/>
              <w:right w:val="single" w:sz="4" w:space="0" w:color="auto"/>
            </w:tcBorders>
            <w:shd w:val="clear" w:color="auto" w:fill="auto"/>
            <w:noWrap/>
            <w:vAlign w:val="bottom"/>
            <w:hideMark/>
          </w:tcPr>
          <w:p w14:paraId="0A0A34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448E252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2021.03.09</w:t>
            </w:r>
          </w:p>
        </w:tc>
        <w:tc>
          <w:tcPr>
            <w:tcW w:w="1724" w:type="dxa"/>
            <w:tcBorders>
              <w:top w:val="nil"/>
              <w:left w:val="nil"/>
              <w:bottom w:val="single" w:sz="4" w:space="0" w:color="auto"/>
              <w:right w:val="single" w:sz="4" w:space="0" w:color="auto"/>
            </w:tcBorders>
            <w:shd w:val="clear" w:color="auto" w:fill="auto"/>
            <w:noWrap/>
            <w:vAlign w:val="bottom"/>
            <w:hideMark/>
          </w:tcPr>
          <w:p w14:paraId="1C349B5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GCA_017311245.1</w:t>
            </w:r>
          </w:p>
        </w:tc>
        <w:tc>
          <w:tcPr>
            <w:tcW w:w="1280" w:type="dxa"/>
            <w:tcBorders>
              <w:top w:val="nil"/>
              <w:left w:val="nil"/>
              <w:bottom w:val="single" w:sz="4" w:space="0" w:color="auto"/>
              <w:right w:val="single" w:sz="4" w:space="0" w:color="auto"/>
            </w:tcBorders>
            <w:shd w:val="clear" w:color="auto" w:fill="auto"/>
            <w:noWrap/>
            <w:vAlign w:val="bottom"/>
            <w:hideMark/>
          </w:tcPr>
          <w:p w14:paraId="293845B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6ED6CF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210x</w:t>
            </w:r>
          </w:p>
        </w:tc>
        <w:tc>
          <w:tcPr>
            <w:tcW w:w="1308" w:type="dxa"/>
            <w:tcBorders>
              <w:top w:val="nil"/>
              <w:left w:val="nil"/>
              <w:bottom w:val="single" w:sz="4" w:space="0" w:color="auto"/>
              <w:right w:val="single" w:sz="4" w:space="0" w:color="auto"/>
            </w:tcBorders>
            <w:shd w:val="clear" w:color="auto" w:fill="auto"/>
            <w:noWrap/>
            <w:vAlign w:val="bottom"/>
            <w:hideMark/>
          </w:tcPr>
          <w:p w14:paraId="41F0A04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416,131,685</w:t>
            </w:r>
          </w:p>
        </w:tc>
        <w:tc>
          <w:tcPr>
            <w:tcW w:w="990" w:type="dxa"/>
            <w:tcBorders>
              <w:top w:val="nil"/>
              <w:left w:val="nil"/>
              <w:bottom w:val="single" w:sz="4" w:space="0" w:color="auto"/>
              <w:right w:val="single" w:sz="4" w:space="0" w:color="auto"/>
            </w:tcBorders>
            <w:shd w:val="clear" w:color="auto" w:fill="auto"/>
            <w:noWrap/>
            <w:vAlign w:val="bottom"/>
            <w:hideMark/>
          </w:tcPr>
          <w:p w14:paraId="4741CC1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1170" w:type="dxa"/>
            <w:tcBorders>
              <w:top w:val="nil"/>
              <w:left w:val="nil"/>
              <w:bottom w:val="single" w:sz="4" w:space="0" w:color="auto"/>
              <w:right w:val="single" w:sz="4" w:space="0" w:color="auto"/>
            </w:tcBorders>
            <w:shd w:val="clear" w:color="auto" w:fill="auto"/>
            <w:noWrap/>
            <w:vAlign w:val="bottom"/>
            <w:hideMark/>
          </w:tcPr>
          <w:p w14:paraId="423F515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3,050</w:t>
            </w:r>
          </w:p>
        </w:tc>
        <w:tc>
          <w:tcPr>
            <w:tcW w:w="900" w:type="dxa"/>
            <w:tcBorders>
              <w:top w:val="nil"/>
              <w:left w:val="nil"/>
              <w:bottom w:val="single" w:sz="4" w:space="0" w:color="auto"/>
              <w:right w:val="single" w:sz="4" w:space="0" w:color="auto"/>
            </w:tcBorders>
            <w:shd w:val="clear" w:color="auto" w:fill="auto"/>
            <w:noWrap/>
            <w:vAlign w:val="bottom"/>
            <w:hideMark/>
          </w:tcPr>
          <w:p w14:paraId="12205F4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34,112</w:t>
            </w:r>
          </w:p>
        </w:tc>
        <w:tc>
          <w:tcPr>
            <w:tcW w:w="900" w:type="dxa"/>
            <w:tcBorders>
              <w:top w:val="nil"/>
              <w:left w:val="nil"/>
              <w:bottom w:val="single" w:sz="4" w:space="0" w:color="auto"/>
              <w:right w:val="single" w:sz="4" w:space="0" w:color="auto"/>
            </w:tcBorders>
            <w:shd w:val="clear" w:color="auto" w:fill="auto"/>
            <w:noWrap/>
            <w:vAlign w:val="bottom"/>
            <w:hideMark/>
          </w:tcPr>
          <w:p w14:paraId="7EF41D7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330,739</w:t>
            </w:r>
          </w:p>
        </w:tc>
        <w:tc>
          <w:tcPr>
            <w:tcW w:w="874" w:type="dxa"/>
            <w:tcBorders>
              <w:top w:val="nil"/>
              <w:left w:val="nil"/>
              <w:bottom w:val="single" w:sz="4" w:space="0" w:color="auto"/>
              <w:right w:val="single" w:sz="4" w:space="0" w:color="auto"/>
            </w:tcBorders>
            <w:shd w:val="clear" w:color="auto" w:fill="auto"/>
            <w:noWrap/>
            <w:vAlign w:val="bottom"/>
            <w:hideMark/>
          </w:tcPr>
          <w:p w14:paraId="761BC6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2,918</w:t>
            </w:r>
          </w:p>
        </w:tc>
        <w:tc>
          <w:tcPr>
            <w:tcW w:w="836" w:type="dxa"/>
            <w:tcBorders>
              <w:top w:val="nil"/>
              <w:left w:val="nil"/>
              <w:bottom w:val="single" w:sz="4" w:space="0" w:color="auto"/>
              <w:right w:val="single" w:sz="4" w:space="0" w:color="auto"/>
            </w:tcBorders>
            <w:shd w:val="clear" w:color="auto" w:fill="auto"/>
            <w:noWrap/>
            <w:vAlign w:val="bottom"/>
            <w:hideMark/>
          </w:tcPr>
          <w:p w14:paraId="22A3E60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35,367</w:t>
            </w:r>
          </w:p>
        </w:tc>
        <w:tc>
          <w:tcPr>
            <w:tcW w:w="920" w:type="dxa"/>
            <w:tcBorders>
              <w:top w:val="nil"/>
              <w:left w:val="nil"/>
              <w:bottom w:val="single" w:sz="4" w:space="0" w:color="auto"/>
              <w:right w:val="single" w:sz="4" w:space="0" w:color="auto"/>
            </w:tcBorders>
            <w:shd w:val="clear" w:color="auto" w:fill="auto"/>
            <w:noWrap/>
            <w:vAlign w:val="bottom"/>
            <w:hideMark/>
          </w:tcPr>
          <w:p w14:paraId="04BD4CC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6D372FC7" w14:textId="04C19A7F"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w:t>
            </w:r>
            <w:r w:rsidR="00307E56">
              <w:rPr>
                <w:rFonts w:ascii="Calibri Light" w:eastAsia="Times New Roman" w:hAnsi="Calibri Light" w:cs="Calibri Light"/>
              </w:rPr>
              <w:t>,</w:t>
            </w:r>
            <w:r w:rsidRPr="00C11823">
              <w:rPr>
                <w:rFonts w:ascii="Calibri Light" w:eastAsia="Times New Roman" w:hAnsi="Calibri Light" w:cs="Calibri Light"/>
              </w:rPr>
              <w:t>311</w:t>
            </w:r>
          </w:p>
        </w:tc>
        <w:tc>
          <w:tcPr>
            <w:tcW w:w="329" w:type="dxa"/>
            <w:tcBorders>
              <w:top w:val="nil"/>
              <w:left w:val="nil"/>
              <w:bottom w:val="nil"/>
              <w:right w:val="single" w:sz="4" w:space="0" w:color="auto"/>
            </w:tcBorders>
            <w:shd w:val="clear" w:color="auto" w:fill="auto"/>
            <w:noWrap/>
            <w:vAlign w:val="bottom"/>
            <w:hideMark/>
          </w:tcPr>
          <w:p w14:paraId="7930DC0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62D9436"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04C3425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1D3BF4B"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Osmerus eperlanus</w:t>
            </w:r>
            <w:r w:rsidRPr="00C11823">
              <w:rPr>
                <w:rFonts w:ascii="Calibri Light" w:eastAsia="Times New Roman" w:hAnsi="Calibri Light" w:cs="Calibri Light"/>
              </w:rPr>
              <w:t xml:space="preserve"> (European smelt)</w:t>
            </w:r>
          </w:p>
        </w:tc>
        <w:tc>
          <w:tcPr>
            <w:tcW w:w="529" w:type="dxa"/>
            <w:tcBorders>
              <w:top w:val="nil"/>
              <w:left w:val="nil"/>
              <w:bottom w:val="single" w:sz="4" w:space="0" w:color="auto"/>
              <w:right w:val="single" w:sz="4" w:space="0" w:color="auto"/>
            </w:tcBorders>
            <w:shd w:val="clear" w:color="auto" w:fill="auto"/>
            <w:noWrap/>
            <w:vAlign w:val="bottom"/>
            <w:hideMark/>
          </w:tcPr>
          <w:p w14:paraId="435E7DF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1B13E8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2018.03.18</w:t>
            </w:r>
          </w:p>
        </w:tc>
        <w:tc>
          <w:tcPr>
            <w:tcW w:w="1724" w:type="dxa"/>
            <w:tcBorders>
              <w:top w:val="nil"/>
              <w:left w:val="nil"/>
              <w:bottom w:val="single" w:sz="4" w:space="0" w:color="auto"/>
              <w:right w:val="single" w:sz="4" w:space="0" w:color="auto"/>
            </w:tcBorders>
            <w:shd w:val="clear" w:color="auto" w:fill="auto"/>
            <w:noWrap/>
            <w:vAlign w:val="bottom"/>
            <w:hideMark/>
          </w:tcPr>
          <w:p w14:paraId="65DC287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GCA_900302275.1</w:t>
            </w:r>
          </w:p>
        </w:tc>
        <w:tc>
          <w:tcPr>
            <w:tcW w:w="1280" w:type="dxa"/>
            <w:tcBorders>
              <w:top w:val="nil"/>
              <w:left w:val="nil"/>
              <w:bottom w:val="single" w:sz="4" w:space="0" w:color="auto"/>
              <w:right w:val="single" w:sz="4" w:space="0" w:color="auto"/>
            </w:tcBorders>
            <w:shd w:val="clear" w:color="auto" w:fill="auto"/>
            <w:noWrap/>
            <w:vAlign w:val="bottom"/>
            <w:hideMark/>
          </w:tcPr>
          <w:p w14:paraId="4A09189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5A0093D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19x</w:t>
            </w:r>
          </w:p>
        </w:tc>
        <w:tc>
          <w:tcPr>
            <w:tcW w:w="1308" w:type="dxa"/>
            <w:tcBorders>
              <w:top w:val="nil"/>
              <w:left w:val="nil"/>
              <w:bottom w:val="single" w:sz="4" w:space="0" w:color="auto"/>
              <w:right w:val="single" w:sz="4" w:space="0" w:color="auto"/>
            </w:tcBorders>
            <w:shd w:val="clear" w:color="auto" w:fill="auto"/>
            <w:noWrap/>
            <w:vAlign w:val="bottom"/>
            <w:hideMark/>
          </w:tcPr>
          <w:p w14:paraId="6334BA8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342,758,722</w:t>
            </w:r>
          </w:p>
        </w:tc>
        <w:tc>
          <w:tcPr>
            <w:tcW w:w="990" w:type="dxa"/>
            <w:tcBorders>
              <w:top w:val="nil"/>
              <w:left w:val="nil"/>
              <w:bottom w:val="single" w:sz="4" w:space="0" w:color="auto"/>
              <w:right w:val="single" w:sz="4" w:space="0" w:color="auto"/>
            </w:tcBorders>
            <w:shd w:val="clear" w:color="auto" w:fill="auto"/>
            <w:noWrap/>
            <w:vAlign w:val="bottom"/>
            <w:hideMark/>
          </w:tcPr>
          <w:p w14:paraId="78E3DC6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1170" w:type="dxa"/>
            <w:tcBorders>
              <w:top w:val="nil"/>
              <w:left w:val="nil"/>
              <w:bottom w:val="single" w:sz="4" w:space="0" w:color="auto"/>
              <w:right w:val="single" w:sz="4" w:space="0" w:color="auto"/>
            </w:tcBorders>
            <w:shd w:val="clear" w:color="auto" w:fill="auto"/>
            <w:noWrap/>
            <w:vAlign w:val="bottom"/>
            <w:hideMark/>
          </w:tcPr>
          <w:p w14:paraId="588C1B3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6,820</w:t>
            </w:r>
          </w:p>
        </w:tc>
        <w:tc>
          <w:tcPr>
            <w:tcW w:w="900" w:type="dxa"/>
            <w:tcBorders>
              <w:top w:val="nil"/>
              <w:left w:val="nil"/>
              <w:bottom w:val="single" w:sz="4" w:space="0" w:color="auto"/>
              <w:right w:val="single" w:sz="4" w:space="0" w:color="auto"/>
            </w:tcBorders>
            <w:shd w:val="clear" w:color="auto" w:fill="auto"/>
            <w:noWrap/>
            <w:vAlign w:val="bottom"/>
            <w:hideMark/>
          </w:tcPr>
          <w:p w14:paraId="11FCC9C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13,139</w:t>
            </w:r>
          </w:p>
        </w:tc>
        <w:tc>
          <w:tcPr>
            <w:tcW w:w="900" w:type="dxa"/>
            <w:tcBorders>
              <w:top w:val="nil"/>
              <w:left w:val="nil"/>
              <w:bottom w:val="single" w:sz="4" w:space="0" w:color="auto"/>
              <w:right w:val="single" w:sz="4" w:space="0" w:color="auto"/>
            </w:tcBorders>
            <w:shd w:val="clear" w:color="auto" w:fill="auto"/>
            <w:noWrap/>
            <w:vAlign w:val="bottom"/>
            <w:hideMark/>
          </w:tcPr>
          <w:p w14:paraId="29D48A2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99,348</w:t>
            </w:r>
          </w:p>
        </w:tc>
        <w:tc>
          <w:tcPr>
            <w:tcW w:w="874" w:type="dxa"/>
            <w:tcBorders>
              <w:top w:val="nil"/>
              <w:left w:val="nil"/>
              <w:bottom w:val="single" w:sz="4" w:space="0" w:color="auto"/>
              <w:right w:val="single" w:sz="4" w:space="0" w:color="auto"/>
            </w:tcBorders>
            <w:shd w:val="clear" w:color="auto" w:fill="auto"/>
            <w:noWrap/>
            <w:vAlign w:val="bottom"/>
            <w:hideMark/>
          </w:tcPr>
          <w:p w14:paraId="59C454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4,524</w:t>
            </w:r>
          </w:p>
        </w:tc>
        <w:tc>
          <w:tcPr>
            <w:tcW w:w="836" w:type="dxa"/>
            <w:tcBorders>
              <w:top w:val="nil"/>
              <w:left w:val="nil"/>
              <w:bottom w:val="single" w:sz="4" w:space="0" w:color="auto"/>
              <w:right w:val="single" w:sz="4" w:space="0" w:color="auto"/>
            </w:tcBorders>
            <w:shd w:val="clear" w:color="auto" w:fill="auto"/>
            <w:noWrap/>
            <w:vAlign w:val="bottom"/>
            <w:hideMark/>
          </w:tcPr>
          <w:p w14:paraId="5BDE3F0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21,105</w:t>
            </w:r>
          </w:p>
        </w:tc>
        <w:tc>
          <w:tcPr>
            <w:tcW w:w="920" w:type="dxa"/>
            <w:tcBorders>
              <w:top w:val="nil"/>
              <w:left w:val="nil"/>
              <w:bottom w:val="single" w:sz="4" w:space="0" w:color="auto"/>
              <w:right w:val="single" w:sz="4" w:space="0" w:color="auto"/>
            </w:tcBorders>
            <w:shd w:val="clear" w:color="auto" w:fill="auto"/>
            <w:noWrap/>
            <w:vAlign w:val="bottom"/>
            <w:hideMark/>
          </w:tcPr>
          <w:p w14:paraId="7824D2F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37BE75B8" w14:textId="12509D6E"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w:t>
            </w:r>
            <w:r w:rsidR="00307E56">
              <w:rPr>
                <w:rFonts w:ascii="Calibri Light" w:eastAsia="Times New Roman" w:hAnsi="Calibri Light" w:cs="Calibri Light"/>
              </w:rPr>
              <w:t>,</w:t>
            </w:r>
            <w:r w:rsidRPr="00C11823">
              <w:rPr>
                <w:rFonts w:ascii="Calibri Light" w:eastAsia="Times New Roman" w:hAnsi="Calibri Light" w:cs="Calibri Light"/>
              </w:rPr>
              <w:t>274</w:t>
            </w:r>
          </w:p>
        </w:tc>
        <w:tc>
          <w:tcPr>
            <w:tcW w:w="329" w:type="dxa"/>
            <w:tcBorders>
              <w:top w:val="nil"/>
              <w:left w:val="nil"/>
              <w:bottom w:val="nil"/>
              <w:right w:val="single" w:sz="4" w:space="0" w:color="auto"/>
            </w:tcBorders>
            <w:shd w:val="clear" w:color="auto" w:fill="auto"/>
            <w:noWrap/>
            <w:vAlign w:val="bottom"/>
            <w:hideMark/>
          </w:tcPr>
          <w:p w14:paraId="20B6F6F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46579BF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D9BA8B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43936119" w14:textId="77777777" w:rsidR="009E004D"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17A4712A" w14:textId="246B4DC6"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sidR="00DF2390">
              <w:rPr>
                <w:rFonts w:ascii="Calibri Light" w:eastAsia="Times New Roman" w:hAnsi="Calibri Light" w:cs="Calibri Light"/>
              </w:rPr>
              <w:t>Japanese</w:t>
            </w:r>
            <w:r w:rsidRPr="00C11823">
              <w:rPr>
                <w:rFonts w:ascii="Calibri Light" w:eastAsia="Times New Roman" w:hAnsi="Calibri Light" w:cs="Calibri Light"/>
              </w:rPr>
              <w:t xml:space="preserve"> smelt</w:t>
            </w:r>
            <w:r w:rsidR="009E004D">
              <w:rPr>
                <w:rFonts w:ascii="Calibri Light" w:eastAsia="Times New Roman" w:hAnsi="Calibri Light" w:cs="Calibri Light"/>
              </w:rPr>
              <w:t>/wakasagi</w:t>
            </w:r>
            <w:r w:rsidRPr="00C11823">
              <w:rPr>
                <w:rFonts w:ascii="Calibri Light" w:eastAsia="Times New Roman" w:hAnsi="Calibri Light" w:cs="Calibri Light"/>
              </w:rPr>
              <w:t>)</w:t>
            </w:r>
          </w:p>
        </w:tc>
        <w:tc>
          <w:tcPr>
            <w:tcW w:w="529" w:type="dxa"/>
            <w:tcBorders>
              <w:top w:val="nil"/>
              <w:left w:val="nil"/>
              <w:bottom w:val="single" w:sz="4" w:space="0" w:color="auto"/>
              <w:right w:val="single" w:sz="4" w:space="0" w:color="auto"/>
            </w:tcBorders>
            <w:shd w:val="clear" w:color="auto" w:fill="auto"/>
            <w:noWrap/>
            <w:vAlign w:val="bottom"/>
            <w:hideMark/>
          </w:tcPr>
          <w:p w14:paraId="1A9615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0ABCEC6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2021.05.12</w:t>
            </w:r>
          </w:p>
        </w:tc>
        <w:tc>
          <w:tcPr>
            <w:tcW w:w="1724" w:type="dxa"/>
            <w:tcBorders>
              <w:top w:val="nil"/>
              <w:left w:val="nil"/>
              <w:bottom w:val="single" w:sz="4" w:space="0" w:color="auto"/>
              <w:right w:val="single" w:sz="4" w:space="0" w:color="auto"/>
            </w:tcBorders>
            <w:shd w:val="clear" w:color="auto" w:fill="auto"/>
            <w:noWrap/>
            <w:vAlign w:val="bottom"/>
            <w:hideMark/>
          </w:tcPr>
          <w:p w14:paraId="0CC6817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GCA_018346875.1</w:t>
            </w:r>
          </w:p>
        </w:tc>
        <w:tc>
          <w:tcPr>
            <w:tcW w:w="1280" w:type="dxa"/>
            <w:tcBorders>
              <w:top w:val="nil"/>
              <w:left w:val="nil"/>
              <w:bottom w:val="single" w:sz="4" w:space="0" w:color="auto"/>
              <w:right w:val="single" w:sz="4" w:space="0" w:color="auto"/>
            </w:tcBorders>
            <w:shd w:val="clear" w:color="auto" w:fill="auto"/>
            <w:noWrap/>
            <w:vAlign w:val="bottom"/>
            <w:hideMark/>
          </w:tcPr>
          <w:p w14:paraId="3662703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hideMark/>
          </w:tcPr>
          <w:p w14:paraId="7978366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126x</w:t>
            </w:r>
          </w:p>
        </w:tc>
        <w:tc>
          <w:tcPr>
            <w:tcW w:w="1308" w:type="dxa"/>
            <w:tcBorders>
              <w:top w:val="nil"/>
              <w:left w:val="nil"/>
              <w:bottom w:val="single" w:sz="4" w:space="0" w:color="auto"/>
              <w:right w:val="single" w:sz="4" w:space="0" w:color="auto"/>
            </w:tcBorders>
            <w:shd w:val="clear" w:color="auto" w:fill="auto"/>
            <w:noWrap/>
            <w:vAlign w:val="bottom"/>
            <w:hideMark/>
          </w:tcPr>
          <w:p w14:paraId="13CC561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34,375,595</w:t>
            </w:r>
          </w:p>
        </w:tc>
        <w:tc>
          <w:tcPr>
            <w:tcW w:w="990" w:type="dxa"/>
            <w:tcBorders>
              <w:top w:val="nil"/>
              <w:left w:val="nil"/>
              <w:bottom w:val="single" w:sz="4" w:space="0" w:color="auto"/>
              <w:right w:val="single" w:sz="4" w:space="0" w:color="auto"/>
            </w:tcBorders>
            <w:shd w:val="clear" w:color="auto" w:fill="auto"/>
            <w:noWrap/>
            <w:vAlign w:val="bottom"/>
            <w:hideMark/>
          </w:tcPr>
          <w:p w14:paraId="210F018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170" w:type="dxa"/>
            <w:tcBorders>
              <w:top w:val="nil"/>
              <w:left w:val="nil"/>
              <w:bottom w:val="single" w:sz="4" w:space="0" w:color="auto"/>
              <w:right w:val="single" w:sz="4" w:space="0" w:color="auto"/>
            </w:tcBorders>
            <w:shd w:val="clear" w:color="auto" w:fill="auto"/>
            <w:noWrap/>
            <w:vAlign w:val="bottom"/>
            <w:hideMark/>
          </w:tcPr>
          <w:p w14:paraId="57BA5DB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460,000</w:t>
            </w:r>
          </w:p>
        </w:tc>
        <w:tc>
          <w:tcPr>
            <w:tcW w:w="900" w:type="dxa"/>
            <w:tcBorders>
              <w:top w:val="nil"/>
              <w:left w:val="nil"/>
              <w:bottom w:val="single" w:sz="4" w:space="0" w:color="auto"/>
              <w:right w:val="single" w:sz="4" w:space="0" w:color="auto"/>
            </w:tcBorders>
            <w:shd w:val="clear" w:color="auto" w:fill="auto"/>
            <w:noWrap/>
            <w:vAlign w:val="bottom"/>
            <w:hideMark/>
          </w:tcPr>
          <w:p w14:paraId="23AA7F9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477</w:t>
            </w:r>
          </w:p>
        </w:tc>
        <w:tc>
          <w:tcPr>
            <w:tcW w:w="900" w:type="dxa"/>
            <w:tcBorders>
              <w:top w:val="nil"/>
              <w:left w:val="nil"/>
              <w:bottom w:val="single" w:sz="4" w:space="0" w:color="auto"/>
              <w:right w:val="single" w:sz="4" w:space="0" w:color="auto"/>
            </w:tcBorders>
            <w:shd w:val="clear" w:color="auto" w:fill="auto"/>
            <w:noWrap/>
            <w:vAlign w:val="bottom"/>
            <w:hideMark/>
          </w:tcPr>
          <w:p w14:paraId="5EEC8C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874" w:type="dxa"/>
            <w:tcBorders>
              <w:top w:val="nil"/>
              <w:left w:val="nil"/>
              <w:bottom w:val="single" w:sz="4" w:space="0" w:color="auto"/>
              <w:right w:val="single" w:sz="4" w:space="0" w:color="auto"/>
            </w:tcBorders>
            <w:shd w:val="clear" w:color="auto" w:fill="auto"/>
            <w:noWrap/>
            <w:vAlign w:val="bottom"/>
            <w:hideMark/>
          </w:tcPr>
          <w:p w14:paraId="33DFBE7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2,124</w:t>
            </w:r>
          </w:p>
        </w:tc>
        <w:tc>
          <w:tcPr>
            <w:tcW w:w="836" w:type="dxa"/>
            <w:tcBorders>
              <w:top w:val="nil"/>
              <w:left w:val="nil"/>
              <w:bottom w:val="single" w:sz="4" w:space="0" w:color="auto"/>
              <w:right w:val="single" w:sz="4" w:space="0" w:color="auto"/>
            </w:tcBorders>
            <w:shd w:val="clear" w:color="auto" w:fill="auto"/>
            <w:noWrap/>
            <w:vAlign w:val="bottom"/>
            <w:hideMark/>
          </w:tcPr>
          <w:p w14:paraId="299AE7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4,887</w:t>
            </w:r>
          </w:p>
        </w:tc>
        <w:tc>
          <w:tcPr>
            <w:tcW w:w="920" w:type="dxa"/>
            <w:tcBorders>
              <w:top w:val="nil"/>
              <w:left w:val="nil"/>
              <w:bottom w:val="single" w:sz="4" w:space="0" w:color="auto"/>
              <w:right w:val="single" w:sz="4" w:space="0" w:color="auto"/>
            </w:tcBorders>
            <w:shd w:val="clear" w:color="auto" w:fill="auto"/>
            <w:noWrap/>
            <w:vAlign w:val="bottom"/>
            <w:hideMark/>
          </w:tcPr>
          <w:p w14:paraId="36C10D6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272BDDC5" w14:textId="39B44DA4"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w:t>
            </w:r>
            <w:r w:rsidR="00307E56">
              <w:rPr>
                <w:rFonts w:ascii="Calibri Light" w:eastAsia="Times New Roman" w:hAnsi="Calibri Light" w:cs="Calibri Light"/>
              </w:rPr>
              <w:t>,</w:t>
            </w:r>
            <w:r w:rsidRPr="00C11823">
              <w:rPr>
                <w:rFonts w:ascii="Calibri Light" w:eastAsia="Times New Roman" w:hAnsi="Calibri Light" w:cs="Calibri Light"/>
              </w:rPr>
              <w:t>639</w:t>
            </w:r>
          </w:p>
        </w:tc>
        <w:tc>
          <w:tcPr>
            <w:tcW w:w="329" w:type="dxa"/>
            <w:tcBorders>
              <w:top w:val="nil"/>
              <w:left w:val="nil"/>
              <w:bottom w:val="nil"/>
              <w:right w:val="single" w:sz="4" w:space="0" w:color="auto"/>
            </w:tcBorders>
            <w:shd w:val="clear" w:color="auto" w:fill="auto"/>
            <w:noWrap/>
            <w:vAlign w:val="bottom"/>
            <w:hideMark/>
          </w:tcPr>
          <w:p w14:paraId="58E78EA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240654" w:rsidRPr="00C11823" w14:paraId="39EB368B" w14:textId="77777777" w:rsidTr="003A7D4F">
        <w:trPr>
          <w:trHeight w:val="320"/>
        </w:trPr>
        <w:tc>
          <w:tcPr>
            <w:tcW w:w="262" w:type="dxa"/>
            <w:tcBorders>
              <w:top w:val="nil"/>
              <w:left w:val="single" w:sz="4" w:space="0" w:color="auto"/>
              <w:bottom w:val="nil"/>
              <w:right w:val="nil"/>
            </w:tcBorders>
            <w:shd w:val="clear" w:color="auto" w:fill="auto"/>
            <w:noWrap/>
            <w:vAlign w:val="bottom"/>
          </w:tcPr>
          <w:p w14:paraId="527E0A67" w14:textId="77777777" w:rsidR="00240654" w:rsidRPr="00C11823" w:rsidRDefault="00240654" w:rsidP="003A7D4F">
            <w:pPr>
              <w:spacing w:after="0" w:line="240" w:lineRule="auto"/>
              <w:jc w:val="left"/>
              <w:rPr>
                <w:rFonts w:ascii="Calibri" w:eastAsia="Times New Roman" w:hAnsi="Calibri" w:cs="Calibri"/>
                <w:color w:val="000000"/>
              </w:rPr>
            </w:pPr>
          </w:p>
        </w:tc>
        <w:tc>
          <w:tcPr>
            <w:tcW w:w="3240" w:type="dxa"/>
            <w:tcBorders>
              <w:top w:val="nil"/>
              <w:left w:val="single" w:sz="4" w:space="0" w:color="auto"/>
              <w:bottom w:val="single" w:sz="4" w:space="0" w:color="auto"/>
              <w:right w:val="single" w:sz="4" w:space="0" w:color="auto"/>
            </w:tcBorders>
            <w:shd w:val="clear" w:color="auto" w:fill="auto"/>
            <w:noWrap/>
            <w:vAlign w:val="bottom"/>
          </w:tcPr>
          <w:p w14:paraId="2249B9D9" w14:textId="12910F51" w:rsidR="009E004D" w:rsidRDefault="009E004D"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486200B0" w14:textId="62055BA8" w:rsidR="00240654" w:rsidRPr="00C11823" w:rsidRDefault="009E004D"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Pr>
                <w:rFonts w:ascii="Calibri Light" w:eastAsia="Times New Roman" w:hAnsi="Calibri Light" w:cs="Calibri Light"/>
              </w:rPr>
              <w:t>Japanese</w:t>
            </w:r>
            <w:r w:rsidRPr="00C11823">
              <w:rPr>
                <w:rFonts w:ascii="Calibri Light" w:eastAsia="Times New Roman" w:hAnsi="Calibri Light" w:cs="Calibri Light"/>
              </w:rPr>
              <w:t xml:space="preserve"> smelt</w:t>
            </w:r>
            <w:r>
              <w:rPr>
                <w:rFonts w:ascii="Calibri Light" w:eastAsia="Times New Roman" w:hAnsi="Calibri Light" w:cs="Calibri Light"/>
              </w:rPr>
              <w:t>/</w:t>
            </w:r>
            <w:proofErr w:type="gramStart"/>
            <w:r>
              <w:rPr>
                <w:rFonts w:ascii="Calibri Light" w:eastAsia="Times New Roman" w:hAnsi="Calibri Light" w:cs="Calibri Light"/>
              </w:rPr>
              <w:t>wakasagi</w:t>
            </w:r>
            <w:r w:rsidRPr="00C11823">
              <w:rPr>
                <w:rFonts w:ascii="Calibri Light" w:eastAsia="Times New Roman" w:hAnsi="Calibri Light" w:cs="Calibri Light"/>
              </w:rPr>
              <w:t>)</w:t>
            </w:r>
            <w:r w:rsidR="00307E56">
              <w:rPr>
                <w:rFonts w:ascii="Calibri Light" w:eastAsia="Times New Roman" w:hAnsi="Calibri Light" w:cs="Calibri Light"/>
              </w:rPr>
              <w:t>*</w:t>
            </w:r>
            <w:proofErr w:type="gramEnd"/>
          </w:p>
        </w:tc>
        <w:tc>
          <w:tcPr>
            <w:tcW w:w="529" w:type="dxa"/>
            <w:tcBorders>
              <w:top w:val="nil"/>
              <w:left w:val="nil"/>
              <w:bottom w:val="single" w:sz="4" w:space="0" w:color="auto"/>
              <w:right w:val="single" w:sz="4" w:space="0" w:color="auto"/>
            </w:tcBorders>
            <w:shd w:val="clear" w:color="auto" w:fill="auto"/>
            <w:noWrap/>
            <w:vAlign w:val="bottom"/>
          </w:tcPr>
          <w:p w14:paraId="72C12FA9" w14:textId="6EB77E6F"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tcPr>
          <w:p w14:paraId="784E4A6C" w14:textId="1A45B9C7"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2021.09.06</w:t>
            </w:r>
          </w:p>
        </w:tc>
        <w:tc>
          <w:tcPr>
            <w:tcW w:w="1724" w:type="dxa"/>
            <w:tcBorders>
              <w:top w:val="nil"/>
              <w:left w:val="nil"/>
              <w:bottom w:val="single" w:sz="4" w:space="0" w:color="auto"/>
              <w:right w:val="single" w:sz="4" w:space="0" w:color="auto"/>
            </w:tcBorders>
            <w:shd w:val="clear" w:color="auto" w:fill="auto"/>
            <w:noWrap/>
            <w:vAlign w:val="bottom"/>
          </w:tcPr>
          <w:p w14:paraId="6E89FDF4" w14:textId="39BB8926"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280" w:type="dxa"/>
            <w:tcBorders>
              <w:top w:val="nil"/>
              <w:left w:val="nil"/>
              <w:bottom w:val="single" w:sz="4" w:space="0" w:color="auto"/>
              <w:right w:val="single" w:sz="4" w:space="0" w:color="auto"/>
            </w:tcBorders>
            <w:shd w:val="clear" w:color="auto" w:fill="auto"/>
            <w:noWrap/>
            <w:vAlign w:val="bottom"/>
          </w:tcPr>
          <w:p w14:paraId="3EE0690F" w14:textId="7B1E6E55" w:rsidR="00240654" w:rsidRPr="00C11823" w:rsidRDefault="003A7D4F"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tcPr>
          <w:p w14:paraId="422B422F" w14:textId="3AD544D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51x</w:t>
            </w:r>
          </w:p>
        </w:tc>
        <w:tc>
          <w:tcPr>
            <w:tcW w:w="1308" w:type="dxa"/>
            <w:tcBorders>
              <w:top w:val="nil"/>
              <w:left w:val="nil"/>
              <w:bottom w:val="single" w:sz="4" w:space="0" w:color="auto"/>
              <w:right w:val="single" w:sz="4" w:space="0" w:color="auto"/>
            </w:tcBorders>
            <w:shd w:val="clear" w:color="auto" w:fill="auto"/>
            <w:noWrap/>
            <w:vAlign w:val="bottom"/>
          </w:tcPr>
          <w:p w14:paraId="1096E7D5" w14:textId="11D69B73" w:rsidR="00240654" w:rsidRPr="00C11823" w:rsidRDefault="00307E56" w:rsidP="003A7D4F">
            <w:pPr>
              <w:spacing w:after="0" w:line="240" w:lineRule="auto"/>
              <w:jc w:val="center"/>
              <w:rPr>
                <w:rFonts w:ascii="Calibri Light" w:eastAsia="Times New Roman" w:hAnsi="Calibri Light" w:cs="Calibri Light"/>
              </w:rPr>
            </w:pPr>
            <w:r w:rsidRPr="00307E56">
              <w:rPr>
                <w:rFonts w:ascii="Calibri Light" w:eastAsia="Times New Roman" w:hAnsi="Calibri Light" w:cs="Calibri Light"/>
              </w:rPr>
              <w:t>498,930,205</w:t>
            </w:r>
          </w:p>
        </w:tc>
        <w:tc>
          <w:tcPr>
            <w:tcW w:w="990" w:type="dxa"/>
            <w:tcBorders>
              <w:top w:val="nil"/>
              <w:left w:val="nil"/>
              <w:bottom w:val="single" w:sz="4" w:space="0" w:color="auto"/>
              <w:right w:val="single" w:sz="4" w:space="0" w:color="auto"/>
            </w:tcBorders>
            <w:shd w:val="clear" w:color="auto" w:fill="auto"/>
            <w:noWrap/>
            <w:vAlign w:val="bottom"/>
          </w:tcPr>
          <w:p w14:paraId="0848994B" w14:textId="68EEA6F0"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1170" w:type="dxa"/>
            <w:tcBorders>
              <w:top w:val="nil"/>
              <w:left w:val="nil"/>
              <w:bottom w:val="single" w:sz="4" w:space="0" w:color="auto"/>
              <w:right w:val="single" w:sz="4" w:space="0" w:color="auto"/>
            </w:tcBorders>
            <w:shd w:val="clear" w:color="auto" w:fill="auto"/>
            <w:noWrap/>
            <w:vAlign w:val="bottom"/>
          </w:tcPr>
          <w:p w14:paraId="642D8D96" w14:textId="6C3D740E"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464,585</w:t>
            </w:r>
          </w:p>
        </w:tc>
        <w:tc>
          <w:tcPr>
            <w:tcW w:w="900" w:type="dxa"/>
            <w:tcBorders>
              <w:top w:val="nil"/>
              <w:left w:val="nil"/>
              <w:bottom w:val="single" w:sz="4" w:space="0" w:color="auto"/>
              <w:right w:val="single" w:sz="4" w:space="0" w:color="auto"/>
            </w:tcBorders>
            <w:shd w:val="clear" w:color="auto" w:fill="auto"/>
            <w:noWrap/>
            <w:vAlign w:val="bottom"/>
          </w:tcPr>
          <w:p w14:paraId="429DAE4D" w14:textId="23BDD845"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300</w:t>
            </w:r>
          </w:p>
        </w:tc>
        <w:tc>
          <w:tcPr>
            <w:tcW w:w="900" w:type="dxa"/>
            <w:tcBorders>
              <w:top w:val="nil"/>
              <w:left w:val="nil"/>
              <w:bottom w:val="single" w:sz="4" w:space="0" w:color="auto"/>
              <w:right w:val="single" w:sz="4" w:space="0" w:color="auto"/>
            </w:tcBorders>
            <w:shd w:val="clear" w:color="auto" w:fill="auto"/>
            <w:noWrap/>
            <w:vAlign w:val="bottom"/>
          </w:tcPr>
          <w:p w14:paraId="36348EA6" w14:textId="2E398063"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4,106</w:t>
            </w:r>
          </w:p>
        </w:tc>
        <w:tc>
          <w:tcPr>
            <w:tcW w:w="874" w:type="dxa"/>
            <w:tcBorders>
              <w:top w:val="nil"/>
              <w:left w:val="nil"/>
              <w:bottom w:val="single" w:sz="4" w:space="0" w:color="auto"/>
              <w:right w:val="single" w:sz="4" w:space="0" w:color="auto"/>
            </w:tcBorders>
            <w:shd w:val="clear" w:color="auto" w:fill="auto"/>
            <w:noWrap/>
            <w:vAlign w:val="bottom"/>
          </w:tcPr>
          <w:p w14:paraId="19514582" w14:textId="71FCCE49"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316,684</w:t>
            </w:r>
          </w:p>
        </w:tc>
        <w:tc>
          <w:tcPr>
            <w:tcW w:w="836" w:type="dxa"/>
            <w:tcBorders>
              <w:top w:val="nil"/>
              <w:left w:val="nil"/>
              <w:bottom w:val="single" w:sz="4" w:space="0" w:color="auto"/>
              <w:right w:val="single" w:sz="4" w:space="0" w:color="auto"/>
            </w:tcBorders>
            <w:shd w:val="clear" w:color="auto" w:fill="auto"/>
            <w:noWrap/>
            <w:vAlign w:val="bottom"/>
          </w:tcPr>
          <w:p w14:paraId="5DE43F7A" w14:textId="50C989BC"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477</w:t>
            </w:r>
          </w:p>
        </w:tc>
        <w:tc>
          <w:tcPr>
            <w:tcW w:w="920" w:type="dxa"/>
            <w:tcBorders>
              <w:top w:val="nil"/>
              <w:left w:val="nil"/>
              <w:bottom w:val="single" w:sz="4" w:space="0" w:color="auto"/>
              <w:right w:val="single" w:sz="4" w:space="0" w:color="auto"/>
            </w:tcBorders>
            <w:shd w:val="clear" w:color="auto" w:fill="auto"/>
            <w:noWrap/>
            <w:vAlign w:val="bottom"/>
          </w:tcPr>
          <w:p w14:paraId="18640E74" w14:textId="798BD6EF" w:rsidR="00240654" w:rsidRPr="00C11823" w:rsidRDefault="00307E56"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552" w:type="dxa"/>
            <w:tcBorders>
              <w:top w:val="nil"/>
              <w:left w:val="nil"/>
              <w:bottom w:val="single" w:sz="4" w:space="0" w:color="auto"/>
              <w:right w:val="single" w:sz="4" w:space="0" w:color="auto"/>
            </w:tcBorders>
            <w:shd w:val="clear" w:color="auto" w:fill="auto"/>
            <w:noWrap/>
            <w:vAlign w:val="bottom"/>
          </w:tcPr>
          <w:p w14:paraId="518B3787" w14:textId="6FD2C34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329" w:type="dxa"/>
            <w:tcBorders>
              <w:top w:val="nil"/>
              <w:left w:val="nil"/>
              <w:bottom w:val="nil"/>
              <w:right w:val="single" w:sz="4" w:space="0" w:color="auto"/>
            </w:tcBorders>
            <w:shd w:val="clear" w:color="auto" w:fill="auto"/>
            <w:noWrap/>
            <w:vAlign w:val="bottom"/>
          </w:tcPr>
          <w:p w14:paraId="64DE2981" w14:textId="77777777" w:rsidR="00240654" w:rsidRPr="00C11823" w:rsidRDefault="00240654" w:rsidP="003A7D4F">
            <w:pPr>
              <w:spacing w:after="0" w:line="240" w:lineRule="auto"/>
              <w:jc w:val="left"/>
              <w:rPr>
                <w:rFonts w:ascii="Calibri" w:eastAsia="Times New Roman" w:hAnsi="Calibri" w:cs="Calibri"/>
                <w:color w:val="000000"/>
              </w:rPr>
            </w:pPr>
          </w:p>
        </w:tc>
      </w:tr>
      <w:tr w:rsidR="00644092" w:rsidRPr="00C11823" w14:paraId="1461DCEF" w14:textId="77777777" w:rsidTr="003A7D4F">
        <w:trPr>
          <w:trHeight w:val="391"/>
        </w:trPr>
        <w:tc>
          <w:tcPr>
            <w:tcW w:w="262" w:type="dxa"/>
            <w:tcBorders>
              <w:top w:val="nil"/>
              <w:left w:val="single" w:sz="4" w:space="0" w:color="auto"/>
              <w:bottom w:val="single" w:sz="4" w:space="0" w:color="auto"/>
              <w:right w:val="nil"/>
            </w:tcBorders>
            <w:shd w:val="clear" w:color="auto" w:fill="auto"/>
            <w:noWrap/>
            <w:vAlign w:val="bottom"/>
            <w:hideMark/>
          </w:tcPr>
          <w:p w14:paraId="2A06442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nil"/>
              <w:bottom w:val="single" w:sz="4" w:space="0" w:color="auto"/>
              <w:right w:val="nil"/>
            </w:tcBorders>
            <w:shd w:val="clear" w:color="auto" w:fill="auto"/>
            <w:noWrap/>
            <w:vAlign w:val="bottom"/>
            <w:hideMark/>
          </w:tcPr>
          <w:p w14:paraId="4D70FFE1" w14:textId="7FE13B3A" w:rsidR="00644092" w:rsidRPr="00C11823" w:rsidRDefault="003A7D4F" w:rsidP="003A7D4F">
            <w:pPr>
              <w:spacing w:after="0" w:line="240" w:lineRule="auto"/>
              <w:rPr>
                <w:rFonts w:ascii="Calibri Light" w:eastAsia="Times New Roman" w:hAnsi="Calibri Light" w:cs="Calibri Light"/>
              </w:rPr>
            </w:pPr>
            <w:r>
              <w:rPr>
                <w:rFonts w:ascii="Calibri Light" w:eastAsia="Times New Roman" w:hAnsi="Calibri Light" w:cs="Calibri Light"/>
              </w:rPr>
              <w:t xml:space="preserve">* </w:t>
            </w:r>
            <w:proofErr w:type="gramStart"/>
            <w:r>
              <w:rPr>
                <w:rFonts w:ascii="Calibri Light" w:eastAsia="Times New Roman" w:hAnsi="Calibri Light" w:cs="Calibri Light"/>
              </w:rPr>
              <w:t>metrics</w:t>
            </w:r>
            <w:proofErr w:type="gramEnd"/>
            <w:r>
              <w:rPr>
                <w:rFonts w:ascii="Calibri Light" w:eastAsia="Times New Roman" w:hAnsi="Calibri Light" w:cs="Calibri Light"/>
              </w:rPr>
              <w:t xml:space="preserve"> taken from publication</w:t>
            </w:r>
            <w:r w:rsidR="00644092" w:rsidRPr="00C11823">
              <w:rPr>
                <w:rFonts w:ascii="Calibri Light" w:eastAsia="Times New Roman" w:hAnsi="Calibri Light" w:cs="Calibri Light"/>
              </w:rPr>
              <w:t> </w:t>
            </w:r>
          </w:p>
        </w:tc>
        <w:tc>
          <w:tcPr>
            <w:tcW w:w="529" w:type="dxa"/>
            <w:tcBorders>
              <w:top w:val="nil"/>
              <w:left w:val="nil"/>
              <w:bottom w:val="single" w:sz="4" w:space="0" w:color="auto"/>
              <w:right w:val="nil"/>
            </w:tcBorders>
            <w:shd w:val="clear" w:color="auto" w:fill="auto"/>
            <w:noWrap/>
            <w:vAlign w:val="bottom"/>
            <w:hideMark/>
          </w:tcPr>
          <w:p w14:paraId="03153CA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nil"/>
              <w:left w:val="nil"/>
              <w:bottom w:val="single" w:sz="4" w:space="0" w:color="auto"/>
              <w:right w:val="nil"/>
            </w:tcBorders>
            <w:shd w:val="clear" w:color="auto" w:fill="auto"/>
            <w:noWrap/>
            <w:vAlign w:val="bottom"/>
            <w:hideMark/>
          </w:tcPr>
          <w:p w14:paraId="60C5557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nil"/>
              <w:left w:val="nil"/>
              <w:bottom w:val="single" w:sz="4" w:space="0" w:color="auto"/>
              <w:right w:val="nil"/>
            </w:tcBorders>
            <w:shd w:val="clear" w:color="auto" w:fill="auto"/>
            <w:noWrap/>
            <w:vAlign w:val="bottom"/>
            <w:hideMark/>
          </w:tcPr>
          <w:p w14:paraId="0D6CC54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nil"/>
              <w:left w:val="nil"/>
              <w:bottom w:val="single" w:sz="4" w:space="0" w:color="auto"/>
              <w:right w:val="nil"/>
            </w:tcBorders>
            <w:shd w:val="clear" w:color="auto" w:fill="auto"/>
            <w:noWrap/>
            <w:vAlign w:val="bottom"/>
            <w:hideMark/>
          </w:tcPr>
          <w:p w14:paraId="20D8CF6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nil"/>
              <w:left w:val="nil"/>
              <w:bottom w:val="single" w:sz="4" w:space="0" w:color="auto"/>
              <w:right w:val="nil"/>
            </w:tcBorders>
            <w:shd w:val="clear" w:color="auto" w:fill="auto"/>
            <w:noWrap/>
            <w:vAlign w:val="bottom"/>
            <w:hideMark/>
          </w:tcPr>
          <w:p w14:paraId="38991BA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nil"/>
              <w:left w:val="nil"/>
              <w:bottom w:val="single" w:sz="4" w:space="0" w:color="auto"/>
              <w:right w:val="nil"/>
            </w:tcBorders>
            <w:shd w:val="clear" w:color="auto" w:fill="auto"/>
            <w:noWrap/>
            <w:vAlign w:val="bottom"/>
            <w:hideMark/>
          </w:tcPr>
          <w:p w14:paraId="64C7885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nil"/>
              <w:left w:val="nil"/>
              <w:bottom w:val="single" w:sz="4" w:space="0" w:color="auto"/>
              <w:right w:val="nil"/>
            </w:tcBorders>
            <w:shd w:val="clear" w:color="auto" w:fill="auto"/>
            <w:noWrap/>
            <w:vAlign w:val="bottom"/>
            <w:hideMark/>
          </w:tcPr>
          <w:p w14:paraId="55C6A9A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nil"/>
              <w:left w:val="nil"/>
              <w:bottom w:val="single" w:sz="4" w:space="0" w:color="auto"/>
              <w:right w:val="nil"/>
            </w:tcBorders>
            <w:shd w:val="clear" w:color="auto" w:fill="auto"/>
            <w:noWrap/>
            <w:vAlign w:val="bottom"/>
            <w:hideMark/>
          </w:tcPr>
          <w:p w14:paraId="4166638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1004E3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26A993B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nil"/>
              <w:left w:val="nil"/>
              <w:bottom w:val="single" w:sz="4" w:space="0" w:color="auto"/>
              <w:right w:val="nil"/>
            </w:tcBorders>
            <w:shd w:val="clear" w:color="auto" w:fill="auto"/>
            <w:noWrap/>
            <w:vAlign w:val="bottom"/>
            <w:hideMark/>
          </w:tcPr>
          <w:p w14:paraId="5294439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nil"/>
              <w:left w:val="nil"/>
              <w:bottom w:val="single" w:sz="4" w:space="0" w:color="auto"/>
              <w:right w:val="nil"/>
            </w:tcBorders>
            <w:shd w:val="clear" w:color="auto" w:fill="auto"/>
            <w:noWrap/>
            <w:vAlign w:val="bottom"/>
            <w:hideMark/>
          </w:tcPr>
          <w:p w14:paraId="1CF20A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nil"/>
              <w:left w:val="nil"/>
              <w:bottom w:val="single" w:sz="4" w:space="0" w:color="auto"/>
              <w:right w:val="nil"/>
            </w:tcBorders>
            <w:shd w:val="clear" w:color="auto" w:fill="auto"/>
            <w:noWrap/>
            <w:vAlign w:val="bottom"/>
            <w:hideMark/>
          </w:tcPr>
          <w:p w14:paraId="0C9A88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nil"/>
              <w:left w:val="nil"/>
              <w:bottom w:val="single" w:sz="4" w:space="0" w:color="auto"/>
              <w:right w:val="nil"/>
            </w:tcBorders>
            <w:shd w:val="clear" w:color="auto" w:fill="auto"/>
            <w:noWrap/>
            <w:vAlign w:val="bottom"/>
            <w:hideMark/>
          </w:tcPr>
          <w:p w14:paraId="1F74A01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nil"/>
              <w:left w:val="nil"/>
              <w:bottom w:val="single" w:sz="4" w:space="0" w:color="auto"/>
              <w:right w:val="single" w:sz="4" w:space="0" w:color="auto"/>
            </w:tcBorders>
            <w:shd w:val="clear" w:color="auto" w:fill="auto"/>
            <w:noWrap/>
            <w:vAlign w:val="bottom"/>
            <w:hideMark/>
          </w:tcPr>
          <w:p w14:paraId="582EBEF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bl>
    <w:p w14:paraId="70E49DFF" w14:textId="2C70D0A5" w:rsidR="00EC36DE" w:rsidRPr="003903DF" w:rsidRDefault="00EC36DE" w:rsidP="0011235A">
      <w:pPr>
        <w:pStyle w:val="TOCHeading"/>
        <w:tabs>
          <w:tab w:val="left" w:pos="532"/>
        </w:tabs>
        <w:spacing w:line="240" w:lineRule="auto"/>
        <w:outlineLvl w:val="0"/>
      </w:pPr>
      <w:bookmarkStart w:id="376" w:name="_Toc144802749"/>
      <w:r>
        <w:t>Tables and Figures</w:t>
      </w:r>
      <w:bookmarkEnd w:id="376"/>
    </w:p>
    <w:p w14:paraId="0FEA9C2A" w14:textId="7E9A721A" w:rsidR="008914E8" w:rsidRPr="008914E8" w:rsidRDefault="008914E8" w:rsidP="0011235A">
      <w:pPr>
        <w:pStyle w:val="Header"/>
        <w:outlineLvl w:val="1"/>
        <w:rPr>
          <w:rFonts w:asciiTheme="majorHAnsi" w:hAnsiTheme="majorHAnsi" w:cstheme="majorHAnsi"/>
        </w:rPr>
        <w:sectPr w:rsidR="008914E8" w:rsidRPr="008914E8" w:rsidSect="00317A9B">
          <w:pgSz w:w="21600" w:h="8640"/>
          <w:pgMar w:top="1440" w:right="1440" w:bottom="1440" w:left="1440" w:header="720" w:footer="720" w:gutter="0"/>
          <w:cols w:space="720"/>
          <w:docGrid w:linePitch="360"/>
        </w:sectPr>
      </w:pPr>
    </w:p>
    <w:tbl>
      <w:tblPr>
        <w:tblW w:w="9350" w:type="dxa"/>
        <w:jc w:val="center"/>
        <w:tblLook w:val="04A0" w:firstRow="1" w:lastRow="0" w:firstColumn="1" w:lastColumn="0" w:noHBand="0" w:noVBand="1"/>
      </w:tblPr>
      <w:tblGrid>
        <w:gridCol w:w="297"/>
        <w:gridCol w:w="686"/>
        <w:gridCol w:w="1617"/>
        <w:gridCol w:w="1445"/>
        <w:gridCol w:w="1620"/>
        <w:gridCol w:w="1218"/>
        <w:gridCol w:w="1046"/>
        <w:gridCol w:w="1144"/>
        <w:gridCol w:w="277"/>
      </w:tblGrid>
      <w:tr w:rsidR="00C355ED" w:rsidRPr="00D22895" w14:paraId="551558D1" w14:textId="77777777" w:rsidTr="00C355ED">
        <w:trPr>
          <w:trHeight w:val="280"/>
          <w:jc w:val="center"/>
        </w:trPr>
        <w:tc>
          <w:tcPr>
            <w:tcW w:w="297" w:type="dxa"/>
            <w:tcBorders>
              <w:top w:val="single" w:sz="4" w:space="0" w:color="auto"/>
              <w:left w:val="single" w:sz="4" w:space="0" w:color="auto"/>
              <w:bottom w:val="nil"/>
              <w:right w:val="nil"/>
            </w:tcBorders>
            <w:shd w:val="clear" w:color="auto" w:fill="auto"/>
            <w:noWrap/>
            <w:vAlign w:val="bottom"/>
            <w:hideMark/>
          </w:tcPr>
          <w:p w14:paraId="5907417F"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lastRenderedPageBreak/>
              <w:t> </w:t>
            </w:r>
          </w:p>
        </w:tc>
        <w:tc>
          <w:tcPr>
            <w:tcW w:w="686" w:type="dxa"/>
            <w:tcBorders>
              <w:top w:val="single" w:sz="4" w:space="0" w:color="auto"/>
              <w:left w:val="nil"/>
              <w:bottom w:val="nil"/>
              <w:right w:val="nil"/>
            </w:tcBorders>
            <w:shd w:val="clear" w:color="auto" w:fill="auto"/>
            <w:noWrap/>
            <w:vAlign w:val="bottom"/>
            <w:hideMark/>
          </w:tcPr>
          <w:p w14:paraId="066886C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17" w:type="dxa"/>
            <w:tcBorders>
              <w:top w:val="single" w:sz="4" w:space="0" w:color="auto"/>
              <w:left w:val="nil"/>
              <w:bottom w:val="nil"/>
              <w:right w:val="nil"/>
            </w:tcBorders>
            <w:shd w:val="clear" w:color="auto" w:fill="auto"/>
            <w:noWrap/>
            <w:vAlign w:val="bottom"/>
            <w:hideMark/>
          </w:tcPr>
          <w:p w14:paraId="7307010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5" w:type="dxa"/>
            <w:tcBorders>
              <w:top w:val="single" w:sz="4" w:space="0" w:color="auto"/>
              <w:left w:val="nil"/>
              <w:bottom w:val="nil"/>
              <w:right w:val="nil"/>
            </w:tcBorders>
            <w:shd w:val="clear" w:color="auto" w:fill="auto"/>
            <w:noWrap/>
            <w:vAlign w:val="bottom"/>
            <w:hideMark/>
          </w:tcPr>
          <w:p w14:paraId="6EBFD5C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20" w:type="dxa"/>
            <w:tcBorders>
              <w:top w:val="single" w:sz="4" w:space="0" w:color="auto"/>
              <w:left w:val="nil"/>
              <w:bottom w:val="nil"/>
              <w:right w:val="nil"/>
            </w:tcBorders>
            <w:shd w:val="clear" w:color="auto" w:fill="auto"/>
            <w:noWrap/>
            <w:vAlign w:val="bottom"/>
            <w:hideMark/>
          </w:tcPr>
          <w:p w14:paraId="50799BA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218" w:type="dxa"/>
            <w:tcBorders>
              <w:top w:val="single" w:sz="4" w:space="0" w:color="auto"/>
              <w:left w:val="nil"/>
              <w:bottom w:val="nil"/>
            </w:tcBorders>
          </w:tcPr>
          <w:p w14:paraId="40292C09"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046" w:type="dxa"/>
            <w:tcBorders>
              <w:top w:val="single" w:sz="4" w:space="0" w:color="auto"/>
              <w:bottom w:val="nil"/>
            </w:tcBorders>
          </w:tcPr>
          <w:p w14:paraId="3DE92E3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144" w:type="dxa"/>
            <w:tcBorders>
              <w:top w:val="single" w:sz="4" w:space="0" w:color="auto"/>
              <w:bottom w:val="nil"/>
              <w:right w:val="nil"/>
            </w:tcBorders>
            <w:shd w:val="clear" w:color="auto" w:fill="auto"/>
            <w:noWrap/>
            <w:vAlign w:val="bottom"/>
            <w:hideMark/>
          </w:tcPr>
          <w:p w14:paraId="6454ED1E" w14:textId="13CD169D"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77" w:type="dxa"/>
            <w:tcBorders>
              <w:top w:val="single" w:sz="4" w:space="0" w:color="auto"/>
              <w:left w:val="nil"/>
              <w:right w:val="single" w:sz="4" w:space="0" w:color="auto"/>
            </w:tcBorders>
            <w:shd w:val="clear" w:color="auto" w:fill="auto"/>
            <w:noWrap/>
            <w:vAlign w:val="bottom"/>
            <w:hideMark/>
          </w:tcPr>
          <w:p w14:paraId="2919927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B774317" w14:textId="77777777" w:rsidTr="00C355ED">
        <w:trPr>
          <w:trHeight w:val="840"/>
          <w:jc w:val="center"/>
        </w:trPr>
        <w:tc>
          <w:tcPr>
            <w:tcW w:w="297" w:type="dxa"/>
            <w:tcBorders>
              <w:top w:val="nil"/>
              <w:left w:val="single" w:sz="4" w:space="0" w:color="auto"/>
              <w:bottom w:val="nil"/>
              <w:right w:val="nil"/>
            </w:tcBorders>
            <w:shd w:val="clear" w:color="auto" w:fill="auto"/>
            <w:noWrap/>
            <w:vAlign w:val="bottom"/>
            <w:hideMark/>
          </w:tcPr>
          <w:p w14:paraId="2EFD257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8776" w:type="dxa"/>
            <w:gridSpan w:val="7"/>
            <w:tcBorders>
              <w:top w:val="nil"/>
              <w:left w:val="nil"/>
              <w:bottom w:val="single" w:sz="4" w:space="0" w:color="auto"/>
            </w:tcBorders>
          </w:tcPr>
          <w:p w14:paraId="409404E7" w14:textId="1736D96E"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D22895">
              <w:rPr>
                <w:rFonts w:ascii="Calibri Light" w:eastAsia="Times New Roman" w:hAnsi="Calibri Light" w:cs="Calibri Light"/>
                <w:b/>
                <w:bCs/>
                <w:color w:val="000000"/>
              </w:rPr>
              <w:t xml:space="preserve">2. </w:t>
            </w:r>
            <w:r w:rsidRPr="00D22895">
              <w:rPr>
                <w:rFonts w:ascii="Calibri Light" w:eastAsia="Times New Roman" w:hAnsi="Calibri Light" w:cs="Calibri Light"/>
                <w:color w:val="000000"/>
              </w:rPr>
              <w:t xml:space="preserve">Table of tissue type and storage method of sampled delta smelt from four sampling events. Included are the names referred to in the text. T= </w:t>
            </w:r>
            <w:r w:rsidR="00D37010">
              <w:rPr>
                <w:rFonts w:ascii="Calibri Light" w:eastAsia="Times New Roman" w:hAnsi="Calibri Light" w:cs="Calibri Light"/>
                <w:color w:val="000000"/>
              </w:rPr>
              <w:t xml:space="preserve">sampling </w:t>
            </w:r>
            <w:r w:rsidRPr="00D22895">
              <w:rPr>
                <w:rFonts w:ascii="Calibri Light" w:eastAsia="Times New Roman" w:hAnsi="Calibri Light" w:cs="Calibri Light"/>
                <w:color w:val="000000"/>
              </w:rPr>
              <w:t>trip, F= female, M=male, BM = back muscle, SC = scales, IO = internal organ, FF = flash frozen, and PG = propylene glycol.</w:t>
            </w:r>
          </w:p>
        </w:tc>
        <w:tc>
          <w:tcPr>
            <w:tcW w:w="277" w:type="dxa"/>
            <w:tcBorders>
              <w:top w:val="nil"/>
              <w:bottom w:val="nil"/>
              <w:right w:val="single" w:sz="4" w:space="0" w:color="auto"/>
            </w:tcBorders>
            <w:shd w:val="clear" w:color="auto" w:fill="auto"/>
            <w:noWrap/>
            <w:vAlign w:val="bottom"/>
            <w:hideMark/>
          </w:tcPr>
          <w:p w14:paraId="098CD94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5D8B929" w14:textId="77777777" w:rsidTr="00C355ED">
        <w:trPr>
          <w:trHeight w:val="580"/>
          <w:jc w:val="center"/>
        </w:trPr>
        <w:tc>
          <w:tcPr>
            <w:tcW w:w="297" w:type="dxa"/>
            <w:tcBorders>
              <w:top w:val="nil"/>
              <w:left w:val="single" w:sz="4" w:space="0" w:color="auto"/>
              <w:bottom w:val="nil"/>
              <w:right w:val="nil"/>
            </w:tcBorders>
            <w:shd w:val="clear" w:color="auto" w:fill="auto"/>
            <w:noWrap/>
            <w:vAlign w:val="bottom"/>
            <w:hideMark/>
          </w:tcPr>
          <w:p w14:paraId="2955B73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tcBorders>
              <w:top w:val="nil"/>
              <w:left w:val="single" w:sz="4" w:space="0" w:color="auto"/>
              <w:bottom w:val="single" w:sz="4" w:space="0" w:color="auto"/>
              <w:right w:val="single" w:sz="4" w:space="0" w:color="auto"/>
            </w:tcBorders>
            <w:shd w:val="clear" w:color="000000" w:fill="D9D9D9"/>
            <w:vAlign w:val="center"/>
            <w:hideMark/>
          </w:tcPr>
          <w:p w14:paraId="58620474"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Sex</w:t>
            </w:r>
          </w:p>
        </w:tc>
        <w:tc>
          <w:tcPr>
            <w:tcW w:w="1617" w:type="dxa"/>
            <w:tcBorders>
              <w:top w:val="nil"/>
              <w:left w:val="nil"/>
              <w:bottom w:val="single" w:sz="4" w:space="0" w:color="auto"/>
              <w:right w:val="single" w:sz="4" w:space="0" w:color="auto"/>
            </w:tcBorders>
            <w:shd w:val="clear" w:color="000000" w:fill="D9D9D9"/>
            <w:vAlign w:val="center"/>
            <w:hideMark/>
          </w:tcPr>
          <w:p w14:paraId="4351C9AE"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Sample ID</w:t>
            </w:r>
          </w:p>
        </w:tc>
        <w:tc>
          <w:tcPr>
            <w:tcW w:w="1445" w:type="dxa"/>
            <w:tcBorders>
              <w:top w:val="nil"/>
              <w:left w:val="nil"/>
              <w:bottom w:val="single" w:sz="4" w:space="0" w:color="auto"/>
              <w:right w:val="single" w:sz="4" w:space="0" w:color="auto"/>
            </w:tcBorders>
            <w:shd w:val="clear" w:color="000000" w:fill="D9D9D9"/>
            <w:vAlign w:val="center"/>
            <w:hideMark/>
          </w:tcPr>
          <w:p w14:paraId="33B2F57F"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Tissue Type</w:t>
            </w:r>
          </w:p>
        </w:tc>
        <w:tc>
          <w:tcPr>
            <w:tcW w:w="1620" w:type="dxa"/>
            <w:tcBorders>
              <w:top w:val="nil"/>
              <w:left w:val="nil"/>
              <w:bottom w:val="single" w:sz="4" w:space="0" w:color="auto"/>
              <w:right w:val="single" w:sz="4" w:space="0" w:color="auto"/>
            </w:tcBorders>
            <w:shd w:val="clear" w:color="000000" w:fill="D9D9D9"/>
            <w:vAlign w:val="center"/>
            <w:hideMark/>
          </w:tcPr>
          <w:p w14:paraId="7380E871"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Storage Solution</w:t>
            </w:r>
          </w:p>
        </w:tc>
        <w:tc>
          <w:tcPr>
            <w:tcW w:w="1218" w:type="dxa"/>
            <w:tcBorders>
              <w:top w:val="nil"/>
              <w:left w:val="nil"/>
              <w:bottom w:val="single" w:sz="4" w:space="0" w:color="auto"/>
              <w:right w:val="single" w:sz="4" w:space="0" w:color="auto"/>
            </w:tcBorders>
            <w:shd w:val="clear" w:color="000000" w:fill="D9D9D9"/>
          </w:tcPr>
          <w:p w14:paraId="032E3DFD" w14:textId="77777777" w:rsidR="00C355ED" w:rsidRDefault="00C355ED" w:rsidP="0011235A">
            <w:pPr>
              <w:spacing w:after="0" w:line="240" w:lineRule="auto"/>
              <w:jc w:val="center"/>
              <w:rPr>
                <w:rFonts w:ascii="Calibri Light" w:eastAsia="Times New Roman" w:hAnsi="Calibri Light" w:cs="Calibri Light"/>
                <w:b/>
                <w:bCs/>
                <w:color w:val="000000"/>
              </w:rPr>
            </w:pPr>
            <w:proofErr w:type="spellStart"/>
            <w:r>
              <w:rPr>
                <w:rFonts w:ascii="Calibri Light" w:eastAsia="Times New Roman" w:hAnsi="Calibri Light" w:cs="Calibri Light"/>
                <w:b/>
                <w:bCs/>
                <w:color w:val="000000"/>
              </w:rPr>
              <w:t>NanoDrop</w:t>
            </w:r>
            <w:proofErr w:type="spellEnd"/>
          </w:p>
          <w:p w14:paraId="14651A9E" w14:textId="47C49CA7" w:rsidR="00C355ED" w:rsidRPr="00D22895" w:rsidRDefault="00C355ED" w:rsidP="0011235A">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260/280</w:t>
            </w:r>
          </w:p>
        </w:tc>
        <w:tc>
          <w:tcPr>
            <w:tcW w:w="1046" w:type="dxa"/>
            <w:tcBorders>
              <w:top w:val="nil"/>
              <w:left w:val="single" w:sz="4" w:space="0" w:color="auto"/>
              <w:bottom w:val="single" w:sz="4" w:space="0" w:color="auto"/>
              <w:right w:val="single" w:sz="4" w:space="0" w:color="auto"/>
            </w:tcBorders>
            <w:shd w:val="clear" w:color="000000" w:fill="D9D9D9"/>
          </w:tcPr>
          <w:p w14:paraId="5CF453F2" w14:textId="77777777" w:rsidR="00C355ED" w:rsidRDefault="00C355ED" w:rsidP="00C355ED">
            <w:pPr>
              <w:spacing w:after="0" w:line="240" w:lineRule="auto"/>
              <w:jc w:val="center"/>
              <w:rPr>
                <w:rFonts w:ascii="Calibri Light" w:eastAsia="Times New Roman" w:hAnsi="Calibri Light" w:cs="Calibri Light"/>
                <w:b/>
                <w:bCs/>
                <w:color w:val="000000"/>
              </w:rPr>
            </w:pPr>
            <w:proofErr w:type="spellStart"/>
            <w:r>
              <w:rPr>
                <w:rFonts w:ascii="Calibri Light" w:eastAsia="Times New Roman" w:hAnsi="Calibri Light" w:cs="Calibri Light"/>
                <w:b/>
                <w:bCs/>
                <w:color w:val="000000"/>
              </w:rPr>
              <w:t>NanoDrop</w:t>
            </w:r>
            <w:proofErr w:type="spellEnd"/>
          </w:p>
          <w:p w14:paraId="0F44E519" w14:textId="51D81F9A" w:rsidR="00C355ED" w:rsidRPr="00D22895" w:rsidRDefault="00C355ED" w:rsidP="00C355ED">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260/230</w:t>
            </w:r>
          </w:p>
        </w:tc>
        <w:tc>
          <w:tcPr>
            <w:tcW w:w="1144" w:type="dxa"/>
            <w:tcBorders>
              <w:top w:val="nil"/>
              <w:left w:val="single" w:sz="4" w:space="0" w:color="auto"/>
              <w:bottom w:val="single" w:sz="4" w:space="0" w:color="auto"/>
              <w:right w:val="single" w:sz="4" w:space="0" w:color="auto"/>
            </w:tcBorders>
            <w:shd w:val="clear" w:color="000000" w:fill="D9D9D9"/>
            <w:vAlign w:val="center"/>
            <w:hideMark/>
          </w:tcPr>
          <w:p w14:paraId="3362390D" w14:textId="3403C261"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Used for Sequencing</w:t>
            </w:r>
          </w:p>
        </w:tc>
        <w:tc>
          <w:tcPr>
            <w:tcW w:w="277" w:type="dxa"/>
            <w:tcBorders>
              <w:top w:val="nil"/>
              <w:left w:val="nil"/>
              <w:bottom w:val="nil"/>
              <w:right w:val="single" w:sz="4" w:space="0" w:color="auto"/>
            </w:tcBorders>
            <w:shd w:val="clear" w:color="auto" w:fill="auto"/>
            <w:noWrap/>
            <w:vAlign w:val="bottom"/>
            <w:hideMark/>
          </w:tcPr>
          <w:p w14:paraId="5A33874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7412C4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64406A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5ABF12D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17" w:type="dxa"/>
            <w:tcBorders>
              <w:top w:val="nil"/>
              <w:left w:val="nil"/>
              <w:bottom w:val="single" w:sz="4" w:space="0" w:color="auto"/>
              <w:right w:val="single" w:sz="4" w:space="0" w:color="auto"/>
            </w:tcBorders>
            <w:shd w:val="clear" w:color="auto" w:fill="auto"/>
            <w:vAlign w:val="center"/>
            <w:hideMark/>
          </w:tcPr>
          <w:p w14:paraId="6F41F54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T1F01_BM_FF</w:t>
            </w:r>
          </w:p>
        </w:tc>
        <w:tc>
          <w:tcPr>
            <w:tcW w:w="1445" w:type="dxa"/>
            <w:tcBorders>
              <w:top w:val="nil"/>
              <w:left w:val="nil"/>
              <w:bottom w:val="single" w:sz="4" w:space="0" w:color="auto"/>
              <w:right w:val="single" w:sz="4" w:space="0" w:color="auto"/>
            </w:tcBorders>
            <w:shd w:val="clear" w:color="auto" w:fill="auto"/>
            <w:vAlign w:val="center"/>
            <w:hideMark/>
          </w:tcPr>
          <w:p w14:paraId="506C843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6E18BB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6A3038F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7827E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5D2541E" w14:textId="6115AC1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0F1CC8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34A6EA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A4C0DE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2BD877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C03D84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1445" w:type="dxa"/>
            <w:tcBorders>
              <w:top w:val="nil"/>
              <w:left w:val="nil"/>
              <w:bottom w:val="single" w:sz="4" w:space="0" w:color="auto"/>
              <w:right w:val="single" w:sz="4" w:space="0" w:color="auto"/>
            </w:tcBorders>
            <w:shd w:val="clear" w:color="auto" w:fill="auto"/>
            <w:vAlign w:val="center"/>
            <w:hideMark/>
          </w:tcPr>
          <w:p w14:paraId="3A8DA83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677A057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6C58753" w14:textId="3CE6AF88"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w:t>
            </w:r>
          </w:p>
        </w:tc>
        <w:tc>
          <w:tcPr>
            <w:tcW w:w="1046" w:type="dxa"/>
            <w:tcBorders>
              <w:top w:val="nil"/>
              <w:left w:val="single" w:sz="4" w:space="0" w:color="auto"/>
              <w:bottom w:val="single" w:sz="4" w:space="0" w:color="auto"/>
              <w:right w:val="single" w:sz="4" w:space="0" w:color="auto"/>
            </w:tcBorders>
          </w:tcPr>
          <w:p w14:paraId="1E39DC83" w14:textId="5BDD873D"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1.73</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F317443" w14:textId="779EB2A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3745FEB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476FF3D"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984D0C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6749DAF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7617D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T1F03_BM_FF</w:t>
            </w:r>
          </w:p>
        </w:tc>
        <w:tc>
          <w:tcPr>
            <w:tcW w:w="1445" w:type="dxa"/>
            <w:tcBorders>
              <w:top w:val="nil"/>
              <w:left w:val="nil"/>
              <w:bottom w:val="single" w:sz="4" w:space="0" w:color="auto"/>
              <w:right w:val="single" w:sz="4" w:space="0" w:color="auto"/>
            </w:tcBorders>
            <w:shd w:val="clear" w:color="auto" w:fill="auto"/>
            <w:vAlign w:val="center"/>
            <w:hideMark/>
          </w:tcPr>
          <w:p w14:paraId="1222616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BFEA14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DADA2FE"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A42EF7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27DEEDF" w14:textId="2CCD47A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4419ED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71BE9B1"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42A97E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1137E5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03E1E92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T1M01_BM_FF</w:t>
            </w:r>
          </w:p>
        </w:tc>
        <w:tc>
          <w:tcPr>
            <w:tcW w:w="1445" w:type="dxa"/>
            <w:tcBorders>
              <w:top w:val="nil"/>
              <w:left w:val="nil"/>
              <w:bottom w:val="single" w:sz="4" w:space="0" w:color="auto"/>
              <w:right w:val="single" w:sz="4" w:space="0" w:color="auto"/>
            </w:tcBorders>
            <w:shd w:val="clear" w:color="auto" w:fill="auto"/>
            <w:vAlign w:val="center"/>
            <w:hideMark/>
          </w:tcPr>
          <w:p w14:paraId="0CBB57F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A295DF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FB474DB"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0435AC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005B287" w14:textId="54E9969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59EC5E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1F8EFA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4E107E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7F962F7"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556781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T1M02_BM_FF</w:t>
            </w:r>
          </w:p>
        </w:tc>
        <w:tc>
          <w:tcPr>
            <w:tcW w:w="1445" w:type="dxa"/>
            <w:tcBorders>
              <w:top w:val="nil"/>
              <w:left w:val="nil"/>
              <w:bottom w:val="single" w:sz="4" w:space="0" w:color="auto"/>
              <w:right w:val="single" w:sz="4" w:space="0" w:color="auto"/>
            </w:tcBorders>
            <w:shd w:val="clear" w:color="auto" w:fill="auto"/>
            <w:vAlign w:val="center"/>
            <w:hideMark/>
          </w:tcPr>
          <w:p w14:paraId="014A0CC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0DA1DB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C2ED05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00DEAD8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B3D2E0" w14:textId="52FE4D0C"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7FAD99F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2124252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60F14E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0BA22BC7"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77631C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T1M03_BM_FF</w:t>
            </w:r>
          </w:p>
        </w:tc>
        <w:tc>
          <w:tcPr>
            <w:tcW w:w="1445" w:type="dxa"/>
            <w:tcBorders>
              <w:top w:val="nil"/>
              <w:left w:val="nil"/>
              <w:bottom w:val="single" w:sz="4" w:space="0" w:color="auto"/>
              <w:right w:val="single" w:sz="4" w:space="0" w:color="auto"/>
            </w:tcBorders>
            <w:shd w:val="clear" w:color="auto" w:fill="auto"/>
            <w:vAlign w:val="center"/>
            <w:hideMark/>
          </w:tcPr>
          <w:p w14:paraId="3C6194B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693D58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413B48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CBE340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0735EBA" w14:textId="79B3407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505F8B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B58E7B6"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2B32A3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E67EF14"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644B9D5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T2M01_BM_FF</w:t>
            </w:r>
          </w:p>
        </w:tc>
        <w:tc>
          <w:tcPr>
            <w:tcW w:w="1445" w:type="dxa"/>
            <w:tcBorders>
              <w:top w:val="nil"/>
              <w:left w:val="nil"/>
              <w:bottom w:val="single" w:sz="4" w:space="0" w:color="auto"/>
              <w:right w:val="single" w:sz="4" w:space="0" w:color="auto"/>
            </w:tcBorders>
            <w:shd w:val="clear" w:color="auto" w:fill="auto"/>
            <w:vAlign w:val="center"/>
            <w:hideMark/>
          </w:tcPr>
          <w:p w14:paraId="43E029F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9B698E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8B8A44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3BD27F9"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3D14F49E" w14:textId="57DF11DD"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7F9204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604591DD"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CBE24B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593FE3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98B52C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T2M02_BM_FF</w:t>
            </w:r>
          </w:p>
        </w:tc>
        <w:tc>
          <w:tcPr>
            <w:tcW w:w="1445" w:type="dxa"/>
            <w:tcBorders>
              <w:top w:val="nil"/>
              <w:left w:val="nil"/>
              <w:bottom w:val="single" w:sz="4" w:space="0" w:color="auto"/>
              <w:right w:val="single" w:sz="4" w:space="0" w:color="auto"/>
            </w:tcBorders>
            <w:shd w:val="clear" w:color="auto" w:fill="auto"/>
            <w:vAlign w:val="center"/>
            <w:hideMark/>
          </w:tcPr>
          <w:p w14:paraId="30F35FE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3B20E7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EB73F5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3B130AD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60E08E0A" w14:textId="2AB3496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1B60E0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0522460"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7F9AB4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02C43B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D2DBE0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T2M03_BM_FF</w:t>
            </w:r>
          </w:p>
        </w:tc>
        <w:tc>
          <w:tcPr>
            <w:tcW w:w="1445" w:type="dxa"/>
            <w:tcBorders>
              <w:top w:val="nil"/>
              <w:left w:val="nil"/>
              <w:bottom w:val="single" w:sz="4" w:space="0" w:color="auto"/>
              <w:right w:val="single" w:sz="4" w:space="0" w:color="auto"/>
            </w:tcBorders>
            <w:shd w:val="clear" w:color="auto" w:fill="auto"/>
            <w:vAlign w:val="center"/>
            <w:hideMark/>
          </w:tcPr>
          <w:p w14:paraId="0EE025E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81BDA0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D762C6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8F75D9"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6F880BB7" w14:textId="6493DCEE"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1366F2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7832389"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A4A331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6B97E13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17" w:type="dxa"/>
            <w:tcBorders>
              <w:top w:val="nil"/>
              <w:left w:val="nil"/>
              <w:bottom w:val="single" w:sz="4" w:space="0" w:color="auto"/>
              <w:right w:val="single" w:sz="4" w:space="0" w:color="auto"/>
            </w:tcBorders>
            <w:shd w:val="clear" w:color="auto" w:fill="auto"/>
            <w:vAlign w:val="center"/>
            <w:hideMark/>
          </w:tcPr>
          <w:p w14:paraId="3CA8A4B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T3F01_BM_PG</w:t>
            </w:r>
          </w:p>
        </w:tc>
        <w:tc>
          <w:tcPr>
            <w:tcW w:w="1445" w:type="dxa"/>
            <w:tcBorders>
              <w:top w:val="nil"/>
              <w:left w:val="nil"/>
              <w:bottom w:val="single" w:sz="4" w:space="0" w:color="auto"/>
              <w:right w:val="single" w:sz="4" w:space="0" w:color="auto"/>
            </w:tcBorders>
            <w:shd w:val="clear" w:color="auto" w:fill="auto"/>
            <w:vAlign w:val="center"/>
            <w:hideMark/>
          </w:tcPr>
          <w:p w14:paraId="2CC5073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DB3461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40A4EB0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62A2E3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194AA2A" w14:textId="75A8C21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F50BD8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2831145"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CF6EEA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82E32C4"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F5E689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T3F01_BM_FF</w:t>
            </w:r>
          </w:p>
        </w:tc>
        <w:tc>
          <w:tcPr>
            <w:tcW w:w="1445" w:type="dxa"/>
            <w:tcBorders>
              <w:top w:val="nil"/>
              <w:left w:val="nil"/>
              <w:bottom w:val="single" w:sz="4" w:space="0" w:color="auto"/>
              <w:right w:val="single" w:sz="4" w:space="0" w:color="auto"/>
            </w:tcBorders>
            <w:shd w:val="clear" w:color="auto" w:fill="auto"/>
            <w:vAlign w:val="center"/>
            <w:hideMark/>
          </w:tcPr>
          <w:p w14:paraId="53DF251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29F0B6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59F6935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53F19B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85F1D3" w14:textId="7B3CC42E"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F9AD8F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CFC60C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493A2FC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5846AE9E"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AA5C36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T3F01_IO_FF</w:t>
            </w:r>
          </w:p>
        </w:tc>
        <w:tc>
          <w:tcPr>
            <w:tcW w:w="1445" w:type="dxa"/>
            <w:tcBorders>
              <w:top w:val="nil"/>
              <w:left w:val="nil"/>
              <w:bottom w:val="single" w:sz="4" w:space="0" w:color="auto"/>
              <w:right w:val="single" w:sz="4" w:space="0" w:color="auto"/>
            </w:tcBorders>
            <w:shd w:val="clear" w:color="auto" w:fill="auto"/>
            <w:vAlign w:val="center"/>
            <w:hideMark/>
          </w:tcPr>
          <w:p w14:paraId="3445543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62BD15C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9A506F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F662B2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AFA466C" w14:textId="40CB3968"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E6C54C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63DC696"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91A9FD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6D73EA1A"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2E8DB3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T3F01_SC_FF</w:t>
            </w:r>
          </w:p>
        </w:tc>
        <w:tc>
          <w:tcPr>
            <w:tcW w:w="1445" w:type="dxa"/>
            <w:tcBorders>
              <w:top w:val="nil"/>
              <w:left w:val="nil"/>
              <w:bottom w:val="single" w:sz="4" w:space="0" w:color="auto"/>
              <w:right w:val="single" w:sz="4" w:space="0" w:color="auto"/>
            </w:tcBorders>
            <w:shd w:val="clear" w:color="auto" w:fill="auto"/>
            <w:vAlign w:val="center"/>
            <w:hideMark/>
          </w:tcPr>
          <w:p w14:paraId="0A2E728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2EC323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4899F60"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7D9FAD3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A4FDA13" w14:textId="1D91CE2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46DE02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D701B77"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AF830B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E7206F0"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7812E4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T3F02_BM_PG</w:t>
            </w:r>
          </w:p>
        </w:tc>
        <w:tc>
          <w:tcPr>
            <w:tcW w:w="1445" w:type="dxa"/>
            <w:tcBorders>
              <w:top w:val="nil"/>
              <w:left w:val="nil"/>
              <w:bottom w:val="single" w:sz="4" w:space="0" w:color="auto"/>
              <w:right w:val="single" w:sz="4" w:space="0" w:color="auto"/>
            </w:tcBorders>
            <w:shd w:val="clear" w:color="auto" w:fill="auto"/>
            <w:vAlign w:val="center"/>
            <w:hideMark/>
          </w:tcPr>
          <w:p w14:paraId="31DA4F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F32B5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53CE8D1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7D5EB0"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75E1255" w14:textId="71C46C58"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EF2388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CBAC0D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30DA7E8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934896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F894E5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T3F02_BM_FF</w:t>
            </w:r>
          </w:p>
        </w:tc>
        <w:tc>
          <w:tcPr>
            <w:tcW w:w="1445" w:type="dxa"/>
            <w:tcBorders>
              <w:top w:val="nil"/>
              <w:left w:val="nil"/>
              <w:bottom w:val="single" w:sz="4" w:space="0" w:color="auto"/>
              <w:right w:val="single" w:sz="4" w:space="0" w:color="auto"/>
            </w:tcBorders>
            <w:shd w:val="clear" w:color="auto" w:fill="auto"/>
            <w:vAlign w:val="center"/>
            <w:hideMark/>
          </w:tcPr>
          <w:p w14:paraId="518FA32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E7385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37542B06"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77F62F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0DF34DA" w14:textId="3FA63D0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0DFB4CB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B5A5A4C"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3845AC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79B2065"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05367A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T3F02_IO_FF</w:t>
            </w:r>
          </w:p>
        </w:tc>
        <w:tc>
          <w:tcPr>
            <w:tcW w:w="1445" w:type="dxa"/>
            <w:tcBorders>
              <w:top w:val="nil"/>
              <w:left w:val="nil"/>
              <w:bottom w:val="single" w:sz="4" w:space="0" w:color="auto"/>
              <w:right w:val="single" w:sz="4" w:space="0" w:color="auto"/>
            </w:tcBorders>
            <w:shd w:val="clear" w:color="auto" w:fill="auto"/>
            <w:vAlign w:val="center"/>
            <w:hideMark/>
          </w:tcPr>
          <w:p w14:paraId="1609B9A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0E247B3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FFCFB8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9F4346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8969E68" w14:textId="1D04BDD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547B79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238039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446CB8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5AFBFE65"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05B539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1445" w:type="dxa"/>
            <w:tcBorders>
              <w:top w:val="nil"/>
              <w:left w:val="nil"/>
              <w:bottom w:val="single" w:sz="4" w:space="0" w:color="auto"/>
              <w:right w:val="single" w:sz="4" w:space="0" w:color="auto"/>
            </w:tcBorders>
            <w:shd w:val="clear" w:color="auto" w:fill="auto"/>
            <w:vAlign w:val="center"/>
            <w:hideMark/>
          </w:tcPr>
          <w:p w14:paraId="1AA38F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0FC880B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20926177" w14:textId="6CD95FC5"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1.84</w:t>
            </w:r>
          </w:p>
        </w:tc>
        <w:tc>
          <w:tcPr>
            <w:tcW w:w="1046" w:type="dxa"/>
            <w:tcBorders>
              <w:top w:val="nil"/>
              <w:left w:val="single" w:sz="4" w:space="0" w:color="auto"/>
              <w:bottom w:val="single" w:sz="4" w:space="0" w:color="auto"/>
              <w:right w:val="single" w:sz="4" w:space="0" w:color="auto"/>
            </w:tcBorders>
          </w:tcPr>
          <w:p w14:paraId="5FA17FA5" w14:textId="4264D632"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2.22</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9FF367D" w14:textId="088B35F4"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6EDA27D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D41D25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9EE2AE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40F05CC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6023D9C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T3M01_BM_PG</w:t>
            </w:r>
          </w:p>
        </w:tc>
        <w:tc>
          <w:tcPr>
            <w:tcW w:w="1445" w:type="dxa"/>
            <w:tcBorders>
              <w:top w:val="nil"/>
              <w:left w:val="nil"/>
              <w:bottom w:val="single" w:sz="4" w:space="0" w:color="auto"/>
              <w:right w:val="single" w:sz="4" w:space="0" w:color="auto"/>
            </w:tcBorders>
            <w:shd w:val="clear" w:color="auto" w:fill="auto"/>
            <w:vAlign w:val="center"/>
            <w:hideMark/>
          </w:tcPr>
          <w:p w14:paraId="5A670D9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E82748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0305AAE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03B056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DBD9B90" w14:textId="51AACB0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E05BD7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EF970D1"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12E831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066A62C"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D01CA04"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T3M01_BM_FF</w:t>
            </w:r>
          </w:p>
        </w:tc>
        <w:tc>
          <w:tcPr>
            <w:tcW w:w="1445" w:type="dxa"/>
            <w:tcBorders>
              <w:top w:val="nil"/>
              <w:left w:val="nil"/>
              <w:bottom w:val="single" w:sz="4" w:space="0" w:color="auto"/>
              <w:right w:val="single" w:sz="4" w:space="0" w:color="auto"/>
            </w:tcBorders>
            <w:shd w:val="clear" w:color="auto" w:fill="auto"/>
            <w:vAlign w:val="center"/>
            <w:hideMark/>
          </w:tcPr>
          <w:p w14:paraId="38AFCD5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B65BDA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568B850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EA3A44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9288B5A" w14:textId="134B666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4376C89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9EA089B"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269CB5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FAB3C3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573137B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T3M01_SC_FF</w:t>
            </w:r>
          </w:p>
        </w:tc>
        <w:tc>
          <w:tcPr>
            <w:tcW w:w="1445" w:type="dxa"/>
            <w:tcBorders>
              <w:top w:val="nil"/>
              <w:left w:val="nil"/>
              <w:bottom w:val="single" w:sz="4" w:space="0" w:color="auto"/>
              <w:right w:val="single" w:sz="4" w:space="0" w:color="auto"/>
            </w:tcBorders>
            <w:shd w:val="clear" w:color="auto" w:fill="auto"/>
            <w:vAlign w:val="center"/>
            <w:hideMark/>
          </w:tcPr>
          <w:p w14:paraId="1633210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4286D03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34C96D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366C9CE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8EE1961" w14:textId="76E1259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71508ACF"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A36854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259013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0B9186B0"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8E8B54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T3M02_BM_PG</w:t>
            </w:r>
          </w:p>
        </w:tc>
        <w:tc>
          <w:tcPr>
            <w:tcW w:w="1445" w:type="dxa"/>
            <w:tcBorders>
              <w:top w:val="nil"/>
              <w:left w:val="nil"/>
              <w:bottom w:val="single" w:sz="4" w:space="0" w:color="auto"/>
              <w:right w:val="single" w:sz="4" w:space="0" w:color="auto"/>
            </w:tcBorders>
            <w:shd w:val="clear" w:color="auto" w:fill="auto"/>
            <w:vAlign w:val="center"/>
            <w:hideMark/>
          </w:tcPr>
          <w:p w14:paraId="427F262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22E6A8D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65ED6CC5"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1E1450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5E711D3" w14:textId="7FCC0B7A"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0CA3927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4C0D18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8A4729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7CC53A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4B14CB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1445" w:type="dxa"/>
            <w:tcBorders>
              <w:top w:val="nil"/>
              <w:left w:val="nil"/>
              <w:bottom w:val="single" w:sz="4" w:space="0" w:color="auto"/>
              <w:right w:val="single" w:sz="4" w:space="0" w:color="auto"/>
            </w:tcBorders>
            <w:shd w:val="clear" w:color="auto" w:fill="auto"/>
            <w:vAlign w:val="center"/>
            <w:hideMark/>
          </w:tcPr>
          <w:p w14:paraId="50D8BA7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2575FA5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2D35B79A" w14:textId="3BCCDF05"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1.91</w:t>
            </w:r>
          </w:p>
        </w:tc>
        <w:tc>
          <w:tcPr>
            <w:tcW w:w="1046" w:type="dxa"/>
            <w:tcBorders>
              <w:top w:val="nil"/>
              <w:left w:val="single" w:sz="4" w:space="0" w:color="auto"/>
              <w:bottom w:val="single" w:sz="4" w:space="0" w:color="auto"/>
              <w:right w:val="single" w:sz="4" w:space="0" w:color="auto"/>
            </w:tcBorders>
          </w:tcPr>
          <w:p w14:paraId="356FBC6F" w14:textId="431F3C57"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2.02</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3A119B4C" w14:textId="4A22D5C5"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507F7538"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5D1957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3433801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36C4B2FD"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31371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T3M02_SC_FF</w:t>
            </w:r>
          </w:p>
        </w:tc>
        <w:tc>
          <w:tcPr>
            <w:tcW w:w="1445" w:type="dxa"/>
            <w:tcBorders>
              <w:top w:val="nil"/>
              <w:left w:val="nil"/>
              <w:bottom w:val="single" w:sz="4" w:space="0" w:color="auto"/>
              <w:right w:val="single" w:sz="4" w:space="0" w:color="auto"/>
            </w:tcBorders>
            <w:shd w:val="clear" w:color="auto" w:fill="auto"/>
            <w:vAlign w:val="center"/>
            <w:hideMark/>
          </w:tcPr>
          <w:p w14:paraId="0BEA6A7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B037F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B6BC72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0CA37A5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042C9AE" w14:textId="1A9CCE4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D3FDB6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613057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45F471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637809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3A4E14E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T4M01_BM_FF</w:t>
            </w:r>
          </w:p>
        </w:tc>
        <w:tc>
          <w:tcPr>
            <w:tcW w:w="1445" w:type="dxa"/>
            <w:tcBorders>
              <w:top w:val="nil"/>
              <w:left w:val="nil"/>
              <w:bottom w:val="single" w:sz="4" w:space="0" w:color="auto"/>
              <w:right w:val="single" w:sz="4" w:space="0" w:color="auto"/>
            </w:tcBorders>
            <w:shd w:val="clear" w:color="auto" w:fill="auto"/>
            <w:vAlign w:val="center"/>
            <w:hideMark/>
          </w:tcPr>
          <w:p w14:paraId="6083A94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6028CD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C69446E"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8ADA50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E30CB3" w14:textId="7698A2E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36ADFA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291702F8"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2C4E95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7378869"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87928F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1445" w:type="dxa"/>
            <w:tcBorders>
              <w:top w:val="nil"/>
              <w:left w:val="nil"/>
              <w:bottom w:val="single" w:sz="4" w:space="0" w:color="auto"/>
              <w:right w:val="single" w:sz="4" w:space="0" w:color="auto"/>
            </w:tcBorders>
            <w:shd w:val="clear" w:color="auto" w:fill="auto"/>
            <w:vAlign w:val="center"/>
            <w:hideMark/>
          </w:tcPr>
          <w:p w14:paraId="4B26740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1D3F50D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1B34A7D" w14:textId="0F2361C2"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1.84</w:t>
            </w:r>
          </w:p>
        </w:tc>
        <w:tc>
          <w:tcPr>
            <w:tcW w:w="1046" w:type="dxa"/>
            <w:tcBorders>
              <w:top w:val="nil"/>
              <w:left w:val="single" w:sz="4" w:space="0" w:color="auto"/>
              <w:bottom w:val="single" w:sz="4" w:space="0" w:color="auto"/>
              <w:right w:val="single" w:sz="4" w:space="0" w:color="auto"/>
            </w:tcBorders>
          </w:tcPr>
          <w:p w14:paraId="0AD349F6" w14:textId="0646AE24"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10D4FCE" w14:textId="18A19B66"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16BB437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715F7C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2D9B16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4784118"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4660CD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T4M01_SC_FF</w:t>
            </w:r>
          </w:p>
        </w:tc>
        <w:tc>
          <w:tcPr>
            <w:tcW w:w="1445" w:type="dxa"/>
            <w:tcBorders>
              <w:top w:val="nil"/>
              <w:left w:val="nil"/>
              <w:bottom w:val="single" w:sz="4" w:space="0" w:color="auto"/>
              <w:right w:val="single" w:sz="4" w:space="0" w:color="auto"/>
            </w:tcBorders>
            <w:shd w:val="clear" w:color="auto" w:fill="auto"/>
            <w:vAlign w:val="center"/>
            <w:hideMark/>
          </w:tcPr>
          <w:p w14:paraId="4A08374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83D731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FCC9BA5"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B2F92F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874FA18" w14:textId="66C914C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AAB422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BA5912D" w14:textId="77777777" w:rsidTr="00C355ED">
        <w:trPr>
          <w:trHeight w:val="280"/>
          <w:jc w:val="center"/>
        </w:trPr>
        <w:tc>
          <w:tcPr>
            <w:tcW w:w="297" w:type="dxa"/>
            <w:tcBorders>
              <w:top w:val="nil"/>
              <w:left w:val="single" w:sz="4" w:space="0" w:color="auto"/>
              <w:bottom w:val="single" w:sz="4" w:space="0" w:color="auto"/>
              <w:right w:val="nil"/>
            </w:tcBorders>
            <w:shd w:val="clear" w:color="auto" w:fill="auto"/>
            <w:noWrap/>
            <w:vAlign w:val="bottom"/>
            <w:hideMark/>
          </w:tcPr>
          <w:p w14:paraId="70CEB7A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tcBorders>
              <w:top w:val="nil"/>
              <w:left w:val="nil"/>
              <w:bottom w:val="single" w:sz="4" w:space="0" w:color="auto"/>
              <w:right w:val="nil"/>
            </w:tcBorders>
            <w:shd w:val="clear" w:color="auto" w:fill="auto"/>
            <w:noWrap/>
            <w:vAlign w:val="bottom"/>
            <w:hideMark/>
          </w:tcPr>
          <w:p w14:paraId="456843E8"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17" w:type="dxa"/>
            <w:tcBorders>
              <w:top w:val="nil"/>
              <w:left w:val="nil"/>
              <w:bottom w:val="single" w:sz="4" w:space="0" w:color="auto"/>
              <w:right w:val="nil"/>
            </w:tcBorders>
            <w:shd w:val="clear" w:color="auto" w:fill="auto"/>
            <w:noWrap/>
            <w:vAlign w:val="bottom"/>
            <w:hideMark/>
          </w:tcPr>
          <w:p w14:paraId="4C01E4A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5" w:type="dxa"/>
            <w:tcBorders>
              <w:top w:val="nil"/>
              <w:left w:val="nil"/>
              <w:bottom w:val="single" w:sz="4" w:space="0" w:color="auto"/>
              <w:right w:val="nil"/>
            </w:tcBorders>
            <w:shd w:val="clear" w:color="auto" w:fill="auto"/>
            <w:noWrap/>
            <w:vAlign w:val="bottom"/>
            <w:hideMark/>
          </w:tcPr>
          <w:p w14:paraId="7FAD146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20" w:type="dxa"/>
            <w:tcBorders>
              <w:top w:val="nil"/>
              <w:left w:val="nil"/>
              <w:bottom w:val="single" w:sz="4" w:space="0" w:color="auto"/>
              <w:right w:val="nil"/>
            </w:tcBorders>
            <w:shd w:val="clear" w:color="auto" w:fill="auto"/>
            <w:noWrap/>
            <w:vAlign w:val="bottom"/>
            <w:hideMark/>
          </w:tcPr>
          <w:p w14:paraId="2DF3E54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218" w:type="dxa"/>
            <w:tcBorders>
              <w:top w:val="nil"/>
              <w:left w:val="nil"/>
              <w:bottom w:val="single" w:sz="4" w:space="0" w:color="auto"/>
              <w:right w:val="single" w:sz="4" w:space="0" w:color="auto"/>
            </w:tcBorders>
          </w:tcPr>
          <w:p w14:paraId="675E9CD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40705FA"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nil"/>
            </w:tcBorders>
            <w:shd w:val="clear" w:color="auto" w:fill="auto"/>
            <w:noWrap/>
            <w:vAlign w:val="bottom"/>
            <w:hideMark/>
          </w:tcPr>
          <w:p w14:paraId="00AF50AD" w14:textId="7B2560FF"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77" w:type="dxa"/>
            <w:tcBorders>
              <w:top w:val="nil"/>
              <w:left w:val="nil"/>
              <w:bottom w:val="single" w:sz="4" w:space="0" w:color="auto"/>
              <w:right w:val="single" w:sz="4" w:space="0" w:color="auto"/>
            </w:tcBorders>
            <w:shd w:val="clear" w:color="auto" w:fill="auto"/>
            <w:noWrap/>
            <w:vAlign w:val="bottom"/>
            <w:hideMark/>
          </w:tcPr>
          <w:p w14:paraId="60B6B0B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bl>
    <w:p w14:paraId="27C2ECD6" w14:textId="3675B214" w:rsidR="003F5039" w:rsidRDefault="003F5039" w:rsidP="0011235A">
      <w:pPr>
        <w:spacing w:line="240" w:lineRule="auto"/>
      </w:pPr>
    </w:p>
    <w:p w14:paraId="4AA37E42" w14:textId="343F3526" w:rsidR="000E70AC" w:rsidRDefault="000E70AC" w:rsidP="0011235A">
      <w:pPr>
        <w:spacing w:line="240" w:lineRule="auto"/>
      </w:pPr>
      <w:r>
        <w:br w:type="page"/>
      </w:r>
    </w:p>
    <w:p w14:paraId="3066F7BA" w14:textId="77777777" w:rsidR="000E70AC" w:rsidRDefault="000E70AC" w:rsidP="0011235A">
      <w:pPr>
        <w:spacing w:after="0" w:line="240" w:lineRule="auto"/>
        <w:jc w:val="left"/>
        <w:rPr>
          <w:rFonts w:ascii="Calibri Light" w:eastAsia="Times New Roman" w:hAnsi="Calibri Light" w:cs="Calibri Light"/>
          <w:color w:val="000000"/>
        </w:rPr>
        <w:sectPr w:rsidR="000E70AC" w:rsidSect="000E70AC">
          <w:pgSz w:w="12240" w:h="15840"/>
          <w:pgMar w:top="1440" w:right="1440" w:bottom="1440" w:left="1440" w:header="720" w:footer="720" w:gutter="0"/>
          <w:cols w:space="720"/>
          <w:docGrid w:linePitch="360"/>
        </w:sectPr>
      </w:pPr>
    </w:p>
    <w:tbl>
      <w:tblPr>
        <w:tblW w:w="17270" w:type="dxa"/>
        <w:jc w:val="center"/>
        <w:tblLook w:val="04A0" w:firstRow="1" w:lastRow="0" w:firstColumn="1" w:lastColumn="0" w:noHBand="0" w:noVBand="1"/>
        <w:tblPrChange w:id="377" w:author="Shannon Erica Kendal Joslin" w:date="2023-10-13T11:05:00Z">
          <w:tblPr>
            <w:tblW w:w="13700" w:type="dxa"/>
            <w:jc w:val="center"/>
            <w:tblLook w:val="04A0" w:firstRow="1" w:lastRow="0" w:firstColumn="1" w:lastColumn="0" w:noHBand="0" w:noVBand="1"/>
          </w:tblPr>
        </w:tblPrChange>
      </w:tblPr>
      <w:tblGrid>
        <w:gridCol w:w="263"/>
        <w:gridCol w:w="489"/>
        <w:gridCol w:w="1958"/>
        <w:gridCol w:w="216"/>
        <w:gridCol w:w="1459"/>
        <w:gridCol w:w="2435"/>
        <w:gridCol w:w="1830"/>
        <w:gridCol w:w="1829"/>
        <w:gridCol w:w="1396"/>
        <w:gridCol w:w="1082"/>
        <w:gridCol w:w="477"/>
        <w:gridCol w:w="1506"/>
        <w:gridCol w:w="2068"/>
        <w:gridCol w:w="262"/>
        <w:tblGridChange w:id="378">
          <w:tblGrid>
            <w:gridCol w:w="260"/>
            <w:gridCol w:w="2"/>
            <w:gridCol w:w="490"/>
            <w:gridCol w:w="1953"/>
            <w:gridCol w:w="128"/>
            <w:gridCol w:w="158"/>
            <w:gridCol w:w="1505"/>
            <w:gridCol w:w="2518"/>
            <w:gridCol w:w="2453"/>
            <w:gridCol w:w="1031"/>
            <w:gridCol w:w="662"/>
            <w:gridCol w:w="738"/>
            <w:gridCol w:w="1089"/>
            <w:gridCol w:w="437"/>
            <w:gridCol w:w="1126"/>
            <w:gridCol w:w="2196"/>
            <w:gridCol w:w="4"/>
            <w:gridCol w:w="258"/>
            <w:gridCol w:w="2"/>
            <w:gridCol w:w="140"/>
            <w:gridCol w:w="120"/>
            <w:gridCol w:w="142"/>
            <w:gridCol w:w="262"/>
          </w:tblGrid>
        </w:tblGridChange>
      </w:tblGrid>
      <w:tr w:rsidR="00210561" w:rsidRPr="007E7567" w14:paraId="02E1A725" w14:textId="77777777" w:rsidTr="001C0134">
        <w:trPr>
          <w:gridAfter w:val="1"/>
          <w:wAfter w:w="260" w:type="dxa"/>
          <w:trHeight w:val="240"/>
          <w:jc w:val="center"/>
          <w:trPrChange w:id="379" w:author="Shannon Erica Kendal Joslin" w:date="2023-10-13T11:05:00Z">
            <w:trPr>
              <w:gridAfter w:val="1"/>
              <w:wAfter w:w="93" w:type="dxa"/>
              <w:trHeight w:val="240"/>
              <w:jc w:val="center"/>
            </w:trPr>
          </w:trPrChange>
        </w:trPr>
        <w:tc>
          <w:tcPr>
            <w:tcW w:w="260" w:type="dxa"/>
            <w:tcBorders>
              <w:top w:val="single" w:sz="4" w:space="0" w:color="auto"/>
              <w:left w:val="single" w:sz="4" w:space="0" w:color="auto"/>
              <w:bottom w:val="nil"/>
              <w:right w:val="nil"/>
            </w:tcBorders>
            <w:shd w:val="clear" w:color="auto" w:fill="auto"/>
            <w:noWrap/>
            <w:vAlign w:val="bottom"/>
            <w:hideMark/>
            <w:tcPrChange w:id="380" w:author="Shannon Erica Kendal Joslin" w:date="2023-10-13T11:05:00Z">
              <w:tcPr>
                <w:tcW w:w="240" w:type="dxa"/>
                <w:gridSpan w:val="2"/>
                <w:tcBorders>
                  <w:top w:val="single" w:sz="4" w:space="0" w:color="auto"/>
                  <w:left w:val="single" w:sz="4" w:space="0" w:color="auto"/>
                  <w:bottom w:val="nil"/>
                  <w:right w:val="nil"/>
                </w:tcBorders>
                <w:shd w:val="clear" w:color="auto" w:fill="auto"/>
                <w:noWrap/>
                <w:vAlign w:val="bottom"/>
                <w:hideMark/>
              </w:tcPr>
            </w:tcPrChange>
          </w:tcPr>
          <w:p w14:paraId="50EE8E23"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lastRenderedPageBreak/>
              <w:t> </w:t>
            </w:r>
          </w:p>
        </w:tc>
        <w:tc>
          <w:tcPr>
            <w:tcW w:w="2445" w:type="dxa"/>
            <w:gridSpan w:val="2"/>
            <w:tcBorders>
              <w:top w:val="single" w:sz="4" w:space="0" w:color="auto"/>
              <w:left w:val="nil"/>
              <w:bottom w:val="nil"/>
              <w:right w:val="nil"/>
            </w:tcBorders>
            <w:tcPrChange w:id="381" w:author="Shannon Erica Kendal Joslin" w:date="2023-10-13T11:05:00Z">
              <w:tcPr>
                <w:tcW w:w="2571" w:type="dxa"/>
                <w:gridSpan w:val="3"/>
                <w:tcBorders>
                  <w:top w:val="single" w:sz="4" w:space="0" w:color="auto"/>
                  <w:left w:val="nil"/>
                  <w:bottom w:val="nil"/>
                  <w:right w:val="nil"/>
                </w:tcBorders>
              </w:tcPr>
            </w:tcPrChange>
          </w:tcPr>
          <w:p w14:paraId="457F07EE" w14:textId="77777777" w:rsidR="00210561" w:rsidRPr="007E7567" w:rsidRDefault="00210561" w:rsidP="0011235A">
            <w:pPr>
              <w:spacing w:after="0" w:line="240" w:lineRule="auto"/>
              <w:jc w:val="left"/>
              <w:rPr>
                <w:ins w:id="382" w:author="Shannon Erica Kendal Joslin" w:date="2023-10-13T10:53:00Z"/>
                <w:rFonts w:ascii="Calibri Light" w:eastAsia="Times New Roman" w:hAnsi="Calibri Light" w:cs="Calibri Light"/>
                <w:color w:val="000000"/>
              </w:rPr>
            </w:pPr>
          </w:p>
        </w:tc>
        <w:tc>
          <w:tcPr>
            <w:tcW w:w="12230" w:type="dxa"/>
            <w:gridSpan w:val="9"/>
            <w:tcBorders>
              <w:top w:val="single" w:sz="4" w:space="0" w:color="auto"/>
              <w:left w:val="nil"/>
              <w:bottom w:val="nil"/>
              <w:right w:val="nil"/>
            </w:tcBorders>
            <w:shd w:val="clear" w:color="auto" w:fill="auto"/>
            <w:noWrap/>
            <w:vAlign w:val="bottom"/>
            <w:hideMark/>
            <w:tcPrChange w:id="383" w:author="Shannon Erica Kendal Joslin" w:date="2023-10-13T11:05:00Z">
              <w:tcPr>
                <w:tcW w:w="13127" w:type="dxa"/>
                <w:gridSpan w:val="15"/>
                <w:tcBorders>
                  <w:top w:val="single" w:sz="4" w:space="0" w:color="auto"/>
                  <w:left w:val="nil"/>
                  <w:bottom w:val="nil"/>
                  <w:right w:val="nil"/>
                </w:tcBorders>
                <w:shd w:val="clear" w:color="auto" w:fill="auto"/>
                <w:noWrap/>
                <w:vAlign w:val="bottom"/>
                <w:hideMark/>
              </w:tcPr>
            </w:tcPrChange>
          </w:tcPr>
          <w:p w14:paraId="6ACFAB54" w14:textId="5DB3603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075" w:type="dxa"/>
            <w:tcBorders>
              <w:top w:val="single" w:sz="4" w:space="0" w:color="auto"/>
              <w:left w:val="nil"/>
              <w:bottom w:val="nil"/>
              <w:right w:val="single" w:sz="4" w:space="0" w:color="auto"/>
            </w:tcBorders>
            <w:shd w:val="clear" w:color="auto" w:fill="auto"/>
            <w:noWrap/>
            <w:vAlign w:val="bottom"/>
            <w:hideMark/>
            <w:tcPrChange w:id="384" w:author="Shannon Erica Kendal Joslin" w:date="2023-10-13T11:05:00Z">
              <w:tcPr>
                <w:tcW w:w="240" w:type="dxa"/>
                <w:gridSpan w:val="2"/>
                <w:tcBorders>
                  <w:top w:val="single" w:sz="4" w:space="0" w:color="auto"/>
                  <w:left w:val="nil"/>
                  <w:bottom w:val="nil"/>
                  <w:right w:val="single" w:sz="4" w:space="0" w:color="auto"/>
                </w:tcBorders>
                <w:shd w:val="clear" w:color="auto" w:fill="auto"/>
                <w:noWrap/>
                <w:vAlign w:val="bottom"/>
                <w:hideMark/>
              </w:tcPr>
            </w:tcPrChange>
          </w:tcPr>
          <w:p w14:paraId="3BECB4D2"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1C0134" w:rsidRPr="007E7567" w14:paraId="4A31DBE4" w14:textId="77777777" w:rsidTr="001C0134">
        <w:tblPrEx>
          <w:tblPrExChange w:id="385" w:author="Shannon Erica Kendal Joslin" w:date="2023-10-13T11:05:00Z">
            <w:tblPrEx>
              <w:tblW w:w="17270" w:type="dxa"/>
            </w:tblPrEx>
          </w:tblPrExChange>
        </w:tblPrEx>
        <w:trPr>
          <w:trHeight w:val="280"/>
          <w:jc w:val="center"/>
          <w:trPrChange w:id="386"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387" w:author="Shannon Erica Kendal Joslin" w:date="2023-10-13T11:05:00Z">
              <w:tcPr>
                <w:tcW w:w="262" w:type="dxa"/>
                <w:tcBorders>
                  <w:top w:val="nil"/>
                  <w:left w:val="single" w:sz="4" w:space="0" w:color="auto"/>
                  <w:bottom w:val="nil"/>
                  <w:right w:val="nil"/>
                </w:tcBorders>
                <w:shd w:val="clear" w:color="auto" w:fill="auto"/>
                <w:noWrap/>
                <w:vAlign w:val="bottom"/>
                <w:hideMark/>
              </w:tcPr>
            </w:tcPrChange>
          </w:tcPr>
          <w:p w14:paraId="25D5FB87"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45" w:type="dxa"/>
            <w:gridSpan w:val="2"/>
            <w:tcBorders>
              <w:top w:val="nil"/>
              <w:left w:val="nil"/>
              <w:bottom w:val="nil"/>
              <w:right w:val="nil"/>
            </w:tcBorders>
            <w:tcPrChange w:id="388" w:author="Shannon Erica Kendal Joslin" w:date="2023-10-13T11:05:00Z">
              <w:tcPr>
                <w:tcW w:w="2513" w:type="dxa"/>
                <w:gridSpan w:val="3"/>
                <w:tcBorders>
                  <w:top w:val="nil"/>
                  <w:left w:val="nil"/>
                  <w:bottom w:val="nil"/>
                  <w:right w:val="nil"/>
                </w:tcBorders>
              </w:tcPr>
            </w:tcPrChange>
          </w:tcPr>
          <w:p w14:paraId="404C1940" w14:textId="77777777" w:rsidR="00210561" w:rsidRPr="007E7567" w:rsidRDefault="00210561" w:rsidP="0011235A">
            <w:pPr>
              <w:spacing w:after="0" w:line="240" w:lineRule="auto"/>
              <w:jc w:val="left"/>
              <w:rPr>
                <w:ins w:id="389" w:author="Shannon Erica Kendal Joslin" w:date="2023-10-13T10:53:00Z"/>
                <w:rFonts w:ascii="Calibri Light" w:eastAsia="Times New Roman" w:hAnsi="Calibri Light" w:cs="Calibri Light"/>
                <w:b/>
                <w:bCs/>
                <w:color w:val="000000"/>
              </w:rPr>
            </w:pPr>
          </w:p>
        </w:tc>
        <w:tc>
          <w:tcPr>
            <w:tcW w:w="7793" w:type="dxa"/>
            <w:gridSpan w:val="5"/>
            <w:tcBorders>
              <w:top w:val="nil"/>
              <w:left w:val="nil"/>
              <w:bottom w:val="nil"/>
              <w:right w:val="nil"/>
            </w:tcBorders>
            <w:shd w:val="clear" w:color="auto" w:fill="auto"/>
            <w:noWrap/>
            <w:vAlign w:val="bottom"/>
            <w:hideMark/>
            <w:tcPrChange w:id="390" w:author="Shannon Erica Kendal Joslin" w:date="2023-10-13T11:05:00Z">
              <w:tcPr>
                <w:tcW w:w="8020" w:type="dxa"/>
                <w:gridSpan w:val="6"/>
                <w:tcBorders>
                  <w:top w:val="nil"/>
                  <w:left w:val="nil"/>
                  <w:bottom w:val="nil"/>
                  <w:right w:val="nil"/>
                </w:tcBorders>
                <w:shd w:val="clear" w:color="auto" w:fill="auto"/>
                <w:noWrap/>
                <w:vAlign w:val="bottom"/>
                <w:hideMark/>
              </w:tcPr>
            </w:tcPrChange>
          </w:tcPr>
          <w:p w14:paraId="1D1F2FA8" w14:textId="35600928"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b/>
                <w:bCs/>
                <w:color w:val="000000"/>
              </w:rPr>
              <w:t xml:space="preserve">Table 2.3. </w:t>
            </w:r>
            <w:r w:rsidRPr="007E7567">
              <w:rPr>
                <w:rFonts w:ascii="Calibri Light" w:eastAsia="Times New Roman" w:hAnsi="Calibri Light" w:cs="Calibri Light"/>
                <w:color w:val="000000"/>
              </w:rPr>
              <w:t>Raw sequencing data metrics for the delta smelt genome assembly.</w:t>
            </w:r>
          </w:p>
        </w:tc>
        <w:tc>
          <w:tcPr>
            <w:tcW w:w="1400" w:type="dxa"/>
            <w:tcBorders>
              <w:top w:val="nil"/>
              <w:left w:val="nil"/>
              <w:bottom w:val="nil"/>
              <w:right w:val="nil"/>
            </w:tcBorders>
            <w:shd w:val="clear" w:color="auto" w:fill="auto"/>
            <w:noWrap/>
            <w:vAlign w:val="bottom"/>
            <w:hideMark/>
            <w:tcPrChange w:id="391" w:author="Shannon Erica Kendal Joslin" w:date="2023-10-13T11:05:00Z">
              <w:tcPr>
                <w:tcW w:w="1440" w:type="dxa"/>
                <w:gridSpan w:val="2"/>
                <w:tcBorders>
                  <w:top w:val="nil"/>
                  <w:left w:val="nil"/>
                  <w:bottom w:val="nil"/>
                  <w:right w:val="nil"/>
                </w:tcBorders>
                <w:shd w:val="clear" w:color="auto" w:fill="auto"/>
                <w:noWrap/>
                <w:vAlign w:val="bottom"/>
                <w:hideMark/>
              </w:tcPr>
            </w:tcPrChange>
          </w:tcPr>
          <w:p w14:paraId="507400B2" w14:textId="77777777" w:rsidR="00210561" w:rsidRPr="007E7567" w:rsidRDefault="00210561" w:rsidP="0011235A">
            <w:pPr>
              <w:spacing w:after="0" w:line="240" w:lineRule="auto"/>
              <w:jc w:val="left"/>
              <w:rPr>
                <w:rFonts w:ascii="Calibri Light" w:eastAsia="Times New Roman" w:hAnsi="Calibri Light" w:cs="Calibri Light"/>
                <w:color w:val="000000"/>
              </w:rPr>
            </w:pPr>
          </w:p>
        </w:tc>
        <w:tc>
          <w:tcPr>
            <w:tcW w:w="1526" w:type="dxa"/>
            <w:gridSpan w:val="2"/>
            <w:tcBorders>
              <w:top w:val="nil"/>
              <w:left w:val="nil"/>
              <w:bottom w:val="nil"/>
              <w:right w:val="nil"/>
            </w:tcBorders>
            <w:shd w:val="clear" w:color="auto" w:fill="auto"/>
            <w:noWrap/>
            <w:vAlign w:val="bottom"/>
            <w:hideMark/>
            <w:tcPrChange w:id="392" w:author="Shannon Erica Kendal Joslin" w:date="2023-10-13T11:05:00Z">
              <w:tcPr>
                <w:tcW w:w="1080" w:type="dxa"/>
                <w:gridSpan w:val="2"/>
                <w:tcBorders>
                  <w:top w:val="nil"/>
                  <w:left w:val="nil"/>
                  <w:bottom w:val="nil"/>
                  <w:right w:val="nil"/>
                </w:tcBorders>
                <w:shd w:val="clear" w:color="auto" w:fill="auto"/>
                <w:noWrap/>
                <w:vAlign w:val="bottom"/>
                <w:hideMark/>
              </w:tcPr>
            </w:tcPrChange>
          </w:tcPr>
          <w:p w14:paraId="0D4B7D24" w14:textId="77777777" w:rsidR="00210561" w:rsidRPr="007E7567" w:rsidRDefault="00210561" w:rsidP="0011235A">
            <w:pPr>
              <w:spacing w:after="0" w:line="240" w:lineRule="auto"/>
              <w:jc w:val="left"/>
              <w:rPr>
                <w:rFonts w:ascii="Times New Roman" w:eastAsia="Times New Roman" w:hAnsi="Times New Roman" w:cs="Times New Roman"/>
              </w:rPr>
            </w:pPr>
          </w:p>
        </w:tc>
        <w:tc>
          <w:tcPr>
            <w:tcW w:w="1511" w:type="dxa"/>
            <w:tcBorders>
              <w:top w:val="nil"/>
              <w:left w:val="nil"/>
              <w:bottom w:val="nil"/>
              <w:right w:val="nil"/>
            </w:tcBorders>
            <w:shd w:val="clear" w:color="auto" w:fill="auto"/>
            <w:noWrap/>
            <w:vAlign w:val="bottom"/>
            <w:hideMark/>
            <w:tcPrChange w:id="393" w:author="Shannon Erica Kendal Joslin" w:date="2023-10-13T11:05:00Z">
              <w:tcPr>
                <w:tcW w:w="3431" w:type="dxa"/>
                <w:gridSpan w:val="3"/>
                <w:tcBorders>
                  <w:top w:val="nil"/>
                  <w:left w:val="nil"/>
                  <w:bottom w:val="nil"/>
                  <w:right w:val="nil"/>
                </w:tcBorders>
                <w:shd w:val="clear" w:color="auto" w:fill="auto"/>
                <w:noWrap/>
                <w:vAlign w:val="bottom"/>
                <w:hideMark/>
              </w:tcPr>
            </w:tcPrChange>
          </w:tcPr>
          <w:p w14:paraId="240C84B4" w14:textId="77777777" w:rsidR="00210561" w:rsidRPr="007E7567" w:rsidRDefault="00210561" w:rsidP="0011235A">
            <w:pPr>
              <w:spacing w:after="0" w:line="240" w:lineRule="auto"/>
              <w:jc w:val="left"/>
              <w:rPr>
                <w:rFonts w:ascii="Times New Roman" w:eastAsia="Times New Roman" w:hAnsi="Times New Roman" w:cs="Times New Roman"/>
              </w:rPr>
            </w:pPr>
          </w:p>
        </w:tc>
        <w:tc>
          <w:tcPr>
            <w:tcW w:w="2075" w:type="dxa"/>
            <w:tcBorders>
              <w:top w:val="nil"/>
              <w:left w:val="nil"/>
              <w:bottom w:val="nil"/>
              <w:right w:val="nil"/>
            </w:tcBorders>
            <w:shd w:val="clear" w:color="auto" w:fill="auto"/>
            <w:noWrap/>
            <w:vAlign w:val="bottom"/>
            <w:hideMark/>
            <w:tcPrChange w:id="394" w:author="Shannon Erica Kendal Joslin" w:date="2023-10-13T11:05:00Z">
              <w:tcPr>
                <w:tcW w:w="262" w:type="dxa"/>
                <w:gridSpan w:val="2"/>
                <w:tcBorders>
                  <w:top w:val="nil"/>
                  <w:left w:val="nil"/>
                  <w:bottom w:val="nil"/>
                  <w:right w:val="nil"/>
                </w:tcBorders>
                <w:shd w:val="clear" w:color="auto" w:fill="auto"/>
                <w:noWrap/>
                <w:vAlign w:val="bottom"/>
                <w:hideMark/>
              </w:tcPr>
            </w:tcPrChange>
          </w:tcPr>
          <w:p w14:paraId="0F4BB0D4" w14:textId="77777777" w:rsidR="00210561" w:rsidRPr="007E7567" w:rsidRDefault="00210561" w:rsidP="0011235A">
            <w:pPr>
              <w:spacing w:after="0" w:line="240" w:lineRule="auto"/>
              <w:jc w:val="left"/>
              <w:rPr>
                <w:rFonts w:ascii="Times New Roman" w:eastAsia="Times New Roman" w:hAnsi="Times New Roman" w:cs="Times New Roman"/>
              </w:rPr>
            </w:pPr>
          </w:p>
        </w:tc>
        <w:tc>
          <w:tcPr>
            <w:tcW w:w="260" w:type="dxa"/>
            <w:tcBorders>
              <w:top w:val="nil"/>
              <w:left w:val="nil"/>
              <w:bottom w:val="nil"/>
              <w:right w:val="single" w:sz="4" w:space="0" w:color="auto"/>
            </w:tcBorders>
            <w:shd w:val="clear" w:color="auto" w:fill="auto"/>
            <w:noWrap/>
            <w:vAlign w:val="bottom"/>
            <w:hideMark/>
            <w:tcPrChange w:id="395"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65CB7AC6"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1C0134" w:rsidRPr="007E7567" w14:paraId="75D51B5F" w14:textId="77777777" w:rsidTr="001C0134">
        <w:tblPrEx>
          <w:tblPrExChange w:id="396" w:author="Shannon Erica Kendal Joslin" w:date="2023-10-13T11:05:00Z">
            <w:tblPrEx>
              <w:tblW w:w="17270" w:type="dxa"/>
            </w:tblPrEx>
          </w:tblPrExChange>
        </w:tblPrEx>
        <w:trPr>
          <w:trHeight w:val="280"/>
          <w:jc w:val="center"/>
          <w:trPrChange w:id="397"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398"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75CD8B1F"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Change w:id="399" w:author="Shannon Erica Kendal Joslin" w:date="2023-10-13T11:05:00Z">
              <w:tcPr>
                <w:tcW w:w="49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tcPrChange>
          </w:tcPr>
          <w:p w14:paraId="695F2789"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Sex</w:t>
            </w:r>
          </w:p>
        </w:tc>
        <w:tc>
          <w:tcPr>
            <w:tcW w:w="2180" w:type="dxa"/>
            <w:gridSpan w:val="2"/>
            <w:tcBorders>
              <w:top w:val="single" w:sz="4" w:space="0" w:color="auto"/>
              <w:left w:val="nil"/>
              <w:bottom w:val="single" w:sz="4" w:space="0" w:color="auto"/>
              <w:right w:val="single" w:sz="4" w:space="0" w:color="auto"/>
            </w:tcBorders>
            <w:shd w:val="clear" w:color="000000" w:fill="D9D9D9"/>
            <w:noWrap/>
            <w:vAlign w:val="bottom"/>
            <w:hideMark/>
            <w:tcPrChange w:id="400" w:author="Shannon Erica Kendal Joslin" w:date="2023-10-13T11:05:00Z">
              <w:tcPr>
                <w:tcW w:w="2239" w:type="dxa"/>
                <w:gridSpan w:val="3"/>
                <w:tcBorders>
                  <w:top w:val="single" w:sz="4" w:space="0" w:color="auto"/>
                  <w:left w:val="nil"/>
                  <w:bottom w:val="single" w:sz="4" w:space="0" w:color="auto"/>
                  <w:right w:val="single" w:sz="4" w:space="0" w:color="auto"/>
                </w:tcBorders>
                <w:shd w:val="clear" w:color="000000" w:fill="D9D9D9"/>
                <w:noWrap/>
                <w:vAlign w:val="bottom"/>
                <w:hideMark/>
              </w:tcPr>
            </w:tcPrChange>
          </w:tcPr>
          <w:p w14:paraId="027C959B" w14:textId="65D45FCF"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Sequen</w:t>
            </w:r>
            <w:r>
              <w:rPr>
                <w:rFonts w:ascii="Calibri Light" w:eastAsia="Times New Roman" w:hAnsi="Calibri Light" w:cs="Calibri Light"/>
                <w:b/>
                <w:bCs/>
                <w:color w:val="000000"/>
              </w:rPr>
              <w:t>c</w:t>
            </w:r>
            <w:r w:rsidRPr="007E7567">
              <w:rPr>
                <w:rFonts w:ascii="Calibri Light" w:eastAsia="Times New Roman" w:hAnsi="Calibri Light" w:cs="Calibri Light"/>
                <w:b/>
                <w:bCs/>
                <w:color w:val="000000"/>
              </w:rPr>
              <w:t xml:space="preserve">ing </w:t>
            </w:r>
            <w:r>
              <w:rPr>
                <w:rFonts w:ascii="Calibri Light" w:eastAsia="Times New Roman" w:hAnsi="Calibri Light" w:cs="Calibri Light"/>
                <w:b/>
                <w:bCs/>
                <w:color w:val="000000"/>
              </w:rPr>
              <w:t>Platform</w:t>
            </w:r>
          </w:p>
        </w:tc>
        <w:tc>
          <w:tcPr>
            <w:tcW w:w="1463" w:type="dxa"/>
            <w:tcBorders>
              <w:top w:val="single" w:sz="4" w:space="0" w:color="auto"/>
              <w:left w:val="nil"/>
              <w:bottom w:val="single" w:sz="4" w:space="0" w:color="auto"/>
              <w:right w:val="single" w:sz="4" w:space="0" w:color="auto"/>
            </w:tcBorders>
            <w:shd w:val="clear" w:color="000000" w:fill="D9D9D9"/>
            <w:tcPrChange w:id="401" w:author="Shannon Erica Kendal Joslin" w:date="2023-10-13T11:05:00Z">
              <w:tcPr>
                <w:tcW w:w="1505" w:type="dxa"/>
                <w:tcBorders>
                  <w:top w:val="single" w:sz="4" w:space="0" w:color="auto"/>
                  <w:left w:val="nil"/>
                  <w:bottom w:val="single" w:sz="4" w:space="0" w:color="auto"/>
                  <w:right w:val="single" w:sz="4" w:space="0" w:color="auto"/>
                </w:tcBorders>
                <w:shd w:val="clear" w:color="000000" w:fill="D9D9D9"/>
              </w:tcPr>
            </w:tcPrChange>
          </w:tcPr>
          <w:p w14:paraId="2E933310" w14:textId="77777777" w:rsidR="00210561" w:rsidRDefault="00210561" w:rsidP="0011235A">
            <w:pPr>
              <w:spacing w:after="0" w:line="240" w:lineRule="auto"/>
              <w:jc w:val="center"/>
              <w:rPr>
                <w:ins w:id="402" w:author="Shannon Erica Kendal Joslin" w:date="2023-10-13T10:54:00Z"/>
                <w:rFonts w:ascii="Calibri Light" w:eastAsia="Times New Roman" w:hAnsi="Calibri Light" w:cs="Calibri Light"/>
                <w:b/>
                <w:bCs/>
                <w:color w:val="000000"/>
              </w:rPr>
            </w:pPr>
          </w:p>
          <w:p w14:paraId="1706FF7B" w14:textId="5F85E446" w:rsidR="00210561" w:rsidRPr="007E7567" w:rsidRDefault="00210561" w:rsidP="0011235A">
            <w:pPr>
              <w:spacing w:after="0" w:line="240" w:lineRule="auto"/>
              <w:jc w:val="center"/>
              <w:rPr>
                <w:rFonts w:ascii="Calibri Light" w:eastAsia="Times New Roman" w:hAnsi="Calibri Light" w:cs="Calibri Light"/>
                <w:b/>
                <w:bCs/>
                <w:color w:val="000000"/>
              </w:rPr>
            </w:pPr>
            <w:ins w:id="403" w:author="Shannon Erica Kendal Joslin" w:date="2023-10-13T10:53:00Z">
              <w:r>
                <w:rPr>
                  <w:rFonts w:ascii="Calibri Light" w:eastAsia="Times New Roman" w:hAnsi="Calibri Light" w:cs="Calibri Light"/>
                  <w:b/>
                  <w:bCs/>
                  <w:color w:val="000000"/>
                </w:rPr>
                <w:t>Individual ID</w:t>
              </w:r>
            </w:ins>
          </w:p>
        </w:tc>
        <w:tc>
          <w:tcPr>
            <w:tcW w:w="2443"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Change w:id="404" w:author="Shannon Erica Kendal Joslin" w:date="2023-10-13T11:05:00Z">
              <w:tcPr>
                <w:tcW w:w="2518"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tcPrChange>
          </w:tcPr>
          <w:p w14:paraId="0083FED4" w14:textId="42717E4C" w:rsidR="00210561" w:rsidRPr="007E7567" w:rsidRDefault="00210561" w:rsidP="0011235A">
            <w:pPr>
              <w:spacing w:after="0" w:line="240" w:lineRule="auto"/>
              <w:jc w:val="center"/>
              <w:rPr>
                <w:rFonts w:ascii="Calibri Light" w:eastAsia="Times New Roman" w:hAnsi="Calibri Light" w:cs="Calibri Light"/>
                <w:b/>
                <w:bCs/>
                <w:color w:val="000000"/>
              </w:rPr>
            </w:pPr>
            <w:commentRangeStart w:id="405"/>
            <w:commentRangeStart w:id="406"/>
            <w:r w:rsidRPr="007E7567">
              <w:rPr>
                <w:rFonts w:ascii="Calibri Light" w:eastAsia="Times New Roman" w:hAnsi="Calibri Light" w:cs="Calibri Light"/>
                <w:b/>
                <w:bCs/>
                <w:color w:val="000000"/>
              </w:rPr>
              <w:t>Run ID</w:t>
            </w:r>
            <w:commentRangeEnd w:id="405"/>
            <w:r>
              <w:rPr>
                <w:rStyle w:val="CommentReference"/>
              </w:rPr>
              <w:commentReference w:id="405"/>
            </w:r>
            <w:commentRangeEnd w:id="406"/>
            <w:r w:rsidR="001C0134">
              <w:rPr>
                <w:rStyle w:val="CommentReference"/>
              </w:rPr>
              <w:commentReference w:id="406"/>
            </w:r>
          </w:p>
        </w:tc>
        <w:tc>
          <w:tcPr>
            <w:tcW w:w="1836" w:type="dxa"/>
            <w:tcBorders>
              <w:top w:val="single" w:sz="4" w:space="0" w:color="auto"/>
              <w:left w:val="nil"/>
              <w:bottom w:val="single" w:sz="4" w:space="0" w:color="auto"/>
              <w:right w:val="single" w:sz="4" w:space="0" w:color="auto"/>
            </w:tcBorders>
            <w:shd w:val="clear" w:color="000000" w:fill="D9D9D9"/>
            <w:noWrap/>
            <w:vAlign w:val="bottom"/>
            <w:hideMark/>
            <w:tcPrChange w:id="407" w:author="Shannon Erica Kendal Joslin" w:date="2023-10-13T11:05:00Z">
              <w:tcPr>
                <w:tcW w:w="2453" w:type="dxa"/>
                <w:tcBorders>
                  <w:top w:val="single" w:sz="4" w:space="0" w:color="auto"/>
                  <w:left w:val="nil"/>
                  <w:bottom w:val="single" w:sz="4" w:space="0" w:color="auto"/>
                  <w:right w:val="single" w:sz="4" w:space="0" w:color="auto"/>
                </w:tcBorders>
                <w:shd w:val="clear" w:color="000000" w:fill="D9D9D9"/>
                <w:noWrap/>
                <w:vAlign w:val="bottom"/>
                <w:hideMark/>
              </w:tcPr>
            </w:tcPrChange>
          </w:tcPr>
          <w:p w14:paraId="62D3C23D"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Bases</w:t>
            </w:r>
          </w:p>
        </w:tc>
        <w:tc>
          <w:tcPr>
            <w:tcW w:w="1835" w:type="dxa"/>
            <w:tcBorders>
              <w:top w:val="single" w:sz="4" w:space="0" w:color="auto"/>
              <w:left w:val="nil"/>
              <w:bottom w:val="single" w:sz="4" w:space="0" w:color="auto"/>
              <w:right w:val="single" w:sz="4" w:space="0" w:color="auto"/>
            </w:tcBorders>
            <w:shd w:val="clear" w:color="000000" w:fill="D9D9D9"/>
            <w:noWrap/>
            <w:vAlign w:val="bottom"/>
            <w:hideMark/>
            <w:tcPrChange w:id="408" w:author="Shannon Erica Kendal Joslin" w:date="2023-10-13T11:05:00Z">
              <w:tcPr>
                <w:tcW w:w="1693" w:type="dxa"/>
                <w:gridSpan w:val="2"/>
                <w:tcBorders>
                  <w:top w:val="single" w:sz="4" w:space="0" w:color="auto"/>
                  <w:left w:val="nil"/>
                  <w:bottom w:val="single" w:sz="4" w:space="0" w:color="auto"/>
                  <w:right w:val="single" w:sz="4" w:space="0" w:color="auto"/>
                </w:tcBorders>
                <w:shd w:val="clear" w:color="000000" w:fill="D9D9D9"/>
                <w:noWrap/>
                <w:vAlign w:val="bottom"/>
                <w:hideMark/>
              </w:tcPr>
            </w:tcPrChange>
          </w:tcPr>
          <w:p w14:paraId="70CF89F9"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Reads</w:t>
            </w:r>
          </w:p>
        </w:tc>
        <w:tc>
          <w:tcPr>
            <w:tcW w:w="1400" w:type="dxa"/>
            <w:tcBorders>
              <w:top w:val="single" w:sz="4" w:space="0" w:color="auto"/>
              <w:left w:val="nil"/>
              <w:bottom w:val="single" w:sz="4" w:space="0" w:color="auto"/>
              <w:right w:val="single" w:sz="4" w:space="0" w:color="auto"/>
            </w:tcBorders>
            <w:shd w:val="clear" w:color="000000" w:fill="D9D9D9"/>
            <w:noWrap/>
            <w:vAlign w:val="bottom"/>
            <w:hideMark/>
            <w:tcPrChange w:id="409" w:author="Shannon Erica Kendal Joslin" w:date="2023-10-13T11:05:00Z">
              <w:tcPr>
                <w:tcW w:w="1827" w:type="dxa"/>
                <w:gridSpan w:val="2"/>
                <w:tcBorders>
                  <w:top w:val="single" w:sz="4" w:space="0" w:color="auto"/>
                  <w:left w:val="nil"/>
                  <w:bottom w:val="single" w:sz="4" w:space="0" w:color="auto"/>
                  <w:right w:val="single" w:sz="4" w:space="0" w:color="auto"/>
                </w:tcBorders>
                <w:shd w:val="clear" w:color="000000" w:fill="D9D9D9"/>
                <w:noWrap/>
                <w:vAlign w:val="bottom"/>
                <w:hideMark/>
              </w:tcPr>
            </w:tcPrChange>
          </w:tcPr>
          <w:p w14:paraId="64ED1129"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Mean Read Length</w:t>
            </w:r>
          </w:p>
        </w:tc>
        <w:tc>
          <w:tcPr>
            <w:tcW w:w="1526" w:type="dxa"/>
            <w:gridSpan w:val="2"/>
            <w:tcBorders>
              <w:top w:val="single" w:sz="4" w:space="0" w:color="auto"/>
              <w:left w:val="nil"/>
              <w:bottom w:val="single" w:sz="4" w:space="0" w:color="auto"/>
              <w:right w:val="single" w:sz="4" w:space="0" w:color="auto"/>
            </w:tcBorders>
            <w:shd w:val="clear" w:color="000000" w:fill="D9D9D9"/>
            <w:noWrap/>
            <w:vAlign w:val="bottom"/>
            <w:hideMark/>
            <w:tcPrChange w:id="410" w:author="Shannon Erica Kendal Joslin" w:date="2023-10-13T11:05:00Z">
              <w:tcPr>
                <w:tcW w:w="1562" w:type="dxa"/>
                <w:gridSpan w:val="2"/>
                <w:tcBorders>
                  <w:top w:val="single" w:sz="4" w:space="0" w:color="auto"/>
                  <w:left w:val="nil"/>
                  <w:bottom w:val="single" w:sz="4" w:space="0" w:color="auto"/>
                  <w:right w:val="single" w:sz="4" w:space="0" w:color="auto"/>
                </w:tcBorders>
                <w:shd w:val="clear" w:color="000000" w:fill="D9D9D9"/>
                <w:noWrap/>
                <w:vAlign w:val="bottom"/>
                <w:hideMark/>
              </w:tcPr>
            </w:tcPrChange>
          </w:tcPr>
          <w:p w14:paraId="75B84DE6"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commentRangeStart w:id="411"/>
            <w:commentRangeStart w:id="412"/>
            <w:r w:rsidRPr="007E7567">
              <w:rPr>
                <w:rFonts w:ascii="Calibri Light" w:eastAsia="Times New Roman" w:hAnsi="Calibri Light" w:cs="Calibri Light"/>
                <w:b/>
                <w:bCs/>
                <w:color w:val="000000"/>
              </w:rPr>
              <w:t>GC%</w:t>
            </w:r>
            <w:commentRangeEnd w:id="411"/>
            <w:r>
              <w:rPr>
                <w:rStyle w:val="CommentReference"/>
              </w:rPr>
              <w:commentReference w:id="411"/>
            </w:r>
            <w:commentRangeEnd w:id="412"/>
            <w:r>
              <w:rPr>
                <w:rStyle w:val="CommentReference"/>
              </w:rPr>
              <w:commentReference w:id="412"/>
            </w:r>
          </w:p>
        </w:tc>
        <w:tc>
          <w:tcPr>
            <w:tcW w:w="1511" w:type="dxa"/>
            <w:tcBorders>
              <w:top w:val="single" w:sz="4" w:space="0" w:color="auto"/>
              <w:left w:val="nil"/>
              <w:bottom w:val="single" w:sz="4" w:space="0" w:color="auto"/>
              <w:right w:val="single" w:sz="4" w:space="0" w:color="auto"/>
            </w:tcBorders>
            <w:shd w:val="clear" w:color="000000" w:fill="D9D9D9"/>
            <w:noWrap/>
            <w:vAlign w:val="bottom"/>
            <w:hideMark/>
            <w:tcPrChange w:id="413" w:author="Shannon Erica Kendal Joslin" w:date="2023-10-13T11:05:00Z">
              <w:tcPr>
                <w:tcW w:w="2196" w:type="dxa"/>
                <w:tcBorders>
                  <w:top w:val="single" w:sz="4" w:space="0" w:color="auto"/>
                  <w:left w:val="nil"/>
                  <w:bottom w:val="single" w:sz="4" w:space="0" w:color="auto"/>
                  <w:right w:val="single" w:sz="4" w:space="0" w:color="auto"/>
                </w:tcBorders>
                <w:shd w:val="clear" w:color="000000" w:fill="D9D9D9"/>
                <w:noWrap/>
                <w:vAlign w:val="bottom"/>
                <w:hideMark/>
              </w:tcPr>
            </w:tcPrChange>
          </w:tcPr>
          <w:p w14:paraId="3A9161FF"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Average Read Quality*</w:t>
            </w:r>
          </w:p>
        </w:tc>
        <w:tc>
          <w:tcPr>
            <w:tcW w:w="2075" w:type="dxa"/>
            <w:tcBorders>
              <w:top w:val="nil"/>
              <w:left w:val="nil"/>
              <w:bottom w:val="nil"/>
              <w:right w:val="single" w:sz="4" w:space="0" w:color="auto"/>
            </w:tcBorders>
            <w:shd w:val="clear" w:color="auto" w:fill="auto"/>
            <w:noWrap/>
            <w:vAlign w:val="bottom"/>
            <w:hideMark/>
            <w:tcPrChange w:id="414"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76694DC6"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415" w:author="Shannon Erica Kendal Joslin" w:date="2023-10-13T11:05:00Z">
              <w:tcPr>
                <w:tcW w:w="262" w:type="dxa"/>
                <w:gridSpan w:val="3"/>
                <w:vAlign w:val="center"/>
                <w:hideMark/>
              </w:tcPr>
            </w:tcPrChange>
          </w:tcPr>
          <w:p w14:paraId="40D9927A"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50CA1A96" w14:textId="77777777" w:rsidTr="001C0134">
        <w:tblPrEx>
          <w:tblPrExChange w:id="416" w:author="Shannon Erica Kendal Joslin" w:date="2023-10-13T11:05:00Z">
            <w:tblPrEx>
              <w:tblW w:w="17270" w:type="dxa"/>
            </w:tblPrEx>
          </w:tblPrExChange>
        </w:tblPrEx>
        <w:trPr>
          <w:trHeight w:val="280"/>
          <w:jc w:val="center"/>
          <w:trPrChange w:id="417"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418"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0B880F8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419"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DC8D6B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420"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1CE1B2B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463" w:type="dxa"/>
            <w:tcBorders>
              <w:top w:val="single" w:sz="4" w:space="0" w:color="auto"/>
              <w:left w:val="nil"/>
              <w:bottom w:val="single" w:sz="4" w:space="0" w:color="auto"/>
              <w:right w:val="single" w:sz="4" w:space="0" w:color="auto"/>
            </w:tcBorders>
            <w:tcPrChange w:id="421"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151B3CF7" w14:textId="777B8CDE" w:rsidR="00210561" w:rsidRPr="007E7567" w:rsidRDefault="001C0134" w:rsidP="0011235A">
            <w:pPr>
              <w:spacing w:after="0" w:line="240" w:lineRule="auto"/>
              <w:jc w:val="center"/>
              <w:rPr>
                <w:ins w:id="422" w:author="Shannon Erica Kendal Joslin" w:date="2023-10-13T10:53:00Z"/>
                <w:rFonts w:ascii="Calibri Light" w:eastAsia="Times New Roman" w:hAnsi="Calibri Light" w:cs="Calibri Light"/>
                <w:color w:val="000000"/>
              </w:rPr>
            </w:pPr>
            <w:ins w:id="423" w:author="Shannon Erica Kendal Joslin" w:date="2023-10-13T11:04:00Z">
              <w:r w:rsidRPr="00D22895">
                <w:rPr>
                  <w:rFonts w:ascii="Calibri Light" w:eastAsia="Times New Roman" w:hAnsi="Calibri Light" w:cs="Calibri Light"/>
                  <w:color w:val="000000"/>
                </w:rPr>
                <w:t>T3F02_SC_FF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424"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9923C73" w14:textId="0283CB4F"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m64069_201002_215024</w:t>
            </w:r>
          </w:p>
        </w:tc>
        <w:tc>
          <w:tcPr>
            <w:tcW w:w="1836" w:type="dxa"/>
            <w:tcBorders>
              <w:top w:val="nil"/>
              <w:left w:val="nil"/>
              <w:bottom w:val="single" w:sz="4" w:space="0" w:color="auto"/>
              <w:right w:val="single" w:sz="4" w:space="0" w:color="auto"/>
            </w:tcBorders>
            <w:shd w:val="clear" w:color="auto" w:fill="auto"/>
            <w:noWrap/>
            <w:vAlign w:val="bottom"/>
            <w:hideMark/>
            <w:tcPrChange w:id="425"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1A25C81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7,617,422,156</w:t>
            </w:r>
          </w:p>
        </w:tc>
        <w:tc>
          <w:tcPr>
            <w:tcW w:w="1835" w:type="dxa"/>
            <w:tcBorders>
              <w:top w:val="nil"/>
              <w:left w:val="nil"/>
              <w:bottom w:val="single" w:sz="4" w:space="0" w:color="auto"/>
              <w:right w:val="single" w:sz="4" w:space="0" w:color="auto"/>
            </w:tcBorders>
            <w:shd w:val="clear" w:color="auto" w:fill="auto"/>
            <w:noWrap/>
            <w:vAlign w:val="bottom"/>
            <w:hideMark/>
            <w:tcPrChange w:id="426"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3679082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1,275,836</w:t>
            </w:r>
          </w:p>
        </w:tc>
        <w:tc>
          <w:tcPr>
            <w:tcW w:w="1400" w:type="dxa"/>
            <w:tcBorders>
              <w:top w:val="nil"/>
              <w:left w:val="nil"/>
              <w:bottom w:val="single" w:sz="4" w:space="0" w:color="auto"/>
              <w:right w:val="single" w:sz="4" w:space="0" w:color="auto"/>
            </w:tcBorders>
            <w:shd w:val="clear" w:color="auto" w:fill="auto"/>
            <w:noWrap/>
            <w:vAlign w:val="bottom"/>
            <w:hideMark/>
            <w:tcPrChange w:id="427"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5C3B4B3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5,970</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428"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69C13E8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1511" w:type="dxa"/>
            <w:tcBorders>
              <w:top w:val="nil"/>
              <w:left w:val="nil"/>
              <w:bottom w:val="single" w:sz="4" w:space="0" w:color="auto"/>
              <w:right w:val="single" w:sz="4" w:space="0" w:color="auto"/>
            </w:tcBorders>
            <w:shd w:val="clear" w:color="auto" w:fill="auto"/>
            <w:noWrap/>
            <w:vAlign w:val="bottom"/>
            <w:hideMark/>
            <w:tcPrChange w:id="429"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358931D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2075" w:type="dxa"/>
            <w:tcBorders>
              <w:top w:val="nil"/>
              <w:left w:val="nil"/>
              <w:bottom w:val="nil"/>
              <w:right w:val="single" w:sz="4" w:space="0" w:color="auto"/>
            </w:tcBorders>
            <w:shd w:val="clear" w:color="auto" w:fill="auto"/>
            <w:noWrap/>
            <w:vAlign w:val="bottom"/>
            <w:hideMark/>
            <w:tcPrChange w:id="430"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6B4ABD2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431" w:author="Shannon Erica Kendal Joslin" w:date="2023-10-13T11:05:00Z">
              <w:tcPr>
                <w:tcW w:w="262" w:type="dxa"/>
                <w:gridSpan w:val="3"/>
                <w:vAlign w:val="center"/>
                <w:hideMark/>
              </w:tcPr>
            </w:tcPrChange>
          </w:tcPr>
          <w:p w14:paraId="2D487C02"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7599B7AA" w14:textId="77777777" w:rsidTr="001C0134">
        <w:tblPrEx>
          <w:tblPrExChange w:id="432" w:author="Shannon Erica Kendal Joslin" w:date="2023-10-13T11:05:00Z">
            <w:tblPrEx>
              <w:tblW w:w="17270" w:type="dxa"/>
            </w:tblPrEx>
          </w:tblPrExChange>
        </w:tblPrEx>
        <w:trPr>
          <w:trHeight w:val="280"/>
          <w:jc w:val="center"/>
          <w:trPrChange w:id="433"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434"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746ADFBB"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435"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315F0B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436"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3BC03F9F"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463" w:type="dxa"/>
            <w:tcBorders>
              <w:top w:val="single" w:sz="4" w:space="0" w:color="auto"/>
              <w:left w:val="nil"/>
              <w:bottom w:val="single" w:sz="4" w:space="0" w:color="auto"/>
              <w:right w:val="single" w:sz="4" w:space="0" w:color="auto"/>
            </w:tcBorders>
            <w:tcPrChange w:id="437"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5004E508" w14:textId="59D80D85" w:rsidR="00210561" w:rsidRPr="007E7567" w:rsidRDefault="001C0134" w:rsidP="0011235A">
            <w:pPr>
              <w:spacing w:after="0" w:line="240" w:lineRule="auto"/>
              <w:jc w:val="center"/>
              <w:rPr>
                <w:ins w:id="438" w:author="Shannon Erica Kendal Joslin" w:date="2023-10-13T10:53:00Z"/>
                <w:rFonts w:ascii="Calibri Light" w:eastAsia="Times New Roman" w:hAnsi="Calibri Light" w:cs="Calibri Light"/>
                <w:color w:val="000000"/>
              </w:rPr>
            </w:pPr>
            <w:ins w:id="439" w:author="Shannon Erica Kendal Joslin" w:date="2023-10-13T11:04:00Z">
              <w:r w:rsidRPr="00D22895">
                <w:rPr>
                  <w:rFonts w:ascii="Calibri Light" w:eastAsia="Times New Roman" w:hAnsi="Calibri Light" w:cs="Calibri Light"/>
                  <w:color w:val="000000"/>
                </w:rPr>
                <w:t>T3F02_SC_FF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440"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95597DE" w14:textId="50FE8A1A"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m64069_200830_055940</w:t>
            </w:r>
          </w:p>
        </w:tc>
        <w:tc>
          <w:tcPr>
            <w:tcW w:w="1836" w:type="dxa"/>
            <w:tcBorders>
              <w:top w:val="nil"/>
              <w:left w:val="nil"/>
              <w:bottom w:val="single" w:sz="4" w:space="0" w:color="auto"/>
              <w:right w:val="single" w:sz="4" w:space="0" w:color="auto"/>
            </w:tcBorders>
            <w:shd w:val="clear" w:color="auto" w:fill="auto"/>
            <w:noWrap/>
            <w:vAlign w:val="bottom"/>
            <w:hideMark/>
            <w:tcPrChange w:id="441"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43B0091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6,404,937,329</w:t>
            </w:r>
          </w:p>
        </w:tc>
        <w:tc>
          <w:tcPr>
            <w:tcW w:w="1835" w:type="dxa"/>
            <w:tcBorders>
              <w:top w:val="nil"/>
              <w:left w:val="nil"/>
              <w:bottom w:val="single" w:sz="4" w:space="0" w:color="auto"/>
              <w:right w:val="single" w:sz="4" w:space="0" w:color="auto"/>
            </w:tcBorders>
            <w:shd w:val="clear" w:color="auto" w:fill="auto"/>
            <w:noWrap/>
            <w:vAlign w:val="bottom"/>
            <w:hideMark/>
            <w:tcPrChange w:id="442"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5358E72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624,944</w:t>
            </w:r>
          </w:p>
        </w:tc>
        <w:tc>
          <w:tcPr>
            <w:tcW w:w="1400" w:type="dxa"/>
            <w:tcBorders>
              <w:top w:val="nil"/>
              <w:left w:val="nil"/>
              <w:bottom w:val="single" w:sz="4" w:space="0" w:color="auto"/>
              <w:right w:val="single" w:sz="4" w:space="0" w:color="auto"/>
            </w:tcBorders>
            <w:shd w:val="clear" w:color="auto" w:fill="auto"/>
            <w:noWrap/>
            <w:vAlign w:val="bottom"/>
            <w:hideMark/>
            <w:tcPrChange w:id="443"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14A9C24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10,248</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444"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4F8EED3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1511" w:type="dxa"/>
            <w:tcBorders>
              <w:top w:val="nil"/>
              <w:left w:val="nil"/>
              <w:bottom w:val="single" w:sz="4" w:space="0" w:color="auto"/>
              <w:right w:val="single" w:sz="4" w:space="0" w:color="auto"/>
            </w:tcBorders>
            <w:shd w:val="clear" w:color="auto" w:fill="auto"/>
            <w:noWrap/>
            <w:vAlign w:val="bottom"/>
            <w:hideMark/>
            <w:tcPrChange w:id="445"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392F458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075" w:type="dxa"/>
            <w:tcBorders>
              <w:top w:val="nil"/>
              <w:left w:val="nil"/>
              <w:bottom w:val="nil"/>
              <w:right w:val="single" w:sz="4" w:space="0" w:color="auto"/>
            </w:tcBorders>
            <w:shd w:val="clear" w:color="auto" w:fill="auto"/>
            <w:noWrap/>
            <w:vAlign w:val="bottom"/>
            <w:hideMark/>
            <w:tcPrChange w:id="446"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658A1644"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447" w:author="Shannon Erica Kendal Joslin" w:date="2023-10-13T11:05:00Z">
              <w:tcPr>
                <w:tcW w:w="262" w:type="dxa"/>
                <w:gridSpan w:val="3"/>
                <w:vAlign w:val="center"/>
                <w:hideMark/>
              </w:tcPr>
            </w:tcPrChange>
          </w:tcPr>
          <w:p w14:paraId="7D851594"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5B4D3895" w14:textId="77777777" w:rsidTr="001C0134">
        <w:tblPrEx>
          <w:tblPrExChange w:id="448" w:author="Shannon Erica Kendal Joslin" w:date="2023-10-13T11:05:00Z">
            <w:tblPrEx>
              <w:tblW w:w="17270" w:type="dxa"/>
            </w:tblPrEx>
          </w:tblPrExChange>
        </w:tblPrEx>
        <w:trPr>
          <w:trHeight w:val="280"/>
          <w:jc w:val="center"/>
          <w:trPrChange w:id="449"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450"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2527D9FD"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451"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4E281A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452"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0095774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463" w:type="dxa"/>
            <w:tcBorders>
              <w:top w:val="single" w:sz="4" w:space="0" w:color="auto"/>
              <w:left w:val="nil"/>
              <w:bottom w:val="single" w:sz="4" w:space="0" w:color="auto"/>
              <w:right w:val="single" w:sz="4" w:space="0" w:color="auto"/>
            </w:tcBorders>
            <w:tcPrChange w:id="453"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503402B9" w14:textId="508B89D9" w:rsidR="00210561" w:rsidRPr="007E7567" w:rsidRDefault="001C0134" w:rsidP="0011235A">
            <w:pPr>
              <w:spacing w:after="0" w:line="240" w:lineRule="auto"/>
              <w:jc w:val="center"/>
              <w:rPr>
                <w:ins w:id="454" w:author="Shannon Erica Kendal Joslin" w:date="2023-10-13T10:53:00Z"/>
                <w:rFonts w:ascii="Calibri Light" w:eastAsia="Times New Roman" w:hAnsi="Calibri Light" w:cs="Calibri Light"/>
                <w:color w:val="000000"/>
              </w:rPr>
            </w:pPr>
            <w:ins w:id="455" w:author="Shannon Erica Kendal Joslin" w:date="2023-10-13T11:04:00Z">
              <w:r w:rsidRPr="00D22895">
                <w:rPr>
                  <w:rFonts w:ascii="Calibri Light" w:eastAsia="Times New Roman" w:hAnsi="Calibri Light" w:cs="Calibri Light"/>
                  <w:color w:val="000000"/>
                </w:rPr>
                <w:t>T3F02_SC_FF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456"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10CD54E" w14:textId="66D338B9"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m64069_200603_183739</w:t>
            </w:r>
          </w:p>
        </w:tc>
        <w:tc>
          <w:tcPr>
            <w:tcW w:w="1836" w:type="dxa"/>
            <w:tcBorders>
              <w:top w:val="nil"/>
              <w:left w:val="nil"/>
              <w:bottom w:val="single" w:sz="4" w:space="0" w:color="auto"/>
              <w:right w:val="single" w:sz="4" w:space="0" w:color="auto"/>
            </w:tcBorders>
            <w:shd w:val="clear" w:color="auto" w:fill="auto"/>
            <w:noWrap/>
            <w:vAlign w:val="bottom"/>
            <w:hideMark/>
            <w:tcPrChange w:id="457"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645FB8E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13,962,511,851</w:t>
            </w:r>
          </w:p>
        </w:tc>
        <w:tc>
          <w:tcPr>
            <w:tcW w:w="1835" w:type="dxa"/>
            <w:tcBorders>
              <w:top w:val="nil"/>
              <w:left w:val="nil"/>
              <w:bottom w:val="single" w:sz="4" w:space="0" w:color="auto"/>
              <w:right w:val="single" w:sz="4" w:space="0" w:color="auto"/>
            </w:tcBorders>
            <w:shd w:val="clear" w:color="auto" w:fill="auto"/>
            <w:noWrap/>
            <w:vAlign w:val="bottom"/>
            <w:hideMark/>
            <w:tcPrChange w:id="458"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4745314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840,724</w:t>
            </w:r>
          </w:p>
        </w:tc>
        <w:tc>
          <w:tcPr>
            <w:tcW w:w="1400" w:type="dxa"/>
            <w:tcBorders>
              <w:top w:val="nil"/>
              <w:left w:val="nil"/>
              <w:bottom w:val="single" w:sz="4" w:space="0" w:color="auto"/>
              <w:right w:val="single" w:sz="4" w:space="0" w:color="auto"/>
            </w:tcBorders>
            <w:shd w:val="clear" w:color="auto" w:fill="auto"/>
            <w:noWrap/>
            <w:vAlign w:val="bottom"/>
            <w:hideMark/>
            <w:tcPrChange w:id="459"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448104C1"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16,607</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460"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24A0394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1511" w:type="dxa"/>
            <w:tcBorders>
              <w:top w:val="nil"/>
              <w:left w:val="nil"/>
              <w:bottom w:val="single" w:sz="4" w:space="0" w:color="auto"/>
              <w:right w:val="single" w:sz="4" w:space="0" w:color="auto"/>
            </w:tcBorders>
            <w:shd w:val="clear" w:color="auto" w:fill="auto"/>
            <w:noWrap/>
            <w:vAlign w:val="bottom"/>
            <w:hideMark/>
            <w:tcPrChange w:id="461"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31C2387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30</w:t>
            </w:r>
          </w:p>
        </w:tc>
        <w:tc>
          <w:tcPr>
            <w:tcW w:w="2075" w:type="dxa"/>
            <w:tcBorders>
              <w:top w:val="nil"/>
              <w:left w:val="nil"/>
              <w:bottom w:val="nil"/>
              <w:right w:val="single" w:sz="4" w:space="0" w:color="auto"/>
            </w:tcBorders>
            <w:shd w:val="clear" w:color="auto" w:fill="auto"/>
            <w:noWrap/>
            <w:vAlign w:val="bottom"/>
            <w:hideMark/>
            <w:tcPrChange w:id="462"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02FD7871"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463" w:author="Shannon Erica Kendal Joslin" w:date="2023-10-13T11:05:00Z">
              <w:tcPr>
                <w:tcW w:w="262" w:type="dxa"/>
                <w:gridSpan w:val="3"/>
                <w:vAlign w:val="center"/>
                <w:hideMark/>
              </w:tcPr>
            </w:tcPrChange>
          </w:tcPr>
          <w:p w14:paraId="51022B8A"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59CD4041" w14:textId="77777777" w:rsidTr="001C0134">
        <w:tblPrEx>
          <w:tblPrExChange w:id="464" w:author="Shannon Erica Kendal Joslin" w:date="2023-10-13T11:05:00Z">
            <w:tblPrEx>
              <w:tblW w:w="17270" w:type="dxa"/>
            </w:tblPrEx>
          </w:tblPrExChange>
        </w:tblPrEx>
        <w:trPr>
          <w:trHeight w:val="280"/>
          <w:jc w:val="center"/>
          <w:trPrChange w:id="465"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466"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3C8088B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467"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A0AA7F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468"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75DB228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463" w:type="dxa"/>
            <w:tcBorders>
              <w:top w:val="single" w:sz="4" w:space="0" w:color="auto"/>
              <w:left w:val="nil"/>
              <w:bottom w:val="single" w:sz="4" w:space="0" w:color="auto"/>
              <w:right w:val="single" w:sz="4" w:space="0" w:color="auto"/>
            </w:tcBorders>
            <w:tcPrChange w:id="469"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5BFEAABE" w14:textId="7DF3E440" w:rsidR="00210561" w:rsidRPr="007E7567" w:rsidRDefault="001C0134" w:rsidP="0011235A">
            <w:pPr>
              <w:spacing w:after="0" w:line="240" w:lineRule="auto"/>
              <w:jc w:val="center"/>
              <w:rPr>
                <w:ins w:id="470" w:author="Shannon Erica Kendal Joslin" w:date="2023-10-13T10:53:00Z"/>
                <w:rFonts w:ascii="Calibri Light" w:eastAsia="Times New Roman" w:hAnsi="Calibri Light" w:cs="Calibri Light"/>
                <w:color w:val="000000"/>
              </w:rPr>
            </w:pPr>
            <w:ins w:id="471" w:author="Shannon Erica Kendal Joslin" w:date="2023-10-13T11:07:00Z">
              <w:r w:rsidRPr="00D22895">
                <w:rPr>
                  <w:rFonts w:ascii="Calibri Light" w:eastAsia="Times New Roman" w:hAnsi="Calibri Light" w:cs="Calibri Light"/>
                  <w:color w:val="000000"/>
                </w:rPr>
                <w:t>T3M02_BM_FF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472"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2C930F2" w14:textId="76595429"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m64069_200220_045555</w:t>
            </w:r>
          </w:p>
        </w:tc>
        <w:tc>
          <w:tcPr>
            <w:tcW w:w="1836" w:type="dxa"/>
            <w:tcBorders>
              <w:top w:val="nil"/>
              <w:left w:val="nil"/>
              <w:bottom w:val="single" w:sz="4" w:space="0" w:color="auto"/>
              <w:right w:val="single" w:sz="4" w:space="0" w:color="auto"/>
            </w:tcBorders>
            <w:shd w:val="clear" w:color="auto" w:fill="auto"/>
            <w:noWrap/>
            <w:vAlign w:val="bottom"/>
            <w:hideMark/>
            <w:tcPrChange w:id="473"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2B6796E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23,993,220,246</w:t>
            </w:r>
          </w:p>
        </w:tc>
        <w:tc>
          <w:tcPr>
            <w:tcW w:w="1835" w:type="dxa"/>
            <w:tcBorders>
              <w:top w:val="nil"/>
              <w:left w:val="nil"/>
              <w:bottom w:val="single" w:sz="4" w:space="0" w:color="auto"/>
              <w:right w:val="single" w:sz="4" w:space="0" w:color="auto"/>
            </w:tcBorders>
            <w:shd w:val="clear" w:color="auto" w:fill="auto"/>
            <w:noWrap/>
            <w:vAlign w:val="bottom"/>
            <w:hideMark/>
            <w:tcPrChange w:id="474"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4014A71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2,054,534</w:t>
            </w:r>
          </w:p>
        </w:tc>
        <w:tc>
          <w:tcPr>
            <w:tcW w:w="1400" w:type="dxa"/>
            <w:tcBorders>
              <w:top w:val="nil"/>
              <w:left w:val="nil"/>
              <w:bottom w:val="single" w:sz="4" w:space="0" w:color="auto"/>
              <w:right w:val="single" w:sz="4" w:space="0" w:color="auto"/>
            </w:tcBorders>
            <w:shd w:val="clear" w:color="auto" w:fill="auto"/>
            <w:noWrap/>
            <w:vAlign w:val="bottom"/>
            <w:hideMark/>
            <w:tcPrChange w:id="475"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735AACF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11,678</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476"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78A96AFF" w14:textId="01923175" w:rsidR="00210561" w:rsidRPr="007E7567" w:rsidRDefault="00210561"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44%</w:t>
            </w:r>
            <w:r w:rsidRPr="007E7567">
              <w:rPr>
                <w:rFonts w:ascii="Calibri Light" w:eastAsia="Times New Roman" w:hAnsi="Calibri Light" w:cs="Calibri Light"/>
                <w:color w:val="000000"/>
              </w:rPr>
              <w:t> </w:t>
            </w:r>
          </w:p>
        </w:tc>
        <w:tc>
          <w:tcPr>
            <w:tcW w:w="1511" w:type="dxa"/>
            <w:tcBorders>
              <w:top w:val="nil"/>
              <w:left w:val="nil"/>
              <w:bottom w:val="single" w:sz="4" w:space="0" w:color="auto"/>
              <w:right w:val="single" w:sz="4" w:space="0" w:color="auto"/>
            </w:tcBorders>
            <w:shd w:val="clear" w:color="auto" w:fill="auto"/>
            <w:noWrap/>
            <w:vAlign w:val="bottom"/>
            <w:hideMark/>
            <w:tcPrChange w:id="477"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167AA39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35</w:t>
            </w:r>
          </w:p>
        </w:tc>
        <w:tc>
          <w:tcPr>
            <w:tcW w:w="2075" w:type="dxa"/>
            <w:tcBorders>
              <w:top w:val="nil"/>
              <w:left w:val="nil"/>
              <w:bottom w:val="nil"/>
              <w:right w:val="single" w:sz="4" w:space="0" w:color="auto"/>
            </w:tcBorders>
            <w:shd w:val="clear" w:color="auto" w:fill="auto"/>
            <w:noWrap/>
            <w:vAlign w:val="bottom"/>
            <w:hideMark/>
            <w:tcPrChange w:id="478"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79E18694"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479" w:author="Shannon Erica Kendal Joslin" w:date="2023-10-13T11:05:00Z">
              <w:tcPr>
                <w:tcW w:w="262" w:type="dxa"/>
                <w:gridSpan w:val="3"/>
                <w:vAlign w:val="center"/>
                <w:hideMark/>
              </w:tcPr>
            </w:tcPrChange>
          </w:tcPr>
          <w:p w14:paraId="5BF4CF9A"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6007767D" w14:textId="77777777" w:rsidTr="001C0134">
        <w:tblPrEx>
          <w:tblPrExChange w:id="480" w:author="Shannon Erica Kendal Joslin" w:date="2023-10-13T11:05:00Z">
            <w:tblPrEx>
              <w:tblW w:w="17270" w:type="dxa"/>
            </w:tblPrEx>
          </w:tblPrExChange>
        </w:tblPrEx>
        <w:trPr>
          <w:trHeight w:val="280"/>
          <w:jc w:val="center"/>
          <w:trPrChange w:id="481"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482"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3226DA60"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483"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79469C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484"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33AA7CB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463" w:type="dxa"/>
            <w:tcBorders>
              <w:top w:val="single" w:sz="4" w:space="0" w:color="auto"/>
              <w:left w:val="nil"/>
              <w:bottom w:val="single" w:sz="4" w:space="0" w:color="auto"/>
              <w:right w:val="single" w:sz="4" w:space="0" w:color="auto"/>
            </w:tcBorders>
            <w:tcPrChange w:id="485"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3455BFF8" w14:textId="10885534" w:rsidR="00210561" w:rsidRPr="007E7567" w:rsidRDefault="001C0134" w:rsidP="0011235A">
            <w:pPr>
              <w:spacing w:after="0" w:line="240" w:lineRule="auto"/>
              <w:jc w:val="center"/>
              <w:rPr>
                <w:ins w:id="486" w:author="Shannon Erica Kendal Joslin" w:date="2023-10-13T10:53:00Z"/>
                <w:rFonts w:ascii="Calibri Light" w:eastAsia="Times New Roman" w:hAnsi="Calibri Light" w:cs="Calibri Light"/>
                <w:color w:val="000000"/>
              </w:rPr>
            </w:pPr>
            <w:ins w:id="487" w:author="Shannon Erica Kendal Joslin" w:date="2023-10-13T11:07:00Z">
              <w:r w:rsidRPr="00D22895">
                <w:rPr>
                  <w:rFonts w:ascii="Calibri Light" w:eastAsia="Times New Roman" w:hAnsi="Calibri Light" w:cs="Calibri Light"/>
                  <w:color w:val="000000"/>
                </w:rPr>
                <w:t>T3M02_BM_FF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488"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E7E48C6" w14:textId="53E932FC"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m64069_200211_020731</w:t>
            </w:r>
          </w:p>
        </w:tc>
        <w:tc>
          <w:tcPr>
            <w:tcW w:w="1836" w:type="dxa"/>
            <w:tcBorders>
              <w:top w:val="nil"/>
              <w:left w:val="nil"/>
              <w:bottom w:val="single" w:sz="4" w:space="0" w:color="auto"/>
              <w:right w:val="single" w:sz="4" w:space="0" w:color="auto"/>
            </w:tcBorders>
            <w:shd w:val="clear" w:color="auto" w:fill="auto"/>
            <w:noWrap/>
            <w:vAlign w:val="bottom"/>
            <w:hideMark/>
            <w:tcPrChange w:id="489"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3DBAAFC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11,151,984,598</w:t>
            </w:r>
          </w:p>
        </w:tc>
        <w:tc>
          <w:tcPr>
            <w:tcW w:w="1835" w:type="dxa"/>
            <w:tcBorders>
              <w:top w:val="nil"/>
              <w:left w:val="nil"/>
              <w:bottom w:val="single" w:sz="4" w:space="0" w:color="auto"/>
              <w:right w:val="single" w:sz="4" w:space="0" w:color="auto"/>
            </w:tcBorders>
            <w:shd w:val="clear" w:color="auto" w:fill="auto"/>
            <w:noWrap/>
            <w:vAlign w:val="bottom"/>
            <w:hideMark/>
            <w:tcPrChange w:id="490"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3DF6CCBF"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1,040,599</w:t>
            </w:r>
          </w:p>
        </w:tc>
        <w:tc>
          <w:tcPr>
            <w:tcW w:w="1400" w:type="dxa"/>
            <w:tcBorders>
              <w:top w:val="nil"/>
              <w:left w:val="nil"/>
              <w:bottom w:val="single" w:sz="4" w:space="0" w:color="auto"/>
              <w:right w:val="single" w:sz="4" w:space="0" w:color="auto"/>
            </w:tcBorders>
            <w:shd w:val="clear" w:color="auto" w:fill="auto"/>
            <w:noWrap/>
            <w:vAlign w:val="bottom"/>
            <w:hideMark/>
            <w:tcPrChange w:id="491"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4019989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10,716</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492"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30FFFDE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44%</w:t>
            </w:r>
          </w:p>
        </w:tc>
        <w:tc>
          <w:tcPr>
            <w:tcW w:w="1511" w:type="dxa"/>
            <w:tcBorders>
              <w:top w:val="nil"/>
              <w:left w:val="nil"/>
              <w:bottom w:val="single" w:sz="4" w:space="0" w:color="auto"/>
              <w:right w:val="single" w:sz="4" w:space="0" w:color="auto"/>
            </w:tcBorders>
            <w:shd w:val="clear" w:color="auto" w:fill="auto"/>
            <w:noWrap/>
            <w:vAlign w:val="bottom"/>
            <w:hideMark/>
            <w:tcPrChange w:id="493"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67BD267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075" w:type="dxa"/>
            <w:tcBorders>
              <w:top w:val="nil"/>
              <w:left w:val="nil"/>
              <w:bottom w:val="nil"/>
              <w:right w:val="single" w:sz="4" w:space="0" w:color="auto"/>
            </w:tcBorders>
            <w:shd w:val="clear" w:color="auto" w:fill="auto"/>
            <w:noWrap/>
            <w:vAlign w:val="bottom"/>
            <w:hideMark/>
            <w:tcPrChange w:id="494"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5E7A8EDB"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495" w:author="Shannon Erica Kendal Joslin" w:date="2023-10-13T11:05:00Z">
              <w:tcPr>
                <w:tcW w:w="262" w:type="dxa"/>
                <w:gridSpan w:val="3"/>
                <w:vAlign w:val="center"/>
                <w:hideMark/>
              </w:tcPr>
            </w:tcPrChange>
          </w:tcPr>
          <w:p w14:paraId="1EC754A8"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18543CAC" w14:textId="77777777" w:rsidTr="001C0134">
        <w:tblPrEx>
          <w:tblPrExChange w:id="496" w:author="Shannon Erica Kendal Joslin" w:date="2023-10-13T11:05:00Z">
            <w:tblPrEx>
              <w:tblW w:w="17270" w:type="dxa"/>
            </w:tblPrEx>
          </w:tblPrExChange>
        </w:tblPrEx>
        <w:trPr>
          <w:trHeight w:val="280"/>
          <w:jc w:val="center"/>
          <w:trPrChange w:id="497"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498"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195981DD"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499"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9D7B6B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500"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0388F2CF"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463" w:type="dxa"/>
            <w:tcBorders>
              <w:top w:val="single" w:sz="4" w:space="0" w:color="auto"/>
              <w:left w:val="nil"/>
              <w:bottom w:val="single" w:sz="4" w:space="0" w:color="auto"/>
              <w:right w:val="single" w:sz="4" w:space="0" w:color="auto"/>
            </w:tcBorders>
            <w:tcPrChange w:id="501"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4E043D6E" w14:textId="3281AEF6" w:rsidR="00210561" w:rsidRPr="007E7567" w:rsidRDefault="00210561" w:rsidP="0011235A">
            <w:pPr>
              <w:spacing w:after="0" w:line="240" w:lineRule="auto"/>
              <w:jc w:val="center"/>
              <w:rPr>
                <w:ins w:id="502" w:author="Shannon Erica Kendal Joslin" w:date="2023-10-13T10:53:00Z"/>
                <w:rFonts w:ascii="Calibri Light" w:eastAsia="Times New Roman" w:hAnsi="Calibri Light" w:cs="Calibri Light"/>
                <w:color w:val="000000"/>
              </w:rPr>
            </w:pPr>
            <w:ins w:id="503" w:author="Shannon Erica Kendal Joslin" w:date="2023-10-13T10:57:00Z">
              <w:r w:rsidRPr="00D22895">
                <w:rPr>
                  <w:rFonts w:ascii="Calibri Light" w:eastAsia="Times New Roman" w:hAnsi="Calibri Light" w:cs="Calibri Light"/>
                  <w:color w:val="000000"/>
                </w:rPr>
                <w:t>T1F02_BM_FF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504"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7D79364" w14:textId="58B25F70"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10X_R1_F</w:t>
            </w:r>
          </w:p>
        </w:tc>
        <w:tc>
          <w:tcPr>
            <w:tcW w:w="1836" w:type="dxa"/>
            <w:tcBorders>
              <w:top w:val="nil"/>
              <w:left w:val="nil"/>
              <w:bottom w:val="single" w:sz="4" w:space="0" w:color="auto"/>
              <w:right w:val="single" w:sz="4" w:space="0" w:color="auto"/>
            </w:tcBorders>
            <w:shd w:val="clear" w:color="auto" w:fill="auto"/>
            <w:noWrap/>
            <w:vAlign w:val="bottom"/>
            <w:hideMark/>
            <w:tcPrChange w:id="505"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643E32E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835" w:type="dxa"/>
            <w:tcBorders>
              <w:top w:val="nil"/>
              <w:left w:val="nil"/>
              <w:bottom w:val="single" w:sz="4" w:space="0" w:color="auto"/>
              <w:right w:val="single" w:sz="4" w:space="0" w:color="auto"/>
            </w:tcBorders>
            <w:shd w:val="clear" w:color="auto" w:fill="auto"/>
            <w:noWrap/>
            <w:vAlign w:val="bottom"/>
            <w:hideMark/>
            <w:tcPrChange w:id="506"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41339E0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400" w:type="dxa"/>
            <w:tcBorders>
              <w:top w:val="nil"/>
              <w:left w:val="nil"/>
              <w:bottom w:val="single" w:sz="4" w:space="0" w:color="auto"/>
              <w:right w:val="single" w:sz="4" w:space="0" w:color="auto"/>
            </w:tcBorders>
            <w:shd w:val="clear" w:color="auto" w:fill="auto"/>
            <w:noWrap/>
            <w:vAlign w:val="bottom"/>
            <w:hideMark/>
            <w:tcPrChange w:id="507"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7441A79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508"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15C819A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1511" w:type="dxa"/>
            <w:tcBorders>
              <w:top w:val="nil"/>
              <w:left w:val="nil"/>
              <w:bottom w:val="single" w:sz="4" w:space="0" w:color="auto"/>
              <w:right w:val="single" w:sz="4" w:space="0" w:color="auto"/>
            </w:tcBorders>
            <w:shd w:val="clear" w:color="auto" w:fill="auto"/>
            <w:noWrap/>
            <w:vAlign w:val="bottom"/>
            <w:hideMark/>
            <w:tcPrChange w:id="509"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388D4A5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075" w:type="dxa"/>
            <w:tcBorders>
              <w:top w:val="nil"/>
              <w:left w:val="nil"/>
              <w:bottom w:val="nil"/>
              <w:right w:val="single" w:sz="4" w:space="0" w:color="auto"/>
            </w:tcBorders>
            <w:shd w:val="clear" w:color="auto" w:fill="auto"/>
            <w:noWrap/>
            <w:vAlign w:val="bottom"/>
            <w:hideMark/>
            <w:tcPrChange w:id="510"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1F693B81"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511" w:author="Shannon Erica Kendal Joslin" w:date="2023-10-13T11:05:00Z">
              <w:tcPr>
                <w:tcW w:w="262" w:type="dxa"/>
                <w:gridSpan w:val="3"/>
                <w:vAlign w:val="center"/>
                <w:hideMark/>
              </w:tcPr>
            </w:tcPrChange>
          </w:tcPr>
          <w:p w14:paraId="231C862D"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668ACA02" w14:textId="77777777" w:rsidTr="001C0134">
        <w:tblPrEx>
          <w:tblPrExChange w:id="512" w:author="Shannon Erica Kendal Joslin" w:date="2023-10-13T11:05:00Z">
            <w:tblPrEx>
              <w:tblW w:w="17270" w:type="dxa"/>
            </w:tblPrEx>
          </w:tblPrExChange>
        </w:tblPrEx>
        <w:trPr>
          <w:trHeight w:val="280"/>
          <w:jc w:val="center"/>
          <w:trPrChange w:id="513"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514"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72A86188"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515"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0B2907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516"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1D5C50F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463" w:type="dxa"/>
            <w:tcBorders>
              <w:top w:val="single" w:sz="4" w:space="0" w:color="auto"/>
              <w:left w:val="nil"/>
              <w:bottom w:val="single" w:sz="4" w:space="0" w:color="auto"/>
              <w:right w:val="single" w:sz="4" w:space="0" w:color="auto"/>
            </w:tcBorders>
            <w:tcPrChange w:id="517"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3341A1FE" w14:textId="3421DDFF" w:rsidR="00210561" w:rsidRPr="007E7567" w:rsidRDefault="00210561" w:rsidP="0011235A">
            <w:pPr>
              <w:spacing w:after="0" w:line="240" w:lineRule="auto"/>
              <w:jc w:val="center"/>
              <w:rPr>
                <w:ins w:id="518" w:author="Shannon Erica Kendal Joslin" w:date="2023-10-13T10:53:00Z"/>
                <w:rFonts w:ascii="Calibri Light" w:eastAsia="Times New Roman" w:hAnsi="Calibri Light" w:cs="Calibri Light"/>
                <w:color w:val="000000"/>
              </w:rPr>
            </w:pPr>
            <w:ins w:id="519" w:author="Shannon Erica Kendal Joslin" w:date="2023-10-13T10:57:00Z">
              <w:r w:rsidRPr="00D22895">
                <w:rPr>
                  <w:rFonts w:ascii="Calibri Light" w:eastAsia="Times New Roman" w:hAnsi="Calibri Light" w:cs="Calibri Light"/>
                  <w:color w:val="000000"/>
                </w:rPr>
                <w:t>T1F02_BM_FF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520"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999D3C3" w14:textId="13B57476"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10X_R2_F</w:t>
            </w:r>
          </w:p>
        </w:tc>
        <w:tc>
          <w:tcPr>
            <w:tcW w:w="1836" w:type="dxa"/>
            <w:tcBorders>
              <w:top w:val="nil"/>
              <w:left w:val="nil"/>
              <w:bottom w:val="single" w:sz="4" w:space="0" w:color="auto"/>
              <w:right w:val="single" w:sz="4" w:space="0" w:color="auto"/>
            </w:tcBorders>
            <w:shd w:val="clear" w:color="auto" w:fill="auto"/>
            <w:noWrap/>
            <w:vAlign w:val="bottom"/>
            <w:hideMark/>
            <w:tcPrChange w:id="521"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1D5DD21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835" w:type="dxa"/>
            <w:tcBorders>
              <w:top w:val="nil"/>
              <w:left w:val="nil"/>
              <w:bottom w:val="single" w:sz="4" w:space="0" w:color="auto"/>
              <w:right w:val="single" w:sz="4" w:space="0" w:color="auto"/>
            </w:tcBorders>
            <w:shd w:val="clear" w:color="auto" w:fill="auto"/>
            <w:noWrap/>
            <w:vAlign w:val="bottom"/>
            <w:hideMark/>
            <w:tcPrChange w:id="522"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33522FC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400" w:type="dxa"/>
            <w:tcBorders>
              <w:top w:val="nil"/>
              <w:left w:val="nil"/>
              <w:bottom w:val="single" w:sz="4" w:space="0" w:color="auto"/>
              <w:right w:val="single" w:sz="4" w:space="0" w:color="auto"/>
            </w:tcBorders>
            <w:shd w:val="clear" w:color="auto" w:fill="auto"/>
            <w:noWrap/>
            <w:vAlign w:val="bottom"/>
            <w:hideMark/>
            <w:tcPrChange w:id="523"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730084B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524"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75F057F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1511" w:type="dxa"/>
            <w:tcBorders>
              <w:top w:val="nil"/>
              <w:left w:val="nil"/>
              <w:bottom w:val="single" w:sz="4" w:space="0" w:color="auto"/>
              <w:right w:val="single" w:sz="4" w:space="0" w:color="auto"/>
            </w:tcBorders>
            <w:shd w:val="clear" w:color="auto" w:fill="auto"/>
            <w:noWrap/>
            <w:vAlign w:val="bottom"/>
            <w:hideMark/>
            <w:tcPrChange w:id="525"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206C7A5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2075" w:type="dxa"/>
            <w:tcBorders>
              <w:top w:val="nil"/>
              <w:left w:val="nil"/>
              <w:bottom w:val="nil"/>
              <w:right w:val="single" w:sz="4" w:space="0" w:color="auto"/>
            </w:tcBorders>
            <w:shd w:val="clear" w:color="auto" w:fill="auto"/>
            <w:noWrap/>
            <w:vAlign w:val="bottom"/>
            <w:hideMark/>
            <w:tcPrChange w:id="526"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7C9D8DE7"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527" w:author="Shannon Erica Kendal Joslin" w:date="2023-10-13T11:05:00Z">
              <w:tcPr>
                <w:tcW w:w="262" w:type="dxa"/>
                <w:gridSpan w:val="3"/>
                <w:vAlign w:val="center"/>
                <w:hideMark/>
              </w:tcPr>
            </w:tcPrChange>
          </w:tcPr>
          <w:p w14:paraId="4359C942"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1C516755" w14:textId="77777777" w:rsidTr="001C0134">
        <w:tblPrEx>
          <w:tblPrExChange w:id="528" w:author="Shannon Erica Kendal Joslin" w:date="2023-10-13T11:05:00Z">
            <w:tblPrEx>
              <w:tblW w:w="17270" w:type="dxa"/>
            </w:tblPrEx>
          </w:tblPrExChange>
        </w:tblPrEx>
        <w:trPr>
          <w:trHeight w:val="280"/>
          <w:jc w:val="center"/>
          <w:trPrChange w:id="529"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530"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7574912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531"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3F2857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532"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59F7653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463" w:type="dxa"/>
            <w:tcBorders>
              <w:top w:val="single" w:sz="4" w:space="0" w:color="auto"/>
              <w:left w:val="nil"/>
              <w:bottom w:val="single" w:sz="4" w:space="0" w:color="auto"/>
              <w:right w:val="single" w:sz="4" w:space="0" w:color="auto"/>
            </w:tcBorders>
            <w:tcPrChange w:id="533"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5B9CA19F" w14:textId="7D43AC11" w:rsidR="00210561" w:rsidRPr="007E7567" w:rsidRDefault="001C0134" w:rsidP="0011235A">
            <w:pPr>
              <w:spacing w:after="0" w:line="240" w:lineRule="auto"/>
              <w:jc w:val="center"/>
              <w:rPr>
                <w:ins w:id="534" w:author="Shannon Erica Kendal Joslin" w:date="2023-10-13T10:53:00Z"/>
                <w:rFonts w:ascii="Calibri Light" w:eastAsia="Times New Roman" w:hAnsi="Calibri Light" w:cs="Calibri Light"/>
                <w:color w:val="000000"/>
              </w:rPr>
            </w:pPr>
            <w:ins w:id="535" w:author="Shannon Erica Kendal Joslin" w:date="2023-10-13T11:08:00Z">
              <w:r w:rsidRPr="00D22895">
                <w:rPr>
                  <w:rFonts w:ascii="Calibri Light" w:eastAsia="Times New Roman" w:hAnsi="Calibri Light" w:cs="Calibri Light"/>
                  <w:color w:val="000000"/>
                </w:rPr>
                <w:t>T3M02_BM_FF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536"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2F315A0" w14:textId="77F05FEB"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10X_R1_M</w:t>
            </w:r>
          </w:p>
        </w:tc>
        <w:tc>
          <w:tcPr>
            <w:tcW w:w="1836" w:type="dxa"/>
            <w:tcBorders>
              <w:top w:val="nil"/>
              <w:left w:val="nil"/>
              <w:bottom w:val="single" w:sz="4" w:space="0" w:color="auto"/>
              <w:right w:val="single" w:sz="4" w:space="0" w:color="auto"/>
            </w:tcBorders>
            <w:shd w:val="clear" w:color="auto" w:fill="auto"/>
            <w:noWrap/>
            <w:vAlign w:val="bottom"/>
            <w:hideMark/>
            <w:tcPrChange w:id="537"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42914D6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835" w:type="dxa"/>
            <w:tcBorders>
              <w:top w:val="nil"/>
              <w:left w:val="nil"/>
              <w:bottom w:val="single" w:sz="4" w:space="0" w:color="auto"/>
              <w:right w:val="single" w:sz="4" w:space="0" w:color="auto"/>
            </w:tcBorders>
            <w:shd w:val="clear" w:color="auto" w:fill="auto"/>
            <w:noWrap/>
            <w:vAlign w:val="bottom"/>
            <w:hideMark/>
            <w:tcPrChange w:id="538"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5B533DB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400" w:type="dxa"/>
            <w:tcBorders>
              <w:top w:val="nil"/>
              <w:left w:val="nil"/>
              <w:bottom w:val="single" w:sz="4" w:space="0" w:color="auto"/>
              <w:right w:val="single" w:sz="4" w:space="0" w:color="auto"/>
            </w:tcBorders>
            <w:shd w:val="clear" w:color="auto" w:fill="auto"/>
            <w:noWrap/>
            <w:vAlign w:val="bottom"/>
            <w:hideMark/>
            <w:tcPrChange w:id="539"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23726E8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540"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780789A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1511" w:type="dxa"/>
            <w:tcBorders>
              <w:top w:val="nil"/>
              <w:left w:val="nil"/>
              <w:bottom w:val="single" w:sz="4" w:space="0" w:color="auto"/>
              <w:right w:val="single" w:sz="4" w:space="0" w:color="auto"/>
            </w:tcBorders>
            <w:shd w:val="clear" w:color="auto" w:fill="auto"/>
            <w:noWrap/>
            <w:vAlign w:val="bottom"/>
            <w:hideMark/>
            <w:tcPrChange w:id="541"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5438F6F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075" w:type="dxa"/>
            <w:tcBorders>
              <w:top w:val="nil"/>
              <w:left w:val="nil"/>
              <w:bottom w:val="nil"/>
              <w:right w:val="single" w:sz="4" w:space="0" w:color="auto"/>
            </w:tcBorders>
            <w:shd w:val="clear" w:color="auto" w:fill="auto"/>
            <w:noWrap/>
            <w:vAlign w:val="bottom"/>
            <w:hideMark/>
            <w:tcPrChange w:id="542"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2866D179"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543" w:author="Shannon Erica Kendal Joslin" w:date="2023-10-13T11:05:00Z">
              <w:tcPr>
                <w:tcW w:w="262" w:type="dxa"/>
                <w:gridSpan w:val="3"/>
                <w:vAlign w:val="center"/>
                <w:hideMark/>
              </w:tcPr>
            </w:tcPrChange>
          </w:tcPr>
          <w:p w14:paraId="0B7ED8D7"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62355FC8" w14:textId="77777777" w:rsidTr="001C0134">
        <w:tblPrEx>
          <w:tblPrExChange w:id="544" w:author="Shannon Erica Kendal Joslin" w:date="2023-10-13T11:05:00Z">
            <w:tblPrEx>
              <w:tblW w:w="17270" w:type="dxa"/>
            </w:tblPrEx>
          </w:tblPrExChange>
        </w:tblPrEx>
        <w:trPr>
          <w:trHeight w:val="280"/>
          <w:jc w:val="center"/>
          <w:trPrChange w:id="545"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546"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79F5D655"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547"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72C6C6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548"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2E473FB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463" w:type="dxa"/>
            <w:tcBorders>
              <w:top w:val="single" w:sz="4" w:space="0" w:color="auto"/>
              <w:left w:val="nil"/>
              <w:bottom w:val="single" w:sz="4" w:space="0" w:color="auto"/>
              <w:right w:val="single" w:sz="4" w:space="0" w:color="auto"/>
            </w:tcBorders>
            <w:tcPrChange w:id="549"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1ABC9372" w14:textId="282CF845" w:rsidR="00210561" w:rsidRPr="007E7567" w:rsidRDefault="001C0134" w:rsidP="0011235A">
            <w:pPr>
              <w:spacing w:after="0" w:line="240" w:lineRule="auto"/>
              <w:jc w:val="center"/>
              <w:rPr>
                <w:ins w:id="550" w:author="Shannon Erica Kendal Joslin" w:date="2023-10-13T10:53:00Z"/>
                <w:rFonts w:ascii="Calibri Light" w:eastAsia="Times New Roman" w:hAnsi="Calibri Light" w:cs="Calibri Light"/>
                <w:color w:val="000000"/>
              </w:rPr>
            </w:pPr>
            <w:ins w:id="551" w:author="Shannon Erica Kendal Joslin" w:date="2023-10-13T11:08:00Z">
              <w:r w:rsidRPr="00D22895">
                <w:rPr>
                  <w:rFonts w:ascii="Calibri Light" w:eastAsia="Times New Roman" w:hAnsi="Calibri Light" w:cs="Calibri Light"/>
                  <w:color w:val="000000"/>
                </w:rPr>
                <w:t>T3M02_BM_FF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552"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E647EA9" w14:textId="22F1364B"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10X_R2_M</w:t>
            </w:r>
          </w:p>
        </w:tc>
        <w:tc>
          <w:tcPr>
            <w:tcW w:w="1836" w:type="dxa"/>
            <w:tcBorders>
              <w:top w:val="nil"/>
              <w:left w:val="nil"/>
              <w:bottom w:val="single" w:sz="4" w:space="0" w:color="auto"/>
              <w:right w:val="single" w:sz="4" w:space="0" w:color="auto"/>
            </w:tcBorders>
            <w:shd w:val="clear" w:color="auto" w:fill="auto"/>
            <w:noWrap/>
            <w:vAlign w:val="bottom"/>
            <w:hideMark/>
            <w:tcPrChange w:id="553"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705C0D2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835" w:type="dxa"/>
            <w:tcBorders>
              <w:top w:val="nil"/>
              <w:left w:val="nil"/>
              <w:bottom w:val="single" w:sz="4" w:space="0" w:color="auto"/>
              <w:right w:val="single" w:sz="4" w:space="0" w:color="auto"/>
            </w:tcBorders>
            <w:shd w:val="clear" w:color="auto" w:fill="auto"/>
            <w:noWrap/>
            <w:vAlign w:val="bottom"/>
            <w:hideMark/>
            <w:tcPrChange w:id="554"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1671A9C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400" w:type="dxa"/>
            <w:tcBorders>
              <w:top w:val="nil"/>
              <w:left w:val="nil"/>
              <w:bottom w:val="single" w:sz="4" w:space="0" w:color="auto"/>
              <w:right w:val="single" w:sz="4" w:space="0" w:color="auto"/>
            </w:tcBorders>
            <w:shd w:val="clear" w:color="auto" w:fill="auto"/>
            <w:noWrap/>
            <w:vAlign w:val="bottom"/>
            <w:hideMark/>
            <w:tcPrChange w:id="555"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218BD11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556"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0BE18BB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1511" w:type="dxa"/>
            <w:tcBorders>
              <w:top w:val="nil"/>
              <w:left w:val="nil"/>
              <w:bottom w:val="single" w:sz="4" w:space="0" w:color="auto"/>
              <w:right w:val="single" w:sz="4" w:space="0" w:color="auto"/>
            </w:tcBorders>
            <w:shd w:val="clear" w:color="auto" w:fill="auto"/>
            <w:noWrap/>
            <w:vAlign w:val="bottom"/>
            <w:hideMark/>
            <w:tcPrChange w:id="557"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66B8D67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2075" w:type="dxa"/>
            <w:tcBorders>
              <w:top w:val="nil"/>
              <w:left w:val="nil"/>
              <w:bottom w:val="nil"/>
              <w:right w:val="single" w:sz="4" w:space="0" w:color="auto"/>
            </w:tcBorders>
            <w:shd w:val="clear" w:color="auto" w:fill="auto"/>
            <w:noWrap/>
            <w:vAlign w:val="bottom"/>
            <w:hideMark/>
            <w:tcPrChange w:id="558"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5C07C8C0"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559" w:author="Shannon Erica Kendal Joslin" w:date="2023-10-13T11:05:00Z">
              <w:tcPr>
                <w:tcW w:w="262" w:type="dxa"/>
                <w:gridSpan w:val="3"/>
                <w:vAlign w:val="center"/>
                <w:hideMark/>
              </w:tcPr>
            </w:tcPrChange>
          </w:tcPr>
          <w:p w14:paraId="31AD58D3"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4C05D348" w14:textId="77777777" w:rsidTr="001C0134">
        <w:tblPrEx>
          <w:tblPrExChange w:id="560" w:author="Shannon Erica Kendal Joslin" w:date="2023-10-13T11:05:00Z">
            <w:tblPrEx>
              <w:tblW w:w="17270" w:type="dxa"/>
            </w:tblPrEx>
          </w:tblPrExChange>
        </w:tblPrEx>
        <w:trPr>
          <w:trHeight w:val="280"/>
          <w:jc w:val="center"/>
          <w:trPrChange w:id="561"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562"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34A86049"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563"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A82A83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564"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417B00D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1463" w:type="dxa"/>
            <w:tcBorders>
              <w:top w:val="single" w:sz="4" w:space="0" w:color="auto"/>
              <w:left w:val="nil"/>
              <w:bottom w:val="single" w:sz="4" w:space="0" w:color="auto"/>
              <w:right w:val="single" w:sz="4" w:space="0" w:color="auto"/>
            </w:tcBorders>
            <w:tcPrChange w:id="565"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459A403D" w14:textId="66D2DE3A" w:rsidR="00210561" w:rsidRPr="007E7567" w:rsidRDefault="00210561" w:rsidP="0011235A">
            <w:pPr>
              <w:spacing w:after="0" w:line="240" w:lineRule="auto"/>
              <w:jc w:val="center"/>
              <w:rPr>
                <w:ins w:id="566" w:author="Shannon Erica Kendal Joslin" w:date="2023-10-13T10:53:00Z"/>
                <w:rFonts w:ascii="Calibri Light" w:eastAsia="Times New Roman" w:hAnsi="Calibri Light" w:cs="Calibri Light"/>
                <w:color w:val="000000"/>
              </w:rPr>
            </w:pPr>
            <w:ins w:id="567" w:author="Shannon Erica Kendal Joslin" w:date="2023-10-13T10:57:00Z">
              <w:r w:rsidRPr="00D22895">
                <w:rPr>
                  <w:rFonts w:ascii="Calibri Light" w:eastAsia="Times New Roman" w:hAnsi="Calibri Light" w:cs="Calibri Light"/>
                  <w:color w:val="000000"/>
                </w:rPr>
                <w:t>T1F02_BM_FF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568"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6DC3C48" w14:textId="4F7138BB"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hic_R1_F</w:t>
            </w:r>
          </w:p>
        </w:tc>
        <w:tc>
          <w:tcPr>
            <w:tcW w:w="1836" w:type="dxa"/>
            <w:tcBorders>
              <w:top w:val="nil"/>
              <w:left w:val="nil"/>
              <w:bottom w:val="single" w:sz="4" w:space="0" w:color="auto"/>
              <w:right w:val="single" w:sz="4" w:space="0" w:color="auto"/>
            </w:tcBorders>
            <w:shd w:val="clear" w:color="auto" w:fill="auto"/>
            <w:noWrap/>
            <w:vAlign w:val="bottom"/>
            <w:hideMark/>
            <w:tcPrChange w:id="569"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6A01598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835" w:type="dxa"/>
            <w:tcBorders>
              <w:top w:val="nil"/>
              <w:left w:val="nil"/>
              <w:bottom w:val="single" w:sz="4" w:space="0" w:color="auto"/>
              <w:right w:val="single" w:sz="4" w:space="0" w:color="auto"/>
            </w:tcBorders>
            <w:shd w:val="clear" w:color="auto" w:fill="auto"/>
            <w:noWrap/>
            <w:vAlign w:val="bottom"/>
            <w:hideMark/>
            <w:tcPrChange w:id="570"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50D4021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400" w:type="dxa"/>
            <w:tcBorders>
              <w:top w:val="nil"/>
              <w:left w:val="nil"/>
              <w:bottom w:val="single" w:sz="4" w:space="0" w:color="auto"/>
              <w:right w:val="single" w:sz="4" w:space="0" w:color="auto"/>
            </w:tcBorders>
            <w:shd w:val="clear" w:color="auto" w:fill="auto"/>
            <w:noWrap/>
            <w:vAlign w:val="bottom"/>
            <w:hideMark/>
            <w:tcPrChange w:id="571"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7061A7E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572"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6D72A6C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511" w:type="dxa"/>
            <w:tcBorders>
              <w:top w:val="nil"/>
              <w:left w:val="nil"/>
              <w:bottom w:val="single" w:sz="4" w:space="0" w:color="auto"/>
              <w:right w:val="single" w:sz="4" w:space="0" w:color="auto"/>
            </w:tcBorders>
            <w:shd w:val="clear" w:color="auto" w:fill="auto"/>
            <w:noWrap/>
            <w:vAlign w:val="bottom"/>
            <w:hideMark/>
            <w:tcPrChange w:id="573"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6273F42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38</w:t>
            </w:r>
          </w:p>
        </w:tc>
        <w:tc>
          <w:tcPr>
            <w:tcW w:w="2075" w:type="dxa"/>
            <w:tcBorders>
              <w:top w:val="nil"/>
              <w:left w:val="nil"/>
              <w:bottom w:val="nil"/>
              <w:right w:val="single" w:sz="4" w:space="0" w:color="auto"/>
            </w:tcBorders>
            <w:shd w:val="clear" w:color="auto" w:fill="auto"/>
            <w:noWrap/>
            <w:vAlign w:val="bottom"/>
            <w:hideMark/>
            <w:tcPrChange w:id="574"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156B8039"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575" w:author="Shannon Erica Kendal Joslin" w:date="2023-10-13T11:05:00Z">
              <w:tcPr>
                <w:tcW w:w="262" w:type="dxa"/>
                <w:gridSpan w:val="3"/>
                <w:vAlign w:val="center"/>
                <w:hideMark/>
              </w:tcPr>
            </w:tcPrChange>
          </w:tcPr>
          <w:p w14:paraId="5822D9AE"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6C58B3E5" w14:textId="77777777" w:rsidTr="001C0134">
        <w:tblPrEx>
          <w:tblPrExChange w:id="576" w:author="Shannon Erica Kendal Joslin" w:date="2023-10-13T11:05:00Z">
            <w:tblPrEx>
              <w:tblW w:w="17270" w:type="dxa"/>
            </w:tblPrEx>
          </w:tblPrExChange>
        </w:tblPrEx>
        <w:trPr>
          <w:trHeight w:val="280"/>
          <w:jc w:val="center"/>
          <w:trPrChange w:id="577"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578"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168760A7"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579"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293A4E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580"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552B3C7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1463" w:type="dxa"/>
            <w:tcBorders>
              <w:top w:val="single" w:sz="4" w:space="0" w:color="auto"/>
              <w:left w:val="nil"/>
              <w:bottom w:val="single" w:sz="4" w:space="0" w:color="auto"/>
              <w:right w:val="single" w:sz="4" w:space="0" w:color="auto"/>
            </w:tcBorders>
            <w:tcPrChange w:id="581"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7EE642FA" w14:textId="42A441EB" w:rsidR="00210561" w:rsidRPr="007E7567" w:rsidRDefault="00210561" w:rsidP="0011235A">
            <w:pPr>
              <w:spacing w:after="0" w:line="240" w:lineRule="auto"/>
              <w:jc w:val="center"/>
              <w:rPr>
                <w:ins w:id="582" w:author="Shannon Erica Kendal Joslin" w:date="2023-10-13T10:53:00Z"/>
                <w:rFonts w:ascii="Calibri Light" w:eastAsia="Times New Roman" w:hAnsi="Calibri Light" w:cs="Calibri Light"/>
                <w:color w:val="000000"/>
              </w:rPr>
            </w:pPr>
            <w:ins w:id="583" w:author="Shannon Erica Kendal Joslin" w:date="2023-10-13T10:57:00Z">
              <w:r w:rsidRPr="00D22895">
                <w:rPr>
                  <w:rFonts w:ascii="Calibri Light" w:eastAsia="Times New Roman" w:hAnsi="Calibri Light" w:cs="Calibri Light"/>
                  <w:color w:val="000000"/>
                </w:rPr>
                <w:t>T1F02_BM_FF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584"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6BC752D" w14:textId="499F49FD"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hic_R2_F</w:t>
            </w:r>
          </w:p>
        </w:tc>
        <w:tc>
          <w:tcPr>
            <w:tcW w:w="1836" w:type="dxa"/>
            <w:tcBorders>
              <w:top w:val="nil"/>
              <w:left w:val="nil"/>
              <w:bottom w:val="single" w:sz="4" w:space="0" w:color="auto"/>
              <w:right w:val="single" w:sz="4" w:space="0" w:color="auto"/>
            </w:tcBorders>
            <w:shd w:val="clear" w:color="auto" w:fill="auto"/>
            <w:noWrap/>
            <w:vAlign w:val="bottom"/>
            <w:hideMark/>
            <w:tcPrChange w:id="585"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36E8438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835" w:type="dxa"/>
            <w:tcBorders>
              <w:top w:val="nil"/>
              <w:left w:val="nil"/>
              <w:bottom w:val="single" w:sz="4" w:space="0" w:color="auto"/>
              <w:right w:val="single" w:sz="4" w:space="0" w:color="auto"/>
            </w:tcBorders>
            <w:shd w:val="clear" w:color="auto" w:fill="auto"/>
            <w:noWrap/>
            <w:vAlign w:val="bottom"/>
            <w:hideMark/>
            <w:tcPrChange w:id="586"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07732F0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400" w:type="dxa"/>
            <w:tcBorders>
              <w:top w:val="nil"/>
              <w:left w:val="nil"/>
              <w:bottom w:val="single" w:sz="4" w:space="0" w:color="auto"/>
              <w:right w:val="single" w:sz="4" w:space="0" w:color="auto"/>
            </w:tcBorders>
            <w:shd w:val="clear" w:color="auto" w:fill="auto"/>
            <w:noWrap/>
            <w:vAlign w:val="bottom"/>
            <w:hideMark/>
            <w:tcPrChange w:id="587"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68E077C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588"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06603C1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511" w:type="dxa"/>
            <w:tcBorders>
              <w:top w:val="nil"/>
              <w:left w:val="nil"/>
              <w:bottom w:val="single" w:sz="4" w:space="0" w:color="auto"/>
              <w:right w:val="single" w:sz="4" w:space="0" w:color="auto"/>
            </w:tcBorders>
            <w:shd w:val="clear" w:color="auto" w:fill="auto"/>
            <w:noWrap/>
            <w:vAlign w:val="bottom"/>
            <w:hideMark/>
            <w:tcPrChange w:id="589"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34EE825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2075" w:type="dxa"/>
            <w:tcBorders>
              <w:top w:val="nil"/>
              <w:left w:val="nil"/>
              <w:bottom w:val="nil"/>
              <w:right w:val="single" w:sz="4" w:space="0" w:color="auto"/>
            </w:tcBorders>
            <w:shd w:val="clear" w:color="auto" w:fill="auto"/>
            <w:noWrap/>
            <w:vAlign w:val="bottom"/>
            <w:hideMark/>
            <w:tcPrChange w:id="590"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3D0C3095"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591" w:author="Shannon Erica Kendal Joslin" w:date="2023-10-13T11:05:00Z">
              <w:tcPr>
                <w:tcW w:w="262" w:type="dxa"/>
                <w:gridSpan w:val="3"/>
                <w:vAlign w:val="center"/>
                <w:hideMark/>
              </w:tcPr>
            </w:tcPrChange>
          </w:tcPr>
          <w:p w14:paraId="17B09534"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7E849AEC" w14:textId="77777777" w:rsidTr="001C0134">
        <w:tblPrEx>
          <w:tblPrExChange w:id="592" w:author="Shannon Erica Kendal Joslin" w:date="2023-10-13T11:05:00Z">
            <w:tblPrEx>
              <w:tblW w:w="17270" w:type="dxa"/>
            </w:tblPrEx>
          </w:tblPrExChange>
        </w:tblPrEx>
        <w:trPr>
          <w:trHeight w:val="280"/>
          <w:jc w:val="center"/>
          <w:trPrChange w:id="593"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594"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21FA4763"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595"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99169B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596"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7A919FF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1463" w:type="dxa"/>
            <w:tcBorders>
              <w:top w:val="single" w:sz="4" w:space="0" w:color="auto"/>
              <w:left w:val="nil"/>
              <w:bottom w:val="single" w:sz="4" w:space="0" w:color="auto"/>
              <w:right w:val="single" w:sz="4" w:space="0" w:color="auto"/>
            </w:tcBorders>
            <w:tcPrChange w:id="597"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586B921E" w14:textId="4669BC6D" w:rsidR="00210561" w:rsidRPr="007E7567" w:rsidRDefault="001C0134" w:rsidP="0011235A">
            <w:pPr>
              <w:spacing w:after="0" w:line="240" w:lineRule="auto"/>
              <w:jc w:val="center"/>
              <w:rPr>
                <w:ins w:id="598" w:author="Shannon Erica Kendal Joslin" w:date="2023-10-13T10:53:00Z"/>
                <w:rFonts w:ascii="Calibri Light" w:eastAsia="Times New Roman" w:hAnsi="Calibri Light" w:cs="Calibri Light"/>
                <w:color w:val="000000"/>
              </w:rPr>
            </w:pPr>
            <w:ins w:id="599" w:author="Shannon Erica Kendal Joslin" w:date="2023-10-13T11:08:00Z">
              <w:r w:rsidRPr="00D22895">
                <w:rPr>
                  <w:rFonts w:ascii="Calibri Light" w:eastAsia="Times New Roman" w:hAnsi="Calibri Light" w:cs="Calibri Light"/>
                  <w:color w:val="000000"/>
                </w:rPr>
                <w:t>T4M01_IO_FF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600"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FB3BF8C" w14:textId="62A46961"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hic_R1_M</w:t>
            </w:r>
          </w:p>
        </w:tc>
        <w:tc>
          <w:tcPr>
            <w:tcW w:w="1836" w:type="dxa"/>
            <w:tcBorders>
              <w:top w:val="nil"/>
              <w:left w:val="nil"/>
              <w:bottom w:val="single" w:sz="4" w:space="0" w:color="auto"/>
              <w:right w:val="single" w:sz="4" w:space="0" w:color="auto"/>
            </w:tcBorders>
            <w:shd w:val="clear" w:color="auto" w:fill="auto"/>
            <w:noWrap/>
            <w:vAlign w:val="bottom"/>
            <w:hideMark/>
            <w:tcPrChange w:id="601"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6DC8237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835" w:type="dxa"/>
            <w:tcBorders>
              <w:top w:val="nil"/>
              <w:left w:val="nil"/>
              <w:bottom w:val="single" w:sz="4" w:space="0" w:color="auto"/>
              <w:right w:val="single" w:sz="4" w:space="0" w:color="auto"/>
            </w:tcBorders>
            <w:shd w:val="clear" w:color="auto" w:fill="auto"/>
            <w:noWrap/>
            <w:vAlign w:val="bottom"/>
            <w:hideMark/>
            <w:tcPrChange w:id="602"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3205829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400" w:type="dxa"/>
            <w:tcBorders>
              <w:top w:val="nil"/>
              <w:left w:val="nil"/>
              <w:bottom w:val="single" w:sz="4" w:space="0" w:color="auto"/>
              <w:right w:val="single" w:sz="4" w:space="0" w:color="auto"/>
            </w:tcBorders>
            <w:shd w:val="clear" w:color="auto" w:fill="auto"/>
            <w:noWrap/>
            <w:vAlign w:val="bottom"/>
            <w:hideMark/>
            <w:tcPrChange w:id="603"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1870C0F1"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604"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38A6935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511" w:type="dxa"/>
            <w:tcBorders>
              <w:top w:val="nil"/>
              <w:left w:val="nil"/>
              <w:bottom w:val="single" w:sz="4" w:space="0" w:color="auto"/>
              <w:right w:val="single" w:sz="4" w:space="0" w:color="auto"/>
            </w:tcBorders>
            <w:shd w:val="clear" w:color="auto" w:fill="auto"/>
            <w:noWrap/>
            <w:vAlign w:val="bottom"/>
            <w:hideMark/>
            <w:tcPrChange w:id="605"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696FA73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075" w:type="dxa"/>
            <w:tcBorders>
              <w:top w:val="nil"/>
              <w:left w:val="nil"/>
              <w:bottom w:val="nil"/>
              <w:right w:val="single" w:sz="4" w:space="0" w:color="auto"/>
            </w:tcBorders>
            <w:shd w:val="clear" w:color="auto" w:fill="auto"/>
            <w:noWrap/>
            <w:vAlign w:val="bottom"/>
            <w:hideMark/>
            <w:tcPrChange w:id="606"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7B6E68F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607" w:author="Shannon Erica Kendal Joslin" w:date="2023-10-13T11:05:00Z">
              <w:tcPr>
                <w:tcW w:w="262" w:type="dxa"/>
                <w:gridSpan w:val="3"/>
                <w:vAlign w:val="center"/>
                <w:hideMark/>
              </w:tcPr>
            </w:tcPrChange>
          </w:tcPr>
          <w:p w14:paraId="55BE3F06"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4B87888F" w14:textId="77777777" w:rsidTr="001C0134">
        <w:tblPrEx>
          <w:tblPrExChange w:id="608" w:author="Shannon Erica Kendal Joslin" w:date="2023-10-13T11:05:00Z">
            <w:tblPrEx>
              <w:tblW w:w="17270" w:type="dxa"/>
            </w:tblPrEx>
          </w:tblPrExChange>
        </w:tblPrEx>
        <w:trPr>
          <w:trHeight w:val="280"/>
          <w:jc w:val="center"/>
          <w:trPrChange w:id="609"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610"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40385675"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611"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C5990C2" w14:textId="77777777" w:rsidR="00210561" w:rsidRPr="007E7567" w:rsidRDefault="00210561" w:rsidP="0011235A">
            <w:pPr>
              <w:spacing w:after="0" w:line="240" w:lineRule="auto"/>
              <w:jc w:val="center"/>
              <w:rPr>
                <w:rFonts w:ascii="Calibri Light" w:eastAsia="Times New Roman" w:hAnsi="Calibri Light" w:cs="Calibri Light"/>
                <w:color w:val="000000"/>
              </w:rPr>
            </w:pPr>
            <w:commentRangeStart w:id="612"/>
            <w:r w:rsidRPr="007E7567">
              <w:rPr>
                <w:rFonts w:ascii="Calibri Light" w:eastAsia="Times New Roman" w:hAnsi="Calibri Light" w:cs="Calibri Light"/>
                <w:color w:val="000000"/>
              </w:rPr>
              <w:t>M</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613"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23133C8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1463" w:type="dxa"/>
            <w:tcBorders>
              <w:top w:val="single" w:sz="4" w:space="0" w:color="auto"/>
              <w:left w:val="nil"/>
              <w:bottom w:val="single" w:sz="4" w:space="0" w:color="auto"/>
              <w:right w:val="single" w:sz="4" w:space="0" w:color="auto"/>
            </w:tcBorders>
            <w:tcPrChange w:id="614"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498095ED" w14:textId="616E7837" w:rsidR="00210561" w:rsidRPr="007E7567" w:rsidRDefault="001C0134" w:rsidP="0011235A">
            <w:pPr>
              <w:spacing w:after="0" w:line="240" w:lineRule="auto"/>
              <w:jc w:val="center"/>
              <w:rPr>
                <w:ins w:id="615" w:author="Shannon Erica Kendal Joslin" w:date="2023-10-13T10:53:00Z"/>
                <w:rFonts w:ascii="Calibri Light" w:eastAsia="Times New Roman" w:hAnsi="Calibri Light" w:cs="Calibri Light"/>
                <w:color w:val="000000"/>
              </w:rPr>
            </w:pPr>
            <w:ins w:id="616" w:author="Shannon Erica Kendal Joslin" w:date="2023-10-13T11:08:00Z">
              <w:r w:rsidRPr="00D22895">
                <w:rPr>
                  <w:rFonts w:ascii="Calibri Light" w:eastAsia="Times New Roman" w:hAnsi="Calibri Light" w:cs="Calibri Light"/>
                  <w:color w:val="000000"/>
                </w:rPr>
                <w:t>T4M01_IO_FF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617"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40660B6" w14:textId="31D1679C"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hic_R2_M</w:t>
            </w:r>
          </w:p>
        </w:tc>
        <w:tc>
          <w:tcPr>
            <w:tcW w:w="1836" w:type="dxa"/>
            <w:tcBorders>
              <w:top w:val="nil"/>
              <w:left w:val="nil"/>
              <w:bottom w:val="single" w:sz="4" w:space="0" w:color="auto"/>
              <w:right w:val="single" w:sz="4" w:space="0" w:color="auto"/>
            </w:tcBorders>
            <w:shd w:val="clear" w:color="auto" w:fill="auto"/>
            <w:noWrap/>
            <w:vAlign w:val="bottom"/>
            <w:hideMark/>
            <w:tcPrChange w:id="618"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73B8F32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835" w:type="dxa"/>
            <w:tcBorders>
              <w:top w:val="nil"/>
              <w:left w:val="nil"/>
              <w:bottom w:val="single" w:sz="4" w:space="0" w:color="auto"/>
              <w:right w:val="single" w:sz="4" w:space="0" w:color="auto"/>
            </w:tcBorders>
            <w:shd w:val="clear" w:color="auto" w:fill="auto"/>
            <w:noWrap/>
            <w:vAlign w:val="bottom"/>
            <w:hideMark/>
            <w:tcPrChange w:id="619"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1954A1C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400" w:type="dxa"/>
            <w:tcBorders>
              <w:top w:val="nil"/>
              <w:left w:val="nil"/>
              <w:bottom w:val="single" w:sz="4" w:space="0" w:color="auto"/>
              <w:right w:val="single" w:sz="4" w:space="0" w:color="auto"/>
            </w:tcBorders>
            <w:shd w:val="clear" w:color="auto" w:fill="auto"/>
            <w:noWrap/>
            <w:vAlign w:val="bottom"/>
            <w:hideMark/>
            <w:tcPrChange w:id="620"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5ECFAA0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621"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5FB9F09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511" w:type="dxa"/>
            <w:tcBorders>
              <w:top w:val="nil"/>
              <w:left w:val="nil"/>
              <w:bottom w:val="single" w:sz="4" w:space="0" w:color="auto"/>
              <w:right w:val="single" w:sz="4" w:space="0" w:color="auto"/>
            </w:tcBorders>
            <w:shd w:val="clear" w:color="auto" w:fill="auto"/>
            <w:noWrap/>
            <w:vAlign w:val="bottom"/>
            <w:hideMark/>
            <w:tcPrChange w:id="622"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7B4F668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commentRangeEnd w:id="612"/>
            <w:r>
              <w:rPr>
                <w:rStyle w:val="CommentReference"/>
              </w:rPr>
              <w:commentReference w:id="612"/>
            </w:r>
          </w:p>
        </w:tc>
        <w:tc>
          <w:tcPr>
            <w:tcW w:w="2075" w:type="dxa"/>
            <w:tcBorders>
              <w:top w:val="nil"/>
              <w:left w:val="nil"/>
              <w:bottom w:val="nil"/>
              <w:right w:val="single" w:sz="4" w:space="0" w:color="auto"/>
            </w:tcBorders>
            <w:shd w:val="clear" w:color="auto" w:fill="auto"/>
            <w:noWrap/>
            <w:vAlign w:val="bottom"/>
            <w:hideMark/>
            <w:tcPrChange w:id="623"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301C7606"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624" w:author="Shannon Erica Kendal Joslin" w:date="2023-10-13T11:05:00Z">
              <w:tcPr>
                <w:tcW w:w="262" w:type="dxa"/>
                <w:gridSpan w:val="3"/>
                <w:vAlign w:val="center"/>
                <w:hideMark/>
              </w:tcPr>
            </w:tcPrChange>
          </w:tcPr>
          <w:p w14:paraId="4EE89421"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210561" w:rsidRPr="007E7567" w14:paraId="7ED4727E" w14:textId="77777777" w:rsidTr="001C0134">
        <w:trPr>
          <w:trHeight w:val="280"/>
          <w:jc w:val="center"/>
          <w:trPrChange w:id="625" w:author="Shannon Erica Kendal Joslin" w:date="2023-10-13T11:05:00Z">
            <w:trPr>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626" w:author="Shannon Erica Kendal Joslin" w:date="2023-10-13T11:05:00Z">
              <w:tcPr>
                <w:tcW w:w="240" w:type="dxa"/>
                <w:gridSpan w:val="2"/>
                <w:tcBorders>
                  <w:top w:val="nil"/>
                  <w:left w:val="single" w:sz="4" w:space="0" w:color="auto"/>
                  <w:bottom w:val="nil"/>
                  <w:right w:val="nil"/>
                </w:tcBorders>
                <w:shd w:val="clear" w:color="auto" w:fill="auto"/>
                <w:noWrap/>
                <w:vAlign w:val="bottom"/>
                <w:hideMark/>
              </w:tcPr>
            </w:tcPrChange>
          </w:tcPr>
          <w:p w14:paraId="298EB63C"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45" w:type="dxa"/>
            <w:gridSpan w:val="2"/>
            <w:tcBorders>
              <w:top w:val="single" w:sz="4" w:space="0" w:color="auto"/>
              <w:left w:val="nil"/>
              <w:bottom w:val="nil"/>
              <w:right w:val="nil"/>
            </w:tcBorders>
            <w:tcPrChange w:id="627" w:author="Shannon Erica Kendal Joslin" w:date="2023-10-13T11:05:00Z">
              <w:tcPr>
                <w:tcW w:w="2571" w:type="dxa"/>
                <w:gridSpan w:val="3"/>
                <w:tcBorders>
                  <w:top w:val="single" w:sz="4" w:space="0" w:color="auto"/>
                  <w:left w:val="nil"/>
                  <w:bottom w:val="nil"/>
                  <w:right w:val="nil"/>
                </w:tcBorders>
              </w:tcPr>
            </w:tcPrChange>
          </w:tcPr>
          <w:p w14:paraId="788F2E78" w14:textId="77777777" w:rsidR="00210561" w:rsidRPr="007E7567" w:rsidRDefault="00210561" w:rsidP="0011235A">
            <w:pPr>
              <w:spacing w:after="0" w:line="240" w:lineRule="auto"/>
              <w:jc w:val="left"/>
              <w:rPr>
                <w:ins w:id="628" w:author="Shannon Erica Kendal Joslin" w:date="2023-10-13T10:53:00Z"/>
                <w:rFonts w:ascii="Calibri Light" w:eastAsia="Times New Roman" w:hAnsi="Calibri Light" w:cs="Calibri Light"/>
                <w:color w:val="000000"/>
              </w:rPr>
            </w:pPr>
          </w:p>
        </w:tc>
        <w:tc>
          <w:tcPr>
            <w:tcW w:w="12230" w:type="dxa"/>
            <w:gridSpan w:val="9"/>
            <w:tcBorders>
              <w:top w:val="single" w:sz="4" w:space="0" w:color="auto"/>
              <w:left w:val="nil"/>
              <w:bottom w:val="nil"/>
              <w:right w:val="nil"/>
            </w:tcBorders>
            <w:shd w:val="clear" w:color="auto" w:fill="auto"/>
            <w:noWrap/>
            <w:vAlign w:val="bottom"/>
            <w:hideMark/>
            <w:tcPrChange w:id="629" w:author="Shannon Erica Kendal Joslin" w:date="2023-10-13T11:05:00Z">
              <w:tcPr>
                <w:tcW w:w="13127" w:type="dxa"/>
                <w:gridSpan w:val="15"/>
                <w:tcBorders>
                  <w:top w:val="single" w:sz="4" w:space="0" w:color="auto"/>
                  <w:left w:val="nil"/>
                  <w:bottom w:val="nil"/>
                  <w:right w:val="nil"/>
                </w:tcBorders>
                <w:shd w:val="clear" w:color="auto" w:fill="auto"/>
                <w:noWrap/>
                <w:vAlign w:val="bottom"/>
                <w:hideMark/>
              </w:tcPr>
            </w:tcPrChange>
          </w:tcPr>
          <w:p w14:paraId="62F1DEEE" w14:textId="65047F29"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*Illumina based sequencing (</w:t>
            </w:r>
            <w:r>
              <w:rPr>
                <w:rFonts w:ascii="Calibri Light" w:eastAsia="Times New Roman" w:hAnsi="Calibri Light" w:cs="Calibri Light"/>
                <w:color w:val="000000"/>
              </w:rPr>
              <w:t>linked read</w:t>
            </w:r>
            <w:r w:rsidRPr="007E7567">
              <w:rPr>
                <w:rFonts w:ascii="Calibri Light" w:eastAsia="Times New Roman" w:hAnsi="Calibri Light" w:cs="Calibri Light"/>
                <w:color w:val="000000"/>
              </w:rPr>
              <w:t xml:space="preserve"> and hi-c) calculated from the output of </w:t>
            </w:r>
            <w:proofErr w:type="spellStart"/>
            <w:r w:rsidRPr="007E7567">
              <w:rPr>
                <w:rFonts w:ascii="Calibri Light" w:eastAsia="Times New Roman" w:hAnsi="Calibri Light" w:cs="Calibri Light"/>
                <w:color w:val="000000"/>
              </w:rPr>
              <w:t>fastqc</w:t>
            </w:r>
            <w:proofErr w:type="spellEnd"/>
            <w:r w:rsidRPr="007E7567">
              <w:rPr>
                <w:rFonts w:ascii="Calibri Light" w:eastAsia="Times New Roman" w:hAnsi="Calibri Light" w:cs="Calibri Light"/>
                <w:color w:val="000000"/>
              </w:rPr>
              <w:t xml:space="preserve"> (Supplemental Table 1).</w:t>
            </w:r>
          </w:p>
        </w:tc>
        <w:tc>
          <w:tcPr>
            <w:tcW w:w="2075" w:type="dxa"/>
            <w:tcBorders>
              <w:top w:val="nil"/>
              <w:left w:val="nil"/>
              <w:bottom w:val="nil"/>
              <w:right w:val="single" w:sz="4" w:space="0" w:color="auto"/>
            </w:tcBorders>
            <w:shd w:val="clear" w:color="auto" w:fill="auto"/>
            <w:noWrap/>
            <w:vAlign w:val="bottom"/>
            <w:hideMark/>
            <w:tcPrChange w:id="630" w:author="Shannon Erica Kendal Joslin" w:date="2023-10-13T11:05:00Z">
              <w:tcPr>
                <w:tcW w:w="240" w:type="dxa"/>
                <w:gridSpan w:val="2"/>
                <w:tcBorders>
                  <w:top w:val="nil"/>
                  <w:left w:val="nil"/>
                  <w:bottom w:val="nil"/>
                  <w:right w:val="single" w:sz="4" w:space="0" w:color="auto"/>
                </w:tcBorders>
                <w:shd w:val="clear" w:color="auto" w:fill="auto"/>
                <w:noWrap/>
                <w:vAlign w:val="bottom"/>
                <w:hideMark/>
              </w:tcPr>
            </w:tcPrChange>
          </w:tcPr>
          <w:p w14:paraId="74024712"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631" w:author="Shannon Erica Kendal Joslin" w:date="2023-10-13T11:05:00Z">
              <w:tcPr>
                <w:tcW w:w="93" w:type="dxa"/>
                <w:vAlign w:val="center"/>
                <w:hideMark/>
              </w:tcPr>
            </w:tcPrChange>
          </w:tcPr>
          <w:p w14:paraId="166D6BFC"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34ED5EB9" w14:textId="77777777" w:rsidTr="001C0134">
        <w:tblPrEx>
          <w:tblPrExChange w:id="632" w:author="Shannon Erica Kendal Joslin" w:date="2023-10-13T11:05:00Z">
            <w:tblPrEx>
              <w:tblW w:w="17270" w:type="dxa"/>
            </w:tblPrEx>
          </w:tblPrExChange>
        </w:tblPrEx>
        <w:trPr>
          <w:trHeight w:val="240"/>
          <w:jc w:val="center"/>
          <w:trPrChange w:id="633" w:author="Shannon Erica Kendal Joslin" w:date="2023-10-13T11:05:00Z">
            <w:trPr>
              <w:gridAfter w:val="0"/>
              <w:trHeight w:val="240"/>
              <w:jc w:val="center"/>
            </w:trPr>
          </w:trPrChange>
        </w:trPr>
        <w:tc>
          <w:tcPr>
            <w:tcW w:w="260" w:type="dxa"/>
            <w:tcBorders>
              <w:top w:val="nil"/>
              <w:left w:val="single" w:sz="4" w:space="0" w:color="auto"/>
              <w:bottom w:val="single" w:sz="4" w:space="0" w:color="auto"/>
              <w:right w:val="nil"/>
            </w:tcBorders>
            <w:shd w:val="clear" w:color="auto" w:fill="auto"/>
            <w:noWrap/>
            <w:vAlign w:val="bottom"/>
            <w:hideMark/>
            <w:tcPrChange w:id="634" w:author="Shannon Erica Kendal Joslin" w:date="2023-10-13T11:05:00Z">
              <w:tcPr>
                <w:tcW w:w="263" w:type="dxa"/>
                <w:gridSpan w:val="2"/>
                <w:tcBorders>
                  <w:top w:val="nil"/>
                  <w:left w:val="single" w:sz="4" w:space="0" w:color="auto"/>
                  <w:bottom w:val="single" w:sz="4" w:space="0" w:color="auto"/>
                  <w:right w:val="nil"/>
                </w:tcBorders>
                <w:shd w:val="clear" w:color="auto" w:fill="auto"/>
                <w:noWrap/>
                <w:vAlign w:val="bottom"/>
                <w:hideMark/>
              </w:tcPr>
            </w:tcPrChange>
          </w:tcPr>
          <w:p w14:paraId="373944B5"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nil"/>
              <w:bottom w:val="single" w:sz="4" w:space="0" w:color="auto"/>
              <w:right w:val="nil"/>
            </w:tcBorders>
            <w:shd w:val="clear" w:color="auto" w:fill="auto"/>
            <w:noWrap/>
            <w:vAlign w:val="bottom"/>
            <w:hideMark/>
            <w:tcPrChange w:id="635" w:author="Shannon Erica Kendal Joslin" w:date="2023-10-13T11:05:00Z">
              <w:tcPr>
                <w:tcW w:w="490" w:type="dxa"/>
                <w:tcBorders>
                  <w:top w:val="nil"/>
                  <w:left w:val="nil"/>
                  <w:bottom w:val="single" w:sz="4" w:space="0" w:color="auto"/>
                  <w:right w:val="nil"/>
                </w:tcBorders>
                <w:shd w:val="clear" w:color="auto" w:fill="auto"/>
                <w:noWrap/>
                <w:vAlign w:val="bottom"/>
                <w:hideMark/>
              </w:tcPr>
            </w:tcPrChange>
          </w:tcPr>
          <w:p w14:paraId="2B0DB430"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180" w:type="dxa"/>
            <w:gridSpan w:val="2"/>
            <w:tcBorders>
              <w:top w:val="nil"/>
              <w:left w:val="nil"/>
              <w:bottom w:val="single" w:sz="4" w:space="0" w:color="auto"/>
              <w:right w:val="nil"/>
            </w:tcBorders>
            <w:shd w:val="clear" w:color="auto" w:fill="auto"/>
            <w:noWrap/>
            <w:vAlign w:val="bottom"/>
            <w:hideMark/>
            <w:tcPrChange w:id="636" w:author="Shannon Erica Kendal Joslin" w:date="2023-10-13T11:05:00Z">
              <w:tcPr>
                <w:tcW w:w="2239" w:type="dxa"/>
                <w:gridSpan w:val="3"/>
                <w:tcBorders>
                  <w:top w:val="nil"/>
                  <w:left w:val="nil"/>
                  <w:bottom w:val="single" w:sz="4" w:space="0" w:color="auto"/>
                  <w:right w:val="nil"/>
                </w:tcBorders>
                <w:shd w:val="clear" w:color="auto" w:fill="auto"/>
                <w:noWrap/>
                <w:vAlign w:val="bottom"/>
                <w:hideMark/>
              </w:tcPr>
            </w:tcPrChange>
          </w:tcPr>
          <w:p w14:paraId="47C66682"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463" w:type="dxa"/>
            <w:tcBorders>
              <w:top w:val="nil"/>
              <w:left w:val="nil"/>
              <w:bottom w:val="single" w:sz="4" w:space="0" w:color="auto"/>
              <w:right w:val="nil"/>
            </w:tcBorders>
            <w:tcPrChange w:id="637" w:author="Shannon Erica Kendal Joslin" w:date="2023-10-13T11:05:00Z">
              <w:tcPr>
                <w:tcW w:w="1505" w:type="dxa"/>
                <w:tcBorders>
                  <w:top w:val="nil"/>
                  <w:left w:val="nil"/>
                  <w:bottom w:val="single" w:sz="4" w:space="0" w:color="auto"/>
                  <w:right w:val="nil"/>
                </w:tcBorders>
              </w:tcPr>
            </w:tcPrChange>
          </w:tcPr>
          <w:p w14:paraId="3C2426E6" w14:textId="77777777" w:rsidR="00210561" w:rsidRPr="007E7567" w:rsidRDefault="00210561" w:rsidP="0011235A">
            <w:pPr>
              <w:spacing w:after="0" w:line="240" w:lineRule="auto"/>
              <w:jc w:val="left"/>
              <w:rPr>
                <w:ins w:id="638" w:author="Shannon Erica Kendal Joslin" w:date="2023-10-13T10:53:00Z"/>
                <w:rFonts w:ascii="Calibri Light" w:eastAsia="Times New Roman" w:hAnsi="Calibri Light" w:cs="Calibri Light"/>
                <w:color w:val="000000"/>
              </w:rPr>
            </w:pPr>
          </w:p>
        </w:tc>
        <w:tc>
          <w:tcPr>
            <w:tcW w:w="2443" w:type="dxa"/>
            <w:tcBorders>
              <w:top w:val="nil"/>
              <w:left w:val="nil"/>
              <w:bottom w:val="single" w:sz="4" w:space="0" w:color="auto"/>
              <w:right w:val="nil"/>
            </w:tcBorders>
            <w:shd w:val="clear" w:color="auto" w:fill="auto"/>
            <w:noWrap/>
            <w:vAlign w:val="bottom"/>
            <w:hideMark/>
            <w:tcPrChange w:id="639" w:author="Shannon Erica Kendal Joslin" w:date="2023-10-13T11:05:00Z">
              <w:tcPr>
                <w:tcW w:w="2518" w:type="dxa"/>
                <w:tcBorders>
                  <w:top w:val="nil"/>
                  <w:left w:val="nil"/>
                  <w:bottom w:val="single" w:sz="4" w:space="0" w:color="auto"/>
                  <w:right w:val="nil"/>
                </w:tcBorders>
                <w:shd w:val="clear" w:color="auto" w:fill="auto"/>
                <w:noWrap/>
                <w:vAlign w:val="bottom"/>
                <w:hideMark/>
              </w:tcPr>
            </w:tcPrChange>
          </w:tcPr>
          <w:p w14:paraId="21577799" w14:textId="27F6A4FC"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836" w:type="dxa"/>
            <w:tcBorders>
              <w:top w:val="nil"/>
              <w:left w:val="nil"/>
              <w:bottom w:val="single" w:sz="4" w:space="0" w:color="auto"/>
              <w:right w:val="nil"/>
            </w:tcBorders>
            <w:shd w:val="clear" w:color="auto" w:fill="auto"/>
            <w:noWrap/>
            <w:vAlign w:val="bottom"/>
            <w:hideMark/>
            <w:tcPrChange w:id="640" w:author="Shannon Erica Kendal Joslin" w:date="2023-10-13T11:05:00Z">
              <w:tcPr>
                <w:tcW w:w="2453" w:type="dxa"/>
                <w:tcBorders>
                  <w:top w:val="nil"/>
                  <w:left w:val="nil"/>
                  <w:bottom w:val="single" w:sz="4" w:space="0" w:color="auto"/>
                  <w:right w:val="nil"/>
                </w:tcBorders>
                <w:shd w:val="clear" w:color="auto" w:fill="auto"/>
                <w:noWrap/>
                <w:vAlign w:val="bottom"/>
                <w:hideMark/>
              </w:tcPr>
            </w:tcPrChange>
          </w:tcPr>
          <w:p w14:paraId="3393F16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835" w:type="dxa"/>
            <w:tcBorders>
              <w:top w:val="nil"/>
              <w:left w:val="nil"/>
              <w:bottom w:val="single" w:sz="4" w:space="0" w:color="auto"/>
              <w:right w:val="nil"/>
            </w:tcBorders>
            <w:shd w:val="clear" w:color="auto" w:fill="auto"/>
            <w:noWrap/>
            <w:vAlign w:val="bottom"/>
            <w:hideMark/>
            <w:tcPrChange w:id="641" w:author="Shannon Erica Kendal Joslin" w:date="2023-10-13T11:05:00Z">
              <w:tcPr>
                <w:tcW w:w="1693" w:type="dxa"/>
                <w:gridSpan w:val="2"/>
                <w:tcBorders>
                  <w:top w:val="nil"/>
                  <w:left w:val="nil"/>
                  <w:bottom w:val="single" w:sz="4" w:space="0" w:color="auto"/>
                  <w:right w:val="nil"/>
                </w:tcBorders>
                <w:shd w:val="clear" w:color="auto" w:fill="auto"/>
                <w:noWrap/>
                <w:vAlign w:val="bottom"/>
                <w:hideMark/>
              </w:tcPr>
            </w:tcPrChange>
          </w:tcPr>
          <w:p w14:paraId="4DA13843"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59" w:type="dxa"/>
            <w:gridSpan w:val="2"/>
            <w:tcBorders>
              <w:top w:val="nil"/>
              <w:left w:val="nil"/>
              <w:bottom w:val="single" w:sz="4" w:space="0" w:color="auto"/>
              <w:right w:val="nil"/>
            </w:tcBorders>
            <w:shd w:val="clear" w:color="auto" w:fill="auto"/>
            <w:noWrap/>
            <w:vAlign w:val="bottom"/>
            <w:hideMark/>
            <w:tcPrChange w:id="642" w:author="Shannon Erica Kendal Joslin" w:date="2023-10-13T11:05:00Z">
              <w:tcPr>
                <w:tcW w:w="1827" w:type="dxa"/>
                <w:gridSpan w:val="2"/>
                <w:tcBorders>
                  <w:top w:val="nil"/>
                  <w:left w:val="nil"/>
                  <w:bottom w:val="single" w:sz="4" w:space="0" w:color="auto"/>
                  <w:right w:val="nil"/>
                </w:tcBorders>
                <w:shd w:val="clear" w:color="auto" w:fill="auto"/>
                <w:noWrap/>
                <w:vAlign w:val="bottom"/>
                <w:hideMark/>
              </w:tcPr>
            </w:tcPrChange>
          </w:tcPr>
          <w:p w14:paraId="3CF84A7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67" w:type="dxa"/>
            <w:tcBorders>
              <w:top w:val="nil"/>
              <w:left w:val="nil"/>
              <w:bottom w:val="single" w:sz="4" w:space="0" w:color="auto"/>
              <w:right w:val="nil"/>
            </w:tcBorders>
            <w:shd w:val="clear" w:color="auto" w:fill="auto"/>
            <w:noWrap/>
            <w:vAlign w:val="bottom"/>
            <w:hideMark/>
            <w:tcPrChange w:id="643" w:author="Shannon Erica Kendal Joslin" w:date="2023-10-13T11:05:00Z">
              <w:tcPr>
                <w:tcW w:w="1562" w:type="dxa"/>
                <w:gridSpan w:val="2"/>
                <w:tcBorders>
                  <w:top w:val="nil"/>
                  <w:left w:val="nil"/>
                  <w:bottom w:val="single" w:sz="4" w:space="0" w:color="auto"/>
                  <w:right w:val="nil"/>
                </w:tcBorders>
                <w:shd w:val="clear" w:color="auto" w:fill="auto"/>
                <w:noWrap/>
                <w:vAlign w:val="bottom"/>
                <w:hideMark/>
              </w:tcPr>
            </w:tcPrChange>
          </w:tcPr>
          <w:p w14:paraId="1C4E89AF"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511" w:type="dxa"/>
            <w:tcBorders>
              <w:top w:val="nil"/>
              <w:left w:val="nil"/>
              <w:bottom w:val="single" w:sz="4" w:space="0" w:color="auto"/>
              <w:right w:val="nil"/>
            </w:tcBorders>
            <w:shd w:val="clear" w:color="auto" w:fill="auto"/>
            <w:noWrap/>
            <w:vAlign w:val="bottom"/>
            <w:hideMark/>
            <w:tcPrChange w:id="644" w:author="Shannon Erica Kendal Joslin" w:date="2023-10-13T11:05:00Z">
              <w:tcPr>
                <w:tcW w:w="2196" w:type="dxa"/>
                <w:tcBorders>
                  <w:top w:val="nil"/>
                  <w:left w:val="nil"/>
                  <w:bottom w:val="single" w:sz="4" w:space="0" w:color="auto"/>
                  <w:right w:val="nil"/>
                </w:tcBorders>
                <w:shd w:val="clear" w:color="auto" w:fill="auto"/>
                <w:noWrap/>
                <w:vAlign w:val="bottom"/>
                <w:hideMark/>
              </w:tcPr>
            </w:tcPrChange>
          </w:tcPr>
          <w:p w14:paraId="0C04C41C"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075" w:type="dxa"/>
            <w:tcBorders>
              <w:top w:val="nil"/>
              <w:left w:val="nil"/>
              <w:bottom w:val="single" w:sz="4" w:space="0" w:color="auto"/>
              <w:right w:val="single" w:sz="4" w:space="0" w:color="auto"/>
            </w:tcBorders>
            <w:shd w:val="clear" w:color="auto" w:fill="auto"/>
            <w:noWrap/>
            <w:vAlign w:val="bottom"/>
            <w:hideMark/>
            <w:tcPrChange w:id="645" w:author="Shannon Erica Kendal Joslin" w:date="2023-10-13T11:05:00Z">
              <w:tcPr>
                <w:tcW w:w="262" w:type="dxa"/>
                <w:gridSpan w:val="2"/>
                <w:tcBorders>
                  <w:top w:val="nil"/>
                  <w:left w:val="nil"/>
                  <w:bottom w:val="single" w:sz="4" w:space="0" w:color="auto"/>
                  <w:right w:val="single" w:sz="4" w:space="0" w:color="auto"/>
                </w:tcBorders>
                <w:shd w:val="clear" w:color="auto" w:fill="auto"/>
                <w:noWrap/>
                <w:vAlign w:val="bottom"/>
                <w:hideMark/>
              </w:tcPr>
            </w:tcPrChange>
          </w:tcPr>
          <w:p w14:paraId="2DE42F3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646" w:author="Shannon Erica Kendal Joslin" w:date="2023-10-13T11:05:00Z">
              <w:tcPr>
                <w:tcW w:w="262" w:type="dxa"/>
                <w:gridSpan w:val="3"/>
                <w:vAlign w:val="center"/>
                <w:hideMark/>
              </w:tcPr>
            </w:tcPrChange>
          </w:tcPr>
          <w:p w14:paraId="25F4A1BC" w14:textId="77777777" w:rsidR="00210561" w:rsidRPr="007E7567" w:rsidRDefault="00210561" w:rsidP="0011235A">
            <w:pPr>
              <w:spacing w:after="0" w:line="240" w:lineRule="auto"/>
              <w:jc w:val="left"/>
              <w:rPr>
                <w:rFonts w:ascii="Times New Roman" w:eastAsia="Times New Roman" w:hAnsi="Times New Roman" w:cs="Times New Roman"/>
              </w:rPr>
            </w:pPr>
          </w:p>
        </w:tc>
      </w:tr>
    </w:tbl>
    <w:p w14:paraId="511822C2" w14:textId="041AD48B" w:rsidR="000E70AC" w:rsidRDefault="000E70AC" w:rsidP="0011235A">
      <w:pPr>
        <w:spacing w:line="240" w:lineRule="auto"/>
        <w:jc w:val="center"/>
        <w:sectPr w:rsidR="000E70AC" w:rsidSect="00317A9B">
          <w:pgSz w:w="20160" w:h="12240" w:orient="landscape"/>
          <w:pgMar w:top="1440" w:right="1440" w:bottom="1440" w:left="1440" w:header="720" w:footer="720" w:gutter="0"/>
          <w:cols w:space="720"/>
          <w:docGrid w:linePitch="360"/>
        </w:sectPr>
      </w:pPr>
    </w:p>
    <w:tbl>
      <w:tblPr>
        <w:tblpPr w:leftFromText="180" w:rightFromText="180" w:vertAnchor="text" w:tblpXSpec="center" w:tblpY="41"/>
        <w:tblW w:w="15852"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0E70AC" w:rsidRPr="002338D3" w14:paraId="624B6805" w14:textId="77777777" w:rsidTr="00317A9B">
        <w:trPr>
          <w:trHeight w:val="320"/>
        </w:trPr>
        <w:tc>
          <w:tcPr>
            <w:tcW w:w="280" w:type="dxa"/>
            <w:tcBorders>
              <w:top w:val="single" w:sz="4" w:space="0" w:color="auto"/>
              <w:left w:val="single" w:sz="4" w:space="0" w:color="auto"/>
              <w:bottom w:val="nil"/>
              <w:right w:val="nil"/>
            </w:tcBorders>
            <w:shd w:val="clear" w:color="auto" w:fill="auto"/>
            <w:noWrap/>
            <w:vAlign w:val="bottom"/>
            <w:hideMark/>
          </w:tcPr>
          <w:p w14:paraId="145895D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lastRenderedPageBreak/>
              <w:t> </w:t>
            </w:r>
          </w:p>
        </w:tc>
        <w:tc>
          <w:tcPr>
            <w:tcW w:w="1240" w:type="dxa"/>
            <w:tcBorders>
              <w:top w:val="single" w:sz="4" w:space="0" w:color="auto"/>
              <w:left w:val="nil"/>
              <w:bottom w:val="nil"/>
              <w:right w:val="nil"/>
            </w:tcBorders>
            <w:shd w:val="clear" w:color="auto" w:fill="auto"/>
            <w:noWrap/>
            <w:vAlign w:val="bottom"/>
            <w:hideMark/>
          </w:tcPr>
          <w:p w14:paraId="257A100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6C6E1F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26D6DA3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B7ED0B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18E62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54317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9FAA9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504F413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B855DE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7043F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ECBE9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7458687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7EAD881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64410650" w14:textId="77777777" w:rsidTr="00317A9B">
        <w:trPr>
          <w:trHeight w:val="1260"/>
        </w:trPr>
        <w:tc>
          <w:tcPr>
            <w:tcW w:w="280" w:type="dxa"/>
            <w:tcBorders>
              <w:top w:val="nil"/>
              <w:left w:val="single" w:sz="4" w:space="0" w:color="auto"/>
              <w:bottom w:val="nil"/>
              <w:right w:val="nil"/>
            </w:tcBorders>
            <w:shd w:val="clear" w:color="auto" w:fill="auto"/>
            <w:noWrap/>
            <w:vAlign w:val="bottom"/>
            <w:hideMark/>
          </w:tcPr>
          <w:p w14:paraId="01E27D8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68F68B97" w14:textId="38F152D2" w:rsidR="000E70AC" w:rsidRPr="002338D3" w:rsidRDefault="000E70AC" w:rsidP="0011235A">
            <w:pPr>
              <w:spacing w:after="0" w:line="240" w:lineRule="auto"/>
              <w:jc w:val="left"/>
              <w:rPr>
                <w:rFonts w:ascii="Calibri Light" w:eastAsia="Times New Roman" w:hAnsi="Calibri Light" w:cs="Calibri Light"/>
                <w:b/>
                <w:bCs/>
                <w:color w:val="000000"/>
              </w:rPr>
            </w:pPr>
            <w:commentRangeStart w:id="647"/>
            <w:commentRangeStart w:id="648"/>
            <w:r w:rsidRPr="002338D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2338D3">
              <w:rPr>
                <w:rFonts w:ascii="Calibri Light" w:eastAsia="Times New Roman" w:hAnsi="Calibri Light" w:cs="Calibri Light"/>
                <w:b/>
                <w:bCs/>
                <w:color w:val="000000"/>
              </w:rPr>
              <w:t>4</w:t>
            </w:r>
            <w:commentRangeEnd w:id="647"/>
            <w:r w:rsidR="008F7FE6">
              <w:rPr>
                <w:rStyle w:val="CommentReference"/>
              </w:rPr>
              <w:commentReference w:id="647"/>
            </w:r>
            <w:commentRangeEnd w:id="648"/>
            <w:r w:rsidR="00D6042A">
              <w:rPr>
                <w:rStyle w:val="CommentReference"/>
              </w:rPr>
              <w:commentReference w:id="648"/>
            </w:r>
            <w:r w:rsidRPr="002338D3">
              <w:rPr>
                <w:rFonts w:ascii="Calibri Light" w:eastAsia="Times New Roman" w:hAnsi="Calibri Light" w:cs="Calibri Light"/>
                <w:b/>
                <w:bCs/>
                <w:color w:val="000000"/>
              </w:rPr>
              <w:t xml:space="preserve">. </w:t>
            </w:r>
            <w:r w:rsidRPr="002338D3">
              <w:rPr>
                <w:rFonts w:ascii="Calibri Light" w:eastAsia="Times New Roman" w:hAnsi="Calibri Light" w:cs="Calibri Light"/>
                <w:color w:val="000000"/>
              </w:rPr>
              <w:t>Table of assembly steps with corresponding metrics. A</w:t>
            </w:r>
            <w:r w:rsidRPr="007E7567">
              <w:rPr>
                <w:rFonts w:ascii="Calibri Light" w:eastAsia="Times New Roman" w:hAnsi="Calibri Light" w:cs="Calibri Light"/>
                <w:color w:val="000000"/>
                <w:vertAlign w:val="subscript"/>
              </w:rPr>
              <w:t>0</w:t>
            </w:r>
            <w:r w:rsidRPr="002338D3">
              <w:rPr>
                <w:rFonts w:ascii="Calibri Light" w:eastAsia="Times New Roman" w:hAnsi="Calibri Light" w:cs="Calibri Light"/>
                <w:color w:val="000000"/>
              </w:rPr>
              <w:t xml:space="preserve"> = Metrics for unassembled, filtered PacBio HiFi reads;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 draft resulting from initial long-read assembly step; A</w:t>
            </w:r>
            <w:r w:rsidRPr="007E7567">
              <w:rPr>
                <w:rFonts w:ascii="Calibri Light" w:eastAsia="Times New Roman" w:hAnsi="Calibri Light" w:cs="Calibri Light"/>
                <w:color w:val="000000"/>
                <w:vertAlign w:val="subscript"/>
              </w:rPr>
              <w:t>2</w:t>
            </w:r>
            <w:r w:rsidRPr="002338D3">
              <w:rPr>
                <w:rFonts w:ascii="Calibri Light" w:eastAsia="Times New Roman" w:hAnsi="Calibri Light" w:cs="Calibri Light"/>
                <w:color w:val="000000"/>
              </w:rPr>
              <w:t xml:space="preserve"> = draft resulting from scaffolding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assembly using linked-reads; A</w:t>
            </w:r>
            <w:r w:rsidRPr="007E7567">
              <w:rPr>
                <w:rFonts w:ascii="Calibri Light" w:eastAsia="Times New Roman" w:hAnsi="Calibri Light" w:cs="Calibri Light"/>
                <w:color w:val="000000"/>
                <w:vertAlign w:val="subscript"/>
              </w:rPr>
              <w:t>3</w:t>
            </w:r>
            <w:r w:rsidRPr="002338D3">
              <w:rPr>
                <w:rFonts w:ascii="Calibri Light" w:eastAsia="Times New Roman" w:hAnsi="Calibri Light" w:cs="Calibri Light"/>
                <w:color w:val="000000"/>
              </w:rPr>
              <w:t xml:space="preserve"> = draft resulting from scaffolding A2 assembly using </w:t>
            </w:r>
            <w:r w:rsidR="00C6769A">
              <w:rPr>
                <w:rFonts w:ascii="Calibri Light" w:eastAsia="Times New Roman" w:hAnsi="Calibri Light" w:cs="Calibri Light"/>
                <w:color w:val="000000"/>
              </w:rPr>
              <w:t>H</w:t>
            </w:r>
            <w:r w:rsidRPr="002338D3">
              <w:rPr>
                <w:rFonts w:ascii="Calibri Light" w:eastAsia="Times New Roman" w:hAnsi="Calibri Light" w:cs="Calibri Light"/>
                <w:color w:val="000000"/>
              </w:rPr>
              <w:t>i-</w:t>
            </w:r>
            <w:r w:rsidR="00C6769A">
              <w:rPr>
                <w:rFonts w:ascii="Calibri Light" w:eastAsia="Times New Roman" w:hAnsi="Calibri Light" w:cs="Calibri Light"/>
                <w:color w:val="000000"/>
              </w:rPr>
              <w:t>C</w:t>
            </w:r>
            <w:r w:rsidRPr="002338D3">
              <w:rPr>
                <w:rFonts w:ascii="Calibri Light" w:eastAsia="Times New Roman" w:hAnsi="Calibri Light" w:cs="Calibri Light"/>
                <w:color w:val="000000"/>
              </w:rPr>
              <w:t xml:space="preserve"> data; A</w:t>
            </w:r>
            <w:r w:rsidRPr="007E7567">
              <w:rPr>
                <w:rFonts w:ascii="Calibri Light" w:eastAsia="Times New Roman" w:hAnsi="Calibri Light" w:cs="Calibri Light"/>
                <w:color w:val="000000"/>
                <w:vertAlign w:val="subscript"/>
              </w:rPr>
              <w:t>4</w:t>
            </w:r>
            <w:r w:rsidRPr="002338D3">
              <w:rPr>
                <w:rFonts w:ascii="Calibri Light" w:eastAsia="Times New Roman" w:hAnsi="Calibri Light" w:cs="Calibri Light"/>
                <w:color w:val="000000"/>
              </w:rPr>
              <w:t xml:space="preserve"> = final assembly metrics resulting from anchoring chromosomes with a linkage map. Continuity metrics created from </w:t>
            </w:r>
            <w:proofErr w:type="spellStart"/>
            <w:r w:rsidRPr="002338D3">
              <w:rPr>
                <w:rFonts w:ascii="Calibri Light" w:eastAsia="Times New Roman" w:hAnsi="Calibri Light" w:cs="Calibri Light"/>
                <w:color w:val="000000"/>
              </w:rPr>
              <w:t>genometools</w:t>
            </w:r>
            <w:proofErr w:type="spellEnd"/>
            <w:r w:rsidRPr="002338D3">
              <w:rPr>
                <w:rFonts w:ascii="Calibri Light" w:eastAsia="Times New Roman" w:hAnsi="Calibri Light" w:cs="Calibri Light"/>
                <w:color w:val="000000"/>
              </w:rPr>
              <w:t xml:space="preserve">, BUSCO scores from comparison to August 05, </w:t>
            </w:r>
            <w:proofErr w:type="gramStart"/>
            <w:r w:rsidRPr="002338D3">
              <w:rPr>
                <w:rFonts w:ascii="Calibri Light" w:eastAsia="Times New Roman" w:hAnsi="Calibri Light" w:cs="Calibri Light"/>
                <w:color w:val="000000"/>
              </w:rPr>
              <w:t>2020</w:t>
            </w:r>
            <w:proofErr w:type="gramEnd"/>
            <w:r w:rsidRPr="002338D3">
              <w:rPr>
                <w:rFonts w:ascii="Calibri Light" w:eastAsia="Times New Roman" w:hAnsi="Calibri Light" w:cs="Calibri Light"/>
                <w:color w:val="000000"/>
              </w:rPr>
              <w:t xml:space="preserve"> Actinopterygii </w:t>
            </w:r>
            <w:r w:rsidR="007E7567">
              <w:rPr>
                <w:rFonts w:ascii="Calibri Light" w:eastAsia="Times New Roman" w:hAnsi="Calibri Light" w:cs="Calibri Light"/>
                <w:color w:val="000000"/>
              </w:rPr>
              <w:t xml:space="preserve">lineage </w:t>
            </w:r>
            <w:r w:rsidRPr="002338D3">
              <w:rPr>
                <w:rFonts w:ascii="Calibri Light" w:eastAsia="Times New Roman" w:hAnsi="Calibri Light" w:cs="Calibri Light"/>
                <w:color w:val="000000"/>
              </w:rPr>
              <w:t>gene (n=3640) dataset.</w:t>
            </w:r>
          </w:p>
        </w:tc>
        <w:tc>
          <w:tcPr>
            <w:tcW w:w="280" w:type="dxa"/>
            <w:tcBorders>
              <w:top w:val="nil"/>
              <w:left w:val="nil"/>
              <w:bottom w:val="nil"/>
              <w:right w:val="single" w:sz="4" w:space="0" w:color="auto"/>
            </w:tcBorders>
            <w:shd w:val="clear" w:color="auto" w:fill="auto"/>
            <w:noWrap/>
            <w:vAlign w:val="bottom"/>
            <w:hideMark/>
          </w:tcPr>
          <w:p w14:paraId="5556211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12353FB" w14:textId="77777777" w:rsidTr="00AB2E55">
        <w:trPr>
          <w:trHeight w:val="320"/>
        </w:trPr>
        <w:tc>
          <w:tcPr>
            <w:tcW w:w="280" w:type="dxa"/>
            <w:tcBorders>
              <w:top w:val="nil"/>
              <w:left w:val="single" w:sz="4" w:space="0" w:color="auto"/>
              <w:bottom w:val="nil"/>
              <w:right w:val="nil"/>
            </w:tcBorders>
            <w:shd w:val="clear" w:color="auto" w:fill="auto"/>
            <w:noWrap/>
            <w:vAlign w:val="bottom"/>
            <w:hideMark/>
          </w:tcPr>
          <w:p w14:paraId="2D9C0E6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4" w:space="0" w:color="auto"/>
              <w:right w:val="single" w:sz="8" w:space="0" w:color="000000"/>
            </w:tcBorders>
            <w:shd w:val="clear" w:color="000000" w:fill="D9D9D9"/>
            <w:vAlign w:val="center"/>
            <w:hideMark/>
          </w:tcPr>
          <w:p w14:paraId="56E1F32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353A795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1F4E95D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24D8182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42F6680E" w14:textId="77777777" w:rsidTr="00AB2E55">
        <w:trPr>
          <w:trHeight w:val="340"/>
        </w:trPr>
        <w:tc>
          <w:tcPr>
            <w:tcW w:w="280" w:type="dxa"/>
            <w:tcBorders>
              <w:top w:val="nil"/>
              <w:left w:val="single" w:sz="4" w:space="0" w:color="auto"/>
              <w:bottom w:val="nil"/>
              <w:right w:val="nil"/>
            </w:tcBorders>
            <w:shd w:val="clear" w:color="auto" w:fill="auto"/>
            <w:noWrap/>
            <w:vAlign w:val="bottom"/>
            <w:hideMark/>
          </w:tcPr>
          <w:p w14:paraId="1359866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tcBorders>
              <w:top w:val="single" w:sz="8" w:space="0" w:color="000000"/>
              <w:left w:val="single" w:sz="4" w:space="0" w:color="auto"/>
              <w:bottom w:val="single" w:sz="4" w:space="0" w:color="auto"/>
              <w:right w:val="single" w:sz="4" w:space="0" w:color="auto"/>
            </w:tcBorders>
            <w:vAlign w:val="center"/>
            <w:hideMark/>
          </w:tcPr>
          <w:p w14:paraId="6C86A69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478" w:type="dxa"/>
            <w:tcBorders>
              <w:top w:val="nil"/>
              <w:left w:val="single" w:sz="4" w:space="0" w:color="auto"/>
              <w:bottom w:val="single" w:sz="8" w:space="0" w:color="auto"/>
              <w:right w:val="single" w:sz="4" w:space="0" w:color="auto"/>
            </w:tcBorders>
            <w:shd w:val="clear" w:color="000000" w:fill="D9D9D9"/>
            <w:noWrap/>
            <w:vAlign w:val="center"/>
            <w:hideMark/>
          </w:tcPr>
          <w:p w14:paraId="04B1C20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326D51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26EF7A1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4C2C28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5526869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4205E5D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74FF9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522AF4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54E5A2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88F98C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7E3A32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E328080" w14:textId="77777777" w:rsidTr="00AB2E55">
        <w:trPr>
          <w:trHeight w:val="320"/>
        </w:trPr>
        <w:tc>
          <w:tcPr>
            <w:tcW w:w="280" w:type="dxa"/>
            <w:tcBorders>
              <w:top w:val="nil"/>
              <w:left w:val="single" w:sz="4" w:space="0" w:color="auto"/>
              <w:bottom w:val="nil"/>
              <w:right w:val="nil"/>
            </w:tcBorders>
            <w:shd w:val="clear" w:color="auto" w:fill="auto"/>
            <w:noWrap/>
            <w:vAlign w:val="center"/>
            <w:hideMark/>
          </w:tcPr>
          <w:p w14:paraId="0202C1F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single" w:sz="4" w:space="0" w:color="auto"/>
              <w:left w:val="single" w:sz="8" w:space="0" w:color="auto"/>
              <w:bottom w:val="single" w:sz="4" w:space="0" w:color="auto"/>
              <w:right w:val="single" w:sz="4" w:space="0" w:color="auto"/>
            </w:tcBorders>
            <w:shd w:val="clear" w:color="auto" w:fill="auto"/>
            <w:vAlign w:val="center"/>
            <w:hideMark/>
          </w:tcPr>
          <w:p w14:paraId="3ED81B9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Continuity</w:t>
            </w:r>
            <w:r w:rsidRPr="002338D3">
              <w:rPr>
                <w:rFonts w:ascii="Calibri Light" w:eastAsia="Times New Roman" w:hAnsi="Calibri Light" w:cs="Calibri Light"/>
                <w:color w:val="000000"/>
              </w:rPr>
              <w:br/>
              <w:t>Metrics</w:t>
            </w:r>
          </w:p>
        </w:tc>
        <w:tc>
          <w:tcPr>
            <w:tcW w:w="1280" w:type="dxa"/>
            <w:tcBorders>
              <w:top w:val="single" w:sz="4" w:space="0" w:color="auto"/>
              <w:left w:val="nil"/>
              <w:bottom w:val="single" w:sz="4" w:space="0" w:color="auto"/>
              <w:right w:val="single" w:sz="8" w:space="0" w:color="auto"/>
            </w:tcBorders>
            <w:shd w:val="clear" w:color="auto" w:fill="auto"/>
            <w:vAlign w:val="center"/>
            <w:hideMark/>
          </w:tcPr>
          <w:p w14:paraId="03A82BA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65A094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5C65D22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493C9C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353B96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49FC6AE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739DE8B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0BF6D68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178FFB1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9A06E3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6AB1B5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E81A20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7CAC0A7A"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427875A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2247837B"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2C8BD56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0B86DA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4F8523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41BCFD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0A63224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182703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2BC5677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4F1FACC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0D3438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277B34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3CAA3AF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69A511E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212A961"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F1AE26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756D7664"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363D1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 contigs (bp)</w:t>
            </w:r>
          </w:p>
        </w:tc>
        <w:tc>
          <w:tcPr>
            <w:tcW w:w="1478" w:type="dxa"/>
            <w:tcBorders>
              <w:top w:val="nil"/>
              <w:left w:val="nil"/>
              <w:bottom w:val="single" w:sz="4" w:space="0" w:color="auto"/>
              <w:right w:val="single" w:sz="4" w:space="0" w:color="auto"/>
            </w:tcBorders>
            <w:shd w:val="clear" w:color="auto" w:fill="auto"/>
            <w:noWrap/>
            <w:vAlign w:val="center"/>
            <w:hideMark/>
          </w:tcPr>
          <w:p w14:paraId="2775F42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73246E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57A4D2A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693129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1E068B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7C0F7A6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78D7C7D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091A57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52A90A7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A02F0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1DC5386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B64BD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10F8CAC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387F448"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1B34CA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56900B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6F0DFC4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06955F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2B70502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0EBEF09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4E2061D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4B573E0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CF3EEE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65211BF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23B8D5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01AAAAB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3644567"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32C68A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05C5E1E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BUSCO</w:t>
            </w:r>
            <w:r w:rsidRPr="002338D3">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13771BD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5B72DD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09746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266B231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72D991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2B571DF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4825441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58B27C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525399C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6C402F2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755ECC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50CAE94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6042622"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8C7368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5D83455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007D6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17CA1E2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3FF4419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188451B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27406F0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6DEFBE7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216C0A5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48D698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6B9CDDB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7BF2B45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28FD0EA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0F27D43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3E5F2FD"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837A10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39291F4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9A18DD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45CAF0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156DF43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363E25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09295CC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2D9106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2C578F5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3622FED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7796FF6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76D0097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2607591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02F2B3B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C8E3E5A" w14:textId="77777777" w:rsidTr="00317A9B">
        <w:trPr>
          <w:trHeight w:val="340"/>
        </w:trPr>
        <w:tc>
          <w:tcPr>
            <w:tcW w:w="280" w:type="dxa"/>
            <w:tcBorders>
              <w:top w:val="nil"/>
              <w:left w:val="single" w:sz="4" w:space="0" w:color="auto"/>
              <w:bottom w:val="nil"/>
              <w:right w:val="nil"/>
            </w:tcBorders>
            <w:shd w:val="clear" w:color="auto" w:fill="auto"/>
            <w:noWrap/>
            <w:vAlign w:val="center"/>
            <w:hideMark/>
          </w:tcPr>
          <w:p w14:paraId="17A7968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3466F85"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1030F6D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41797D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6CE0CA4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06BE110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44A08C7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5E3997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626D8E2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1FF274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336014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07EC378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0C1B866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1700962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94DCFD6" w14:textId="77777777" w:rsidTr="00317A9B">
        <w:trPr>
          <w:trHeight w:val="320"/>
        </w:trPr>
        <w:tc>
          <w:tcPr>
            <w:tcW w:w="280" w:type="dxa"/>
            <w:tcBorders>
              <w:top w:val="nil"/>
              <w:left w:val="single" w:sz="4" w:space="0" w:color="auto"/>
              <w:bottom w:val="single" w:sz="4" w:space="0" w:color="auto"/>
              <w:right w:val="nil"/>
            </w:tcBorders>
            <w:shd w:val="clear" w:color="auto" w:fill="auto"/>
            <w:noWrap/>
            <w:vAlign w:val="bottom"/>
            <w:hideMark/>
          </w:tcPr>
          <w:p w14:paraId="47FABBC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79031D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07A1173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4A04A9A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FEDD54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21C85B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B42DE2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F505C4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08EFC8F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1FC4FD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78EDA5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E5B3E8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D79C14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52F9195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bl>
    <w:p w14:paraId="632EBC1F" w14:textId="6945B76E" w:rsidR="000E70AC" w:rsidRDefault="000E70AC" w:rsidP="0011235A">
      <w:pPr>
        <w:spacing w:line="240" w:lineRule="auto"/>
      </w:pPr>
    </w:p>
    <w:p w14:paraId="1764BBF9" w14:textId="43318B65" w:rsidR="000E70AC" w:rsidRDefault="000E70AC" w:rsidP="0011235A">
      <w:pPr>
        <w:spacing w:line="240" w:lineRule="auto"/>
      </w:pPr>
    </w:p>
    <w:p w14:paraId="5EBD7011" w14:textId="248115DE" w:rsidR="000E70AC" w:rsidRDefault="000E70AC" w:rsidP="0011235A">
      <w:pPr>
        <w:spacing w:line="240" w:lineRule="auto"/>
      </w:pPr>
    </w:p>
    <w:p w14:paraId="0730A963" w14:textId="70DEF63B" w:rsidR="000E70AC" w:rsidRDefault="000E70AC" w:rsidP="0011235A">
      <w:pPr>
        <w:spacing w:line="240" w:lineRule="auto"/>
      </w:pPr>
    </w:p>
    <w:p w14:paraId="34992946" w14:textId="72D1355F" w:rsidR="000E70AC" w:rsidRDefault="000E70AC" w:rsidP="0011235A">
      <w:pPr>
        <w:spacing w:line="240" w:lineRule="auto"/>
      </w:pPr>
    </w:p>
    <w:p w14:paraId="5EF980A2" w14:textId="24C8C243" w:rsidR="000E70AC" w:rsidRDefault="000E70AC" w:rsidP="0011235A">
      <w:pPr>
        <w:spacing w:line="240" w:lineRule="auto"/>
      </w:pPr>
    </w:p>
    <w:p w14:paraId="44D13E09" w14:textId="2A45B3DD" w:rsidR="000E70AC" w:rsidRDefault="000E70AC" w:rsidP="0011235A">
      <w:pPr>
        <w:spacing w:line="240" w:lineRule="auto"/>
      </w:pPr>
    </w:p>
    <w:p w14:paraId="4F1201E5" w14:textId="00DF9B84" w:rsidR="000E70AC" w:rsidRDefault="000E70AC" w:rsidP="0011235A">
      <w:pPr>
        <w:spacing w:line="240" w:lineRule="auto"/>
      </w:pPr>
    </w:p>
    <w:p w14:paraId="1D5DCAF5" w14:textId="77777777" w:rsidR="000E70AC" w:rsidRDefault="000E70AC" w:rsidP="0011235A">
      <w:pPr>
        <w:spacing w:line="240" w:lineRule="auto"/>
      </w:pPr>
    </w:p>
    <w:p w14:paraId="137F0557" w14:textId="0AFC9820" w:rsidR="000E70AC" w:rsidRDefault="000E70AC" w:rsidP="0011235A">
      <w:pPr>
        <w:spacing w:line="240" w:lineRule="auto"/>
        <w:sectPr w:rsidR="000E70AC" w:rsidSect="000E70AC">
          <w:pgSz w:w="20160" w:h="12240" w:orient="landscape"/>
          <w:pgMar w:top="1440" w:right="1440" w:bottom="1440" w:left="1440" w:header="720" w:footer="720" w:gutter="0"/>
          <w:cols w:space="720"/>
          <w:docGrid w:linePitch="360"/>
        </w:sectPr>
      </w:pPr>
    </w:p>
    <w:tbl>
      <w:tblPr>
        <w:tblW w:w="6980" w:type="dxa"/>
        <w:jc w:val="center"/>
        <w:tblLook w:val="04A0" w:firstRow="1" w:lastRow="0" w:firstColumn="1" w:lastColumn="0" w:noHBand="0" w:noVBand="1"/>
      </w:tblPr>
      <w:tblGrid>
        <w:gridCol w:w="262"/>
        <w:gridCol w:w="1300"/>
        <w:gridCol w:w="1300"/>
        <w:gridCol w:w="1300"/>
        <w:gridCol w:w="1300"/>
        <w:gridCol w:w="1300"/>
        <w:gridCol w:w="262"/>
      </w:tblGrid>
      <w:tr w:rsidR="000E70AC" w:rsidRPr="00740C3E" w14:paraId="4F449549" w14:textId="77777777" w:rsidTr="00317A9B">
        <w:trPr>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1E8AF95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548C564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26D682D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E66298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054EFF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5585FC11"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1023FA4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4BA83943" w14:textId="77777777" w:rsidTr="00317A9B">
        <w:trPr>
          <w:trHeight w:val="340"/>
          <w:jc w:val="center"/>
        </w:trPr>
        <w:tc>
          <w:tcPr>
            <w:tcW w:w="240" w:type="dxa"/>
            <w:tcBorders>
              <w:top w:val="nil"/>
              <w:left w:val="single" w:sz="4" w:space="0" w:color="auto"/>
              <w:bottom w:val="nil"/>
              <w:right w:val="nil"/>
            </w:tcBorders>
            <w:shd w:val="clear" w:color="auto" w:fill="auto"/>
            <w:noWrap/>
            <w:vAlign w:val="bottom"/>
            <w:hideMark/>
          </w:tcPr>
          <w:p w14:paraId="151FED2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6500" w:type="dxa"/>
            <w:gridSpan w:val="5"/>
            <w:tcBorders>
              <w:top w:val="nil"/>
              <w:left w:val="nil"/>
              <w:bottom w:val="single" w:sz="8" w:space="0" w:color="auto"/>
              <w:right w:val="nil"/>
            </w:tcBorders>
            <w:shd w:val="clear" w:color="auto" w:fill="auto"/>
            <w:vAlign w:val="center"/>
            <w:hideMark/>
          </w:tcPr>
          <w:p w14:paraId="04D9F6FE" w14:textId="77777777" w:rsidR="000E70AC" w:rsidRPr="00740C3E" w:rsidRDefault="000E70AC" w:rsidP="0011235A">
            <w:pPr>
              <w:spacing w:after="0" w:line="240" w:lineRule="auto"/>
              <w:jc w:val="left"/>
              <w:rPr>
                <w:rFonts w:ascii="Calibri Light" w:eastAsia="Times New Roman" w:hAnsi="Calibri Light" w:cs="Calibri Light"/>
                <w:b/>
                <w:bCs/>
                <w:color w:val="000000"/>
              </w:rPr>
            </w:pPr>
            <w:r w:rsidRPr="00740C3E">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740C3E">
              <w:rPr>
                <w:rFonts w:ascii="Calibri Light" w:eastAsia="Times New Roman" w:hAnsi="Calibri Light" w:cs="Calibri Light"/>
                <w:b/>
                <w:bCs/>
                <w:color w:val="000000"/>
              </w:rPr>
              <w:t>5.</w:t>
            </w:r>
            <w:r w:rsidRPr="00740C3E">
              <w:rPr>
                <w:rFonts w:ascii="Calibri Light" w:eastAsia="Times New Roman" w:hAnsi="Calibri Light" w:cs="Calibri Light"/>
                <w:color w:val="000000"/>
              </w:rPr>
              <w:t xml:space="preserve"> Chromosome counts for delta smelt.</w:t>
            </w:r>
          </w:p>
        </w:tc>
        <w:tc>
          <w:tcPr>
            <w:tcW w:w="240" w:type="dxa"/>
            <w:tcBorders>
              <w:top w:val="nil"/>
              <w:left w:val="nil"/>
              <w:bottom w:val="nil"/>
              <w:right w:val="single" w:sz="4" w:space="0" w:color="auto"/>
            </w:tcBorders>
            <w:shd w:val="clear" w:color="auto" w:fill="auto"/>
            <w:noWrap/>
            <w:vAlign w:val="bottom"/>
            <w:hideMark/>
          </w:tcPr>
          <w:p w14:paraId="38E5317C"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763862A1" w14:textId="77777777" w:rsidTr="00317A9B">
        <w:trPr>
          <w:trHeight w:val="320"/>
          <w:jc w:val="center"/>
        </w:trPr>
        <w:tc>
          <w:tcPr>
            <w:tcW w:w="240" w:type="dxa"/>
            <w:tcBorders>
              <w:top w:val="nil"/>
              <w:left w:val="single" w:sz="4" w:space="0" w:color="auto"/>
              <w:bottom w:val="nil"/>
              <w:right w:val="nil"/>
            </w:tcBorders>
            <w:shd w:val="clear" w:color="auto" w:fill="auto"/>
            <w:noWrap/>
            <w:vAlign w:val="bottom"/>
            <w:hideMark/>
          </w:tcPr>
          <w:p w14:paraId="0FA9A9AB"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double" w:sz="6" w:space="0" w:color="auto"/>
              <w:right w:val="nil"/>
            </w:tcBorders>
            <w:shd w:val="clear" w:color="auto" w:fill="auto"/>
            <w:noWrap/>
            <w:vAlign w:val="bottom"/>
            <w:hideMark/>
          </w:tcPr>
          <w:p w14:paraId="7ADEAE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2n Count</w:t>
            </w:r>
          </w:p>
        </w:tc>
        <w:tc>
          <w:tcPr>
            <w:tcW w:w="1300" w:type="dxa"/>
            <w:tcBorders>
              <w:top w:val="single" w:sz="4" w:space="0" w:color="auto"/>
              <w:left w:val="nil"/>
              <w:bottom w:val="double" w:sz="6" w:space="0" w:color="auto"/>
              <w:right w:val="nil"/>
            </w:tcBorders>
            <w:shd w:val="clear" w:color="auto" w:fill="auto"/>
            <w:noWrap/>
            <w:vAlign w:val="bottom"/>
            <w:hideMark/>
          </w:tcPr>
          <w:p w14:paraId="4BE9C7F0"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54</w:t>
            </w:r>
          </w:p>
        </w:tc>
        <w:tc>
          <w:tcPr>
            <w:tcW w:w="1300" w:type="dxa"/>
            <w:tcBorders>
              <w:top w:val="single" w:sz="4" w:space="0" w:color="auto"/>
              <w:left w:val="nil"/>
              <w:bottom w:val="double" w:sz="6" w:space="0" w:color="auto"/>
              <w:right w:val="nil"/>
            </w:tcBorders>
            <w:shd w:val="clear" w:color="auto" w:fill="auto"/>
            <w:noWrap/>
            <w:vAlign w:val="bottom"/>
            <w:hideMark/>
          </w:tcPr>
          <w:p w14:paraId="62A8162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55</w:t>
            </w:r>
          </w:p>
        </w:tc>
        <w:tc>
          <w:tcPr>
            <w:tcW w:w="1300" w:type="dxa"/>
            <w:tcBorders>
              <w:top w:val="single" w:sz="4" w:space="0" w:color="auto"/>
              <w:left w:val="nil"/>
              <w:bottom w:val="double" w:sz="6" w:space="0" w:color="auto"/>
              <w:right w:val="nil"/>
            </w:tcBorders>
            <w:shd w:val="clear" w:color="auto" w:fill="auto"/>
            <w:noWrap/>
            <w:vAlign w:val="bottom"/>
            <w:hideMark/>
          </w:tcPr>
          <w:p w14:paraId="6567D44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56</w:t>
            </w:r>
          </w:p>
        </w:tc>
        <w:tc>
          <w:tcPr>
            <w:tcW w:w="1300" w:type="dxa"/>
            <w:tcBorders>
              <w:top w:val="single" w:sz="4" w:space="0" w:color="auto"/>
              <w:left w:val="nil"/>
              <w:bottom w:val="double" w:sz="6" w:space="0" w:color="auto"/>
              <w:right w:val="nil"/>
            </w:tcBorders>
            <w:shd w:val="clear" w:color="auto" w:fill="auto"/>
            <w:vAlign w:val="bottom"/>
            <w:hideMark/>
          </w:tcPr>
          <w:p w14:paraId="5B4875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Total # of Cells</w:t>
            </w:r>
          </w:p>
        </w:tc>
        <w:tc>
          <w:tcPr>
            <w:tcW w:w="240" w:type="dxa"/>
            <w:tcBorders>
              <w:top w:val="nil"/>
              <w:left w:val="nil"/>
              <w:bottom w:val="nil"/>
              <w:right w:val="single" w:sz="4" w:space="0" w:color="auto"/>
            </w:tcBorders>
            <w:shd w:val="clear" w:color="auto" w:fill="auto"/>
            <w:noWrap/>
            <w:vAlign w:val="bottom"/>
            <w:hideMark/>
          </w:tcPr>
          <w:p w14:paraId="05DFCFE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5BC538F8" w14:textId="77777777" w:rsidTr="00317A9B">
        <w:trPr>
          <w:trHeight w:val="300"/>
          <w:jc w:val="center"/>
        </w:trPr>
        <w:tc>
          <w:tcPr>
            <w:tcW w:w="240" w:type="dxa"/>
            <w:tcBorders>
              <w:top w:val="nil"/>
              <w:left w:val="single" w:sz="4" w:space="0" w:color="auto"/>
              <w:bottom w:val="nil"/>
              <w:right w:val="nil"/>
            </w:tcBorders>
            <w:shd w:val="clear" w:color="auto" w:fill="auto"/>
            <w:noWrap/>
            <w:vAlign w:val="bottom"/>
            <w:hideMark/>
          </w:tcPr>
          <w:p w14:paraId="6C2CA8C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0853E8E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Cells</w:t>
            </w:r>
          </w:p>
        </w:tc>
        <w:tc>
          <w:tcPr>
            <w:tcW w:w="1300" w:type="dxa"/>
            <w:tcBorders>
              <w:top w:val="nil"/>
              <w:left w:val="nil"/>
              <w:bottom w:val="single" w:sz="4" w:space="0" w:color="auto"/>
              <w:right w:val="nil"/>
            </w:tcBorders>
            <w:shd w:val="clear" w:color="auto" w:fill="auto"/>
            <w:noWrap/>
            <w:vAlign w:val="bottom"/>
            <w:hideMark/>
          </w:tcPr>
          <w:p w14:paraId="1619F30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w:t>
            </w:r>
          </w:p>
        </w:tc>
        <w:tc>
          <w:tcPr>
            <w:tcW w:w="1300" w:type="dxa"/>
            <w:tcBorders>
              <w:top w:val="nil"/>
              <w:left w:val="nil"/>
              <w:bottom w:val="single" w:sz="4" w:space="0" w:color="auto"/>
              <w:right w:val="nil"/>
            </w:tcBorders>
            <w:shd w:val="clear" w:color="auto" w:fill="auto"/>
            <w:noWrap/>
            <w:vAlign w:val="bottom"/>
            <w:hideMark/>
          </w:tcPr>
          <w:p w14:paraId="7C8E287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w:t>
            </w:r>
          </w:p>
        </w:tc>
        <w:tc>
          <w:tcPr>
            <w:tcW w:w="1300" w:type="dxa"/>
            <w:tcBorders>
              <w:top w:val="nil"/>
              <w:left w:val="nil"/>
              <w:bottom w:val="single" w:sz="4" w:space="0" w:color="auto"/>
              <w:right w:val="nil"/>
            </w:tcBorders>
            <w:shd w:val="clear" w:color="auto" w:fill="auto"/>
            <w:noWrap/>
            <w:vAlign w:val="bottom"/>
            <w:hideMark/>
          </w:tcPr>
          <w:p w14:paraId="74B348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15</w:t>
            </w:r>
          </w:p>
        </w:tc>
        <w:tc>
          <w:tcPr>
            <w:tcW w:w="1300" w:type="dxa"/>
            <w:tcBorders>
              <w:top w:val="nil"/>
              <w:left w:val="nil"/>
              <w:bottom w:val="single" w:sz="4" w:space="0" w:color="auto"/>
              <w:right w:val="nil"/>
            </w:tcBorders>
            <w:shd w:val="clear" w:color="auto" w:fill="auto"/>
            <w:noWrap/>
            <w:vAlign w:val="bottom"/>
            <w:hideMark/>
          </w:tcPr>
          <w:p w14:paraId="1D00A082"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18</w:t>
            </w:r>
          </w:p>
        </w:tc>
        <w:tc>
          <w:tcPr>
            <w:tcW w:w="240" w:type="dxa"/>
            <w:tcBorders>
              <w:top w:val="nil"/>
              <w:left w:val="nil"/>
              <w:bottom w:val="nil"/>
              <w:right w:val="single" w:sz="4" w:space="0" w:color="auto"/>
            </w:tcBorders>
            <w:shd w:val="clear" w:color="auto" w:fill="auto"/>
            <w:noWrap/>
            <w:vAlign w:val="bottom"/>
            <w:hideMark/>
          </w:tcPr>
          <w:p w14:paraId="3C1A65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0E973E06" w14:textId="77777777" w:rsidTr="00317A9B">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827764F"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CF283F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EBDC80A"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1B006A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48FBA7B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795D945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161068F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bl>
    <w:p w14:paraId="329ADCCA" w14:textId="19DA8F3B" w:rsidR="000E70AC" w:rsidRDefault="000E70AC" w:rsidP="0011235A">
      <w:pPr>
        <w:spacing w:line="240" w:lineRule="auto"/>
      </w:pPr>
    </w:p>
    <w:p w14:paraId="06ECE021" w14:textId="66F00B10" w:rsidR="00635F3E" w:rsidRDefault="00635F3E" w:rsidP="0011235A">
      <w:pPr>
        <w:spacing w:after="0" w:line="240" w:lineRule="auto"/>
        <w:jc w:val="left"/>
        <w:rPr>
          <w:rFonts w:asciiTheme="majorHAnsi" w:hAnsiTheme="majorHAnsi" w:cstheme="majorHAnsi"/>
          <w:b/>
          <w:iCs/>
        </w:rPr>
      </w:pPr>
      <w:r>
        <w:rPr>
          <w:rFonts w:asciiTheme="majorHAnsi" w:hAnsiTheme="majorHAnsi" w:cstheme="majorHAnsi"/>
          <w:b/>
          <w:iCs/>
        </w:rPr>
        <w:br w:type="page"/>
      </w:r>
    </w:p>
    <w:p w14:paraId="4BE82DA7" w14:textId="77777777" w:rsidR="00635F3E" w:rsidRPr="00382793" w:rsidRDefault="00635F3E" w:rsidP="0011235A">
      <w:pPr>
        <w:spacing w:line="240" w:lineRule="auto"/>
        <w:rPr>
          <w:rFonts w:asciiTheme="majorHAnsi" w:hAnsiTheme="majorHAnsi" w:cstheme="majorHAnsi"/>
          <w:sz w:val="24"/>
          <w:szCs w:val="24"/>
        </w:rPr>
      </w:pPr>
      <w:r w:rsidRPr="00382793">
        <w:rPr>
          <w:rFonts w:asciiTheme="majorHAnsi" w:hAnsiTheme="majorHAnsi" w:cstheme="majorHAnsi"/>
          <w:noProof/>
          <w:sz w:val="24"/>
          <w:szCs w:val="24"/>
        </w:rPr>
        <w:lastRenderedPageBreak/>
        <w:drawing>
          <wp:inline distT="0" distB="0" distL="0" distR="0" wp14:anchorId="2B3FBD88" wp14:editId="76547475">
            <wp:extent cx="5998720" cy="369152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8720" cy="3691520"/>
                    </a:xfrm>
                    <a:prstGeom prst="rect">
                      <a:avLst/>
                    </a:prstGeom>
                  </pic:spPr>
                </pic:pic>
              </a:graphicData>
            </a:graphic>
          </wp:inline>
        </w:drawing>
      </w:r>
    </w:p>
    <w:p w14:paraId="252C3025" w14:textId="2E8400FC" w:rsidR="00635F3E" w:rsidRPr="00382793" w:rsidRDefault="00635F3E" w:rsidP="0011235A">
      <w:pPr>
        <w:spacing w:line="240" w:lineRule="auto"/>
        <w:rPr>
          <w:rFonts w:asciiTheme="majorHAnsi" w:hAnsiTheme="majorHAnsi" w:cstheme="majorHAnsi"/>
          <w:sz w:val="24"/>
          <w:szCs w:val="24"/>
        </w:rPr>
      </w:pPr>
      <w:r w:rsidRPr="00382793">
        <w:rPr>
          <w:rFonts w:asciiTheme="majorHAnsi" w:hAnsiTheme="majorHAnsi" w:cstheme="majorHAnsi"/>
          <w:b/>
          <w:bCs/>
          <w:sz w:val="24"/>
          <w:szCs w:val="24"/>
        </w:rPr>
        <w:t>Figure 1.1.</w:t>
      </w:r>
      <w:r w:rsidRPr="00382793">
        <w:rPr>
          <w:rFonts w:asciiTheme="majorHAnsi" w:hAnsiTheme="majorHAnsi" w:cstheme="majorHAnsi"/>
          <w:sz w:val="24"/>
          <w:szCs w:val="24"/>
        </w:rPr>
        <w:t xml:space="preserve"> </w:t>
      </w:r>
      <w:r w:rsidRPr="00382793">
        <w:rPr>
          <w:rFonts w:asciiTheme="majorHAnsi" w:hAnsiTheme="majorHAnsi" w:cstheme="majorHAnsi"/>
          <w:bCs/>
          <w:sz w:val="24"/>
          <w:szCs w:val="24"/>
        </w:rPr>
        <w:t xml:space="preserve">CDFW annual Fall Midwater Trawl delta smelt catch numbers (indices) from 1967 to </w:t>
      </w:r>
      <w:del w:id="649" w:author="Shannon Erica Kendal Joslin" w:date="2023-10-14T09:34:00Z">
        <w:r w:rsidRPr="00382793" w:rsidDel="00314053">
          <w:rPr>
            <w:rFonts w:asciiTheme="majorHAnsi" w:hAnsiTheme="majorHAnsi" w:cstheme="majorHAnsi"/>
            <w:bCs/>
            <w:sz w:val="24"/>
            <w:szCs w:val="24"/>
          </w:rPr>
          <w:delText>2021</w:delText>
        </w:r>
      </w:del>
      <w:ins w:id="650" w:author="Shannon Erica Kendal Joslin" w:date="2023-10-14T09:34:00Z">
        <w:r w:rsidR="00314053" w:rsidRPr="00382793">
          <w:rPr>
            <w:rFonts w:asciiTheme="majorHAnsi" w:hAnsiTheme="majorHAnsi" w:cstheme="majorHAnsi"/>
            <w:bCs/>
            <w:sz w:val="24"/>
            <w:szCs w:val="24"/>
          </w:rPr>
          <w:t>202</w:t>
        </w:r>
        <w:r w:rsidR="00314053">
          <w:rPr>
            <w:rFonts w:asciiTheme="majorHAnsi" w:hAnsiTheme="majorHAnsi" w:cstheme="majorHAnsi"/>
            <w:bCs/>
            <w:sz w:val="24"/>
            <w:szCs w:val="24"/>
          </w:rPr>
          <w:t>2</w:t>
        </w:r>
      </w:ins>
      <w:r w:rsidRPr="00382793">
        <w:rPr>
          <w:rFonts w:asciiTheme="majorHAnsi" w:hAnsiTheme="majorHAnsi" w:cstheme="majorHAnsi"/>
          <w:bCs/>
          <w:sz w:val="24"/>
          <w:szCs w:val="24"/>
        </w:rPr>
        <w:t>. CDFW did not sample in 1974 and 1979. Indices taken from CDFW publicly hosted dataset (https://www.dfg.ca.gov/delta/data/fmwt/indices.asp).</w:t>
      </w:r>
    </w:p>
    <w:p w14:paraId="0072B721" w14:textId="77777777" w:rsidR="00635F3E" w:rsidRDefault="00635F3E" w:rsidP="0011235A">
      <w:pPr>
        <w:spacing w:line="240" w:lineRule="auto"/>
        <w:ind w:right="270"/>
        <w:jc w:val="center"/>
        <w:rPr>
          <w:rFonts w:asciiTheme="majorHAnsi" w:hAnsiTheme="majorHAnsi" w:cstheme="majorHAnsi"/>
          <w:b/>
          <w:iCs/>
        </w:rPr>
      </w:pPr>
    </w:p>
    <w:p w14:paraId="4C6648D9" w14:textId="485F05EA" w:rsidR="00644092" w:rsidRPr="002C7062" w:rsidRDefault="00644092" w:rsidP="0011235A">
      <w:pPr>
        <w:spacing w:line="240" w:lineRule="auto"/>
        <w:ind w:right="270"/>
        <w:jc w:val="center"/>
        <w:rPr>
          <w:rFonts w:asciiTheme="majorHAnsi" w:hAnsiTheme="majorHAnsi" w:cstheme="majorHAnsi"/>
          <w:b/>
          <w:iCs/>
        </w:rPr>
      </w:pPr>
      <w:r w:rsidRPr="002C7062">
        <w:rPr>
          <w:rFonts w:asciiTheme="majorHAnsi" w:hAnsiTheme="majorHAnsi" w:cstheme="majorHAnsi"/>
          <w:b/>
          <w:iCs/>
          <w:noProof/>
        </w:rPr>
        <w:lastRenderedPageBreak/>
        <w:drawing>
          <wp:inline distT="0" distB="0" distL="0" distR="0" wp14:anchorId="6DB8E9E7" wp14:editId="69F24717">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3"/>
                    <a:stretch>
                      <a:fillRect/>
                    </a:stretch>
                  </pic:blipFill>
                  <pic:spPr bwMode="auto">
                    <a:xfrm>
                      <a:off x="0" y="0"/>
                      <a:ext cx="4106926" cy="7159617"/>
                    </a:xfrm>
                    <a:prstGeom prst="rect">
                      <a:avLst/>
                    </a:prstGeom>
                  </pic:spPr>
                </pic:pic>
              </a:graphicData>
            </a:graphic>
          </wp:inline>
        </w:drawing>
      </w:r>
    </w:p>
    <w:p w14:paraId="70B590F0" w14:textId="53EA44DB" w:rsidR="000E70AC" w:rsidRPr="005549A1" w:rsidRDefault="00644092" w:rsidP="0011235A">
      <w:pPr>
        <w:spacing w:line="240" w:lineRule="auto"/>
        <w:rPr>
          <w:rFonts w:asciiTheme="majorHAnsi" w:hAnsiTheme="majorHAnsi" w:cstheme="majorHAnsi"/>
          <w:bCs/>
          <w:sz w:val="24"/>
          <w:szCs w:val="24"/>
        </w:rPr>
      </w:pPr>
      <w:r w:rsidRPr="005549A1">
        <w:rPr>
          <w:rFonts w:asciiTheme="majorHAnsi" w:hAnsiTheme="majorHAnsi" w:cstheme="majorHAnsi"/>
          <w:b/>
          <w:bCs/>
          <w:sz w:val="24"/>
          <w:szCs w:val="24"/>
        </w:rPr>
        <w:t>Figure 2.1.</w:t>
      </w:r>
      <w:r w:rsidRPr="005549A1">
        <w:rPr>
          <w:rFonts w:asciiTheme="majorHAnsi" w:hAnsiTheme="majorHAnsi" w:cstheme="majorHAnsi"/>
          <w:sz w:val="24"/>
          <w:szCs w:val="24"/>
        </w:rPr>
        <w:t xml:space="preserve"> </w:t>
      </w:r>
      <w:r w:rsidRPr="005549A1">
        <w:rPr>
          <w:rFonts w:asciiTheme="majorHAnsi" w:hAnsiTheme="majorHAnsi" w:cstheme="majorHAnsi"/>
          <w:bCs/>
          <w:sz w:val="24"/>
          <w:szCs w:val="24"/>
        </w:rPr>
        <w:t>Pulse field gel images of extracted HMW gDNA from six rounds (A-F) of extractions. Green boxes surround lanes from extracted samples usable for long-read and linked-read sequencing (extraction distribution centered ~50</w:t>
      </w:r>
      <w:r w:rsidR="00C6769A">
        <w:rPr>
          <w:rFonts w:asciiTheme="majorHAnsi" w:hAnsiTheme="majorHAnsi" w:cstheme="majorHAnsi"/>
          <w:bCs/>
          <w:sz w:val="24"/>
          <w:szCs w:val="24"/>
        </w:rPr>
        <w:t xml:space="preserve"> </w:t>
      </w:r>
      <w:r w:rsidRPr="005549A1">
        <w:rPr>
          <w:rFonts w:asciiTheme="majorHAnsi" w:hAnsiTheme="majorHAnsi" w:cstheme="majorHAnsi"/>
          <w:bCs/>
          <w:sz w:val="24"/>
          <w:szCs w:val="24"/>
        </w:rPr>
        <w:t xml:space="preserve">kb) by the UC Davis </w:t>
      </w:r>
      <w:r w:rsidR="00C6769A">
        <w:rPr>
          <w:rFonts w:asciiTheme="majorHAnsi" w:hAnsiTheme="majorHAnsi" w:cstheme="majorHAnsi"/>
          <w:bCs/>
          <w:sz w:val="24"/>
          <w:szCs w:val="24"/>
        </w:rPr>
        <w:t>DNA Technologies and Expression Analysis Core</w:t>
      </w:r>
      <w:r w:rsidRPr="005549A1">
        <w:rPr>
          <w:rFonts w:asciiTheme="majorHAnsi" w:hAnsiTheme="majorHAnsi" w:cstheme="majorHAnsi"/>
          <w:bCs/>
          <w:sz w:val="24"/>
          <w:szCs w:val="24"/>
        </w:rPr>
        <w:t>, yellow boxes surround lanes from samples with insufficient extraction lengths or concentration. A) Extraction #1: usable HMW gDNA from female b</w:t>
      </w:r>
      <w:r w:rsidRPr="005549A1">
        <w:rPr>
          <w:rFonts w:asciiTheme="majorHAnsi" w:hAnsiTheme="majorHAnsi" w:cstheme="majorHAnsi"/>
          <w:iCs/>
          <w:sz w:val="24"/>
          <w:szCs w:val="24"/>
        </w:rPr>
        <w:t xml:space="preserve">ack muscle tissue </w:t>
      </w:r>
      <w:r w:rsidRPr="005549A1">
        <w:rPr>
          <w:rFonts w:asciiTheme="majorHAnsi" w:hAnsiTheme="majorHAnsi" w:cstheme="majorHAnsi"/>
          <w:iCs/>
          <w:sz w:val="24"/>
          <w:szCs w:val="24"/>
        </w:rPr>
        <w:lastRenderedPageBreak/>
        <w:t>(T1F02_BM_FF</w:t>
      </w:r>
      <w:r w:rsidRPr="005549A1">
        <w:rPr>
          <w:rFonts w:asciiTheme="majorHAnsi" w:hAnsiTheme="majorHAnsi" w:cstheme="majorHAnsi"/>
          <w:bCs/>
          <w:sz w:val="24"/>
          <w:szCs w:val="24"/>
        </w:rPr>
        <w:t xml:space="preserve">), B) Extraction #2: no usable </w:t>
      </w:r>
      <w:r w:rsidR="008F7FE6">
        <w:rPr>
          <w:rFonts w:asciiTheme="majorHAnsi" w:hAnsiTheme="majorHAnsi" w:cstheme="majorHAnsi"/>
          <w:bCs/>
          <w:sz w:val="24"/>
          <w:szCs w:val="24"/>
        </w:rPr>
        <w:t>DNA</w:t>
      </w:r>
      <w:r w:rsidRPr="005549A1">
        <w:rPr>
          <w:rFonts w:asciiTheme="majorHAnsi" w:hAnsiTheme="majorHAnsi" w:cstheme="majorHAnsi"/>
          <w:bCs/>
          <w:sz w:val="24"/>
          <w:szCs w:val="24"/>
        </w:rPr>
        <w:t xml:space="preserve">, C) Extraction #3: no usable </w:t>
      </w:r>
      <w:r w:rsidR="008F7FE6">
        <w:rPr>
          <w:rFonts w:asciiTheme="majorHAnsi" w:hAnsiTheme="majorHAnsi" w:cstheme="majorHAnsi"/>
          <w:bCs/>
          <w:sz w:val="24"/>
          <w:szCs w:val="24"/>
        </w:rPr>
        <w:t>DNA</w:t>
      </w:r>
      <w:r w:rsidRPr="005549A1">
        <w:rPr>
          <w:rFonts w:asciiTheme="majorHAnsi" w:hAnsiTheme="majorHAnsi" w:cstheme="majorHAnsi"/>
          <w:bCs/>
          <w:sz w:val="24"/>
          <w:szCs w:val="24"/>
        </w:rPr>
        <w:t xml:space="preserve">, D) Extraction #4: No usable </w:t>
      </w:r>
      <w:r w:rsidR="008F7FE6">
        <w:rPr>
          <w:rFonts w:asciiTheme="majorHAnsi" w:hAnsiTheme="majorHAnsi" w:cstheme="majorHAnsi"/>
          <w:bCs/>
          <w:sz w:val="24"/>
          <w:szCs w:val="24"/>
        </w:rPr>
        <w:t>DNA</w:t>
      </w:r>
      <w:r w:rsidRPr="005549A1">
        <w:rPr>
          <w:rFonts w:asciiTheme="majorHAnsi" w:hAnsiTheme="majorHAnsi" w:cstheme="majorHAnsi"/>
          <w:bCs/>
          <w:sz w:val="24"/>
          <w:szCs w:val="24"/>
        </w:rPr>
        <w:t>, E) Extraction #5: usable HMW gDNA from male b</w:t>
      </w:r>
      <w:r w:rsidRPr="005549A1">
        <w:rPr>
          <w:rFonts w:asciiTheme="majorHAnsi" w:hAnsiTheme="majorHAnsi" w:cstheme="majorHAnsi"/>
          <w:iCs/>
          <w:sz w:val="24"/>
          <w:szCs w:val="24"/>
        </w:rPr>
        <w:t xml:space="preserve">ack muscle tissue </w:t>
      </w:r>
      <w:r w:rsidRPr="005549A1">
        <w:rPr>
          <w:rFonts w:asciiTheme="majorHAnsi" w:hAnsiTheme="majorHAnsi" w:cstheme="majorHAnsi"/>
          <w:bCs/>
          <w:sz w:val="24"/>
          <w:szCs w:val="24"/>
        </w:rPr>
        <w:t>(T3M02_BM_FF); F) Extraction #6: usable HMW gDNA from female gill</w:t>
      </w:r>
      <w:r w:rsidRPr="005549A1">
        <w:rPr>
          <w:rFonts w:asciiTheme="majorHAnsi" w:hAnsiTheme="majorHAnsi" w:cstheme="majorHAnsi"/>
          <w:iCs/>
          <w:sz w:val="24"/>
          <w:szCs w:val="24"/>
        </w:rPr>
        <w:t xml:space="preserve"> tissue </w:t>
      </w:r>
      <w:r w:rsidRPr="005549A1">
        <w:rPr>
          <w:rFonts w:asciiTheme="majorHAnsi" w:hAnsiTheme="majorHAnsi" w:cstheme="majorHAnsi"/>
          <w:bCs/>
          <w:sz w:val="24"/>
          <w:szCs w:val="24"/>
        </w:rPr>
        <w:t>(T3F02_SC_FF).</w:t>
      </w:r>
    </w:p>
    <w:p w14:paraId="533002A2" w14:textId="3E3852C1" w:rsidR="00C1267C" w:rsidRPr="005549A1" w:rsidRDefault="00C1267C" w:rsidP="0011235A">
      <w:pPr>
        <w:spacing w:line="240" w:lineRule="auto"/>
        <w:rPr>
          <w:rFonts w:asciiTheme="majorHAnsi" w:hAnsiTheme="majorHAnsi" w:cstheme="majorHAnsi"/>
          <w:sz w:val="24"/>
          <w:szCs w:val="24"/>
        </w:rPr>
      </w:pPr>
      <w:r w:rsidRPr="005549A1">
        <w:rPr>
          <w:rFonts w:asciiTheme="majorHAnsi" w:hAnsiTheme="majorHAnsi" w:cstheme="majorHAnsi"/>
          <w:sz w:val="24"/>
          <w:szCs w:val="24"/>
        </w:rPr>
        <w:br w:type="page"/>
      </w:r>
    </w:p>
    <w:p w14:paraId="11CB817F" w14:textId="77777777" w:rsidR="00644092" w:rsidRPr="005549A1" w:rsidRDefault="00644092" w:rsidP="0011235A">
      <w:pPr>
        <w:spacing w:line="240" w:lineRule="auto"/>
        <w:rPr>
          <w:rFonts w:asciiTheme="majorHAnsi" w:hAnsiTheme="majorHAnsi" w:cstheme="majorHAnsi"/>
          <w:sz w:val="24"/>
          <w:szCs w:val="24"/>
        </w:rPr>
      </w:pPr>
    </w:p>
    <w:p w14:paraId="67C0ACE0"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6ADA1AD6" wp14:editId="4C447329">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65B4F9A5" w14:textId="403E3BCD" w:rsidR="00644092" w:rsidRDefault="00644092" w:rsidP="0011235A">
      <w:pPr>
        <w:spacing w:line="240" w:lineRule="auto"/>
        <w:ind w:right="270"/>
        <w:rPr>
          <w:ins w:id="651" w:author="Shannon Erica Kendal Joslin" w:date="2023-10-13T10:45:00Z"/>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t>Figure 2.2.</w:t>
      </w:r>
      <w:r w:rsidRPr="005549A1">
        <w:rPr>
          <w:rFonts w:asciiTheme="majorHAnsi" w:eastAsia="Times New Roman" w:hAnsiTheme="majorHAnsi" w:cstheme="majorHAnsi"/>
          <w:sz w:val="24"/>
          <w:szCs w:val="24"/>
        </w:rPr>
        <w:t xml:space="preserve"> </w:t>
      </w:r>
      <w:ins w:id="652" w:author="Shannon Erica Kendal Joslin" w:date="2023-10-13T10:44:00Z">
        <w:r w:rsidR="003B2669">
          <w:rPr>
            <w:rFonts w:asciiTheme="majorHAnsi" w:eastAsia="Times New Roman" w:hAnsiTheme="majorHAnsi" w:cstheme="majorHAnsi"/>
            <w:sz w:val="24"/>
            <w:szCs w:val="24"/>
          </w:rPr>
          <w:t xml:space="preserve">Bioanalyzer </w:t>
        </w:r>
      </w:ins>
      <w:ins w:id="653" w:author="Shannon Erica Kendal Joslin" w:date="2023-10-13T10:39:00Z">
        <w:r w:rsidR="00B373FD">
          <w:rPr>
            <w:rFonts w:asciiTheme="majorHAnsi" w:eastAsia="Times New Roman" w:hAnsiTheme="majorHAnsi" w:cstheme="majorHAnsi"/>
            <w:sz w:val="24"/>
            <w:szCs w:val="24"/>
          </w:rPr>
          <w:t xml:space="preserve">2100 </w:t>
        </w:r>
      </w:ins>
      <w:ins w:id="654" w:author="Shannon Erica Kendal Joslin" w:date="2023-10-13T10:28:00Z">
        <w:r w:rsidR="00585FF9">
          <w:rPr>
            <w:rFonts w:asciiTheme="majorHAnsi" w:eastAsia="Times New Roman" w:hAnsiTheme="majorHAnsi" w:cstheme="majorHAnsi"/>
            <w:sz w:val="24"/>
            <w:szCs w:val="24"/>
          </w:rPr>
          <w:t>e</w:t>
        </w:r>
      </w:ins>
      <w:del w:id="655" w:author="Shannon Erica Kendal Joslin" w:date="2023-10-13T10:28:00Z">
        <w:r w:rsidRPr="005549A1" w:rsidDel="00585FF9">
          <w:rPr>
            <w:rFonts w:asciiTheme="majorHAnsi" w:eastAsia="Times New Roman" w:hAnsiTheme="majorHAnsi" w:cstheme="majorHAnsi"/>
            <w:sz w:val="24"/>
            <w:szCs w:val="24"/>
          </w:rPr>
          <w:delText>E</w:delText>
        </w:r>
      </w:del>
      <w:r w:rsidRPr="005549A1">
        <w:rPr>
          <w:rFonts w:asciiTheme="majorHAnsi" w:eastAsia="Times New Roman" w:hAnsiTheme="majorHAnsi" w:cstheme="majorHAnsi"/>
          <w:sz w:val="24"/>
          <w:szCs w:val="24"/>
        </w:rPr>
        <w:t>lectropherogram</w:t>
      </w:r>
      <w:ins w:id="656" w:author="Shannon Erica Kendal Joslin" w:date="2023-10-13T10:42:00Z">
        <w:r w:rsidR="001717FA">
          <w:rPr>
            <w:rFonts w:asciiTheme="majorHAnsi" w:eastAsia="Times New Roman" w:hAnsiTheme="majorHAnsi" w:cstheme="majorHAnsi"/>
            <w:sz w:val="24"/>
            <w:szCs w:val="24"/>
          </w:rPr>
          <w:t xml:space="preserve"> read out</w:t>
        </w:r>
      </w:ins>
      <w:del w:id="657" w:author="Shannon Erica Kendal Joslin" w:date="2023-10-13T10:42:00Z">
        <w:r w:rsidRPr="005549A1" w:rsidDel="001717FA">
          <w:rPr>
            <w:rFonts w:asciiTheme="majorHAnsi" w:eastAsia="Times New Roman" w:hAnsiTheme="majorHAnsi" w:cstheme="majorHAnsi"/>
            <w:sz w:val="24"/>
            <w:szCs w:val="24"/>
          </w:rPr>
          <w:delText>s</w:delText>
        </w:r>
      </w:del>
      <w:r w:rsidRPr="005549A1">
        <w:rPr>
          <w:rFonts w:asciiTheme="majorHAnsi" w:eastAsia="Times New Roman" w:hAnsiTheme="majorHAnsi" w:cstheme="majorHAnsi"/>
          <w:sz w:val="24"/>
          <w:szCs w:val="24"/>
        </w:rPr>
        <w:t xml:space="preserve"> of </w:t>
      </w:r>
      <w:ins w:id="658" w:author="Shannon Erica Kendal Joslin" w:date="2023-10-13T10:36:00Z">
        <w:r w:rsidR="00B373FD">
          <w:rPr>
            <w:rFonts w:asciiTheme="majorHAnsi" w:eastAsia="Times New Roman" w:hAnsiTheme="majorHAnsi" w:cstheme="majorHAnsi"/>
            <w:sz w:val="24"/>
            <w:szCs w:val="24"/>
          </w:rPr>
          <w:t xml:space="preserve">sheared </w:t>
        </w:r>
      </w:ins>
      <w:r w:rsidR="00B373FD">
        <w:rPr>
          <w:rFonts w:asciiTheme="majorHAnsi" w:eastAsia="Times New Roman" w:hAnsiTheme="majorHAnsi" w:cstheme="majorHAnsi"/>
          <w:sz w:val="24"/>
          <w:szCs w:val="24"/>
        </w:rPr>
        <w:t>fe</w:t>
      </w:r>
      <w:r w:rsidRPr="005549A1">
        <w:rPr>
          <w:rFonts w:asciiTheme="majorHAnsi" w:eastAsia="Times New Roman" w:hAnsiTheme="majorHAnsi" w:cstheme="majorHAnsi"/>
          <w:sz w:val="24"/>
          <w:szCs w:val="24"/>
        </w:rPr>
        <w:t xml:space="preserve">male and male </w:t>
      </w:r>
      <w:del w:id="659" w:author="Shannon Erica Kendal Joslin" w:date="2023-10-13T10:35:00Z">
        <w:r w:rsidRPr="005549A1" w:rsidDel="00020C5F">
          <w:rPr>
            <w:rFonts w:asciiTheme="majorHAnsi" w:eastAsia="Times New Roman" w:hAnsiTheme="majorHAnsi" w:cstheme="majorHAnsi"/>
            <w:sz w:val="24"/>
            <w:szCs w:val="24"/>
          </w:rPr>
          <w:delText xml:space="preserve">samples </w:delText>
        </w:r>
      </w:del>
      <w:ins w:id="660" w:author="Shannon Erica Kendal Joslin" w:date="2023-10-13T10:45:00Z">
        <w:r w:rsidR="003B2669">
          <w:rPr>
            <w:rFonts w:asciiTheme="majorHAnsi" w:eastAsia="Times New Roman" w:hAnsiTheme="majorHAnsi" w:cstheme="majorHAnsi"/>
            <w:sz w:val="24"/>
            <w:szCs w:val="24"/>
          </w:rPr>
          <w:t xml:space="preserve">post-GEM DNA </w:t>
        </w:r>
      </w:ins>
      <w:r w:rsidRPr="005549A1">
        <w:rPr>
          <w:rFonts w:asciiTheme="majorHAnsi" w:eastAsia="Times New Roman" w:hAnsiTheme="majorHAnsi" w:cstheme="majorHAnsi"/>
          <w:sz w:val="24"/>
          <w:szCs w:val="24"/>
        </w:rPr>
        <w:t xml:space="preserve">used for </w:t>
      </w:r>
      <w:proofErr w:type="gramStart"/>
      <w:r w:rsidRPr="005549A1">
        <w:rPr>
          <w:rFonts w:asciiTheme="majorHAnsi" w:eastAsia="Times New Roman" w:hAnsiTheme="majorHAnsi" w:cstheme="majorHAnsi"/>
          <w:sz w:val="24"/>
          <w:szCs w:val="24"/>
        </w:rPr>
        <w:t>linked-read</w:t>
      </w:r>
      <w:proofErr w:type="gramEnd"/>
      <w:r w:rsidRPr="005549A1">
        <w:rPr>
          <w:rFonts w:asciiTheme="majorHAnsi" w:eastAsia="Times New Roman" w:hAnsiTheme="majorHAnsi" w:cstheme="majorHAnsi"/>
          <w:sz w:val="24"/>
          <w:szCs w:val="24"/>
        </w:rPr>
        <w:t xml:space="preserve"> library prep</w:t>
      </w:r>
      <w:ins w:id="661" w:author="Shannon Erica Kendal Joslin" w:date="2023-10-13T10:45:00Z">
        <w:r w:rsidR="003B2669">
          <w:rPr>
            <w:rFonts w:asciiTheme="majorHAnsi" w:eastAsia="Times New Roman" w:hAnsiTheme="majorHAnsi" w:cstheme="majorHAnsi"/>
            <w:sz w:val="24"/>
            <w:szCs w:val="24"/>
          </w:rPr>
          <w:t>.</w:t>
        </w:r>
      </w:ins>
      <w:ins w:id="662" w:author="Shannon Erica Kendal Joslin" w:date="2023-10-13T10:38:00Z">
        <w:r w:rsidR="00B373FD">
          <w:rPr>
            <w:rFonts w:asciiTheme="majorHAnsi" w:eastAsia="Times New Roman" w:hAnsiTheme="majorHAnsi" w:cstheme="majorHAnsi"/>
            <w:sz w:val="24"/>
            <w:szCs w:val="24"/>
          </w:rPr>
          <w:t xml:space="preserve"> </w:t>
        </w:r>
      </w:ins>
      <w:ins w:id="663" w:author="Shannon Erica Kendal Joslin" w:date="2023-10-13T10:52:00Z">
        <w:r w:rsidR="00096E1C">
          <w:rPr>
            <w:rFonts w:asciiTheme="majorHAnsi" w:eastAsia="Times New Roman" w:hAnsiTheme="majorHAnsi" w:cstheme="majorHAnsi"/>
            <w:sz w:val="24"/>
            <w:szCs w:val="24"/>
          </w:rPr>
          <w:t xml:space="preserve">Lower and upper </w:t>
        </w:r>
      </w:ins>
      <w:ins w:id="664" w:author="Shannon Erica Kendal Joslin" w:date="2023-10-13T10:50:00Z">
        <w:r w:rsidR="00096E1C">
          <w:rPr>
            <w:rFonts w:asciiTheme="majorHAnsi" w:eastAsia="Times New Roman" w:hAnsiTheme="majorHAnsi" w:cstheme="majorHAnsi"/>
            <w:sz w:val="24"/>
            <w:szCs w:val="24"/>
          </w:rPr>
          <w:t>Agilent H</w:t>
        </w:r>
      </w:ins>
      <w:ins w:id="665" w:author="Shannon Erica Kendal Joslin" w:date="2023-10-13T10:49:00Z">
        <w:r w:rsidR="00096E1C">
          <w:rPr>
            <w:rFonts w:asciiTheme="majorHAnsi" w:eastAsia="Times New Roman" w:hAnsiTheme="majorHAnsi" w:cstheme="majorHAnsi"/>
            <w:sz w:val="24"/>
            <w:szCs w:val="24"/>
          </w:rPr>
          <w:t xml:space="preserve">igh </w:t>
        </w:r>
      </w:ins>
      <w:ins w:id="666" w:author="Shannon Erica Kendal Joslin" w:date="2023-10-13T10:50:00Z">
        <w:r w:rsidR="00096E1C">
          <w:rPr>
            <w:rFonts w:asciiTheme="majorHAnsi" w:eastAsia="Times New Roman" w:hAnsiTheme="majorHAnsi" w:cstheme="majorHAnsi"/>
            <w:sz w:val="24"/>
            <w:szCs w:val="24"/>
          </w:rPr>
          <w:t>S</w:t>
        </w:r>
      </w:ins>
      <w:ins w:id="667" w:author="Shannon Erica Kendal Joslin" w:date="2023-10-13T10:49:00Z">
        <w:r w:rsidR="00096E1C">
          <w:rPr>
            <w:rFonts w:asciiTheme="majorHAnsi" w:eastAsia="Times New Roman" w:hAnsiTheme="majorHAnsi" w:cstheme="majorHAnsi"/>
            <w:sz w:val="24"/>
            <w:szCs w:val="24"/>
          </w:rPr>
          <w:t xml:space="preserve">ensitivity </w:t>
        </w:r>
      </w:ins>
      <w:ins w:id="668" w:author="Shannon Erica Kendal Joslin" w:date="2023-10-13T10:48:00Z">
        <w:r w:rsidR="00096E1C">
          <w:rPr>
            <w:rFonts w:asciiTheme="majorHAnsi" w:eastAsia="Times New Roman" w:hAnsiTheme="majorHAnsi" w:cstheme="majorHAnsi"/>
            <w:sz w:val="24"/>
            <w:szCs w:val="24"/>
          </w:rPr>
          <w:t xml:space="preserve">DNA </w:t>
        </w:r>
      </w:ins>
      <w:ins w:id="669" w:author="Shannon Erica Kendal Joslin" w:date="2023-10-13T10:50:00Z">
        <w:r w:rsidR="00096E1C">
          <w:rPr>
            <w:rFonts w:asciiTheme="majorHAnsi" w:eastAsia="Times New Roman" w:hAnsiTheme="majorHAnsi" w:cstheme="majorHAnsi"/>
            <w:sz w:val="24"/>
            <w:szCs w:val="24"/>
          </w:rPr>
          <w:t>Kit</w:t>
        </w:r>
      </w:ins>
      <w:ins w:id="670" w:author="Shannon Erica Kendal Joslin" w:date="2023-10-13T10:52:00Z">
        <w:r w:rsidR="00096E1C">
          <w:rPr>
            <w:rFonts w:asciiTheme="majorHAnsi" w:eastAsia="Times New Roman" w:hAnsiTheme="majorHAnsi" w:cstheme="majorHAnsi"/>
            <w:sz w:val="24"/>
            <w:szCs w:val="24"/>
          </w:rPr>
          <w:t xml:space="preserve"> </w:t>
        </w:r>
        <w:r w:rsidR="00096E1C" w:rsidRPr="00FD21E9">
          <w:rPr>
            <w:rFonts w:asciiTheme="majorHAnsi" w:hAnsiTheme="majorHAnsi" w:cstheme="majorHAnsi"/>
            <w:sz w:val="24"/>
            <w:szCs w:val="24"/>
          </w:rPr>
          <w:t>(Agilent, cat. 5067-4626)</w:t>
        </w:r>
      </w:ins>
      <w:ins w:id="671" w:author="Shannon Erica Kendal Joslin" w:date="2023-10-13T10:50:00Z">
        <w:r w:rsidR="00096E1C">
          <w:rPr>
            <w:rFonts w:asciiTheme="majorHAnsi" w:eastAsia="Times New Roman" w:hAnsiTheme="majorHAnsi" w:cstheme="majorHAnsi"/>
            <w:sz w:val="24"/>
            <w:szCs w:val="24"/>
          </w:rPr>
          <w:t xml:space="preserve"> </w:t>
        </w:r>
      </w:ins>
      <w:ins w:id="672" w:author="Shannon Erica Kendal Joslin" w:date="2023-10-13T10:51:00Z">
        <w:r w:rsidR="00096E1C">
          <w:rPr>
            <w:rFonts w:asciiTheme="majorHAnsi" w:eastAsia="Times New Roman" w:hAnsiTheme="majorHAnsi" w:cstheme="majorHAnsi"/>
            <w:sz w:val="24"/>
            <w:szCs w:val="24"/>
          </w:rPr>
          <w:t xml:space="preserve">ladder </w:t>
        </w:r>
      </w:ins>
      <w:ins w:id="673" w:author="Shannon Erica Kendal Joslin" w:date="2023-10-13T10:52:00Z">
        <w:r w:rsidR="00096E1C">
          <w:rPr>
            <w:rFonts w:asciiTheme="majorHAnsi" w:eastAsia="Times New Roman" w:hAnsiTheme="majorHAnsi" w:cstheme="majorHAnsi"/>
            <w:sz w:val="24"/>
            <w:szCs w:val="24"/>
          </w:rPr>
          <w:t>DNA M</w:t>
        </w:r>
      </w:ins>
      <w:ins w:id="674" w:author="Shannon Erica Kendal Joslin" w:date="2023-10-13T10:48:00Z">
        <w:r w:rsidR="00096E1C">
          <w:rPr>
            <w:rFonts w:asciiTheme="majorHAnsi" w:eastAsia="Times New Roman" w:hAnsiTheme="majorHAnsi" w:cstheme="majorHAnsi"/>
            <w:sz w:val="24"/>
            <w:szCs w:val="24"/>
          </w:rPr>
          <w:t>arkers</w:t>
        </w:r>
      </w:ins>
      <w:ins w:id="675" w:author="Shannon Erica Kendal Joslin" w:date="2023-10-13T10:39:00Z">
        <w:r w:rsidR="00B373FD">
          <w:rPr>
            <w:rFonts w:asciiTheme="majorHAnsi" w:eastAsia="Times New Roman" w:hAnsiTheme="majorHAnsi" w:cstheme="majorHAnsi"/>
            <w:sz w:val="24"/>
            <w:szCs w:val="24"/>
          </w:rPr>
          <w:t xml:space="preserve"> denoted in </w:t>
        </w:r>
      </w:ins>
      <w:ins w:id="676" w:author="Shannon Erica Kendal Joslin" w:date="2023-10-13T10:50:00Z">
        <w:r w:rsidR="00096E1C">
          <w:rPr>
            <w:rFonts w:asciiTheme="majorHAnsi" w:eastAsia="Times New Roman" w:hAnsiTheme="majorHAnsi" w:cstheme="majorHAnsi"/>
            <w:sz w:val="24"/>
            <w:szCs w:val="24"/>
          </w:rPr>
          <w:t>green</w:t>
        </w:r>
      </w:ins>
      <w:ins w:id="677" w:author="Shannon Erica Kendal Joslin" w:date="2023-10-13T10:41:00Z">
        <w:r w:rsidR="00B373FD">
          <w:rPr>
            <w:rFonts w:asciiTheme="majorHAnsi" w:eastAsia="Times New Roman" w:hAnsiTheme="majorHAnsi" w:cstheme="majorHAnsi"/>
            <w:sz w:val="24"/>
            <w:szCs w:val="24"/>
          </w:rPr>
          <w:t xml:space="preserve"> (35 bp)</w:t>
        </w:r>
      </w:ins>
      <w:ins w:id="678" w:author="Shannon Erica Kendal Joslin" w:date="2023-10-13T10:39:00Z">
        <w:r w:rsidR="00B373FD">
          <w:rPr>
            <w:rFonts w:asciiTheme="majorHAnsi" w:eastAsia="Times New Roman" w:hAnsiTheme="majorHAnsi" w:cstheme="majorHAnsi"/>
            <w:sz w:val="24"/>
            <w:szCs w:val="24"/>
          </w:rPr>
          <w:t xml:space="preserve"> and </w:t>
        </w:r>
      </w:ins>
      <w:ins w:id="679" w:author="Shannon Erica Kendal Joslin" w:date="2023-10-13T10:50:00Z">
        <w:r w:rsidR="00096E1C">
          <w:rPr>
            <w:rFonts w:asciiTheme="majorHAnsi" w:eastAsia="Times New Roman" w:hAnsiTheme="majorHAnsi" w:cstheme="majorHAnsi"/>
            <w:sz w:val="24"/>
            <w:szCs w:val="24"/>
          </w:rPr>
          <w:t>purple</w:t>
        </w:r>
      </w:ins>
      <w:ins w:id="680" w:author="Shannon Erica Kendal Joslin" w:date="2023-10-13T10:41:00Z">
        <w:r w:rsidR="00B373FD">
          <w:rPr>
            <w:rFonts w:asciiTheme="majorHAnsi" w:eastAsia="Times New Roman" w:hAnsiTheme="majorHAnsi" w:cstheme="majorHAnsi"/>
            <w:sz w:val="24"/>
            <w:szCs w:val="24"/>
          </w:rPr>
          <w:t xml:space="preserve"> (10,380 bp)</w:t>
        </w:r>
      </w:ins>
      <w:ins w:id="681" w:author="Shannon Erica Kendal Joslin" w:date="2023-10-13T10:52:00Z">
        <w:r w:rsidR="00096E1C">
          <w:rPr>
            <w:rFonts w:asciiTheme="majorHAnsi" w:eastAsia="Times New Roman" w:hAnsiTheme="majorHAnsi" w:cstheme="majorHAnsi"/>
            <w:sz w:val="24"/>
            <w:szCs w:val="24"/>
          </w:rPr>
          <w:t>, respectively</w:t>
        </w:r>
      </w:ins>
      <w:ins w:id="682" w:author="Shannon Erica Kendal Joslin" w:date="2023-10-13T10:41:00Z">
        <w:r w:rsidR="00B373FD">
          <w:rPr>
            <w:rFonts w:asciiTheme="majorHAnsi" w:eastAsia="Times New Roman" w:hAnsiTheme="majorHAnsi" w:cstheme="majorHAnsi"/>
            <w:sz w:val="24"/>
            <w:szCs w:val="24"/>
          </w:rPr>
          <w:t xml:space="preserve">. Y-axis denotes </w:t>
        </w:r>
      </w:ins>
      <w:ins w:id="683" w:author="Shannon Erica Kendal Joslin" w:date="2023-10-13T10:40:00Z">
        <w:r w:rsidR="00B373FD">
          <w:rPr>
            <w:rFonts w:asciiTheme="majorHAnsi" w:eastAsia="Times New Roman" w:hAnsiTheme="majorHAnsi" w:cstheme="majorHAnsi"/>
            <w:sz w:val="24"/>
            <w:szCs w:val="24"/>
          </w:rPr>
          <w:t>f</w:t>
        </w:r>
      </w:ins>
      <w:ins w:id="684" w:author="Shannon Erica Kendal Joslin" w:date="2023-10-13T10:38:00Z">
        <w:r w:rsidR="00B373FD">
          <w:rPr>
            <w:rFonts w:asciiTheme="majorHAnsi" w:eastAsia="Times New Roman" w:hAnsiTheme="majorHAnsi" w:cstheme="majorHAnsi"/>
            <w:sz w:val="24"/>
            <w:szCs w:val="24"/>
          </w:rPr>
          <w:t>luorescence</w:t>
        </w:r>
      </w:ins>
      <w:ins w:id="685" w:author="Shannon Erica Kendal Joslin" w:date="2023-10-13T10:40:00Z">
        <w:r w:rsidR="00B373FD">
          <w:rPr>
            <w:rFonts w:asciiTheme="majorHAnsi" w:eastAsia="Times New Roman" w:hAnsiTheme="majorHAnsi" w:cstheme="majorHAnsi"/>
            <w:sz w:val="24"/>
            <w:szCs w:val="24"/>
          </w:rPr>
          <w:t xml:space="preserve"> intensity</w:t>
        </w:r>
      </w:ins>
      <w:ins w:id="686" w:author="Shannon Erica Kendal Joslin" w:date="2023-10-13T10:42:00Z">
        <w:r w:rsidR="00B373FD">
          <w:rPr>
            <w:rFonts w:asciiTheme="majorHAnsi" w:eastAsia="Times New Roman" w:hAnsiTheme="majorHAnsi" w:cstheme="majorHAnsi"/>
            <w:sz w:val="24"/>
            <w:szCs w:val="24"/>
          </w:rPr>
          <w:t xml:space="preserve"> (FU</w:t>
        </w:r>
        <w:proofErr w:type="gramStart"/>
        <w:r w:rsidR="00B373FD">
          <w:rPr>
            <w:rFonts w:asciiTheme="majorHAnsi" w:eastAsia="Times New Roman" w:hAnsiTheme="majorHAnsi" w:cstheme="majorHAnsi"/>
            <w:sz w:val="24"/>
            <w:szCs w:val="24"/>
          </w:rPr>
          <w:t>)</w:t>
        </w:r>
        <w:proofErr w:type="gramEnd"/>
        <w:r w:rsidR="00B373FD">
          <w:rPr>
            <w:rFonts w:asciiTheme="majorHAnsi" w:eastAsia="Times New Roman" w:hAnsiTheme="majorHAnsi" w:cstheme="majorHAnsi"/>
            <w:sz w:val="24"/>
            <w:szCs w:val="24"/>
          </w:rPr>
          <w:t xml:space="preserve"> and x-axis denotes fragment size in</w:t>
        </w:r>
      </w:ins>
      <w:ins w:id="687" w:author="Shannon Erica Kendal Joslin" w:date="2023-10-13T10:38:00Z">
        <w:r w:rsidR="00B373FD">
          <w:rPr>
            <w:rFonts w:asciiTheme="majorHAnsi" w:eastAsia="Times New Roman" w:hAnsiTheme="majorHAnsi" w:cstheme="majorHAnsi"/>
            <w:sz w:val="24"/>
            <w:szCs w:val="24"/>
          </w:rPr>
          <w:t xml:space="preserve"> </w:t>
        </w:r>
      </w:ins>
      <w:ins w:id="688" w:author="Shannon Erica Kendal Joslin" w:date="2023-10-13T10:42:00Z">
        <w:r w:rsidR="00B373FD">
          <w:rPr>
            <w:rFonts w:asciiTheme="majorHAnsi" w:eastAsia="Times New Roman" w:hAnsiTheme="majorHAnsi" w:cstheme="majorHAnsi"/>
            <w:sz w:val="24"/>
            <w:szCs w:val="24"/>
          </w:rPr>
          <w:t>base pairs (</w:t>
        </w:r>
      </w:ins>
      <w:ins w:id="689" w:author="Shannon Erica Kendal Joslin" w:date="2023-10-13T10:38:00Z">
        <w:r w:rsidR="00B373FD">
          <w:rPr>
            <w:rFonts w:asciiTheme="majorHAnsi" w:eastAsia="Times New Roman" w:hAnsiTheme="majorHAnsi" w:cstheme="majorHAnsi"/>
            <w:sz w:val="24"/>
            <w:szCs w:val="24"/>
          </w:rPr>
          <w:t>bp</w:t>
        </w:r>
        <w:r w:rsidR="00B373FD">
          <w:rPr>
            <w:rFonts w:asciiTheme="majorHAnsi" w:eastAsia="Times New Roman" w:hAnsiTheme="majorHAnsi" w:cstheme="majorHAnsi"/>
            <w:sz w:val="24"/>
            <w:szCs w:val="24"/>
          </w:rPr>
          <w:t>)</w:t>
        </w:r>
      </w:ins>
      <w:r w:rsidRPr="005549A1">
        <w:rPr>
          <w:rFonts w:asciiTheme="majorHAnsi" w:eastAsia="Times New Roman" w:hAnsiTheme="majorHAnsi" w:cstheme="majorHAnsi"/>
          <w:sz w:val="24"/>
          <w:szCs w:val="24"/>
        </w:rPr>
        <w:t>.</w:t>
      </w:r>
      <w:ins w:id="690" w:author="Andrea Schreier" w:date="2023-09-06T13:40:00Z">
        <w:del w:id="691" w:author="Shannon Erica Kendal Joslin" w:date="2023-10-13T10:42:00Z">
          <w:r w:rsidR="008F7FE6" w:rsidDel="001717FA">
            <w:rPr>
              <w:rFonts w:asciiTheme="majorHAnsi" w:eastAsia="Times New Roman" w:hAnsiTheme="majorHAnsi" w:cstheme="majorHAnsi"/>
              <w:sz w:val="24"/>
              <w:szCs w:val="24"/>
            </w:rPr>
            <w:delText xml:space="preserve"> What do the purple and green lines on the lane diagram indicate?</w:delText>
          </w:r>
        </w:del>
      </w:ins>
    </w:p>
    <w:p w14:paraId="7697DB82"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66A8B49F" wp14:editId="7F18EC33">
            <wp:extent cx="5943152" cy="4955540"/>
            <wp:effectExtent l="0" t="0" r="63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152" cy="4955540"/>
                    </a:xfrm>
                    <a:prstGeom prst="rect">
                      <a:avLst/>
                    </a:prstGeom>
                  </pic:spPr>
                </pic:pic>
              </a:graphicData>
            </a:graphic>
          </wp:inline>
        </w:drawing>
      </w:r>
    </w:p>
    <w:p w14:paraId="142C72B1" w14:textId="0CCC0863" w:rsidR="003F5039" w:rsidRPr="005549A1" w:rsidRDefault="00644092" w:rsidP="0011235A">
      <w:pPr>
        <w:spacing w:line="24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2.3.</w:t>
      </w:r>
      <w:r w:rsidRPr="005549A1">
        <w:rPr>
          <w:rFonts w:asciiTheme="majorHAnsi" w:eastAsia="Times New Roman" w:hAnsiTheme="majorHAnsi" w:cstheme="majorHAnsi"/>
          <w:sz w:val="24"/>
          <w:szCs w:val="24"/>
        </w:rPr>
        <w:t xml:space="preserve"> Linked-read k-mer spectra histograms created from </w:t>
      </w:r>
      <w:r w:rsidR="005549A1" w:rsidRPr="005549A1">
        <w:rPr>
          <w:rFonts w:ascii="Courier" w:hAnsi="Courier" w:cstheme="majorHAnsi"/>
          <w:sz w:val="24"/>
          <w:szCs w:val="24"/>
        </w:rPr>
        <w:t>kat hist</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w:t>
      </w:r>
      <w:r w:rsidR="000505E5">
        <w:rPr>
          <w:rFonts w:asciiTheme="majorHAnsi" w:eastAsia="Times New Roman" w:hAnsiTheme="majorHAnsi" w:cstheme="majorHAnsi"/>
          <w:sz w:val="24"/>
          <w:szCs w:val="24"/>
        </w:rPr>
        <w:t xml:space="preserve"> in KAT </w:t>
      </w:r>
      <w:r w:rsidR="000505E5">
        <w:rPr>
          <w:rFonts w:asciiTheme="majorHAnsi" w:eastAsia="Times New Roman" w:hAnsiTheme="majorHAnsi" w:cstheme="majorHAnsi"/>
          <w:sz w:val="24"/>
          <w:szCs w:val="24"/>
        </w:rPr>
        <w:fldChar w:fldCharType="begin"/>
      </w:r>
      <w:r w:rsidR="000505E5">
        <w:rPr>
          <w:rFonts w:asciiTheme="majorHAnsi" w:eastAsia="Times New Roman" w:hAnsiTheme="majorHAnsi" w:cstheme="majorHAnsi"/>
          <w:sz w:val="24"/>
          <w:szCs w:val="24"/>
        </w:rPr>
        <w:instrText xml:space="preserve"> ADDIN ZOTERO_ITEM CSL_CITATION {"citationID":"uY6I7b2A","properties":{"formattedCitation":"(Mapleson et al., 2017b)","plainCitation":"(Mapleson et al., 2017b)","noteIndex":0},"citationItems":[{"id":468,"uris":["http://zotero.org/users/local/3tku6QP0/items/VLNYT7DL"],"itemData":{"id":468,"type":"article-journal","DOI":"10.1093/bioinformatics/btw663","issue":"November 2016","page":"574-576","title":"Sequence analysis KAT : a K-mer analysis toolkit to quality control NGS datasets and genome assemblies","volume":"33","author":[{"family":"Mapleson","given":"Daniel"},{"family":"Accinelli","given":"Gonzalo Garcia"},{"family":"Kettleborough","given":"George"},{"family":"Wright","given":"Jonathan"},{"family":"Clavijo","given":"Bernardo J"}],"issued":{"date-parts":[["2017"]]}}}],"schema":"https://github.com/citation-style-language/schema/raw/master/csl-citation.json"} </w:instrText>
      </w:r>
      <w:r w:rsidR="000505E5">
        <w:rPr>
          <w:rFonts w:asciiTheme="majorHAnsi" w:eastAsia="Times New Roman" w:hAnsiTheme="majorHAnsi" w:cstheme="majorHAnsi"/>
          <w:sz w:val="24"/>
          <w:szCs w:val="24"/>
        </w:rPr>
        <w:fldChar w:fldCharType="separate"/>
      </w:r>
      <w:r w:rsidR="000505E5">
        <w:rPr>
          <w:rFonts w:asciiTheme="majorHAnsi" w:eastAsia="Times New Roman" w:hAnsiTheme="majorHAnsi" w:cstheme="majorHAnsi"/>
          <w:noProof/>
          <w:sz w:val="24"/>
          <w:szCs w:val="24"/>
        </w:rPr>
        <w:t>(Mapleson et al., 2017b)</w:t>
      </w:r>
      <w:r w:rsidR="000505E5">
        <w:rPr>
          <w:rFonts w:asciiTheme="majorHAnsi" w:eastAsia="Times New Roman" w:hAnsiTheme="majorHAnsi" w:cstheme="majorHAnsi"/>
          <w:sz w:val="24"/>
          <w:szCs w:val="24"/>
        </w:rPr>
        <w:fldChar w:fldCharType="end"/>
      </w:r>
      <w:r w:rsidRPr="005549A1">
        <w:rPr>
          <w:rFonts w:asciiTheme="majorHAnsi" w:eastAsia="Times New Roman" w:hAnsiTheme="majorHAnsi" w:cstheme="majorHAnsi"/>
          <w:sz w:val="24"/>
          <w:szCs w:val="24"/>
        </w:rPr>
        <w:t xml:space="preserve">. Each plot shows the number of distinct k-mers at different frequencies from </w:t>
      </w:r>
      <w:r w:rsidR="007E7567">
        <w:rPr>
          <w:rFonts w:asciiTheme="majorHAnsi" w:eastAsia="Times New Roman" w:hAnsiTheme="majorHAnsi" w:cstheme="majorHAnsi"/>
          <w:sz w:val="24"/>
          <w:szCs w:val="24"/>
        </w:rPr>
        <w:t>fe</w:t>
      </w:r>
      <w:r w:rsidRPr="005549A1">
        <w:rPr>
          <w:rFonts w:asciiTheme="majorHAnsi" w:eastAsia="Times New Roman" w:hAnsiTheme="majorHAnsi" w:cstheme="majorHAnsi"/>
          <w:sz w:val="24"/>
          <w:szCs w:val="24"/>
        </w:rPr>
        <w:t>male (A &amp; B) and male (C &amp; D) sequencing data. Histograms using k=21 (A &amp; C), and k=31 (B &amp; D). The high abundance of low frequency k-mers are expected as a product of sequencing and base calling errors.</w:t>
      </w:r>
    </w:p>
    <w:p w14:paraId="4E59D802" w14:textId="34E49903" w:rsidR="00644092" w:rsidRPr="005549A1" w:rsidRDefault="00644092" w:rsidP="0011235A">
      <w:pPr>
        <w:spacing w:line="240" w:lineRule="auto"/>
        <w:rPr>
          <w:rFonts w:asciiTheme="majorHAnsi" w:hAnsiTheme="majorHAnsi" w:cstheme="majorHAnsi"/>
          <w:sz w:val="24"/>
          <w:szCs w:val="24"/>
        </w:rPr>
      </w:pPr>
    </w:p>
    <w:p w14:paraId="592BF6BF"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269FD6D1" wp14:editId="2140B7E7">
            <wp:extent cx="5943152" cy="495554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152" cy="4955540"/>
                    </a:xfrm>
                    <a:prstGeom prst="rect">
                      <a:avLst/>
                    </a:prstGeom>
                  </pic:spPr>
                </pic:pic>
              </a:graphicData>
            </a:graphic>
          </wp:inline>
        </w:drawing>
      </w:r>
    </w:p>
    <w:p w14:paraId="06A5EDC8" w14:textId="7891AF58" w:rsidR="00644092" w:rsidRPr="005549A1" w:rsidRDefault="00644092" w:rsidP="0011235A">
      <w:pPr>
        <w:spacing w:line="24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2.4.</w:t>
      </w:r>
      <w:r w:rsidRPr="005549A1">
        <w:rPr>
          <w:rFonts w:asciiTheme="majorHAnsi" w:eastAsia="Times New Roman" w:hAnsiTheme="majorHAnsi" w:cstheme="majorHAnsi"/>
          <w:sz w:val="24"/>
          <w:szCs w:val="24"/>
        </w:rPr>
        <w:t xml:space="preserve"> Heatmaps of k-mer frequency (x-axis) vs GC count (y-axis) colored by the number of distinct k-mers created by with the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w:t>
      </w:r>
      <w:r w:rsidR="000505E5">
        <w:rPr>
          <w:rFonts w:asciiTheme="majorHAnsi" w:eastAsia="Times New Roman" w:hAnsiTheme="majorHAnsi" w:cstheme="majorHAnsi"/>
          <w:sz w:val="24"/>
          <w:szCs w:val="24"/>
        </w:rPr>
        <w:t xml:space="preserve"> in KAT </w:t>
      </w:r>
      <w:r w:rsidR="000505E5">
        <w:rPr>
          <w:rFonts w:asciiTheme="majorHAnsi" w:eastAsia="Times New Roman" w:hAnsiTheme="majorHAnsi" w:cstheme="majorHAnsi"/>
          <w:sz w:val="24"/>
          <w:szCs w:val="24"/>
        </w:rPr>
        <w:fldChar w:fldCharType="begin"/>
      </w:r>
      <w:r w:rsidR="000505E5">
        <w:rPr>
          <w:rFonts w:asciiTheme="majorHAnsi" w:eastAsia="Times New Roman" w:hAnsiTheme="majorHAnsi" w:cstheme="majorHAnsi"/>
          <w:sz w:val="24"/>
          <w:szCs w:val="24"/>
        </w:rPr>
        <w:instrText xml:space="preserve"> ADDIN ZOTERO_ITEM CSL_CITATION {"citationID":"6suAGdYK","properties":{"formattedCitation":"(Mapleson et al., 2017b)","plainCitation":"(Mapleson et al., 2017b)","noteIndex":0},"citationItems":[{"id":468,"uris":["http://zotero.org/users/local/3tku6QP0/items/VLNYT7DL"],"itemData":{"id":468,"type":"article-journal","DOI":"10.1093/bioinformatics/btw663","issue":"November 2016","page":"574-576","title":"Sequence analysis KAT : a K-mer analysis toolkit to quality control NGS datasets and genome assemblies","volume":"33","author":[{"family":"Mapleson","given":"Daniel"},{"family":"Accinelli","given":"Gonzalo Garcia"},{"family":"Kettleborough","given":"George"},{"family":"Wright","given":"Jonathan"},{"family":"Clavijo","given":"Bernardo J"}],"issued":{"date-parts":[["2017"]]}}}],"schema":"https://github.com/citation-style-language/schema/raw/master/csl-citation.json"} </w:instrText>
      </w:r>
      <w:r w:rsidR="000505E5">
        <w:rPr>
          <w:rFonts w:asciiTheme="majorHAnsi" w:eastAsia="Times New Roman" w:hAnsiTheme="majorHAnsi" w:cstheme="majorHAnsi"/>
          <w:sz w:val="24"/>
          <w:szCs w:val="24"/>
        </w:rPr>
        <w:fldChar w:fldCharType="separate"/>
      </w:r>
      <w:r w:rsidR="000505E5">
        <w:rPr>
          <w:rFonts w:asciiTheme="majorHAnsi" w:eastAsia="Times New Roman" w:hAnsiTheme="majorHAnsi" w:cstheme="majorHAnsi"/>
          <w:noProof/>
          <w:sz w:val="24"/>
          <w:szCs w:val="24"/>
        </w:rPr>
        <w:t>(Mapleson et al., 2017b)</w:t>
      </w:r>
      <w:r w:rsidR="000505E5">
        <w:rPr>
          <w:rFonts w:asciiTheme="majorHAnsi" w:eastAsia="Times New Roman" w:hAnsiTheme="majorHAnsi" w:cstheme="majorHAnsi"/>
          <w:sz w:val="24"/>
          <w:szCs w:val="24"/>
        </w:rPr>
        <w:fldChar w:fldCharType="end"/>
      </w:r>
      <w:r w:rsidRPr="005549A1">
        <w:rPr>
          <w:rFonts w:asciiTheme="majorHAnsi" w:eastAsia="Times New Roman" w:hAnsiTheme="majorHAnsi" w:cstheme="majorHAnsi"/>
          <w:sz w:val="24"/>
          <w:szCs w:val="24"/>
        </w:rPr>
        <w:t>. Blue indicates fewer distinct k-mers with a given GC count and frequency, while yellow indicates more distinct k-mers. Plots using k=21 (A &amp; C), and k=31 (B &amp; D). No indication of contamination was detected in female (A &amp; B) and male (C &amp; D) sequencing data. Low frequency k-mers with a broad distribution of GC content</w:t>
      </w:r>
      <w:r w:rsidR="00395A40">
        <w:rPr>
          <w:rFonts w:asciiTheme="majorHAnsi" w:eastAsia="Times New Roman" w:hAnsiTheme="majorHAnsi" w:cstheme="majorHAnsi"/>
          <w:sz w:val="24"/>
          <w:szCs w:val="24"/>
        </w:rPr>
        <w:t>, not observed here,</w:t>
      </w:r>
      <w:r w:rsidRPr="005549A1">
        <w:rPr>
          <w:rFonts w:asciiTheme="majorHAnsi" w:eastAsia="Times New Roman" w:hAnsiTheme="majorHAnsi" w:cstheme="majorHAnsi"/>
          <w:sz w:val="24"/>
          <w:szCs w:val="24"/>
        </w:rPr>
        <w:t xml:space="preserve"> </w:t>
      </w:r>
      <w:r w:rsidR="00395A40">
        <w:rPr>
          <w:rFonts w:asciiTheme="majorHAnsi" w:eastAsia="Times New Roman" w:hAnsiTheme="majorHAnsi" w:cstheme="majorHAnsi"/>
          <w:sz w:val="24"/>
          <w:szCs w:val="24"/>
        </w:rPr>
        <w:t>would be</w:t>
      </w:r>
      <w:r w:rsidRPr="005549A1">
        <w:rPr>
          <w:rFonts w:asciiTheme="majorHAnsi" w:eastAsia="Times New Roman" w:hAnsiTheme="majorHAnsi" w:cstheme="majorHAnsi"/>
          <w:sz w:val="24"/>
          <w:szCs w:val="24"/>
        </w:rPr>
        <w:t xml:space="preserve"> expected from sequencing and base calling errors</w:t>
      </w:r>
      <w:r w:rsidRPr="005549A1">
        <w:rPr>
          <w:rFonts w:asciiTheme="majorHAnsi" w:hAnsiTheme="majorHAnsi" w:cstheme="majorHAnsi"/>
          <w:sz w:val="24"/>
          <w:szCs w:val="24"/>
        </w:rPr>
        <w:t>.</w:t>
      </w:r>
    </w:p>
    <w:p w14:paraId="40CED0C5" w14:textId="671227F8" w:rsidR="00644092" w:rsidRPr="005549A1" w:rsidRDefault="00644092" w:rsidP="0011235A">
      <w:pPr>
        <w:spacing w:line="240" w:lineRule="auto"/>
        <w:rPr>
          <w:rFonts w:asciiTheme="majorHAnsi" w:hAnsiTheme="majorHAnsi" w:cstheme="majorHAnsi"/>
          <w:sz w:val="24"/>
          <w:szCs w:val="24"/>
        </w:rPr>
      </w:pPr>
    </w:p>
    <w:p w14:paraId="5699EFD5"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13B2DBDB" wp14:editId="5FE3E292">
            <wp:extent cx="5943152" cy="495554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152" cy="4955540"/>
                    </a:xfrm>
                    <a:prstGeom prst="rect">
                      <a:avLst/>
                    </a:prstGeom>
                  </pic:spPr>
                </pic:pic>
              </a:graphicData>
            </a:graphic>
          </wp:inline>
        </w:drawing>
      </w:r>
    </w:p>
    <w:p w14:paraId="6A929033" w14:textId="6EB87C13" w:rsidR="00644092" w:rsidRPr="005549A1" w:rsidRDefault="00644092" w:rsidP="0011235A">
      <w:pPr>
        <w:spacing w:line="240" w:lineRule="auto"/>
        <w:ind w:right="270"/>
        <w:rPr>
          <w:rFonts w:asciiTheme="majorHAnsi" w:eastAsia="Times New Roman" w:hAnsiTheme="majorHAnsi" w:cstheme="majorHAnsi"/>
          <w:sz w:val="24"/>
          <w:szCs w:val="24"/>
        </w:rPr>
        <w:sectPr w:rsidR="00644092" w:rsidRPr="005549A1" w:rsidSect="00317A9B">
          <w:pgSz w:w="12240" w:h="15840"/>
          <w:pgMar w:top="1440" w:right="1440" w:bottom="1440" w:left="1440" w:header="0" w:footer="0" w:gutter="0"/>
          <w:pgNumType w:start="1"/>
          <w:cols w:space="720"/>
          <w:formProt w:val="0"/>
          <w:docGrid w:linePitch="299" w:charSpace="-2254"/>
        </w:sectPr>
      </w:pPr>
      <w:r w:rsidRPr="005549A1">
        <w:rPr>
          <w:rFonts w:asciiTheme="majorHAnsi" w:eastAsia="Times New Roman" w:hAnsiTheme="majorHAnsi" w:cstheme="majorHAnsi"/>
          <w:b/>
          <w:sz w:val="24"/>
          <w:szCs w:val="24"/>
        </w:rPr>
        <w:t>Figure 2.5.</w:t>
      </w:r>
      <w:r w:rsidRPr="005549A1">
        <w:rPr>
          <w:rFonts w:asciiTheme="majorHAnsi" w:eastAsia="Times New Roman" w:hAnsiTheme="majorHAnsi" w:cstheme="majorHAnsi"/>
          <w:sz w:val="24"/>
          <w:szCs w:val="24"/>
        </w:rPr>
        <w:t xml:space="preserve"> </w:t>
      </w:r>
      <w:r w:rsidR="00395A40">
        <w:rPr>
          <w:rFonts w:asciiTheme="majorHAnsi" w:eastAsia="Times New Roman" w:hAnsiTheme="majorHAnsi" w:cstheme="majorHAnsi"/>
          <w:sz w:val="24"/>
          <w:szCs w:val="24"/>
        </w:rPr>
        <w:t>P</w:t>
      </w:r>
      <w:r w:rsidRPr="005549A1">
        <w:rPr>
          <w:rFonts w:asciiTheme="majorHAnsi" w:eastAsia="Times New Roman" w:hAnsiTheme="majorHAnsi" w:cstheme="majorHAnsi"/>
          <w:sz w:val="24"/>
          <w:szCs w:val="24"/>
        </w:rPr>
        <w:t xml:space="preserve">lot </w:t>
      </w:r>
      <w:r w:rsidR="00395A40">
        <w:rPr>
          <w:rFonts w:asciiTheme="majorHAnsi" w:eastAsia="Times New Roman" w:hAnsiTheme="majorHAnsi" w:cstheme="majorHAnsi"/>
          <w:sz w:val="24"/>
          <w:szCs w:val="24"/>
        </w:rPr>
        <w:t>comparing</w:t>
      </w:r>
      <w:r w:rsidRPr="005549A1">
        <w:rPr>
          <w:rFonts w:asciiTheme="majorHAnsi" w:eastAsia="Times New Roman" w:hAnsiTheme="majorHAnsi" w:cstheme="majorHAnsi"/>
          <w:sz w:val="24"/>
          <w:szCs w:val="24"/>
        </w:rPr>
        <w:t xml:space="preserve"> the number of distinct k-mers at different frequencies in linked-read sequence data using the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w:t>
      </w:r>
      <w:r w:rsidR="000505E5">
        <w:rPr>
          <w:rFonts w:asciiTheme="majorHAnsi" w:eastAsia="Times New Roman" w:hAnsiTheme="majorHAnsi" w:cstheme="majorHAnsi"/>
          <w:sz w:val="24"/>
          <w:szCs w:val="24"/>
        </w:rPr>
        <w:t xml:space="preserve"> in KAT </w:t>
      </w:r>
      <w:r w:rsidR="000505E5">
        <w:rPr>
          <w:rFonts w:asciiTheme="majorHAnsi" w:eastAsia="Times New Roman" w:hAnsiTheme="majorHAnsi" w:cstheme="majorHAnsi"/>
          <w:sz w:val="24"/>
          <w:szCs w:val="24"/>
        </w:rPr>
        <w:fldChar w:fldCharType="begin"/>
      </w:r>
      <w:r w:rsidR="000505E5">
        <w:rPr>
          <w:rFonts w:asciiTheme="majorHAnsi" w:eastAsia="Times New Roman" w:hAnsiTheme="majorHAnsi" w:cstheme="majorHAnsi"/>
          <w:sz w:val="24"/>
          <w:szCs w:val="24"/>
        </w:rPr>
        <w:instrText xml:space="preserve"> ADDIN ZOTERO_ITEM CSL_CITATION {"citationID":"yzAbpifU","properties":{"formattedCitation":"(Mapleson et al., 2017b)","plainCitation":"(Mapleson et al., 2017b)","noteIndex":0},"citationItems":[{"id":468,"uris":["http://zotero.org/users/local/3tku6QP0/items/VLNYT7DL"],"itemData":{"id":468,"type":"article-journal","DOI":"10.1093/bioinformatics/btw663","issue":"November 2016","page":"574-576","title":"Sequence analysis KAT : a K-mer analysis toolkit to quality control NGS datasets and genome assemblies","volume":"33","author":[{"family":"Mapleson","given":"Daniel"},{"family":"Accinelli","given":"Gonzalo Garcia"},{"family":"Kettleborough","given":"George"},{"family":"Wright","given":"Jonathan"},{"family":"Clavijo","given":"Bernardo J"}],"issued":{"date-parts":[["2017"]]}}}],"schema":"https://github.com/citation-style-language/schema/raw/master/csl-citation.json"} </w:instrText>
      </w:r>
      <w:r w:rsidR="000505E5">
        <w:rPr>
          <w:rFonts w:asciiTheme="majorHAnsi" w:eastAsia="Times New Roman" w:hAnsiTheme="majorHAnsi" w:cstheme="majorHAnsi"/>
          <w:sz w:val="24"/>
          <w:szCs w:val="24"/>
        </w:rPr>
        <w:fldChar w:fldCharType="separate"/>
      </w:r>
      <w:r w:rsidR="000505E5">
        <w:rPr>
          <w:rFonts w:asciiTheme="majorHAnsi" w:eastAsia="Times New Roman" w:hAnsiTheme="majorHAnsi" w:cstheme="majorHAnsi"/>
          <w:noProof/>
          <w:sz w:val="24"/>
          <w:szCs w:val="24"/>
        </w:rPr>
        <w:t>(Mapleson et al., 2017b)</w:t>
      </w:r>
      <w:r w:rsidR="000505E5">
        <w:rPr>
          <w:rFonts w:asciiTheme="majorHAnsi" w:eastAsia="Times New Roman" w:hAnsiTheme="majorHAnsi" w:cstheme="majorHAnsi"/>
          <w:sz w:val="24"/>
          <w:szCs w:val="24"/>
        </w:rPr>
        <w:fldChar w:fldCharType="end"/>
      </w:r>
      <w:r w:rsidRPr="005549A1">
        <w:rPr>
          <w:rFonts w:asciiTheme="majorHAnsi" w:eastAsia="Times New Roman" w:hAnsiTheme="majorHAnsi" w:cstheme="majorHAnsi"/>
          <w:sz w:val="24"/>
          <w:szCs w:val="24"/>
        </w:rPr>
        <w:t xml:space="preserve"> with female (A &amp; B) or male (C &amp; D) samples. Plots using k=21 (A &amp; C), and k=31 (B &amp; D). For all plots the R1 (x-axis) and R2 (y-axis) capture slightly different information, but no major sources of sequencing bias </w:t>
      </w:r>
      <w:r w:rsidR="00395A40">
        <w:rPr>
          <w:rFonts w:asciiTheme="majorHAnsi" w:eastAsia="Times New Roman" w:hAnsiTheme="majorHAnsi" w:cstheme="majorHAnsi"/>
          <w:sz w:val="24"/>
          <w:szCs w:val="24"/>
        </w:rPr>
        <w:t>are observed</w:t>
      </w:r>
      <w:r w:rsidRPr="005549A1">
        <w:rPr>
          <w:rFonts w:asciiTheme="majorHAnsi" w:eastAsia="Times New Roman" w:hAnsiTheme="majorHAnsi" w:cstheme="majorHAnsi"/>
          <w:sz w:val="24"/>
          <w:szCs w:val="24"/>
        </w:rPr>
        <w:t xml:space="preserve">. </w:t>
      </w:r>
      <w:r w:rsidRPr="005549A1">
        <w:rPr>
          <w:rFonts w:asciiTheme="majorHAnsi" w:hAnsiTheme="majorHAnsi" w:cstheme="majorHAnsi"/>
          <w:sz w:val="24"/>
          <w:szCs w:val="24"/>
        </w:rPr>
        <w:t>Sequencing bias in either of the two files would result in an irregular pattern in the number of distinct k-mers</w:t>
      </w:r>
    </w:p>
    <w:p w14:paraId="78140EC5"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52DCB5F7" wp14:editId="799FD08C">
            <wp:extent cx="5943600" cy="635571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487A549" w14:textId="00240AA6"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hAnsiTheme="majorHAnsi" w:cstheme="majorHAnsi"/>
          <w:b/>
          <w:bCs/>
          <w:sz w:val="24"/>
          <w:szCs w:val="24"/>
        </w:rPr>
        <w:t xml:space="preserve">Figure 2.6. </w:t>
      </w:r>
      <w:r w:rsidRPr="005549A1">
        <w:rPr>
          <w:rFonts w:asciiTheme="majorHAnsi" w:hAnsiTheme="majorHAnsi" w:cstheme="majorHAnsi"/>
          <w:sz w:val="24"/>
          <w:szCs w:val="24"/>
        </w:rPr>
        <w:t xml:space="preserve">Metrics from each assembly step. A) N50 and L50 metrics and B) The total number of contigs resulting from each assembly step. Metrics show an increase in contiguity after each step of the assembly pipeline. </w:t>
      </w:r>
      <w:r w:rsidR="00395A40">
        <w:rPr>
          <w:rFonts w:asciiTheme="majorHAnsi" w:hAnsiTheme="majorHAnsi" w:cstheme="majorHAnsi"/>
          <w:sz w:val="24"/>
          <w:szCs w:val="24"/>
        </w:rPr>
        <w:t>Metrics from a0</w:t>
      </w:r>
      <w:r w:rsidRPr="005549A1">
        <w:rPr>
          <w:rFonts w:asciiTheme="majorHAnsi" w:hAnsiTheme="majorHAnsi" w:cstheme="majorHAnsi"/>
          <w:sz w:val="24"/>
          <w:szCs w:val="24"/>
        </w:rPr>
        <w:t xml:space="preserve"> </w:t>
      </w:r>
      <w:r w:rsidR="00395A40">
        <w:rPr>
          <w:rFonts w:asciiTheme="majorHAnsi" w:hAnsiTheme="majorHAnsi" w:cstheme="majorHAnsi"/>
          <w:sz w:val="24"/>
          <w:szCs w:val="24"/>
        </w:rPr>
        <w:t xml:space="preserve">(Table 2.4) </w:t>
      </w:r>
      <w:r w:rsidRPr="005549A1">
        <w:rPr>
          <w:rFonts w:asciiTheme="majorHAnsi" w:hAnsiTheme="majorHAnsi" w:cstheme="majorHAnsi"/>
          <w:sz w:val="24"/>
          <w:szCs w:val="24"/>
        </w:rPr>
        <w:t xml:space="preserve">have been omitted to better visualize </w:t>
      </w:r>
      <w:r w:rsidR="00395A40">
        <w:rPr>
          <w:rFonts w:asciiTheme="majorHAnsi" w:hAnsiTheme="majorHAnsi" w:cstheme="majorHAnsi"/>
          <w:sz w:val="24"/>
          <w:szCs w:val="24"/>
        </w:rPr>
        <w:t>assembly improvement as sequence data from different platforms are added</w:t>
      </w:r>
      <w:r w:rsidRPr="005549A1">
        <w:rPr>
          <w:rFonts w:asciiTheme="majorHAnsi" w:hAnsiTheme="majorHAnsi" w:cstheme="majorHAnsi"/>
          <w:sz w:val="24"/>
          <w:szCs w:val="24"/>
        </w:rPr>
        <w:t>.</w:t>
      </w:r>
    </w:p>
    <w:p w14:paraId="2E51180A" w14:textId="24A42C69" w:rsidR="00644092" w:rsidRPr="005549A1" w:rsidRDefault="00644092" w:rsidP="0011235A">
      <w:pPr>
        <w:spacing w:line="240" w:lineRule="auto"/>
        <w:rPr>
          <w:rFonts w:asciiTheme="majorHAnsi" w:hAnsiTheme="majorHAnsi" w:cstheme="majorHAnsi"/>
          <w:sz w:val="24"/>
          <w:szCs w:val="24"/>
        </w:rPr>
      </w:pPr>
    </w:p>
    <w:p w14:paraId="7E6BD55B"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13A9797" wp14:editId="34F0AF42">
            <wp:extent cx="5935850" cy="296792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3573" cy="2976787"/>
                    </a:xfrm>
                    <a:prstGeom prst="rect">
                      <a:avLst/>
                    </a:prstGeom>
                  </pic:spPr>
                </pic:pic>
              </a:graphicData>
            </a:graphic>
          </wp:inline>
        </w:drawing>
      </w:r>
    </w:p>
    <w:p w14:paraId="09E4FFEB" w14:textId="77777777"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Cumulative read length plots of each iteration (A</w:t>
      </w:r>
      <w:r w:rsidRPr="005549A1">
        <w:rPr>
          <w:rFonts w:asciiTheme="majorHAnsi" w:eastAsia="Times New Roman" w:hAnsiTheme="majorHAnsi" w:cstheme="majorHAnsi"/>
          <w:sz w:val="24"/>
          <w:szCs w:val="24"/>
          <w:vertAlign w:val="subscript"/>
        </w:rPr>
        <w:t>1</w:t>
      </w:r>
      <w:r w:rsidRPr="005549A1">
        <w:rPr>
          <w:rFonts w:asciiTheme="majorHAnsi" w:eastAsia="Times New Roman" w:hAnsiTheme="majorHAnsi" w:cstheme="majorHAnsi"/>
          <w:sz w:val="24"/>
          <w:szCs w:val="24"/>
        </w:rPr>
        <w:t xml:space="preserve"> – A</w:t>
      </w:r>
      <w:r w:rsidRPr="005549A1">
        <w:rPr>
          <w:rFonts w:asciiTheme="majorHAnsi" w:eastAsia="Times New Roman" w:hAnsiTheme="majorHAnsi" w:cstheme="majorHAnsi"/>
          <w:sz w:val="24"/>
          <w:szCs w:val="24"/>
          <w:vertAlign w:val="subscript"/>
        </w:rPr>
        <w:t>4</w:t>
      </w:r>
      <w:r w:rsidRPr="005549A1">
        <w:rPr>
          <w:rFonts w:asciiTheme="majorHAnsi" w:eastAsia="Times New Roman" w:hAnsiTheme="majorHAnsi" w:cstheme="majorHAnsi"/>
          <w:sz w:val="24"/>
          <w:szCs w:val="24"/>
        </w:rPr>
        <w:t>) of the female and male genome assemblies.</w:t>
      </w:r>
    </w:p>
    <w:p w14:paraId="61164DD2" w14:textId="77777777" w:rsidR="00C1267C" w:rsidRPr="005549A1" w:rsidRDefault="00C1267C"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4930D10" wp14:editId="590AD29E">
            <wp:extent cx="3721416" cy="7442832"/>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721416" cy="7442832"/>
                    </a:xfrm>
                    <a:prstGeom prst="rect">
                      <a:avLst/>
                    </a:prstGeom>
                  </pic:spPr>
                </pic:pic>
              </a:graphicData>
            </a:graphic>
          </wp:inline>
        </w:drawing>
      </w:r>
    </w:p>
    <w:p w14:paraId="5A151E48" w14:textId="1446D4C0" w:rsidR="003F5039" w:rsidRPr="005D23B9" w:rsidRDefault="00C1267C" w:rsidP="0011235A">
      <w:pPr>
        <w:spacing w:line="240" w:lineRule="auto"/>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t>Figure 2.</w:t>
      </w:r>
      <w:ins w:id="692" w:author="Shannon Erica Kendal Joslin" w:date="2023-10-14T10:24:00Z">
        <w:r w:rsidR="00234E5D">
          <w:rPr>
            <w:rFonts w:asciiTheme="majorHAnsi" w:eastAsia="Times New Roman" w:hAnsiTheme="majorHAnsi" w:cstheme="majorHAnsi"/>
            <w:b/>
            <w:sz w:val="24"/>
            <w:szCs w:val="24"/>
          </w:rPr>
          <w:t>8</w:t>
        </w:r>
      </w:ins>
      <w:del w:id="693" w:author="Shannon Erica Kendal Joslin" w:date="2023-10-14T10:24:00Z">
        <w:r w:rsidRPr="005549A1" w:rsidDel="00234E5D">
          <w:rPr>
            <w:rFonts w:asciiTheme="majorHAnsi" w:eastAsia="Times New Roman" w:hAnsiTheme="majorHAnsi" w:cstheme="majorHAnsi"/>
            <w:b/>
            <w:sz w:val="24"/>
            <w:szCs w:val="24"/>
          </w:rPr>
          <w:delText>7</w:delText>
        </w:r>
      </w:del>
      <w:r w:rsidRPr="005549A1">
        <w:rPr>
          <w:rFonts w:asciiTheme="majorHAnsi" w:eastAsia="Times New Roman" w:hAnsiTheme="majorHAnsi" w:cstheme="majorHAnsi"/>
          <w:b/>
          <w:sz w:val="24"/>
          <w:szCs w:val="24"/>
        </w:rPr>
        <w:t>.</w:t>
      </w:r>
      <w:r w:rsidRPr="005549A1">
        <w:rPr>
          <w:rFonts w:asciiTheme="majorHAnsi" w:eastAsia="Times New Roman" w:hAnsiTheme="majorHAnsi" w:cstheme="majorHAnsi"/>
          <w:sz w:val="24"/>
          <w:szCs w:val="24"/>
        </w:rPr>
        <w:t xml:space="preserve"> Karyotype of metaphase stage mitotic cell from a male delta smelt showing 2n = 56 chromosomes</w:t>
      </w:r>
      <w:r w:rsidR="00B31255">
        <w:rPr>
          <w:rFonts w:asciiTheme="majorHAnsi" w:eastAsia="Times New Roman" w:hAnsiTheme="majorHAnsi" w:cstheme="majorHAnsi"/>
          <w:sz w:val="24"/>
          <w:szCs w:val="24"/>
        </w:rPr>
        <w:t>;</w:t>
      </w:r>
      <w:r w:rsidRPr="005549A1">
        <w:rPr>
          <w:rFonts w:asciiTheme="majorHAnsi" w:eastAsia="Times New Roman" w:hAnsiTheme="majorHAnsi" w:cstheme="majorHAnsi"/>
          <w:sz w:val="24"/>
          <w:szCs w:val="24"/>
        </w:rPr>
        <w:t xml:space="preserve"> A) unmodified image, no scale bar; B) Adobe Photoshop modified image, plus scale bar; C) Adobe Photoshop focused image, plus scale bar.</w:t>
      </w:r>
    </w:p>
    <w:sectPr w:rsidR="003F5039" w:rsidRPr="005D23B9" w:rsidSect="000E70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ndrea Schreier" w:date="2023-09-06T10:15:00Z" w:initials="AS">
    <w:p w14:paraId="05A5902C" w14:textId="77777777" w:rsidR="00CF3EFC" w:rsidRDefault="00CF3EFC" w:rsidP="00A50FB9">
      <w:pPr>
        <w:jc w:val="left"/>
      </w:pPr>
      <w:r>
        <w:rPr>
          <w:rStyle w:val="CommentReference"/>
        </w:rPr>
        <w:annotationRef/>
      </w:r>
      <w:r>
        <w:rPr>
          <w:color w:val="000000"/>
        </w:rPr>
        <w:t>So is this section in place of an introduction/literature review chapter? I’ve not seen a section like this in a dissertation before, though I am not opposed to having it in there. Let’s see what the rest of your committee thinks.</w:t>
      </w:r>
    </w:p>
  </w:comment>
  <w:comment w:id="12" w:author="Andrea Schreier" w:date="2023-09-06T10:41:00Z" w:initials="AS">
    <w:p w14:paraId="19E37CDC" w14:textId="77777777" w:rsidR="00397880" w:rsidRDefault="00397880" w:rsidP="00B25AA5">
      <w:pPr>
        <w:jc w:val="left"/>
      </w:pPr>
      <w:r>
        <w:rPr>
          <w:rStyle w:val="CommentReference"/>
        </w:rPr>
        <w:annotationRef/>
      </w:r>
      <w:r>
        <w:rPr>
          <w:color w:val="000000"/>
        </w:rPr>
        <w:t>This text is very similar to text in your introduction for chapter 1. That might be another reason not to keep this Project Background and Introduction section.</w:t>
      </w:r>
    </w:p>
  </w:comment>
  <w:comment w:id="52" w:author="Andrea Schreier" w:date="2023-09-06T10:19:00Z" w:initials="AS">
    <w:p w14:paraId="3F353CBB" w14:textId="0A8527A6" w:rsidR="002E2FF8" w:rsidRDefault="002E2FF8" w:rsidP="000C76AA">
      <w:pPr>
        <w:jc w:val="left"/>
      </w:pPr>
      <w:r>
        <w:rPr>
          <w:rStyle w:val="CommentReference"/>
        </w:rPr>
        <w:annotationRef/>
      </w:r>
      <w:r>
        <w:rPr>
          <w:color w:val="000000"/>
        </w:rPr>
        <w:t xml:space="preserve">I’m not sure how this would work. Does this refer to health threats? </w:t>
      </w:r>
    </w:p>
  </w:comment>
  <w:comment w:id="55" w:author="Andrea Schreier" w:date="2023-09-06T10:23:00Z" w:initials="AS">
    <w:p w14:paraId="5F11A780" w14:textId="77777777" w:rsidR="002E2FF8" w:rsidRDefault="002E2FF8" w:rsidP="00AC793B">
      <w:pPr>
        <w:jc w:val="left"/>
      </w:pPr>
      <w:r>
        <w:rPr>
          <w:rStyle w:val="CommentReference"/>
        </w:rPr>
        <w:annotationRef/>
      </w:r>
      <w:r>
        <w:rPr>
          <w:color w:val="000000"/>
        </w:rPr>
        <w:t xml:space="preserve">Individual samples? Or fewer individual biologists participating? </w:t>
      </w:r>
    </w:p>
  </w:comment>
  <w:comment w:id="73" w:author="Andrea Schreier" w:date="2023-09-06T11:08:00Z" w:initials="AS">
    <w:p w14:paraId="524C393B" w14:textId="77777777" w:rsidR="0086536E" w:rsidRDefault="0086536E" w:rsidP="0086536E">
      <w:pPr>
        <w:jc w:val="left"/>
      </w:pPr>
      <w:r>
        <w:rPr>
          <w:rStyle w:val="CommentReference"/>
        </w:rPr>
        <w:annotationRef/>
      </w:r>
      <w:r>
        <w:rPr>
          <w:color w:val="000000"/>
        </w:rPr>
        <w:t>I wonder if this descriptive information should be moved to the introduction, since there is a detailed, more technical description of each of the library prep steps below.</w:t>
      </w:r>
    </w:p>
  </w:comment>
  <w:comment w:id="74" w:author="Shannon Erica Kendal Joslin" w:date="2023-10-14T10:50:00Z" w:initials="SEKJ">
    <w:p w14:paraId="65C06411" w14:textId="042C0F31" w:rsidR="00DB729A" w:rsidRDefault="00DB729A">
      <w:pPr>
        <w:pStyle w:val="CommentText"/>
      </w:pPr>
      <w:r>
        <w:rPr>
          <w:rStyle w:val="CommentReference"/>
        </w:rPr>
        <w:annotationRef/>
      </w:r>
      <w:r>
        <w:t>Moved! Better here?</w:t>
      </w:r>
    </w:p>
  </w:comment>
  <w:comment w:id="167" w:author="Andrea Schreier" w:date="2023-09-06T10:28:00Z" w:initials="AS">
    <w:p w14:paraId="7A245377" w14:textId="77777777" w:rsidR="003846EB" w:rsidRDefault="003846EB" w:rsidP="0009000F">
      <w:pPr>
        <w:jc w:val="left"/>
      </w:pPr>
      <w:r>
        <w:rPr>
          <w:rStyle w:val="CommentReference"/>
        </w:rPr>
        <w:annotationRef/>
      </w:r>
      <w:r>
        <w:rPr>
          <w:color w:val="000000"/>
        </w:rPr>
        <w:t xml:space="preserve">Every time I see </w:t>
      </w:r>
      <w:proofErr w:type="gramStart"/>
      <w:r>
        <w:rPr>
          <w:color w:val="000000"/>
        </w:rPr>
        <w:t>this</w:t>
      </w:r>
      <w:proofErr w:type="gramEnd"/>
      <w:r>
        <w:rPr>
          <w:color w:val="000000"/>
        </w:rPr>
        <w:t xml:space="preserve"> I am going to think about Lahontan cutthroat trout! :D</w:t>
      </w:r>
    </w:p>
  </w:comment>
  <w:comment w:id="168" w:author="Shannon Erica Kendal Joslin" w:date="2023-09-16T11:24:00Z" w:initials="SEKJ">
    <w:p w14:paraId="37138735" w14:textId="220207D4" w:rsidR="00731F54" w:rsidRDefault="00731F54">
      <w:pPr>
        <w:pStyle w:val="CommentText"/>
      </w:pPr>
      <w:r>
        <w:rPr>
          <w:rStyle w:val="CommentReference"/>
        </w:rPr>
        <w:annotationRef/>
      </w:r>
      <w:proofErr w:type="spellStart"/>
      <w:proofErr w:type="gramStart"/>
      <w:r>
        <w:t>haha</w:t>
      </w:r>
      <w:proofErr w:type="spellEnd"/>
      <w:proofErr w:type="gramEnd"/>
      <w:r>
        <w:t xml:space="preserve"> I know right? it was funny going the other way and when Mandi would talk about the trout I’d double take thinking it was the lactase gene</w:t>
      </w:r>
    </w:p>
  </w:comment>
  <w:comment w:id="169" w:author="Andrea Schreier" w:date="2023-09-06T10:31:00Z" w:initials="AS">
    <w:p w14:paraId="62A87306" w14:textId="77777777" w:rsidR="003846EB" w:rsidRDefault="003846EB" w:rsidP="0018260F">
      <w:pPr>
        <w:jc w:val="left"/>
      </w:pPr>
      <w:r>
        <w:rPr>
          <w:rStyle w:val="CommentReference"/>
        </w:rPr>
        <w:annotationRef/>
      </w:r>
      <w:r>
        <w:rPr>
          <w:color w:val="000000"/>
        </w:rPr>
        <w:t xml:space="preserve">Probably don’t need this since this section is just providing background information, not directly introducing material. </w:t>
      </w:r>
    </w:p>
  </w:comment>
  <w:comment w:id="176" w:author="Andrea Schreier" w:date="2023-09-06T10:43:00Z" w:initials="AS">
    <w:p w14:paraId="405CB03E" w14:textId="77777777" w:rsidR="00397880" w:rsidRDefault="00397880" w:rsidP="005B77AC">
      <w:pPr>
        <w:jc w:val="left"/>
      </w:pPr>
      <w:r>
        <w:rPr>
          <w:rStyle w:val="CommentReference"/>
        </w:rPr>
        <w:annotationRef/>
      </w:r>
      <w:r>
        <w:rPr>
          <w:color w:val="000000"/>
        </w:rPr>
        <w:t>What are some drivers of delta smelt declines? This sentence suggests that productivity levels and water temps affect some aspects of delta smelt biology (fecundity?) but it doesn’t provide any information about how trends in those variables are contributing to smelt decline, which might be more relevant since the focus of this chapter is producing a reference genome to improve conservation.</w:t>
      </w:r>
    </w:p>
  </w:comment>
  <w:comment w:id="215" w:author="Andrea Schreier" w:date="2023-09-06T10:52:00Z" w:initials="AS">
    <w:p w14:paraId="32AEA08B" w14:textId="77777777" w:rsidR="003E62D5" w:rsidRDefault="003E62D5" w:rsidP="003E62D5">
      <w:pPr>
        <w:jc w:val="left"/>
      </w:pPr>
      <w:r>
        <w:rPr>
          <w:rStyle w:val="CommentReference"/>
        </w:rPr>
        <w:annotationRef/>
      </w:r>
      <w:r>
        <w:rPr>
          <w:color w:val="000000"/>
        </w:rPr>
        <w:t>This content can go in the paragraph about why having a reference genome would benefit delta smelt conservation.</w:t>
      </w:r>
    </w:p>
  </w:comment>
  <w:comment w:id="225" w:author="Andrea Schreier" w:date="2023-09-06T10:51:00Z" w:initials="AS">
    <w:p w14:paraId="6EF6E281" w14:textId="77777777" w:rsidR="00EE0B9A" w:rsidRDefault="00EE0B9A" w:rsidP="00743D2D">
      <w:pPr>
        <w:jc w:val="left"/>
      </w:pPr>
      <w:r>
        <w:rPr>
          <w:rStyle w:val="CommentReference"/>
        </w:rPr>
        <w:annotationRef/>
      </w:r>
      <w:r>
        <w:rPr>
          <w:color w:val="000000"/>
        </w:rPr>
        <w:t>This seems a bit out of place because the paragraph hasn’t established yet that these other Osmerid genomes could be used as resources for delta smelt genome development. Can that be established before this sentence?</w:t>
      </w:r>
    </w:p>
  </w:comment>
  <w:comment w:id="226" w:author="Shannon Erica Kendal Joslin" w:date="2023-10-13T08:24:00Z" w:initials="SEKJ">
    <w:p w14:paraId="6A8D2B88" w14:textId="5ABCD11D" w:rsidR="003E62D5" w:rsidRDefault="003E62D5">
      <w:pPr>
        <w:pStyle w:val="CommentText"/>
      </w:pPr>
      <w:r>
        <w:rPr>
          <w:rStyle w:val="CommentReference"/>
        </w:rPr>
        <w:annotationRef/>
      </w:r>
      <w:r>
        <w:t>I tried putting it in the paragraph before. What do you think?</w:t>
      </w:r>
    </w:p>
  </w:comment>
  <w:comment w:id="232" w:author="Andrea Schreier" w:date="2023-09-06T10:52:00Z" w:initials="AS">
    <w:p w14:paraId="7EEACEBB" w14:textId="77777777" w:rsidR="00EE0B9A" w:rsidRDefault="00EE0B9A" w:rsidP="004B1929">
      <w:pPr>
        <w:jc w:val="left"/>
      </w:pPr>
      <w:r>
        <w:rPr>
          <w:rStyle w:val="CommentReference"/>
        </w:rPr>
        <w:annotationRef/>
      </w:r>
      <w:r>
        <w:rPr>
          <w:color w:val="000000"/>
        </w:rPr>
        <w:t>This content can go in the paragraph about why having a reference genome would benefit delta smelt conservation.</w:t>
      </w:r>
    </w:p>
  </w:comment>
  <w:comment w:id="234" w:author="Andrea Schreier" w:date="2023-09-06T10:53:00Z" w:initials="AS">
    <w:p w14:paraId="0587E0E2" w14:textId="77777777" w:rsidR="00EE0B9A" w:rsidRDefault="00EE0B9A" w:rsidP="002E4AC3">
      <w:pPr>
        <w:jc w:val="left"/>
      </w:pPr>
      <w:r>
        <w:rPr>
          <w:rStyle w:val="CommentReference"/>
        </w:rPr>
        <w:annotationRef/>
      </w:r>
      <w:r>
        <w:rPr>
          <w:color w:val="000000"/>
        </w:rPr>
        <w:t>This material seems more appropriate for the discussion, since assembly of the genome hasn’t been described yet.</w:t>
      </w:r>
    </w:p>
  </w:comment>
  <w:comment w:id="235" w:author="Shannon Erica Kendal Joslin" w:date="2023-10-13T08:35:00Z" w:initials="SEKJ">
    <w:p w14:paraId="75E609D8" w14:textId="5B791A78" w:rsidR="005F6881" w:rsidRDefault="005F6881">
      <w:pPr>
        <w:pStyle w:val="CommentText"/>
      </w:pPr>
      <w:r>
        <w:rPr>
          <w:rStyle w:val="CommentReference"/>
        </w:rPr>
        <w:annotationRef/>
      </w:r>
      <w:r>
        <w:t>I put it here after looking at the structure of Shannon K’s assembly papers which were published in Journal of Heredity – should I move?</w:t>
      </w:r>
    </w:p>
  </w:comment>
  <w:comment w:id="269" w:author="Andrea Schreier" w:date="2023-09-06T11:23:00Z" w:initials="AS">
    <w:p w14:paraId="541DD987" w14:textId="77777777" w:rsidR="00B50827" w:rsidRDefault="00B50827" w:rsidP="00B50827">
      <w:pPr>
        <w:jc w:val="left"/>
      </w:pPr>
      <w:r>
        <w:rPr>
          <w:rStyle w:val="CommentReference"/>
        </w:rPr>
        <w:annotationRef/>
      </w:r>
      <w:r>
        <w:rPr>
          <w:color w:val="000000"/>
        </w:rPr>
        <w:t xml:space="preserve">I think this is fine for your </w:t>
      </w:r>
      <w:proofErr w:type="gramStart"/>
      <w:r>
        <w:rPr>
          <w:color w:val="000000"/>
        </w:rPr>
        <w:t>dissertation</w:t>
      </w:r>
      <w:proofErr w:type="gramEnd"/>
      <w:r>
        <w:rPr>
          <w:color w:val="000000"/>
        </w:rPr>
        <w:t xml:space="preserve"> but a reviewer might ask to see this info in the section about DNA extraction.</w:t>
      </w:r>
    </w:p>
  </w:comment>
  <w:comment w:id="270" w:author="Shannon Erica Kendal Joslin" w:date="2023-09-17T16:20:00Z" w:initials="SEKJ">
    <w:p w14:paraId="182EE670" w14:textId="265BF537" w:rsidR="00B50827" w:rsidRDefault="00B50827">
      <w:pPr>
        <w:pStyle w:val="CommentText"/>
      </w:pPr>
      <w:r>
        <w:rPr>
          <w:rStyle w:val="CommentReference"/>
        </w:rPr>
        <w:annotationRef/>
      </w:r>
      <w:r>
        <w:t>Is this better here?</w:t>
      </w:r>
    </w:p>
  </w:comment>
  <w:comment w:id="282" w:author="Shannon Erica Kendal Joslin" w:date="2023-09-17T15:30:00Z" w:initials="SEKJ">
    <w:p w14:paraId="0E0D290E" w14:textId="07CAA199" w:rsidR="00B0064E" w:rsidRDefault="00B0064E">
      <w:pPr>
        <w:pStyle w:val="CommentText"/>
      </w:pPr>
      <w:r>
        <w:rPr>
          <w:rStyle w:val="CommentReference"/>
        </w:rPr>
        <w:annotationRef/>
      </w:r>
      <w:r>
        <w:t xml:space="preserve">Should I </w:t>
      </w:r>
      <w:proofErr w:type="gramStart"/>
      <w:r>
        <w:t>actually get</w:t>
      </w:r>
      <w:proofErr w:type="gramEnd"/>
      <w:r>
        <w:t xml:space="preserve"> rid of this since I’m not reporting on using the Arima hi-c data??</w:t>
      </w:r>
    </w:p>
  </w:comment>
  <w:comment w:id="291" w:author="Andrea Schreier" w:date="2023-09-06T11:02:00Z" w:initials="AS">
    <w:p w14:paraId="63D8D100" w14:textId="77777777" w:rsidR="00D14BAF" w:rsidRDefault="00D14BAF" w:rsidP="00976770">
      <w:pPr>
        <w:jc w:val="left"/>
      </w:pPr>
      <w:r>
        <w:rPr>
          <w:rStyle w:val="CommentReference"/>
        </w:rPr>
        <w:annotationRef/>
      </w:r>
      <w:r>
        <w:rPr>
          <w:color w:val="000000"/>
        </w:rPr>
        <w:t>Is it worth mentioning that this DNA needs to be HMW?</w:t>
      </w:r>
    </w:p>
  </w:comment>
  <w:comment w:id="289" w:author="Andrea Schreier" w:date="2023-09-06T11:08:00Z" w:initials="AS">
    <w:p w14:paraId="736A746E" w14:textId="77777777" w:rsidR="00D14BAF" w:rsidRDefault="00D14BAF" w:rsidP="00F56891">
      <w:pPr>
        <w:jc w:val="left"/>
      </w:pPr>
      <w:r>
        <w:rPr>
          <w:rStyle w:val="CommentReference"/>
        </w:rPr>
        <w:annotationRef/>
      </w:r>
      <w:r>
        <w:rPr>
          <w:color w:val="000000"/>
        </w:rPr>
        <w:t>I wonder if this descriptive information should be moved to the introduction, since there is a detailed, more technical description of each of the library prep steps below.</w:t>
      </w:r>
    </w:p>
  </w:comment>
  <w:comment w:id="292" w:author="Andrea Schreier" w:date="2023-09-06T11:05:00Z" w:initials="AS">
    <w:p w14:paraId="1344CA21" w14:textId="75173C18" w:rsidR="00D14BAF" w:rsidRDefault="00D14BAF" w:rsidP="004E376A">
      <w:pPr>
        <w:jc w:val="left"/>
      </w:pPr>
      <w:r>
        <w:rPr>
          <w:rStyle w:val="CommentReference"/>
        </w:rPr>
        <w:annotationRef/>
      </w:r>
      <w:r>
        <w:rPr>
          <w:color w:val="000000"/>
        </w:rPr>
        <w:t>This is already stated in the previous paragraph.</w:t>
      </w:r>
    </w:p>
  </w:comment>
  <w:comment w:id="293" w:author="Shannon Erica Kendal Joslin" w:date="2023-09-17T15:41:00Z" w:initials="SEKJ">
    <w:p w14:paraId="67C8F99A" w14:textId="257B8041" w:rsidR="001D762E" w:rsidRDefault="001D762E">
      <w:pPr>
        <w:pStyle w:val="CommentText"/>
      </w:pPr>
      <w:r>
        <w:rPr>
          <w:rStyle w:val="CommentReference"/>
        </w:rPr>
        <w:annotationRef/>
      </w:r>
      <w:r>
        <w:t xml:space="preserve">In the previous </w:t>
      </w:r>
      <w:r w:rsidR="00167B56">
        <w:t>paragraph</w:t>
      </w:r>
      <w:r>
        <w:t xml:space="preserve"> I only mentioned DNA e</w:t>
      </w:r>
      <w:r w:rsidR="00167B56">
        <w:t>xtractions since it</w:t>
      </w:r>
      <w:r w:rsidR="00DB729A">
        <w:t>’</w:t>
      </w:r>
      <w:r w:rsidR="00167B56">
        <w:t xml:space="preserve">s in the extractions section. Should I state that all the extractions and library prep for linked and long reads were done at the genome center in the previous section? </w:t>
      </w:r>
    </w:p>
  </w:comment>
  <w:comment w:id="298" w:author="Andrea Schreier" w:date="2023-09-06T11:23:00Z" w:initials="AS">
    <w:p w14:paraId="0FCF7225" w14:textId="77777777" w:rsidR="007B7A16" w:rsidRDefault="007B7A16" w:rsidP="00117C6B">
      <w:pPr>
        <w:jc w:val="left"/>
      </w:pPr>
      <w:r>
        <w:rPr>
          <w:rStyle w:val="CommentReference"/>
        </w:rPr>
        <w:annotationRef/>
      </w:r>
      <w:r>
        <w:rPr>
          <w:color w:val="000000"/>
        </w:rPr>
        <w:t>What was the reason for low-input libraries? Was there not enough DNA from one of the samples?</w:t>
      </w:r>
    </w:p>
  </w:comment>
  <w:comment w:id="299" w:author="Shannon Erica Kendal Joslin" w:date="2023-09-17T16:14:00Z" w:initials="SEKJ">
    <w:p w14:paraId="3FA0720B" w14:textId="1845A43F" w:rsidR="00586A77" w:rsidRDefault="00586A77">
      <w:pPr>
        <w:pStyle w:val="CommentText"/>
      </w:pPr>
      <w:r>
        <w:rPr>
          <w:rStyle w:val="CommentReference"/>
        </w:rPr>
        <w:annotationRef/>
      </w:r>
      <w:r>
        <w:t>Yeah, there wasn’t enough for the regular method</w:t>
      </w:r>
    </w:p>
  </w:comment>
  <w:comment w:id="307" w:author="Andrea Schreier" w:date="2023-09-06T11:23:00Z" w:initials="AS">
    <w:p w14:paraId="35ABE9FB" w14:textId="77777777" w:rsidR="00B50827" w:rsidRDefault="00B50827" w:rsidP="00B50827">
      <w:pPr>
        <w:jc w:val="left"/>
      </w:pPr>
      <w:r>
        <w:rPr>
          <w:rStyle w:val="CommentReference"/>
        </w:rPr>
        <w:annotationRef/>
      </w:r>
      <w:r>
        <w:rPr>
          <w:color w:val="000000"/>
        </w:rPr>
        <w:t xml:space="preserve">I think this is fine for your </w:t>
      </w:r>
      <w:proofErr w:type="gramStart"/>
      <w:r>
        <w:rPr>
          <w:color w:val="000000"/>
        </w:rPr>
        <w:t>dissertation</w:t>
      </w:r>
      <w:proofErr w:type="gramEnd"/>
      <w:r>
        <w:rPr>
          <w:color w:val="000000"/>
        </w:rPr>
        <w:t xml:space="preserve"> but a reviewer might ask to see this info in the section about DNA extraction.</w:t>
      </w:r>
    </w:p>
  </w:comment>
  <w:comment w:id="326" w:author="Andrea Schreier" w:date="2023-09-06T13:15:00Z" w:initials="AS">
    <w:p w14:paraId="4E1B48B1" w14:textId="77777777" w:rsidR="002C1A78" w:rsidRDefault="002C1A78" w:rsidP="002C1A78">
      <w:pPr>
        <w:jc w:val="left"/>
      </w:pPr>
      <w:r>
        <w:rPr>
          <w:rStyle w:val="CommentReference"/>
        </w:rPr>
        <w:annotationRef/>
      </w:r>
      <w:r>
        <w:t>I deleted the sentence prior to these because that info was in the Methods. These sentences here should go in the methods as well.</w:t>
      </w:r>
    </w:p>
  </w:comment>
  <w:comment w:id="333" w:author="Andrea Schreier" w:date="2023-09-06T12:52:00Z" w:initials="AS">
    <w:p w14:paraId="297E9798" w14:textId="77777777" w:rsidR="00FE49ED" w:rsidRDefault="00FE49ED" w:rsidP="00E37CB5">
      <w:pPr>
        <w:jc w:val="left"/>
      </w:pPr>
      <w:r>
        <w:rPr>
          <w:rStyle w:val="CommentReference"/>
        </w:rPr>
        <w:annotationRef/>
      </w:r>
      <w:r>
        <w:rPr>
          <w:color w:val="000000"/>
        </w:rPr>
        <w:t>Organ tissue? Scales?</w:t>
      </w:r>
    </w:p>
  </w:comment>
  <w:comment w:id="355" w:author="Andrea Schreier" w:date="2023-09-06T13:18:00Z" w:initials="AS">
    <w:p w14:paraId="134C7126" w14:textId="77777777" w:rsidR="00384916" w:rsidRDefault="00384916" w:rsidP="00C6078D">
      <w:pPr>
        <w:jc w:val="left"/>
      </w:pPr>
      <w:r>
        <w:rPr>
          <w:rStyle w:val="CommentReference"/>
        </w:rPr>
        <w:annotationRef/>
      </w:r>
      <w:r>
        <w:rPr>
          <w:color w:val="000000"/>
        </w:rPr>
        <w:t>Karyotyping. There are lots of cytogenetic methods (flow cytometry, FISH, etc) so it might be worth referring to what you did (here, in methods and results, including subheadings) as karyotyping</w:t>
      </w:r>
    </w:p>
  </w:comment>
  <w:comment w:id="359" w:author="Andrea Schreier" w:date="2023-09-06T13:25:00Z" w:initials="AS">
    <w:p w14:paraId="645974B4" w14:textId="77777777" w:rsidR="00D37010" w:rsidRDefault="00D37010" w:rsidP="00DC2040">
      <w:pPr>
        <w:jc w:val="left"/>
      </w:pPr>
      <w:r>
        <w:rPr>
          <w:rStyle w:val="CommentReference"/>
        </w:rPr>
        <w:annotationRef/>
      </w:r>
      <w:r>
        <w:t>Too bad there isn’t a karyotype for wakasagi. It would be interesting to know if they have the same haploid genome size which would facilitate hybridization.</w:t>
      </w:r>
    </w:p>
  </w:comment>
  <w:comment w:id="360" w:author="Shannon Erica Kendal Joslin" w:date="2023-10-13T09:50:00Z" w:initials="SEKJ">
    <w:p w14:paraId="5185D6F2" w14:textId="656680A8" w:rsidR="0002656D" w:rsidRDefault="0002656D">
      <w:pPr>
        <w:pStyle w:val="CommentText"/>
      </w:pPr>
      <w:r>
        <w:rPr>
          <w:rStyle w:val="CommentReference"/>
        </w:rPr>
        <w:annotationRef/>
      </w:r>
      <w:r>
        <w:t xml:space="preserve"> </w:t>
      </w:r>
      <w:r w:rsidR="00450007">
        <w:t xml:space="preserve">I think I explained this poorly – the </w:t>
      </w:r>
      <w:proofErr w:type="spellStart"/>
      <w:r w:rsidR="00450007">
        <w:t>Kitada</w:t>
      </w:r>
      <w:proofErr w:type="spellEnd"/>
      <w:r w:rsidR="00450007">
        <w:t xml:space="preserve"> paper calls </w:t>
      </w:r>
      <w:r w:rsidR="00450007">
        <w:rPr>
          <w:i/>
          <w:iCs/>
        </w:rPr>
        <w:t>H. transpacificus nipponensis</w:t>
      </w:r>
      <w:r w:rsidR="00450007">
        <w:t xml:space="preserve"> “pond smelt”</w:t>
      </w:r>
      <w:r w:rsidR="007A1A46">
        <w:t xml:space="preserve"> which I only recently found out when I was able to find the full </w:t>
      </w:r>
      <w:proofErr w:type="gramStart"/>
      <w:r w:rsidR="007A1A46">
        <w:t>article</w:t>
      </w:r>
      <w:proofErr w:type="gramEnd"/>
      <w:r w:rsidR="00450007">
        <w:t xml:space="preserve"> but it is </w:t>
      </w:r>
      <w:proofErr w:type="spellStart"/>
      <w:r w:rsidR="00450007">
        <w:t>wakasagi</w:t>
      </w:r>
      <w:proofErr w:type="spellEnd"/>
      <w:r w:rsidR="00450007">
        <w:t xml:space="preserve">! It took me having to request the paper from the UC library system to find a physical form of the paper, but the images they captured are great! </w:t>
      </w:r>
    </w:p>
  </w:comment>
  <w:comment w:id="370" w:author="Andrea Schreier" w:date="2023-09-06T13:29:00Z" w:initials="AS">
    <w:p w14:paraId="3DA5541B" w14:textId="77777777" w:rsidR="00D37010" w:rsidRDefault="00D37010" w:rsidP="003F53EB">
      <w:pPr>
        <w:jc w:val="left"/>
      </w:pPr>
      <w:r>
        <w:rPr>
          <w:rStyle w:val="CommentReference"/>
        </w:rPr>
        <w:annotationRef/>
      </w:r>
      <w:r>
        <w:rPr>
          <w:color w:val="000000"/>
        </w:rPr>
        <w:t>Ensi is getting really close to submitting her epigenetics chapter and I’m assuming she uses the reference genome in it. This can be updated to submitted before you file! :)</w:t>
      </w:r>
    </w:p>
  </w:comment>
  <w:comment w:id="371" w:author="Shannon Erica Kendal Joslin" w:date="2023-10-13T10:12:00Z" w:initials="SEKJ">
    <w:p w14:paraId="7BFEF3E8" w14:textId="617FF65C" w:rsidR="002B5B6D" w:rsidRDefault="002B5B6D">
      <w:pPr>
        <w:pStyle w:val="CommentText"/>
      </w:pPr>
      <w:r>
        <w:rPr>
          <w:rStyle w:val="CommentReference"/>
        </w:rPr>
        <w:annotationRef/>
      </w:r>
      <w:r>
        <w:t xml:space="preserve">Oh amazing!! she </w:t>
      </w:r>
      <w:proofErr w:type="gramStart"/>
      <w:r>
        <w:t>definitely uses</w:t>
      </w:r>
      <w:proofErr w:type="gramEnd"/>
      <w:r>
        <w:t xml:space="preserve"> it! Before I left Mandi and I discussed being a co-author on it. Am I still included?</w:t>
      </w:r>
    </w:p>
  </w:comment>
  <w:comment w:id="374" w:author="Andrea Schreier" w:date="2023-09-06T14:45:00Z" w:initials="AS">
    <w:p w14:paraId="102E34CF" w14:textId="77777777" w:rsidR="00AA26EA" w:rsidRDefault="00AA26EA" w:rsidP="00D24EEA">
      <w:pPr>
        <w:jc w:val="left"/>
      </w:pPr>
      <w:r>
        <w:rPr>
          <w:rStyle w:val="CommentReference"/>
        </w:rPr>
        <w:annotationRef/>
      </w:r>
      <w:r>
        <w:rPr>
          <w:color w:val="000000"/>
        </w:rPr>
        <w:t>I can’t remember if Grad Studies wants all references for the whole dissertation at the end or if they want them chapter by chapter. Would be good to double-check that! :)</w:t>
      </w:r>
    </w:p>
  </w:comment>
  <w:comment w:id="375" w:author="Shannon Erica Kendal Joslin" w:date="2023-10-13T10:19:00Z" w:initials="SEKJ">
    <w:p w14:paraId="2CFB0758" w14:textId="5D7C3301" w:rsidR="00D6042A" w:rsidRDefault="00D6042A">
      <w:pPr>
        <w:pStyle w:val="CommentText"/>
      </w:pPr>
      <w:r>
        <w:rPr>
          <w:rStyle w:val="CommentReference"/>
        </w:rPr>
        <w:annotationRef/>
      </w:r>
      <w:r>
        <w:t>I will check!</w:t>
      </w:r>
      <w:r w:rsidR="00DB729A">
        <w:t xml:space="preserve"> (</w:t>
      </w:r>
      <w:proofErr w:type="gramStart"/>
      <w:r w:rsidR="00DB729A">
        <w:t>and</w:t>
      </w:r>
      <w:proofErr w:type="gramEnd"/>
      <w:r w:rsidR="00DB729A">
        <w:t xml:space="preserve"> modify in the final stages since Zotero imports as one lump or references)</w:t>
      </w:r>
    </w:p>
  </w:comment>
  <w:comment w:id="405" w:author="Andrea Schreier" w:date="2023-09-06T13:33:00Z" w:initials="AS">
    <w:p w14:paraId="11DBE382" w14:textId="118FBEA5" w:rsidR="00210561" w:rsidRDefault="00210561" w:rsidP="00EC7D14">
      <w:pPr>
        <w:jc w:val="left"/>
      </w:pPr>
      <w:r>
        <w:rPr>
          <w:rStyle w:val="CommentReference"/>
        </w:rPr>
        <w:annotationRef/>
      </w:r>
      <w:r>
        <w:rPr>
          <w:color w:val="000000"/>
        </w:rPr>
        <w:t xml:space="preserve">Instead of run ID, or in addition to, I wonder if individual IDs for the smelt sequenced would be good to include. </w:t>
      </w:r>
    </w:p>
  </w:comment>
  <w:comment w:id="406" w:author="Shannon Erica Kendal Joslin" w:date="2023-10-13T11:08:00Z" w:initials="SEKJ">
    <w:p w14:paraId="603D3EB7" w14:textId="726CB91A" w:rsidR="001C0134" w:rsidRDefault="001C0134">
      <w:pPr>
        <w:pStyle w:val="CommentText"/>
      </w:pPr>
      <w:r>
        <w:rPr>
          <w:rStyle w:val="CommentReference"/>
        </w:rPr>
        <w:annotationRef/>
      </w:r>
      <w:r>
        <w:t>Definitely</w:t>
      </w:r>
    </w:p>
  </w:comment>
  <w:comment w:id="411" w:author="Andrea Schreier" w:date="2023-09-06T13:34:00Z" w:initials="AS">
    <w:p w14:paraId="1BF1E970" w14:textId="77777777" w:rsidR="00210561" w:rsidRDefault="00210561" w:rsidP="00D04DBA">
      <w:pPr>
        <w:jc w:val="left"/>
      </w:pPr>
      <w:r>
        <w:rPr>
          <w:rStyle w:val="CommentReference"/>
        </w:rPr>
        <w:annotationRef/>
      </w:r>
      <w:r>
        <w:t>Any idea why 10X gives higher GC content than the other methods? This might be something to address briefly in the discussion, if you know why or have possible explanations for why. Maybe these are different individuals, than other methods, but it still seems weird that you’d have some individuals with 51% GC content and others with 45% GC content within the same species. Unless there was biased sequencing of different portions of the genome.</w:t>
      </w:r>
    </w:p>
  </w:comment>
  <w:comment w:id="412" w:author="Shannon Erica Kendal Joslin" w:date="2023-10-13T10:24:00Z" w:initials="SEKJ">
    <w:p w14:paraId="7E2A989F" w14:textId="7653C584" w:rsidR="00210561" w:rsidRDefault="00210561">
      <w:pPr>
        <w:pStyle w:val="CommentText"/>
      </w:pPr>
      <w:r>
        <w:rPr>
          <w:rStyle w:val="CommentReference"/>
        </w:rPr>
        <w:annotationRef/>
      </w:r>
      <w:r>
        <w:t>I agree… oddly the only explanations of GC content differences that I can find say that HiFi reads usually have a GC bias… I’m not sure what to do?</w:t>
      </w:r>
    </w:p>
  </w:comment>
  <w:comment w:id="612" w:author="Shannon Erica Kendal Joslin" w:date="2023-10-13T10:23:00Z" w:initials="SEKJ">
    <w:p w14:paraId="342F0419" w14:textId="4DC448D3" w:rsidR="00210561" w:rsidRDefault="00210561">
      <w:pPr>
        <w:pStyle w:val="CommentText"/>
      </w:pPr>
      <w:r>
        <w:rPr>
          <w:rStyle w:val="CommentReference"/>
        </w:rPr>
        <w:annotationRef/>
      </w:r>
      <w:r>
        <w:t>Should I delete these last two lines since I don’t use them for my dissertation?</w:t>
      </w:r>
    </w:p>
  </w:comment>
  <w:comment w:id="647" w:author="Andrea Schreier" w:date="2023-09-06T13:37:00Z" w:initials="AS">
    <w:p w14:paraId="577BD998" w14:textId="77777777" w:rsidR="008F7FE6" w:rsidRDefault="008F7FE6" w:rsidP="0059466C">
      <w:pPr>
        <w:jc w:val="left"/>
      </w:pPr>
      <w:r>
        <w:rPr>
          <w:rStyle w:val="CommentReference"/>
        </w:rPr>
        <w:annotationRef/>
      </w:r>
      <w:r>
        <w:rPr>
          <w:color w:val="000000"/>
        </w:rPr>
        <w:t xml:space="preserve">I think this table is </w:t>
      </w:r>
      <w:proofErr w:type="gramStart"/>
      <w:r>
        <w:rPr>
          <w:color w:val="000000"/>
        </w:rPr>
        <w:t>really cool</w:t>
      </w:r>
      <w:proofErr w:type="gramEnd"/>
      <w:r>
        <w:rPr>
          <w:color w:val="000000"/>
        </w:rPr>
        <w:t xml:space="preserve"> because it highlights how dramatically the assembly improves with the addition of data from a different platform!</w:t>
      </w:r>
    </w:p>
  </w:comment>
  <w:comment w:id="648" w:author="Shannon Erica Kendal Joslin" w:date="2023-10-13T10:25:00Z" w:initials="SEKJ">
    <w:p w14:paraId="06CD4F7E" w14:textId="3F0DF6A2" w:rsidR="00D6042A" w:rsidRDefault="00D6042A">
      <w:pPr>
        <w:pStyle w:val="CommentText"/>
      </w:pPr>
      <w:r>
        <w:rPr>
          <w:rStyle w:val="CommentReference"/>
        </w:rPr>
        <w:annotationRef/>
      </w:r>
      <w:r>
        <w:t xml:space="preserve">Thanks! I do too! </w:t>
      </w:r>
      <w:r>
        <w:sym w:font="Wingdings" w:char="F04A"/>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A5902C" w15:done="0"/>
  <w15:commentEx w15:paraId="19E37CDC" w15:done="0"/>
  <w15:commentEx w15:paraId="3F353CBB" w15:done="0"/>
  <w15:commentEx w15:paraId="5F11A780" w15:done="0"/>
  <w15:commentEx w15:paraId="524C393B" w15:done="0"/>
  <w15:commentEx w15:paraId="65C06411" w15:paraIdParent="524C393B" w15:done="0"/>
  <w15:commentEx w15:paraId="7A245377" w15:done="0"/>
  <w15:commentEx w15:paraId="37138735" w15:paraIdParent="7A245377" w15:done="0"/>
  <w15:commentEx w15:paraId="62A87306" w15:done="0"/>
  <w15:commentEx w15:paraId="405CB03E" w15:done="0"/>
  <w15:commentEx w15:paraId="32AEA08B" w15:done="0"/>
  <w15:commentEx w15:paraId="6EF6E281" w15:done="0"/>
  <w15:commentEx w15:paraId="6A8D2B88" w15:paraIdParent="6EF6E281" w15:done="0"/>
  <w15:commentEx w15:paraId="7EEACEBB" w15:done="0"/>
  <w15:commentEx w15:paraId="0587E0E2" w15:done="0"/>
  <w15:commentEx w15:paraId="75E609D8" w15:paraIdParent="0587E0E2" w15:done="0"/>
  <w15:commentEx w15:paraId="541DD987" w15:done="0"/>
  <w15:commentEx w15:paraId="182EE670" w15:paraIdParent="541DD987" w15:done="0"/>
  <w15:commentEx w15:paraId="0E0D290E" w15:done="0"/>
  <w15:commentEx w15:paraId="63D8D100" w15:done="0"/>
  <w15:commentEx w15:paraId="736A746E" w15:done="0"/>
  <w15:commentEx w15:paraId="1344CA21" w15:done="0"/>
  <w15:commentEx w15:paraId="67C8F99A" w15:paraIdParent="1344CA21" w15:done="0"/>
  <w15:commentEx w15:paraId="0FCF7225" w15:done="0"/>
  <w15:commentEx w15:paraId="3FA0720B" w15:paraIdParent="0FCF7225" w15:done="0"/>
  <w15:commentEx w15:paraId="35ABE9FB" w15:done="0"/>
  <w15:commentEx w15:paraId="4E1B48B1" w15:done="0"/>
  <w15:commentEx w15:paraId="297E9798" w15:done="0"/>
  <w15:commentEx w15:paraId="134C7126" w15:done="0"/>
  <w15:commentEx w15:paraId="645974B4" w15:done="0"/>
  <w15:commentEx w15:paraId="5185D6F2" w15:paraIdParent="645974B4" w15:done="0"/>
  <w15:commentEx w15:paraId="3DA5541B" w15:done="0"/>
  <w15:commentEx w15:paraId="7BFEF3E8" w15:paraIdParent="3DA5541B" w15:done="0"/>
  <w15:commentEx w15:paraId="102E34CF" w15:done="0"/>
  <w15:commentEx w15:paraId="2CFB0758" w15:paraIdParent="102E34CF" w15:done="0"/>
  <w15:commentEx w15:paraId="11DBE382" w15:done="0"/>
  <w15:commentEx w15:paraId="603D3EB7" w15:paraIdParent="11DBE382" w15:done="0"/>
  <w15:commentEx w15:paraId="1BF1E970" w15:done="0"/>
  <w15:commentEx w15:paraId="7E2A989F" w15:paraIdParent="1BF1E970" w15:done="0"/>
  <w15:commentEx w15:paraId="342F0419" w15:done="0"/>
  <w15:commentEx w15:paraId="577BD998" w15:done="0"/>
  <w15:commentEx w15:paraId="06CD4F7E" w15:paraIdParent="577BD9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2CFA7" w16cex:dateUtc="2023-09-06T17:15:00Z"/>
  <w16cex:commentExtensible w16cex:durableId="28A2D5DD" w16cex:dateUtc="2023-09-06T17:41:00Z"/>
  <w16cex:commentExtensible w16cex:durableId="28A2D0A8" w16cex:dateUtc="2023-09-06T17:19:00Z"/>
  <w16cex:commentExtensible w16cex:durableId="28A2D1A9" w16cex:dateUtc="2023-09-06T17:23:00Z"/>
  <w16cex:commentExtensible w16cex:durableId="28D381D6" w16cex:dateUtc="2023-09-06T18:08:00Z"/>
  <w16cex:commentExtensible w16cex:durableId="28D4F10F" w16cex:dateUtc="2023-10-14T01:50:00Z"/>
  <w16cex:commentExtensible w16cex:durableId="28A2D2E6" w16cex:dateUtc="2023-09-06T17:28:00Z"/>
  <w16cex:commentExtensible w16cex:durableId="28B00EF5" w16cex:dateUtc="2023-09-16T18:24:00Z"/>
  <w16cex:commentExtensible w16cex:durableId="28A2D364" w16cex:dateUtc="2023-09-06T17:31:00Z"/>
  <w16cex:commentExtensible w16cex:durableId="28A2D647" w16cex:dateUtc="2023-09-06T17:43:00Z"/>
  <w16cex:commentExtensible w16cex:durableId="28D37E54" w16cex:dateUtc="2023-09-06T17:52:00Z"/>
  <w16cex:commentExtensible w16cex:durableId="28A2D82B" w16cex:dateUtc="2023-09-06T17:51:00Z"/>
  <w16cex:commentExtensible w16cex:durableId="28D37D5B" w16cex:dateUtc="2023-10-12T23:24:00Z"/>
  <w16cex:commentExtensible w16cex:durableId="28A2D875" w16cex:dateUtc="2023-09-06T17:52:00Z"/>
  <w16cex:commentExtensible w16cex:durableId="28A2D8A3" w16cex:dateUtc="2023-09-06T17:53:00Z"/>
  <w16cex:commentExtensible w16cex:durableId="28D37FD5" w16cex:dateUtc="2023-10-12T23:35:00Z"/>
  <w16cex:commentExtensible w16cex:durableId="28B1A5C3" w16cex:dateUtc="2023-09-06T18:23:00Z"/>
  <w16cex:commentExtensible w16cex:durableId="28B1A5CA" w16cex:dateUtc="2023-09-17T23:20:00Z"/>
  <w16cex:commentExtensible w16cex:durableId="28B19A20" w16cex:dateUtc="2023-09-17T22:30:00Z"/>
  <w16cex:commentExtensible w16cex:durableId="28A2DAB4" w16cex:dateUtc="2023-09-06T18:02:00Z"/>
  <w16cex:commentExtensible w16cex:durableId="28A2DC22" w16cex:dateUtc="2023-09-06T18:08:00Z"/>
  <w16cex:commentExtensible w16cex:durableId="28A2DB90" w16cex:dateUtc="2023-09-06T18:05:00Z"/>
  <w16cex:commentExtensible w16cex:durableId="28B19C98" w16cex:dateUtc="2023-09-17T22:41:00Z"/>
  <w16cex:commentExtensible w16cex:durableId="28A2DFA3" w16cex:dateUtc="2023-09-06T18:23:00Z"/>
  <w16cex:commentExtensible w16cex:durableId="28B1A47C" w16cex:dateUtc="2023-09-17T23:14:00Z"/>
  <w16cex:commentExtensible w16cex:durableId="28A2DFC2" w16cex:dateUtc="2023-09-06T18:23:00Z"/>
  <w16cex:commentExtensible w16cex:durableId="28D39081" w16cex:dateUtc="2023-09-06T20:15:00Z"/>
  <w16cex:commentExtensible w16cex:durableId="28A2F47A" w16cex:dateUtc="2023-09-06T19:52:00Z"/>
  <w16cex:commentExtensible w16cex:durableId="28A2FA8D" w16cex:dateUtc="2023-09-06T20:18:00Z"/>
  <w16cex:commentExtensible w16cex:durableId="28A2FC5F" w16cex:dateUtc="2023-09-06T20:25:00Z"/>
  <w16cex:commentExtensible w16cex:durableId="28D39149" w16cex:dateUtc="2023-10-13T00:50:00Z"/>
  <w16cex:commentExtensible w16cex:durableId="28A2FD39" w16cex:dateUtc="2023-09-06T20:29:00Z"/>
  <w16cex:commentExtensible w16cex:durableId="28D39696" w16cex:dateUtc="2023-10-13T01:12:00Z"/>
  <w16cex:commentExtensible w16cex:durableId="28A30F17" w16cex:dateUtc="2023-09-06T21:45:00Z"/>
  <w16cex:commentExtensible w16cex:durableId="28D39848" w16cex:dateUtc="2023-10-13T01:19:00Z"/>
  <w16cex:commentExtensible w16cex:durableId="28A2FE15" w16cex:dateUtc="2023-09-06T20:33:00Z"/>
  <w16cex:commentExtensible w16cex:durableId="28D3A3AF" w16cex:dateUtc="2023-10-13T02:08:00Z"/>
  <w16cex:commentExtensible w16cex:durableId="28A2FE59" w16cex:dateUtc="2023-09-06T20:34:00Z"/>
  <w16cex:commentExtensible w16cex:durableId="28D3994F" w16cex:dateUtc="2023-10-13T01:24:00Z"/>
  <w16cex:commentExtensible w16cex:durableId="28D39936" w16cex:dateUtc="2023-10-13T01:23:00Z"/>
  <w16cex:commentExtensible w16cex:durableId="28A2FF28" w16cex:dateUtc="2023-09-06T20:37:00Z"/>
  <w16cex:commentExtensible w16cex:durableId="28D399A1" w16cex:dateUtc="2023-10-13T01: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A5902C" w16cid:durableId="28A2CFA7"/>
  <w16cid:commentId w16cid:paraId="19E37CDC" w16cid:durableId="28A2D5DD"/>
  <w16cid:commentId w16cid:paraId="3F353CBB" w16cid:durableId="28A2D0A8"/>
  <w16cid:commentId w16cid:paraId="5F11A780" w16cid:durableId="28A2D1A9"/>
  <w16cid:commentId w16cid:paraId="524C393B" w16cid:durableId="28D381D6"/>
  <w16cid:commentId w16cid:paraId="65C06411" w16cid:durableId="28D4F10F"/>
  <w16cid:commentId w16cid:paraId="7A245377" w16cid:durableId="28A2D2E6"/>
  <w16cid:commentId w16cid:paraId="37138735" w16cid:durableId="28B00EF5"/>
  <w16cid:commentId w16cid:paraId="62A87306" w16cid:durableId="28A2D364"/>
  <w16cid:commentId w16cid:paraId="405CB03E" w16cid:durableId="28A2D647"/>
  <w16cid:commentId w16cid:paraId="32AEA08B" w16cid:durableId="28D37E54"/>
  <w16cid:commentId w16cid:paraId="6EF6E281" w16cid:durableId="28A2D82B"/>
  <w16cid:commentId w16cid:paraId="6A8D2B88" w16cid:durableId="28D37D5B"/>
  <w16cid:commentId w16cid:paraId="7EEACEBB" w16cid:durableId="28A2D875"/>
  <w16cid:commentId w16cid:paraId="0587E0E2" w16cid:durableId="28A2D8A3"/>
  <w16cid:commentId w16cid:paraId="75E609D8" w16cid:durableId="28D37FD5"/>
  <w16cid:commentId w16cid:paraId="541DD987" w16cid:durableId="28B1A5C3"/>
  <w16cid:commentId w16cid:paraId="182EE670" w16cid:durableId="28B1A5CA"/>
  <w16cid:commentId w16cid:paraId="0E0D290E" w16cid:durableId="28B19A20"/>
  <w16cid:commentId w16cid:paraId="63D8D100" w16cid:durableId="28A2DAB4"/>
  <w16cid:commentId w16cid:paraId="736A746E" w16cid:durableId="28A2DC22"/>
  <w16cid:commentId w16cid:paraId="1344CA21" w16cid:durableId="28A2DB90"/>
  <w16cid:commentId w16cid:paraId="67C8F99A" w16cid:durableId="28B19C98"/>
  <w16cid:commentId w16cid:paraId="0FCF7225" w16cid:durableId="28A2DFA3"/>
  <w16cid:commentId w16cid:paraId="3FA0720B" w16cid:durableId="28B1A47C"/>
  <w16cid:commentId w16cid:paraId="35ABE9FB" w16cid:durableId="28A2DFC2"/>
  <w16cid:commentId w16cid:paraId="4E1B48B1" w16cid:durableId="28D39081"/>
  <w16cid:commentId w16cid:paraId="297E9798" w16cid:durableId="28A2F47A"/>
  <w16cid:commentId w16cid:paraId="134C7126" w16cid:durableId="28A2FA8D"/>
  <w16cid:commentId w16cid:paraId="645974B4" w16cid:durableId="28A2FC5F"/>
  <w16cid:commentId w16cid:paraId="5185D6F2" w16cid:durableId="28D39149"/>
  <w16cid:commentId w16cid:paraId="3DA5541B" w16cid:durableId="28A2FD39"/>
  <w16cid:commentId w16cid:paraId="7BFEF3E8" w16cid:durableId="28D39696"/>
  <w16cid:commentId w16cid:paraId="102E34CF" w16cid:durableId="28A30F17"/>
  <w16cid:commentId w16cid:paraId="2CFB0758" w16cid:durableId="28D39848"/>
  <w16cid:commentId w16cid:paraId="11DBE382" w16cid:durableId="28A2FE15"/>
  <w16cid:commentId w16cid:paraId="603D3EB7" w16cid:durableId="28D3A3AF"/>
  <w16cid:commentId w16cid:paraId="1BF1E970" w16cid:durableId="28A2FE59"/>
  <w16cid:commentId w16cid:paraId="7E2A989F" w16cid:durableId="28D3994F"/>
  <w16cid:commentId w16cid:paraId="342F0419" w16cid:durableId="28D39936"/>
  <w16cid:commentId w16cid:paraId="577BD998" w16cid:durableId="28A2FF28"/>
  <w16cid:commentId w16cid:paraId="06CD4F7E" w16cid:durableId="28D399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B529A" w14:textId="77777777" w:rsidR="00D56D5C" w:rsidRDefault="00D56D5C" w:rsidP="000E70AC">
      <w:pPr>
        <w:spacing w:after="0" w:line="240" w:lineRule="auto"/>
      </w:pPr>
      <w:r>
        <w:separator/>
      </w:r>
    </w:p>
  </w:endnote>
  <w:endnote w:type="continuationSeparator" w:id="0">
    <w:p w14:paraId="0DAC00E7" w14:textId="77777777" w:rsidR="00D56D5C" w:rsidRDefault="00D56D5C" w:rsidP="000E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degree">
    <w:altName w:val="Cambria"/>
    <w:panose1 w:val="020B06040202020202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3790C" w14:textId="77777777" w:rsidR="00D56D5C" w:rsidRDefault="00D56D5C" w:rsidP="000E70AC">
      <w:pPr>
        <w:spacing w:after="0" w:line="240" w:lineRule="auto"/>
      </w:pPr>
      <w:r>
        <w:separator/>
      </w:r>
    </w:p>
  </w:footnote>
  <w:footnote w:type="continuationSeparator" w:id="0">
    <w:p w14:paraId="433EF3C2" w14:textId="77777777" w:rsidR="00D56D5C" w:rsidRDefault="00D56D5C" w:rsidP="000E70AC">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Schreier">
    <w15:presenceInfo w15:providerId="AD" w15:userId="S::amdrauch@ucdavis.edu::f79b4462-bee1-4ace-88d0-48aa3e923fc4"/>
  </w15:person>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039"/>
    <w:rsid w:val="0000362B"/>
    <w:rsid w:val="00004F0A"/>
    <w:rsid w:val="00012DA6"/>
    <w:rsid w:val="00020C5F"/>
    <w:rsid w:val="00024DBD"/>
    <w:rsid w:val="00025764"/>
    <w:rsid w:val="0002656D"/>
    <w:rsid w:val="000363E0"/>
    <w:rsid w:val="00043B95"/>
    <w:rsid w:val="00047A5C"/>
    <w:rsid w:val="000505E5"/>
    <w:rsid w:val="00051847"/>
    <w:rsid w:val="0006021F"/>
    <w:rsid w:val="00081378"/>
    <w:rsid w:val="00083919"/>
    <w:rsid w:val="00096E1C"/>
    <w:rsid w:val="000A3BC9"/>
    <w:rsid w:val="000C33D6"/>
    <w:rsid w:val="000C6B61"/>
    <w:rsid w:val="000D219A"/>
    <w:rsid w:val="000D523C"/>
    <w:rsid w:val="000E2152"/>
    <w:rsid w:val="000E70AC"/>
    <w:rsid w:val="000E77BD"/>
    <w:rsid w:val="000F4106"/>
    <w:rsid w:val="00100511"/>
    <w:rsid w:val="001067E6"/>
    <w:rsid w:val="00107B19"/>
    <w:rsid w:val="00112288"/>
    <w:rsid w:val="0011235A"/>
    <w:rsid w:val="0013318B"/>
    <w:rsid w:val="00135A81"/>
    <w:rsid w:val="00137C6E"/>
    <w:rsid w:val="00150826"/>
    <w:rsid w:val="00160BAA"/>
    <w:rsid w:val="0016709B"/>
    <w:rsid w:val="00167B56"/>
    <w:rsid w:val="00167DDB"/>
    <w:rsid w:val="001702BA"/>
    <w:rsid w:val="001717FA"/>
    <w:rsid w:val="00173782"/>
    <w:rsid w:val="00173AE9"/>
    <w:rsid w:val="00174778"/>
    <w:rsid w:val="0019361B"/>
    <w:rsid w:val="001A31AE"/>
    <w:rsid w:val="001A6E91"/>
    <w:rsid w:val="001B09B1"/>
    <w:rsid w:val="001B202C"/>
    <w:rsid w:val="001B5C18"/>
    <w:rsid w:val="001C0134"/>
    <w:rsid w:val="001C5BF5"/>
    <w:rsid w:val="001C7089"/>
    <w:rsid w:val="001C7F9E"/>
    <w:rsid w:val="001D0E5C"/>
    <w:rsid w:val="001D762E"/>
    <w:rsid w:val="00202A99"/>
    <w:rsid w:val="00203E7F"/>
    <w:rsid w:val="00210561"/>
    <w:rsid w:val="00217A92"/>
    <w:rsid w:val="00222108"/>
    <w:rsid w:val="0022315B"/>
    <w:rsid w:val="00224AC0"/>
    <w:rsid w:val="002335A7"/>
    <w:rsid w:val="00234E5D"/>
    <w:rsid w:val="00235867"/>
    <w:rsid w:val="00240056"/>
    <w:rsid w:val="00240654"/>
    <w:rsid w:val="002518FE"/>
    <w:rsid w:val="00255222"/>
    <w:rsid w:val="00274531"/>
    <w:rsid w:val="0028698C"/>
    <w:rsid w:val="00287783"/>
    <w:rsid w:val="00291495"/>
    <w:rsid w:val="002932AB"/>
    <w:rsid w:val="002A4536"/>
    <w:rsid w:val="002B09C4"/>
    <w:rsid w:val="002B1744"/>
    <w:rsid w:val="002B300E"/>
    <w:rsid w:val="002B3395"/>
    <w:rsid w:val="002B588C"/>
    <w:rsid w:val="002B5B6D"/>
    <w:rsid w:val="002C1A78"/>
    <w:rsid w:val="002C2F3F"/>
    <w:rsid w:val="002C4466"/>
    <w:rsid w:val="002C69E3"/>
    <w:rsid w:val="002D46AC"/>
    <w:rsid w:val="002E2FF8"/>
    <w:rsid w:val="002F52A4"/>
    <w:rsid w:val="0030098D"/>
    <w:rsid w:val="003037E2"/>
    <w:rsid w:val="00307E56"/>
    <w:rsid w:val="00314053"/>
    <w:rsid w:val="00315B1D"/>
    <w:rsid w:val="00315D25"/>
    <w:rsid w:val="00317A2C"/>
    <w:rsid w:val="00317A9B"/>
    <w:rsid w:val="00321C12"/>
    <w:rsid w:val="00327737"/>
    <w:rsid w:val="003301D7"/>
    <w:rsid w:val="00332AB8"/>
    <w:rsid w:val="00336186"/>
    <w:rsid w:val="00345F08"/>
    <w:rsid w:val="00350627"/>
    <w:rsid w:val="00355F91"/>
    <w:rsid w:val="003579EF"/>
    <w:rsid w:val="00370ABE"/>
    <w:rsid w:val="003846EB"/>
    <w:rsid w:val="00384916"/>
    <w:rsid w:val="00387DD6"/>
    <w:rsid w:val="003903DF"/>
    <w:rsid w:val="00391C95"/>
    <w:rsid w:val="00392354"/>
    <w:rsid w:val="00392570"/>
    <w:rsid w:val="00394EF8"/>
    <w:rsid w:val="00395A40"/>
    <w:rsid w:val="00397880"/>
    <w:rsid w:val="003A0548"/>
    <w:rsid w:val="003A09CC"/>
    <w:rsid w:val="003A4E8E"/>
    <w:rsid w:val="003A7D4F"/>
    <w:rsid w:val="003B10C0"/>
    <w:rsid w:val="003B2429"/>
    <w:rsid w:val="003B2669"/>
    <w:rsid w:val="003B7B17"/>
    <w:rsid w:val="003D4EBA"/>
    <w:rsid w:val="003E074C"/>
    <w:rsid w:val="003E62D5"/>
    <w:rsid w:val="003E787F"/>
    <w:rsid w:val="003F11BA"/>
    <w:rsid w:val="003F1E60"/>
    <w:rsid w:val="003F5039"/>
    <w:rsid w:val="003F60A5"/>
    <w:rsid w:val="003F7F9E"/>
    <w:rsid w:val="00403E27"/>
    <w:rsid w:val="00415561"/>
    <w:rsid w:val="00422362"/>
    <w:rsid w:val="00422626"/>
    <w:rsid w:val="00425ACB"/>
    <w:rsid w:val="00430654"/>
    <w:rsid w:val="004377C9"/>
    <w:rsid w:val="00442135"/>
    <w:rsid w:val="00446DCD"/>
    <w:rsid w:val="00450007"/>
    <w:rsid w:val="00450C5F"/>
    <w:rsid w:val="004673B7"/>
    <w:rsid w:val="00470F64"/>
    <w:rsid w:val="0047491E"/>
    <w:rsid w:val="00480C67"/>
    <w:rsid w:val="004A3452"/>
    <w:rsid w:val="004B332D"/>
    <w:rsid w:val="004B5697"/>
    <w:rsid w:val="004B6F68"/>
    <w:rsid w:val="004C3847"/>
    <w:rsid w:val="004C5956"/>
    <w:rsid w:val="004E08BF"/>
    <w:rsid w:val="004E2817"/>
    <w:rsid w:val="004E4858"/>
    <w:rsid w:val="00502EF8"/>
    <w:rsid w:val="00522930"/>
    <w:rsid w:val="00530CC3"/>
    <w:rsid w:val="005404B5"/>
    <w:rsid w:val="005549A1"/>
    <w:rsid w:val="00570BB9"/>
    <w:rsid w:val="00577B48"/>
    <w:rsid w:val="00585FF9"/>
    <w:rsid w:val="00586A77"/>
    <w:rsid w:val="005877E5"/>
    <w:rsid w:val="005910F3"/>
    <w:rsid w:val="00594BE3"/>
    <w:rsid w:val="005A4907"/>
    <w:rsid w:val="005A697F"/>
    <w:rsid w:val="005B1B8B"/>
    <w:rsid w:val="005B2580"/>
    <w:rsid w:val="005B6C5A"/>
    <w:rsid w:val="005B7C48"/>
    <w:rsid w:val="005B7C80"/>
    <w:rsid w:val="005C1F2A"/>
    <w:rsid w:val="005C7F13"/>
    <w:rsid w:val="005D14A7"/>
    <w:rsid w:val="005D23B9"/>
    <w:rsid w:val="005D60CF"/>
    <w:rsid w:val="005E0D4F"/>
    <w:rsid w:val="005E1B57"/>
    <w:rsid w:val="005E5B37"/>
    <w:rsid w:val="005F6881"/>
    <w:rsid w:val="006030AE"/>
    <w:rsid w:val="006161D8"/>
    <w:rsid w:val="00626F94"/>
    <w:rsid w:val="00634ADB"/>
    <w:rsid w:val="00635F3E"/>
    <w:rsid w:val="00636378"/>
    <w:rsid w:val="006372E7"/>
    <w:rsid w:val="00644092"/>
    <w:rsid w:val="00645DF5"/>
    <w:rsid w:val="00650EFD"/>
    <w:rsid w:val="006514C3"/>
    <w:rsid w:val="00654E57"/>
    <w:rsid w:val="00685FD6"/>
    <w:rsid w:val="00691174"/>
    <w:rsid w:val="00695F15"/>
    <w:rsid w:val="006B228C"/>
    <w:rsid w:val="006B3940"/>
    <w:rsid w:val="006B6CB5"/>
    <w:rsid w:val="006C1DD5"/>
    <w:rsid w:val="006C3F3E"/>
    <w:rsid w:val="006C41A6"/>
    <w:rsid w:val="006C6899"/>
    <w:rsid w:val="006D6AE1"/>
    <w:rsid w:val="006E58E9"/>
    <w:rsid w:val="006F17F9"/>
    <w:rsid w:val="006F591B"/>
    <w:rsid w:val="0072365C"/>
    <w:rsid w:val="00731F54"/>
    <w:rsid w:val="00735E71"/>
    <w:rsid w:val="00735E92"/>
    <w:rsid w:val="007373D1"/>
    <w:rsid w:val="00743FAC"/>
    <w:rsid w:val="007463BC"/>
    <w:rsid w:val="00750600"/>
    <w:rsid w:val="00757362"/>
    <w:rsid w:val="00764BAE"/>
    <w:rsid w:val="00772735"/>
    <w:rsid w:val="00775A0C"/>
    <w:rsid w:val="007858F9"/>
    <w:rsid w:val="00785B58"/>
    <w:rsid w:val="00790FF0"/>
    <w:rsid w:val="00791715"/>
    <w:rsid w:val="00795441"/>
    <w:rsid w:val="0079787C"/>
    <w:rsid w:val="007A1054"/>
    <w:rsid w:val="007A13CF"/>
    <w:rsid w:val="007A1A46"/>
    <w:rsid w:val="007A3A71"/>
    <w:rsid w:val="007B71D3"/>
    <w:rsid w:val="007B7A16"/>
    <w:rsid w:val="007D1AB2"/>
    <w:rsid w:val="007D782C"/>
    <w:rsid w:val="007E4662"/>
    <w:rsid w:val="007E4664"/>
    <w:rsid w:val="007E7567"/>
    <w:rsid w:val="007F6E3A"/>
    <w:rsid w:val="008052F1"/>
    <w:rsid w:val="0081083C"/>
    <w:rsid w:val="008142CF"/>
    <w:rsid w:val="008155C0"/>
    <w:rsid w:val="00830624"/>
    <w:rsid w:val="008450A4"/>
    <w:rsid w:val="00854A8F"/>
    <w:rsid w:val="008641A8"/>
    <w:rsid w:val="0086536E"/>
    <w:rsid w:val="0087338E"/>
    <w:rsid w:val="008739C3"/>
    <w:rsid w:val="00873C0E"/>
    <w:rsid w:val="00874AFC"/>
    <w:rsid w:val="008914E8"/>
    <w:rsid w:val="00895DB8"/>
    <w:rsid w:val="008A1BAC"/>
    <w:rsid w:val="008A4FCB"/>
    <w:rsid w:val="008B5535"/>
    <w:rsid w:val="008B584D"/>
    <w:rsid w:val="008C1FB2"/>
    <w:rsid w:val="008C50E8"/>
    <w:rsid w:val="008D4E9D"/>
    <w:rsid w:val="008F288C"/>
    <w:rsid w:val="008F2EB8"/>
    <w:rsid w:val="008F60D9"/>
    <w:rsid w:val="008F7FE6"/>
    <w:rsid w:val="00912247"/>
    <w:rsid w:val="00951A5F"/>
    <w:rsid w:val="00952944"/>
    <w:rsid w:val="009804EB"/>
    <w:rsid w:val="00996BA9"/>
    <w:rsid w:val="009B191E"/>
    <w:rsid w:val="009C0C92"/>
    <w:rsid w:val="009C7280"/>
    <w:rsid w:val="009D6B98"/>
    <w:rsid w:val="009E004D"/>
    <w:rsid w:val="00A0395A"/>
    <w:rsid w:val="00A04A7E"/>
    <w:rsid w:val="00A066C0"/>
    <w:rsid w:val="00A07456"/>
    <w:rsid w:val="00A3519E"/>
    <w:rsid w:val="00A46CE7"/>
    <w:rsid w:val="00A7543D"/>
    <w:rsid w:val="00A94661"/>
    <w:rsid w:val="00A9501C"/>
    <w:rsid w:val="00A973EF"/>
    <w:rsid w:val="00AA0A58"/>
    <w:rsid w:val="00AA14E0"/>
    <w:rsid w:val="00AA26EA"/>
    <w:rsid w:val="00AB1628"/>
    <w:rsid w:val="00AB2E55"/>
    <w:rsid w:val="00AC6116"/>
    <w:rsid w:val="00AE7212"/>
    <w:rsid w:val="00B0064E"/>
    <w:rsid w:val="00B117DB"/>
    <w:rsid w:val="00B21CD8"/>
    <w:rsid w:val="00B31255"/>
    <w:rsid w:val="00B373FD"/>
    <w:rsid w:val="00B4490E"/>
    <w:rsid w:val="00B50827"/>
    <w:rsid w:val="00B53598"/>
    <w:rsid w:val="00B67D9A"/>
    <w:rsid w:val="00B706E8"/>
    <w:rsid w:val="00B70749"/>
    <w:rsid w:val="00B72666"/>
    <w:rsid w:val="00B83657"/>
    <w:rsid w:val="00B873B0"/>
    <w:rsid w:val="00B956C7"/>
    <w:rsid w:val="00BA2D88"/>
    <w:rsid w:val="00BA4BFE"/>
    <w:rsid w:val="00BB20EE"/>
    <w:rsid w:val="00BC0AB6"/>
    <w:rsid w:val="00BC5BBD"/>
    <w:rsid w:val="00BD07C1"/>
    <w:rsid w:val="00BD17D8"/>
    <w:rsid w:val="00BE0EE0"/>
    <w:rsid w:val="00C06DF8"/>
    <w:rsid w:val="00C1267C"/>
    <w:rsid w:val="00C23BA8"/>
    <w:rsid w:val="00C26B5B"/>
    <w:rsid w:val="00C355ED"/>
    <w:rsid w:val="00C454CF"/>
    <w:rsid w:val="00C6769A"/>
    <w:rsid w:val="00C677B9"/>
    <w:rsid w:val="00C74898"/>
    <w:rsid w:val="00C81542"/>
    <w:rsid w:val="00C8509D"/>
    <w:rsid w:val="00C8614F"/>
    <w:rsid w:val="00CA16C1"/>
    <w:rsid w:val="00CB7716"/>
    <w:rsid w:val="00CC49C4"/>
    <w:rsid w:val="00CC6C44"/>
    <w:rsid w:val="00CD0ACF"/>
    <w:rsid w:val="00CD7629"/>
    <w:rsid w:val="00CF3EFC"/>
    <w:rsid w:val="00D0393C"/>
    <w:rsid w:val="00D04B3D"/>
    <w:rsid w:val="00D072F5"/>
    <w:rsid w:val="00D1105D"/>
    <w:rsid w:val="00D13305"/>
    <w:rsid w:val="00D14BAF"/>
    <w:rsid w:val="00D32D4D"/>
    <w:rsid w:val="00D37010"/>
    <w:rsid w:val="00D52380"/>
    <w:rsid w:val="00D558A1"/>
    <w:rsid w:val="00D56D5C"/>
    <w:rsid w:val="00D57765"/>
    <w:rsid w:val="00D6042A"/>
    <w:rsid w:val="00D6254C"/>
    <w:rsid w:val="00D86949"/>
    <w:rsid w:val="00DA607C"/>
    <w:rsid w:val="00DB6C76"/>
    <w:rsid w:val="00DB729A"/>
    <w:rsid w:val="00DD3036"/>
    <w:rsid w:val="00DD61FF"/>
    <w:rsid w:val="00DD6826"/>
    <w:rsid w:val="00DE414D"/>
    <w:rsid w:val="00DE4254"/>
    <w:rsid w:val="00DF2390"/>
    <w:rsid w:val="00DF3C75"/>
    <w:rsid w:val="00DF51FF"/>
    <w:rsid w:val="00DF5B36"/>
    <w:rsid w:val="00E054DD"/>
    <w:rsid w:val="00E176B5"/>
    <w:rsid w:val="00E2467E"/>
    <w:rsid w:val="00E25BE4"/>
    <w:rsid w:val="00E32253"/>
    <w:rsid w:val="00E43F86"/>
    <w:rsid w:val="00E502F4"/>
    <w:rsid w:val="00E7195E"/>
    <w:rsid w:val="00E733FB"/>
    <w:rsid w:val="00E910EE"/>
    <w:rsid w:val="00E9111F"/>
    <w:rsid w:val="00E91A9E"/>
    <w:rsid w:val="00E95DEC"/>
    <w:rsid w:val="00EA074B"/>
    <w:rsid w:val="00EA1189"/>
    <w:rsid w:val="00EB2600"/>
    <w:rsid w:val="00EC0111"/>
    <w:rsid w:val="00EC3367"/>
    <w:rsid w:val="00EC36DE"/>
    <w:rsid w:val="00EC767F"/>
    <w:rsid w:val="00ED38CA"/>
    <w:rsid w:val="00ED58FF"/>
    <w:rsid w:val="00EE0B9A"/>
    <w:rsid w:val="00EE0EDB"/>
    <w:rsid w:val="00EE178F"/>
    <w:rsid w:val="00EE27A7"/>
    <w:rsid w:val="00EE4C3F"/>
    <w:rsid w:val="00EF1B5A"/>
    <w:rsid w:val="00EF501E"/>
    <w:rsid w:val="00F11E96"/>
    <w:rsid w:val="00F17A5C"/>
    <w:rsid w:val="00F20B76"/>
    <w:rsid w:val="00F43530"/>
    <w:rsid w:val="00F43713"/>
    <w:rsid w:val="00F60237"/>
    <w:rsid w:val="00F63997"/>
    <w:rsid w:val="00F63C12"/>
    <w:rsid w:val="00F6769B"/>
    <w:rsid w:val="00F93580"/>
    <w:rsid w:val="00FB140D"/>
    <w:rsid w:val="00FC690B"/>
    <w:rsid w:val="00FD21E9"/>
    <w:rsid w:val="00FD79E2"/>
    <w:rsid w:val="00FE1854"/>
    <w:rsid w:val="00FE49ED"/>
    <w:rsid w:val="00FF75A7"/>
    <w:rsid w:val="00FF7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A8C6A"/>
  <w15:docId w15:val="{748949B6-6E65-194B-811F-D6138265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EFD"/>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F437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37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B1B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liases w:val="Detail"/>
    <w:basedOn w:val="Heading2"/>
    <w:next w:val="Normal"/>
    <w:autoRedefine/>
    <w:uiPriority w:val="39"/>
    <w:unhideWhenUsed/>
    <w:qFormat/>
    <w:rsid w:val="00F43713"/>
    <w:pPr>
      <w:keepNext w:val="0"/>
      <w:keepLines w:val="0"/>
      <w:spacing w:before="120" w:after="0"/>
      <w:ind w:left="200"/>
      <w:jc w:val="left"/>
      <w:outlineLvl w:val="9"/>
    </w:pPr>
    <w:rPr>
      <w:rFonts w:asciiTheme="minorHAnsi" w:eastAsiaTheme="minorEastAsia" w:hAnsiTheme="minorHAnsi" w:cstheme="minorHAnsi"/>
      <w:b/>
      <w:bCs/>
      <w:color w:val="auto"/>
      <w:sz w:val="22"/>
      <w:szCs w:val="22"/>
    </w:rPr>
  </w:style>
  <w:style w:type="character" w:customStyle="1" w:styleId="Heading2Char">
    <w:name w:val="Heading 2 Char"/>
    <w:basedOn w:val="DefaultParagraphFont"/>
    <w:link w:val="Heading2"/>
    <w:uiPriority w:val="9"/>
    <w:semiHidden/>
    <w:rsid w:val="00F43713"/>
    <w:rPr>
      <w:rFonts w:asciiTheme="majorHAnsi" w:eastAsiaTheme="majorEastAsia" w:hAnsiTheme="majorHAnsi" w:cstheme="majorBidi"/>
      <w:color w:val="2F5496" w:themeColor="accent1" w:themeShade="BF"/>
      <w:sz w:val="26"/>
      <w:szCs w:val="26"/>
    </w:rPr>
  </w:style>
  <w:style w:type="paragraph" w:styleId="TOC1">
    <w:name w:val="toc 1"/>
    <w:aliases w:val="Subheading,TOC - Dissertation"/>
    <w:basedOn w:val="Heading1"/>
    <w:next w:val="Normal"/>
    <w:autoRedefine/>
    <w:uiPriority w:val="39"/>
    <w:unhideWhenUsed/>
    <w:qFormat/>
    <w:rsid w:val="00F43713"/>
    <w:pPr>
      <w:keepNext w:val="0"/>
      <w:keepLines w:val="0"/>
      <w:spacing w:before="120" w:after="0"/>
      <w:jc w:val="left"/>
      <w:outlineLvl w:val="9"/>
    </w:pPr>
    <w:rPr>
      <w:rFonts w:asciiTheme="minorHAnsi" w:eastAsiaTheme="minorEastAsia" w:hAnsiTheme="minorHAnsi" w:cstheme="minorHAnsi"/>
      <w:b/>
      <w:bCs/>
      <w:i/>
      <w:iCs/>
      <w:color w:val="auto"/>
      <w:sz w:val="24"/>
      <w:szCs w:val="24"/>
    </w:rPr>
  </w:style>
  <w:style w:type="character" w:customStyle="1" w:styleId="Heading1Char">
    <w:name w:val="Heading 1 Char"/>
    <w:basedOn w:val="DefaultParagraphFont"/>
    <w:link w:val="Heading1"/>
    <w:uiPriority w:val="9"/>
    <w:rsid w:val="00F43713"/>
    <w:rPr>
      <w:rFonts w:asciiTheme="majorHAnsi" w:eastAsiaTheme="majorEastAsia" w:hAnsiTheme="majorHAnsi" w:cstheme="majorBidi"/>
      <w:color w:val="2F5496" w:themeColor="accent1" w:themeShade="BF"/>
      <w:sz w:val="32"/>
      <w:szCs w:val="32"/>
    </w:rPr>
  </w:style>
  <w:style w:type="paragraph" w:styleId="HTMLAddress">
    <w:name w:val="HTML Address"/>
    <w:basedOn w:val="Normal"/>
    <w:link w:val="HTMLAddressChar"/>
    <w:uiPriority w:val="99"/>
    <w:unhideWhenUsed/>
    <w:qFormat/>
    <w:rsid w:val="00235867"/>
    <w:rPr>
      <w:i/>
      <w:iCs/>
      <w:sz w:val="22"/>
    </w:rPr>
  </w:style>
  <w:style w:type="character" w:customStyle="1" w:styleId="HTMLAddressChar">
    <w:name w:val="HTML Address Char"/>
    <w:basedOn w:val="DefaultParagraphFont"/>
    <w:link w:val="HTMLAddress"/>
    <w:uiPriority w:val="99"/>
    <w:rsid w:val="00235867"/>
    <w:rPr>
      <w:i/>
      <w:iCs/>
      <w:sz w:val="22"/>
    </w:rPr>
  </w:style>
  <w:style w:type="paragraph" w:styleId="TOC4">
    <w:name w:val="toc 4"/>
    <w:aliases w:val="Tables_and_Figures"/>
    <w:basedOn w:val="Heading4"/>
    <w:next w:val="Normal"/>
    <w:autoRedefine/>
    <w:uiPriority w:val="39"/>
    <w:semiHidden/>
    <w:unhideWhenUsed/>
    <w:qFormat/>
    <w:rsid w:val="005B1B8B"/>
    <w:pPr>
      <w:keepNext w:val="0"/>
      <w:keepLines w:val="0"/>
      <w:spacing w:before="0" w:after="0"/>
      <w:ind w:left="600"/>
      <w:jc w:val="left"/>
      <w:outlineLvl w:val="9"/>
    </w:pPr>
    <w:rPr>
      <w:rFonts w:asciiTheme="minorHAnsi" w:eastAsiaTheme="minorEastAsia" w:hAnsiTheme="minorHAnsi" w:cstheme="minorHAnsi"/>
      <w:i w:val="0"/>
      <w:iCs w:val="0"/>
      <w:color w:val="auto"/>
    </w:rPr>
  </w:style>
  <w:style w:type="character" w:customStyle="1" w:styleId="Heading4Char">
    <w:name w:val="Heading 4 Char"/>
    <w:basedOn w:val="DefaultParagraphFont"/>
    <w:link w:val="Heading4"/>
    <w:uiPriority w:val="9"/>
    <w:semiHidden/>
    <w:rsid w:val="005B1B8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F5039"/>
    <w:rPr>
      <w:color w:val="0000FF"/>
      <w:u w:val="single"/>
    </w:rPr>
  </w:style>
  <w:style w:type="paragraph" w:styleId="TOCHeading">
    <w:name w:val="TOC Heading"/>
    <w:basedOn w:val="Heading1"/>
    <w:next w:val="Normal"/>
    <w:uiPriority w:val="39"/>
    <w:unhideWhenUsed/>
    <w:qFormat/>
    <w:rsid w:val="003F5039"/>
    <w:pPr>
      <w:keepNext w:val="0"/>
      <w:keepLines w:val="0"/>
      <w:spacing w:before="300" w:after="40"/>
      <w:outlineLvl w:val="9"/>
    </w:pPr>
    <w:rPr>
      <w:rFonts w:ascii="Calibri Light" w:eastAsiaTheme="minorEastAsia" w:hAnsi="Calibri Light" w:cstheme="minorBidi"/>
      <w:smallCaps/>
      <w:color w:val="auto"/>
      <w:spacing w:val="5"/>
    </w:rPr>
  </w:style>
  <w:style w:type="paragraph" w:styleId="Header">
    <w:name w:val="header"/>
    <w:basedOn w:val="Normal"/>
    <w:link w:val="HeaderChar"/>
    <w:uiPriority w:val="99"/>
    <w:unhideWhenUsed/>
    <w:qFormat/>
    <w:rsid w:val="003F5039"/>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3F5039"/>
    <w:rPr>
      <w:rFonts w:ascii="Calibri Light" w:eastAsiaTheme="minorEastAsia" w:hAnsi="Calibri Light"/>
      <w:b/>
      <w:szCs w:val="20"/>
    </w:rPr>
  </w:style>
  <w:style w:type="paragraph" w:styleId="TOC3">
    <w:name w:val="toc 3"/>
    <w:basedOn w:val="Normal"/>
    <w:next w:val="Normal"/>
    <w:autoRedefine/>
    <w:uiPriority w:val="39"/>
    <w:unhideWhenUsed/>
    <w:rsid w:val="003F5039"/>
    <w:pPr>
      <w:spacing w:after="0"/>
      <w:ind w:left="400"/>
      <w:jc w:val="left"/>
    </w:pPr>
    <w:rPr>
      <w:rFonts w:cstheme="minorHAnsi"/>
    </w:rPr>
  </w:style>
  <w:style w:type="paragraph" w:styleId="Bibliography">
    <w:name w:val="Bibliography"/>
    <w:basedOn w:val="Normal"/>
    <w:next w:val="Normal"/>
    <w:uiPriority w:val="37"/>
    <w:unhideWhenUsed/>
    <w:rsid w:val="003F5039"/>
    <w:pPr>
      <w:tabs>
        <w:tab w:val="left" w:pos="380"/>
      </w:tabs>
      <w:spacing w:after="0" w:line="480" w:lineRule="auto"/>
      <w:ind w:left="720" w:hanging="720"/>
    </w:pPr>
  </w:style>
  <w:style w:type="paragraph" w:styleId="Footer">
    <w:name w:val="footer"/>
    <w:basedOn w:val="Normal"/>
    <w:link w:val="FooterChar"/>
    <w:uiPriority w:val="99"/>
    <w:unhideWhenUsed/>
    <w:rsid w:val="000E7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AC"/>
    <w:rPr>
      <w:rFonts w:eastAsiaTheme="minorEastAsia"/>
      <w:sz w:val="20"/>
      <w:szCs w:val="20"/>
    </w:rPr>
  </w:style>
  <w:style w:type="paragraph" w:styleId="TOC5">
    <w:name w:val="toc 5"/>
    <w:basedOn w:val="Normal"/>
    <w:next w:val="Normal"/>
    <w:autoRedefine/>
    <w:uiPriority w:val="39"/>
    <w:semiHidden/>
    <w:unhideWhenUsed/>
    <w:rsid w:val="007A1054"/>
    <w:pPr>
      <w:spacing w:after="0"/>
      <w:ind w:left="800"/>
      <w:jc w:val="left"/>
    </w:pPr>
    <w:rPr>
      <w:rFonts w:cstheme="minorHAnsi"/>
    </w:rPr>
  </w:style>
  <w:style w:type="paragraph" w:styleId="TOC6">
    <w:name w:val="toc 6"/>
    <w:basedOn w:val="Normal"/>
    <w:next w:val="Normal"/>
    <w:autoRedefine/>
    <w:uiPriority w:val="39"/>
    <w:semiHidden/>
    <w:unhideWhenUsed/>
    <w:rsid w:val="007A1054"/>
    <w:pPr>
      <w:spacing w:after="0"/>
      <w:ind w:left="1000"/>
      <w:jc w:val="left"/>
    </w:pPr>
    <w:rPr>
      <w:rFonts w:cstheme="minorHAnsi"/>
    </w:rPr>
  </w:style>
  <w:style w:type="paragraph" w:styleId="TOC7">
    <w:name w:val="toc 7"/>
    <w:basedOn w:val="Normal"/>
    <w:next w:val="Normal"/>
    <w:autoRedefine/>
    <w:uiPriority w:val="39"/>
    <w:semiHidden/>
    <w:unhideWhenUsed/>
    <w:rsid w:val="007A1054"/>
    <w:pPr>
      <w:spacing w:after="0"/>
      <w:ind w:left="1200"/>
      <w:jc w:val="left"/>
    </w:pPr>
    <w:rPr>
      <w:rFonts w:cstheme="minorHAnsi"/>
    </w:rPr>
  </w:style>
  <w:style w:type="paragraph" w:styleId="TOC8">
    <w:name w:val="toc 8"/>
    <w:basedOn w:val="Normal"/>
    <w:next w:val="Normal"/>
    <w:autoRedefine/>
    <w:uiPriority w:val="39"/>
    <w:semiHidden/>
    <w:unhideWhenUsed/>
    <w:rsid w:val="007A1054"/>
    <w:pPr>
      <w:spacing w:after="0"/>
      <w:ind w:left="1400"/>
      <w:jc w:val="left"/>
    </w:pPr>
    <w:rPr>
      <w:rFonts w:cstheme="minorHAnsi"/>
    </w:rPr>
  </w:style>
  <w:style w:type="paragraph" w:styleId="TOC9">
    <w:name w:val="toc 9"/>
    <w:basedOn w:val="Normal"/>
    <w:next w:val="Normal"/>
    <w:autoRedefine/>
    <w:uiPriority w:val="39"/>
    <w:semiHidden/>
    <w:unhideWhenUsed/>
    <w:rsid w:val="007A1054"/>
    <w:pPr>
      <w:spacing w:after="0"/>
      <w:ind w:left="1600"/>
      <w:jc w:val="left"/>
    </w:pPr>
    <w:rPr>
      <w:rFonts w:cstheme="minorHAnsi"/>
    </w:rPr>
  </w:style>
  <w:style w:type="character" w:styleId="PlaceholderText">
    <w:name w:val="Placeholder Text"/>
    <w:basedOn w:val="DefaultParagraphFont"/>
    <w:uiPriority w:val="99"/>
    <w:semiHidden/>
    <w:rsid w:val="00317A9B"/>
    <w:rPr>
      <w:color w:val="808080"/>
    </w:rPr>
  </w:style>
  <w:style w:type="paragraph" w:styleId="TOAHeading">
    <w:name w:val="toa heading"/>
    <w:basedOn w:val="Normal"/>
    <w:next w:val="Normal"/>
    <w:uiPriority w:val="99"/>
    <w:unhideWhenUsed/>
    <w:rsid w:val="008914E8"/>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EC3367"/>
    <w:rPr>
      <w:rFonts w:eastAsiaTheme="minorEastAsia"/>
      <w:sz w:val="20"/>
      <w:szCs w:val="20"/>
    </w:rPr>
  </w:style>
  <w:style w:type="character" w:styleId="CommentReference">
    <w:name w:val="annotation reference"/>
    <w:basedOn w:val="DefaultParagraphFont"/>
    <w:uiPriority w:val="99"/>
    <w:semiHidden/>
    <w:unhideWhenUsed/>
    <w:rsid w:val="00EC3367"/>
    <w:rPr>
      <w:sz w:val="16"/>
      <w:szCs w:val="16"/>
    </w:rPr>
  </w:style>
  <w:style w:type="paragraph" w:styleId="CommentText">
    <w:name w:val="annotation text"/>
    <w:basedOn w:val="Normal"/>
    <w:link w:val="CommentTextChar"/>
    <w:uiPriority w:val="99"/>
    <w:semiHidden/>
    <w:unhideWhenUsed/>
    <w:rsid w:val="00EC3367"/>
    <w:pPr>
      <w:spacing w:line="240" w:lineRule="auto"/>
    </w:pPr>
  </w:style>
  <w:style w:type="character" w:customStyle="1" w:styleId="CommentTextChar">
    <w:name w:val="Comment Text Char"/>
    <w:basedOn w:val="DefaultParagraphFont"/>
    <w:link w:val="CommentText"/>
    <w:uiPriority w:val="99"/>
    <w:semiHidden/>
    <w:rsid w:val="00EC336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C3367"/>
    <w:rPr>
      <w:b/>
      <w:bCs/>
    </w:rPr>
  </w:style>
  <w:style w:type="character" w:customStyle="1" w:styleId="CommentSubjectChar">
    <w:name w:val="Comment Subject Char"/>
    <w:basedOn w:val="CommentTextChar"/>
    <w:link w:val="CommentSubject"/>
    <w:uiPriority w:val="99"/>
    <w:semiHidden/>
    <w:rsid w:val="00EC3367"/>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0484">
      <w:bodyDiv w:val="1"/>
      <w:marLeft w:val="0"/>
      <w:marRight w:val="0"/>
      <w:marTop w:val="0"/>
      <w:marBottom w:val="0"/>
      <w:divBdr>
        <w:top w:val="none" w:sz="0" w:space="0" w:color="auto"/>
        <w:left w:val="none" w:sz="0" w:space="0" w:color="auto"/>
        <w:bottom w:val="none" w:sz="0" w:space="0" w:color="auto"/>
        <w:right w:val="none" w:sz="0" w:space="0" w:color="auto"/>
      </w:divBdr>
    </w:div>
    <w:div w:id="242034802">
      <w:bodyDiv w:val="1"/>
      <w:marLeft w:val="0"/>
      <w:marRight w:val="0"/>
      <w:marTop w:val="0"/>
      <w:marBottom w:val="0"/>
      <w:divBdr>
        <w:top w:val="none" w:sz="0" w:space="0" w:color="auto"/>
        <w:left w:val="none" w:sz="0" w:space="0" w:color="auto"/>
        <w:bottom w:val="none" w:sz="0" w:space="0" w:color="auto"/>
        <w:right w:val="none" w:sz="0" w:space="0" w:color="auto"/>
      </w:divBdr>
    </w:div>
    <w:div w:id="740567032">
      <w:bodyDiv w:val="1"/>
      <w:marLeft w:val="0"/>
      <w:marRight w:val="0"/>
      <w:marTop w:val="0"/>
      <w:marBottom w:val="0"/>
      <w:divBdr>
        <w:top w:val="none" w:sz="0" w:space="0" w:color="auto"/>
        <w:left w:val="none" w:sz="0" w:space="0" w:color="auto"/>
        <w:bottom w:val="none" w:sz="0" w:space="0" w:color="auto"/>
        <w:right w:val="none" w:sz="0" w:space="0" w:color="auto"/>
      </w:divBdr>
    </w:div>
    <w:div w:id="745953529">
      <w:bodyDiv w:val="1"/>
      <w:marLeft w:val="0"/>
      <w:marRight w:val="0"/>
      <w:marTop w:val="0"/>
      <w:marBottom w:val="0"/>
      <w:divBdr>
        <w:top w:val="none" w:sz="0" w:space="0" w:color="auto"/>
        <w:left w:val="none" w:sz="0" w:space="0" w:color="auto"/>
        <w:bottom w:val="none" w:sz="0" w:space="0" w:color="auto"/>
        <w:right w:val="none" w:sz="0" w:space="0" w:color="auto"/>
      </w:divBdr>
    </w:div>
    <w:div w:id="781848772">
      <w:bodyDiv w:val="1"/>
      <w:marLeft w:val="0"/>
      <w:marRight w:val="0"/>
      <w:marTop w:val="0"/>
      <w:marBottom w:val="0"/>
      <w:divBdr>
        <w:top w:val="none" w:sz="0" w:space="0" w:color="auto"/>
        <w:left w:val="none" w:sz="0" w:space="0" w:color="auto"/>
        <w:bottom w:val="none" w:sz="0" w:space="0" w:color="auto"/>
        <w:right w:val="none" w:sz="0" w:space="0" w:color="auto"/>
      </w:divBdr>
    </w:div>
    <w:div w:id="817767532">
      <w:bodyDiv w:val="1"/>
      <w:marLeft w:val="0"/>
      <w:marRight w:val="0"/>
      <w:marTop w:val="0"/>
      <w:marBottom w:val="0"/>
      <w:divBdr>
        <w:top w:val="none" w:sz="0" w:space="0" w:color="auto"/>
        <w:left w:val="none" w:sz="0" w:space="0" w:color="auto"/>
        <w:bottom w:val="none" w:sz="0" w:space="0" w:color="auto"/>
        <w:right w:val="none" w:sz="0" w:space="0" w:color="auto"/>
      </w:divBdr>
    </w:div>
    <w:div w:id="1144809014">
      <w:bodyDiv w:val="1"/>
      <w:marLeft w:val="0"/>
      <w:marRight w:val="0"/>
      <w:marTop w:val="0"/>
      <w:marBottom w:val="0"/>
      <w:divBdr>
        <w:top w:val="none" w:sz="0" w:space="0" w:color="auto"/>
        <w:left w:val="none" w:sz="0" w:space="0" w:color="auto"/>
        <w:bottom w:val="none" w:sz="0" w:space="0" w:color="auto"/>
        <w:right w:val="none" w:sz="0" w:space="0" w:color="auto"/>
      </w:divBdr>
    </w:div>
    <w:div w:id="1435249359">
      <w:bodyDiv w:val="1"/>
      <w:marLeft w:val="0"/>
      <w:marRight w:val="0"/>
      <w:marTop w:val="0"/>
      <w:marBottom w:val="0"/>
      <w:divBdr>
        <w:top w:val="none" w:sz="0" w:space="0" w:color="auto"/>
        <w:left w:val="none" w:sz="0" w:space="0" w:color="auto"/>
        <w:bottom w:val="none" w:sz="0" w:space="0" w:color="auto"/>
        <w:right w:val="none" w:sz="0" w:space="0" w:color="auto"/>
      </w:divBdr>
    </w:div>
    <w:div w:id="1647125197">
      <w:bodyDiv w:val="1"/>
      <w:marLeft w:val="0"/>
      <w:marRight w:val="0"/>
      <w:marTop w:val="0"/>
      <w:marBottom w:val="0"/>
      <w:divBdr>
        <w:top w:val="none" w:sz="0" w:space="0" w:color="auto"/>
        <w:left w:val="none" w:sz="0" w:space="0" w:color="auto"/>
        <w:bottom w:val="none" w:sz="0" w:space="0" w:color="auto"/>
        <w:right w:val="none" w:sz="0" w:space="0" w:color="auto"/>
      </w:divBdr>
    </w:div>
    <w:div w:id="1767187650">
      <w:bodyDiv w:val="1"/>
      <w:marLeft w:val="0"/>
      <w:marRight w:val="0"/>
      <w:marTop w:val="0"/>
      <w:marBottom w:val="0"/>
      <w:divBdr>
        <w:top w:val="none" w:sz="0" w:space="0" w:color="auto"/>
        <w:left w:val="none" w:sz="0" w:space="0" w:color="auto"/>
        <w:bottom w:val="none" w:sz="0" w:space="0" w:color="auto"/>
        <w:right w:val="none" w:sz="0" w:space="0" w:color="auto"/>
      </w:divBdr>
    </w:div>
    <w:div w:id="1953516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PacificBiosciences/cc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F78E92A1A75E4BA215D542EC769859"/>
        <w:category>
          <w:name w:val="General"/>
          <w:gallery w:val="placeholder"/>
        </w:category>
        <w:types>
          <w:type w:val="bbPlcHdr"/>
        </w:types>
        <w:behaviors>
          <w:behavior w:val="content"/>
        </w:behaviors>
        <w:guid w:val="{724718C8-C6F4-0D4F-B63E-AF7714F36729}"/>
      </w:docPartPr>
      <w:docPartBody>
        <w:p w:rsidR="009C7F14" w:rsidRDefault="00552D74" w:rsidP="00552D74">
          <w:pPr>
            <w:pStyle w:val="71F78E92A1A75E4BA215D542EC769859"/>
          </w:pPr>
          <w:r>
            <w:rPr>
              <w:rStyle w:val="PlaceholderText"/>
            </w:rPr>
            <w:t>Member’s Name</w:t>
          </w:r>
        </w:p>
      </w:docPartBody>
    </w:docPart>
    <w:docPart>
      <w:docPartPr>
        <w:name w:val="38402FDF1F95D84EAD4CF58CF0E22442"/>
        <w:category>
          <w:name w:val="General"/>
          <w:gallery w:val="placeholder"/>
        </w:category>
        <w:types>
          <w:type w:val="bbPlcHdr"/>
        </w:types>
        <w:behaviors>
          <w:behavior w:val="content"/>
        </w:behaviors>
        <w:guid w:val="{2877B933-75ED-E04A-B7FF-1BDBF5C4503B}"/>
      </w:docPartPr>
      <w:docPartBody>
        <w:p w:rsidR="009C7F14" w:rsidRDefault="00552D74" w:rsidP="00552D74">
          <w:pPr>
            <w:pStyle w:val="38402FDF1F95D84EAD4CF58CF0E22442"/>
          </w:pPr>
          <w:r>
            <w:rPr>
              <w:rStyle w:val="PlaceholderText"/>
            </w:rPr>
            <w:t>Member’s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degree">
    <w:altName w:val="Cambria"/>
    <w:panose1 w:val="020B06040202020202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D74"/>
    <w:rsid w:val="00060F62"/>
    <w:rsid w:val="000D03C4"/>
    <w:rsid w:val="000F72AA"/>
    <w:rsid w:val="001213B3"/>
    <w:rsid w:val="00552D74"/>
    <w:rsid w:val="006073AC"/>
    <w:rsid w:val="00706380"/>
    <w:rsid w:val="00706618"/>
    <w:rsid w:val="0077337A"/>
    <w:rsid w:val="007E2A0B"/>
    <w:rsid w:val="008A796A"/>
    <w:rsid w:val="008B0A28"/>
    <w:rsid w:val="008D1B12"/>
    <w:rsid w:val="008D6A26"/>
    <w:rsid w:val="008F3599"/>
    <w:rsid w:val="00984B74"/>
    <w:rsid w:val="009A1DE0"/>
    <w:rsid w:val="009C7F14"/>
    <w:rsid w:val="009E26FC"/>
    <w:rsid w:val="00A42FB7"/>
    <w:rsid w:val="00A50495"/>
    <w:rsid w:val="00A81751"/>
    <w:rsid w:val="00AC042C"/>
    <w:rsid w:val="00BE196F"/>
    <w:rsid w:val="00C2550E"/>
    <w:rsid w:val="00C81DC4"/>
    <w:rsid w:val="00CE640F"/>
    <w:rsid w:val="00D071A3"/>
    <w:rsid w:val="00D173CF"/>
    <w:rsid w:val="00D26A0A"/>
    <w:rsid w:val="00E776DC"/>
    <w:rsid w:val="00EB24C0"/>
    <w:rsid w:val="00ED7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D74"/>
    <w:rPr>
      <w:color w:val="808080"/>
    </w:rPr>
  </w:style>
  <w:style w:type="paragraph" w:customStyle="1" w:styleId="71F78E92A1A75E4BA215D542EC769859">
    <w:name w:val="71F78E92A1A75E4BA215D542EC769859"/>
    <w:rsid w:val="00552D74"/>
  </w:style>
  <w:style w:type="paragraph" w:customStyle="1" w:styleId="38402FDF1F95D84EAD4CF58CF0E22442">
    <w:name w:val="38402FDF1F95D84EAD4CF58CF0E22442"/>
    <w:rsid w:val="00552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8BDA-E6AA-C74A-9AED-3853B5DCE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42</Pages>
  <Words>39908</Words>
  <Characters>227479</Characters>
  <Application>Microsoft Office Word</Application>
  <DocSecurity>0</DocSecurity>
  <Lines>1895</Lines>
  <Paragraphs>533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20</cp:revision>
  <dcterms:created xsi:type="dcterms:W3CDTF">2023-10-12T23:16:00Z</dcterms:created>
  <dcterms:modified xsi:type="dcterms:W3CDTF">2023-10-14T01:51:00Z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id="8VtU1zsE"/&gt;&lt;style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