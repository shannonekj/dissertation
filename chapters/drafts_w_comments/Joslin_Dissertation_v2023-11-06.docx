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BCDCF3E"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Chromosome-scale genome assembly</w:t>
      </w:r>
      <w:r w:rsidR="007F6E3A">
        <w:rPr>
          <w:rFonts w:asciiTheme="majorHAnsi" w:eastAsia="Times New Roman" w:hAnsiTheme="majorHAnsi" w:cstheme="majorHAnsi"/>
          <w:b/>
          <w:sz w:val="24"/>
          <w:szCs w:val="24"/>
        </w:rPr>
        <w:t xml:space="preserve"> and </w:t>
      </w:r>
      <w:r w:rsidRPr="003B7B17">
        <w:rPr>
          <w:rFonts w:asciiTheme="majorHAnsi" w:eastAsia="Times New Roman" w:hAnsiTheme="majorHAnsi" w:cstheme="majorHAnsi"/>
          <w:b/>
          <w:sz w:val="24"/>
          <w:szCs w:val="24"/>
        </w:rPr>
        <w:t xml:space="preserve">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sex-specific markers</w:t>
      </w:r>
      <w:r w:rsidR="007F6E3A">
        <w:rPr>
          <w:rFonts w:asciiTheme="majorHAnsi" w:eastAsia="Times New Roman" w:hAnsiTheme="majorHAnsi" w:cstheme="majorHAnsi"/>
          <w:b/>
          <w:sz w:val="24"/>
          <w:szCs w:val="24"/>
        </w:rPr>
        <w:t>, and association of the lactase persistence haplotype block with disease risk in populations of European descent</w:t>
      </w:r>
      <w:r w:rsidRPr="003B7B17">
        <w:rPr>
          <w:rFonts w:asciiTheme="majorHAnsi" w:eastAsia="Times New Roman" w:hAnsiTheme="majorHAnsi" w:cstheme="majorHAnsi"/>
          <w:b/>
          <w:sz w:val="24"/>
          <w:szCs w:val="24"/>
        </w:rPr>
        <w:t>.</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562269FD"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675422F0" w:rsidR="003F5039" w:rsidRPr="00852508" w:rsidRDefault="003903DF" w:rsidP="0011235A">
      <w:pPr>
        <w:pStyle w:val="TOCHeading"/>
        <w:tabs>
          <w:tab w:val="left" w:pos="532"/>
        </w:tabs>
        <w:spacing w:line="240" w:lineRule="auto"/>
        <w:outlineLvl w:val="0"/>
      </w:pPr>
      <w:bookmarkStart w:id="1" w:name="_Toc144802721"/>
      <w:r>
        <w:lastRenderedPageBreak/>
        <w:t>Preliminary Pages</w:t>
      </w:r>
      <w:r w:rsidR="003F5039" w:rsidRPr="00852508">
        <w:t xml:space="preserve"> –</w:t>
      </w:r>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44802722"/>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44802723"/>
      <w:r w:rsidRPr="00F95176">
        <w:t>Abstract</w:t>
      </w:r>
      <w:bookmarkEnd w:id="4"/>
      <w:bookmarkEnd w:id="5"/>
      <w:bookmarkEnd w:id="6"/>
      <w:r w:rsidR="00355F91">
        <w:t xml:space="preserve"> </w:t>
      </w:r>
    </w:p>
    <w:p w14:paraId="1EC8E293" w14:textId="67D2CB65" w:rsidR="001D0E5C" w:rsidRDefault="007A1054" w:rsidP="00FF7B07">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w:t>
      </w:r>
      <w:r w:rsidR="00831695">
        <w:rPr>
          <w:rFonts w:asciiTheme="majorHAnsi" w:hAnsiTheme="majorHAnsi" w:cstheme="majorHAnsi"/>
          <w:sz w:val="24"/>
          <w:szCs w:val="24"/>
        </w:rPr>
        <w:t>,</w:t>
      </w:r>
      <w:r w:rsidRPr="00382793">
        <w:rPr>
          <w:rFonts w:asciiTheme="majorHAnsi" w:hAnsiTheme="majorHAnsi" w:cstheme="majorHAnsi"/>
          <w:sz w:val="24"/>
          <w:szCs w:val="24"/>
        </w:rPr>
        <w:t xml:space="preserve"> </w:t>
      </w:r>
      <w:r w:rsidRPr="00382793">
        <w:rPr>
          <w:rFonts w:asciiTheme="majorHAnsi" w:hAnsiTheme="majorHAnsi" w:cstheme="majorHAnsi"/>
          <w:i/>
          <w:iCs/>
          <w:sz w:val="24"/>
          <w:szCs w:val="24"/>
        </w:rPr>
        <w:t>Hypomesus transpacificus</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6D3495">
        <w:rPr>
          <w:rFonts w:asciiTheme="majorHAnsi" w:hAnsiTheme="majorHAnsi" w:cstheme="majorHAnsi"/>
          <w:sz w:val="24"/>
          <w:szCs w:val="24"/>
        </w:rPr>
        <w:instrText xml:space="preserve"> ADDIN ZOTERO_ITEM CSL_CITATION {"citationID":"OrmbabkI","properties":{"formattedCitation":"(McAllister, 1963)","plainCitation":"(McAllister, 1963)","noteIndex":0},"citationItems":[{"id":"RtxQgvHh/FeoPqiXN","uris":["http://www.mendeley.com/documents/?uuid=154a621a-a2e3-443b-849e-2593b42c5c2d"],"itemData":{"author":[{"dropping-particle":"","family":"McAllister","given":"D.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00831695">
        <w:rPr>
          <w:rFonts w:asciiTheme="majorHAnsi" w:hAnsiTheme="majorHAnsi" w:cstheme="majorHAnsi"/>
          <w:sz w:val="24"/>
          <w:szCs w:val="24"/>
        </w:rPr>
        <w:t>,</w:t>
      </w:r>
      <w:r w:rsidRPr="00382793">
        <w:rPr>
          <w:rFonts w:asciiTheme="majorHAnsi" w:hAnsiTheme="majorHAnsi" w:cstheme="majorHAnsi"/>
          <w:sz w:val="24"/>
          <w:szCs w:val="24"/>
        </w:rPr>
        <w:t xml:space="preserve"> is a federally </w:t>
      </w:r>
      <w:r w:rsidR="00831695">
        <w:rPr>
          <w:rFonts w:asciiTheme="majorHAnsi" w:hAnsiTheme="majorHAnsi" w:cstheme="majorHAnsi"/>
          <w:sz w:val="24"/>
          <w:szCs w:val="24"/>
        </w:rPr>
        <w:t>t</w:t>
      </w:r>
      <w:r w:rsidRPr="00382793">
        <w:rPr>
          <w:rFonts w:asciiTheme="majorHAnsi" w:hAnsiTheme="majorHAnsi" w:cstheme="majorHAnsi"/>
          <w:sz w:val="24"/>
          <w:szCs w:val="24"/>
        </w:rPr>
        <w:t xml:space="preserve">hreatened and </w:t>
      </w:r>
      <w:r w:rsidR="0000362B">
        <w:rPr>
          <w:rFonts w:asciiTheme="majorHAnsi" w:hAnsiTheme="majorHAnsi" w:cstheme="majorHAnsi"/>
          <w:sz w:val="24"/>
          <w:szCs w:val="24"/>
        </w:rPr>
        <w:t>California S</w:t>
      </w:r>
      <w:r w:rsidRPr="00382793">
        <w:rPr>
          <w:rFonts w:asciiTheme="majorHAnsi" w:hAnsiTheme="majorHAnsi" w:cstheme="majorHAnsi"/>
          <w:sz w:val="24"/>
          <w:szCs w:val="24"/>
        </w:rPr>
        <w:t xml:space="preserve">tate </w:t>
      </w:r>
      <w:r w:rsidR="00831695">
        <w:rPr>
          <w:rFonts w:asciiTheme="majorHAnsi" w:hAnsiTheme="majorHAnsi" w:cstheme="majorHAnsi"/>
          <w:sz w:val="24"/>
          <w:szCs w:val="24"/>
        </w:rPr>
        <w:t>e</w:t>
      </w:r>
      <w:r w:rsidRPr="00382793">
        <w:rPr>
          <w:rFonts w:asciiTheme="majorHAnsi" w:hAnsiTheme="majorHAnsi" w:cstheme="majorHAnsi"/>
          <w:sz w:val="24"/>
          <w:szCs w:val="24"/>
        </w:rPr>
        <w:t xml:space="preserve">ndangered fish endemic to the </w:t>
      </w:r>
      <w:r w:rsidR="0000362B">
        <w:rPr>
          <w:rFonts w:asciiTheme="majorHAnsi" w:hAnsiTheme="majorHAnsi" w:cstheme="majorHAnsi"/>
          <w:sz w:val="24"/>
          <w:szCs w:val="24"/>
        </w:rPr>
        <w:t>S</w:t>
      </w:r>
      <w:r w:rsidRPr="00382793">
        <w:rPr>
          <w:rFonts w:asciiTheme="majorHAnsi" w:hAnsiTheme="majorHAnsi" w:cstheme="majorHAnsi"/>
          <w:sz w:val="24"/>
          <w:szCs w:val="24"/>
        </w:rPr>
        <w:t>an Francisco Estuary and Sacramento-San Joaquin Delta of North America (SFE). The species is a small, pelagic, mostly annual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w:t>
      </w:r>
      <w:r w:rsidR="0000362B">
        <w:rPr>
          <w:rFonts w:asciiTheme="majorHAnsi" w:hAnsiTheme="majorHAnsi" w:cstheme="majorHAnsi"/>
          <w:sz w:val="24"/>
          <w:szCs w:val="24"/>
        </w:rPr>
        <w:t>historically</w:t>
      </w:r>
      <w:r w:rsidRPr="00382793">
        <w:rPr>
          <w:rFonts w:asciiTheme="majorHAnsi" w:hAnsiTheme="majorHAnsi" w:cstheme="majorHAnsi"/>
          <w:sz w:val="24"/>
          <w:szCs w:val="24"/>
        </w:rPr>
        <w:t xml:space="preserve"> been </w:t>
      </w:r>
      <w:r w:rsidR="0000362B">
        <w:rPr>
          <w:rFonts w:asciiTheme="majorHAnsi" w:hAnsiTheme="majorHAnsi" w:cstheme="majorHAnsi"/>
          <w:sz w:val="24"/>
          <w:szCs w:val="24"/>
        </w:rPr>
        <w:t>considered</w:t>
      </w:r>
      <w:r w:rsidRPr="00382793">
        <w:rPr>
          <w:rFonts w:asciiTheme="majorHAnsi" w:hAnsiTheme="majorHAnsi" w:cstheme="majorHAnsi"/>
          <w:sz w:val="24"/>
          <w:szCs w:val="24"/>
        </w:rPr>
        <w:t xml:space="preserve"> an indicator species for water quality in the SFE. </w:t>
      </w:r>
      <w:r w:rsidR="00831695">
        <w:rPr>
          <w:rFonts w:asciiTheme="majorHAnsi" w:hAnsiTheme="majorHAnsi" w:cstheme="majorHAnsi"/>
          <w:sz w:val="24"/>
          <w:szCs w:val="24"/>
        </w:rPr>
        <w:t>Over the last few decades, t</w:t>
      </w:r>
      <w:r w:rsidRPr="00382793">
        <w:rPr>
          <w:rFonts w:asciiTheme="majorHAnsi" w:hAnsiTheme="majorHAnsi" w:cstheme="majorHAnsi"/>
          <w:sz w:val="24"/>
          <w:szCs w:val="24"/>
        </w:rPr>
        <w:t xml:space="preserve">he </w:t>
      </w:r>
      <w:r w:rsidRPr="00382793">
        <w:rPr>
          <w:rFonts w:asciiTheme="majorHAnsi" w:hAnsiTheme="majorHAnsi" w:cstheme="majorHAnsi"/>
          <w:sz w:val="24"/>
          <w:szCs w:val="24"/>
          <w:lang w:val="en"/>
        </w:rPr>
        <w:t xml:space="preserve">species has undergone a population collapse associated with drought and anthropogenic </w:t>
      </w:r>
      <w:r w:rsidR="003846EB">
        <w:rPr>
          <w:rFonts w:asciiTheme="majorHAnsi" w:hAnsiTheme="majorHAnsi" w:cstheme="majorHAnsi"/>
          <w:sz w:val="24"/>
          <w:szCs w:val="24"/>
          <w:lang w:val="en"/>
        </w:rPr>
        <w:t>di</w:t>
      </w:r>
      <w:r w:rsidR="003846EB" w:rsidRPr="00382793">
        <w:rPr>
          <w:rFonts w:asciiTheme="majorHAnsi" w:hAnsiTheme="majorHAnsi" w:cstheme="majorHAnsi"/>
          <w:sz w:val="24"/>
          <w:szCs w:val="24"/>
          <w:lang w:val="en"/>
        </w:rPr>
        <w:t>s</w:t>
      </w:r>
      <w:r w:rsidR="003846EB">
        <w:rPr>
          <w:rFonts w:asciiTheme="majorHAnsi" w:hAnsiTheme="majorHAnsi" w:cstheme="majorHAnsi"/>
          <w:sz w:val="24"/>
          <w:szCs w:val="24"/>
          <w:lang w:val="en"/>
        </w:rPr>
        <w:t>turbances</w:t>
      </w:r>
      <w:r w:rsidRPr="00382793">
        <w:rPr>
          <w:rFonts w:asciiTheme="majorHAnsi" w:hAnsiTheme="majorHAnsi" w:cstheme="majorHAnsi"/>
          <w:sz w:val="24"/>
          <w:szCs w:val="24"/>
          <w:lang w:val="en"/>
        </w:rPr>
        <w:t>,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6D3495">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2016)","noteIndex":0},"citationItems":[{"id":"RtxQgvHh/03coqI2B","uris":["http://www.mendeley.com/documents/?uuid=23e53af3-288d-48bc-b9a7-174ca5e00a87"],"itemData":{"DOI":"10.1007/s10592-011-0240-y","ISBN":"1566-0621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Bay-Delta","type":"article-journal","volume":"12"}},{"id":"RtxQgvHh/F1UDSlKN","uris":["http://www.mendeley.com/documents/?uuid=ff1406d1-77ea-4ab5-a57b-d2db2ba74817"],"itemData":{"abstract":"This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Meaningful conservation management of the species must encompass gaining a better understanding of the life history, ecology,</w:t>
      </w:r>
      <w:r w:rsidR="00831695">
        <w:rPr>
          <w:rFonts w:asciiTheme="majorHAnsi" w:hAnsiTheme="majorHAnsi" w:cstheme="majorHAnsi"/>
          <w:sz w:val="24"/>
          <w:szCs w:val="24"/>
        </w:rPr>
        <w:t xml:space="preserve"> demography,</w:t>
      </w:r>
      <w:r w:rsidRPr="00382793">
        <w:rPr>
          <w:rFonts w:asciiTheme="majorHAnsi" w:hAnsiTheme="majorHAnsi" w:cstheme="majorHAnsi"/>
          <w:sz w:val="24"/>
          <w:szCs w:val="24"/>
        </w:rPr>
        <w:t xml:space="preserve"> and physiology of the species </w:t>
      </w:r>
      <w:r w:rsidR="003846EB">
        <w:rPr>
          <w:rFonts w:asciiTheme="majorHAnsi" w:hAnsiTheme="majorHAnsi" w:cstheme="majorHAnsi"/>
          <w:sz w:val="24"/>
          <w:szCs w:val="24"/>
        </w:rPr>
        <w:t>so</w:t>
      </w:r>
      <w:r w:rsidRPr="00382793">
        <w:rPr>
          <w:rFonts w:asciiTheme="majorHAnsi" w:hAnsiTheme="majorHAnsi" w:cstheme="majorHAnsi"/>
          <w:sz w:val="24"/>
          <w:szCs w:val="24"/>
        </w:rPr>
        <w:t xml:space="preserve"> biological components contributing to success in the wild</w:t>
      </w:r>
      <w:r w:rsidR="003846EB">
        <w:rPr>
          <w:rFonts w:asciiTheme="majorHAnsi" w:hAnsiTheme="majorHAnsi" w:cstheme="majorHAnsi"/>
          <w:sz w:val="24"/>
          <w:szCs w:val="24"/>
        </w:rPr>
        <w:t xml:space="preserve"> can be preserved</w:t>
      </w:r>
      <w:r w:rsidRPr="00382793">
        <w:rPr>
          <w:rFonts w:asciiTheme="majorHAnsi" w:hAnsiTheme="majorHAnsi" w:cstheme="majorHAnsi"/>
          <w:sz w:val="24"/>
          <w:szCs w:val="24"/>
        </w:rPr>
        <w:t xml:space="preserve">.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w:t>
      </w:r>
      <w:r w:rsidR="0000362B">
        <w:rPr>
          <w:rFonts w:asciiTheme="majorHAnsi" w:hAnsiTheme="majorHAnsi" w:cstheme="majorHAnsi"/>
          <w:sz w:val="24"/>
          <w:szCs w:val="24"/>
        </w:rPr>
        <w:t xml:space="preserve">evolutionary and conservation genetics </w:t>
      </w:r>
      <w:r w:rsidRPr="00382793">
        <w:rPr>
          <w:rFonts w:asciiTheme="majorHAnsi" w:hAnsiTheme="majorHAnsi" w:cstheme="majorHAnsi"/>
          <w:sz w:val="24"/>
          <w:szCs w:val="24"/>
        </w:rPr>
        <w:t xml:space="preserve">research </w:t>
      </w:r>
      <w:r w:rsidR="0000362B">
        <w:rPr>
          <w:rFonts w:asciiTheme="majorHAnsi" w:hAnsiTheme="majorHAnsi" w:cstheme="majorHAnsi"/>
          <w:sz w:val="24"/>
          <w:szCs w:val="24"/>
        </w:rPr>
        <w:t>concerning</w:t>
      </w:r>
      <w:r w:rsidRPr="00382793">
        <w:rPr>
          <w:rFonts w:asciiTheme="majorHAnsi" w:hAnsiTheme="majorHAnsi" w:cstheme="majorHAnsi"/>
          <w:sz w:val="24"/>
          <w:szCs w:val="24"/>
        </w:rPr>
        <w:t xml:space="preserve"> delta smelt</w:t>
      </w:r>
      <w:r w:rsidR="0000362B">
        <w:rPr>
          <w:rFonts w:asciiTheme="majorHAnsi" w:hAnsiTheme="majorHAnsi" w:cstheme="majorHAnsi"/>
          <w:sz w:val="24"/>
          <w:szCs w:val="24"/>
        </w:rPr>
        <w:t xml:space="preserve"> and other declining and vulnerable species in the </w:t>
      </w:r>
      <w:proofErr w:type="spellStart"/>
      <w:r w:rsidR="0000362B" w:rsidRPr="002B09C4">
        <w:rPr>
          <w:rFonts w:asciiTheme="majorHAnsi" w:hAnsiTheme="majorHAnsi" w:cstheme="majorHAnsi"/>
          <w:sz w:val="24"/>
          <w:szCs w:val="24"/>
        </w:rPr>
        <w:t>Osmeridae</w:t>
      </w:r>
      <w:proofErr w:type="spellEnd"/>
      <w:r w:rsidR="0000362B">
        <w:rPr>
          <w:rFonts w:asciiTheme="majorHAnsi" w:hAnsiTheme="majorHAnsi" w:cstheme="majorHAnsi"/>
          <w:sz w:val="24"/>
          <w:szCs w:val="24"/>
        </w:rPr>
        <w:t xml:space="preserve"> family, such as longfin smelt.</w:t>
      </w:r>
      <w:r w:rsidRPr="00382793">
        <w:rPr>
          <w:rFonts w:asciiTheme="majorHAnsi" w:hAnsiTheme="majorHAnsi" w:cstheme="majorHAnsi"/>
          <w:sz w:val="24"/>
          <w:szCs w:val="24"/>
        </w:rPr>
        <w:t xml:space="preserve"> Chapter two investigates three methods for identifying sex marker(s) within the </w:t>
      </w:r>
      <w:r w:rsidR="00831695">
        <w:rPr>
          <w:rFonts w:asciiTheme="majorHAnsi" w:hAnsiTheme="majorHAnsi" w:cstheme="majorHAnsi"/>
          <w:sz w:val="24"/>
          <w:szCs w:val="24"/>
        </w:rPr>
        <w:t xml:space="preserve">assembled female and male </w:t>
      </w:r>
      <w:r w:rsidRPr="00382793">
        <w:rPr>
          <w:rFonts w:asciiTheme="majorHAnsi" w:hAnsiTheme="majorHAnsi" w:cstheme="majorHAnsi"/>
          <w:sz w:val="24"/>
          <w:szCs w:val="24"/>
        </w:rPr>
        <w:t xml:space="preserve">delta smelt </w:t>
      </w:r>
      <w:r w:rsidR="00831695">
        <w:rPr>
          <w:rFonts w:asciiTheme="majorHAnsi" w:hAnsiTheme="majorHAnsi" w:cstheme="majorHAnsi"/>
          <w:sz w:val="24"/>
          <w:szCs w:val="24"/>
        </w:rPr>
        <w:t xml:space="preserve">reference </w:t>
      </w:r>
      <w:r w:rsidRPr="00382793">
        <w:rPr>
          <w:rFonts w:asciiTheme="majorHAnsi" w:hAnsiTheme="majorHAnsi" w:cstheme="majorHAnsi"/>
          <w:sz w:val="24"/>
          <w:szCs w:val="24"/>
        </w:rPr>
        <w:t>genome</w:t>
      </w:r>
      <w:r w:rsidR="00831695">
        <w:rPr>
          <w:rFonts w:asciiTheme="majorHAnsi" w:hAnsiTheme="majorHAnsi" w:cstheme="majorHAnsi"/>
          <w:sz w:val="24"/>
          <w:szCs w:val="24"/>
        </w:rPr>
        <w:t>s</w:t>
      </w:r>
      <w:r w:rsidRPr="00382793">
        <w:rPr>
          <w:rFonts w:asciiTheme="majorHAnsi" w:hAnsiTheme="majorHAnsi" w:cstheme="majorHAnsi"/>
          <w:sz w:val="24"/>
          <w:szCs w:val="24"/>
        </w:rPr>
        <w:t>. While</w:t>
      </w:r>
      <w:r w:rsidR="00811A72">
        <w:rPr>
          <w:rFonts w:asciiTheme="majorHAnsi" w:hAnsiTheme="majorHAnsi" w:cstheme="majorHAnsi"/>
          <w:sz w:val="24"/>
          <w:szCs w:val="24"/>
        </w:rPr>
        <w:t xml:space="preserve"> ultimately</w:t>
      </w:r>
      <w:r w:rsidRPr="00382793">
        <w:rPr>
          <w:rFonts w:asciiTheme="majorHAnsi" w:hAnsiTheme="majorHAnsi" w:cstheme="majorHAnsi"/>
          <w:sz w:val="24"/>
          <w:szCs w:val="24"/>
        </w:rPr>
        <w:t xml:space="preserve"> no </w:t>
      </w:r>
      <w:r w:rsidR="00811A72">
        <w:rPr>
          <w:rFonts w:asciiTheme="majorHAnsi" w:hAnsiTheme="majorHAnsi" w:cstheme="majorHAnsi"/>
          <w:sz w:val="24"/>
          <w:szCs w:val="24"/>
        </w:rPr>
        <w:t xml:space="preserve">diagnostic </w:t>
      </w:r>
      <w:r w:rsidR="00811A72" w:rsidRPr="00382793">
        <w:rPr>
          <w:rFonts w:asciiTheme="majorHAnsi" w:hAnsiTheme="majorHAnsi" w:cstheme="majorHAnsi"/>
          <w:sz w:val="24"/>
          <w:szCs w:val="24"/>
        </w:rPr>
        <w:t xml:space="preserve">sex-specific </w:t>
      </w:r>
      <w:r w:rsidRPr="00382793">
        <w:rPr>
          <w:rFonts w:asciiTheme="majorHAnsi" w:hAnsiTheme="majorHAnsi" w:cstheme="majorHAnsi"/>
          <w:sz w:val="24"/>
          <w:szCs w:val="24"/>
        </w:rPr>
        <w:t>sequences were found</w:t>
      </w:r>
      <w:r w:rsidR="00811A72">
        <w:rPr>
          <w:rFonts w:asciiTheme="majorHAnsi" w:hAnsiTheme="majorHAnsi" w:cstheme="majorHAnsi"/>
          <w:sz w:val="24"/>
          <w:szCs w:val="24"/>
        </w:rPr>
        <w:t xml:space="preserve"> in our RAD-sequencing dataset</w:t>
      </w:r>
      <w:r w:rsidRPr="00382793">
        <w:rPr>
          <w:rFonts w:asciiTheme="majorHAnsi" w:hAnsiTheme="majorHAnsi" w:cstheme="majorHAnsi"/>
          <w:sz w:val="24"/>
          <w:szCs w:val="24"/>
        </w:rPr>
        <w:t xml:space="preserve">, </w:t>
      </w:r>
      <w:r w:rsidR="00811A72">
        <w:rPr>
          <w:rFonts w:asciiTheme="majorHAnsi" w:hAnsiTheme="majorHAnsi" w:cstheme="majorHAnsi"/>
          <w:sz w:val="24"/>
          <w:szCs w:val="24"/>
        </w:rPr>
        <w:t xml:space="preserve">abundance </w:t>
      </w:r>
      <w:r w:rsidRPr="00382793">
        <w:rPr>
          <w:rFonts w:asciiTheme="majorHAnsi" w:hAnsiTheme="majorHAnsi" w:cstheme="majorHAnsi"/>
          <w:sz w:val="24"/>
          <w:szCs w:val="24"/>
        </w:rPr>
        <w:t>discrepancies in k</w:t>
      </w:r>
      <w:r w:rsidR="00831695">
        <w:rPr>
          <w:rFonts w:asciiTheme="majorHAnsi" w:hAnsiTheme="majorHAnsi" w:cstheme="majorHAnsi"/>
          <w:sz w:val="24"/>
          <w:szCs w:val="24"/>
        </w:rPr>
        <w:t>-</w:t>
      </w:r>
      <w:r w:rsidRPr="00382793">
        <w:rPr>
          <w:rFonts w:asciiTheme="majorHAnsi" w:hAnsiTheme="majorHAnsi" w:cstheme="majorHAnsi"/>
          <w:sz w:val="24"/>
          <w:szCs w:val="24"/>
        </w:rPr>
        <w:t>mer</w:t>
      </w:r>
      <w:r w:rsidR="00EC3367">
        <w:rPr>
          <w:rFonts w:asciiTheme="majorHAnsi" w:hAnsiTheme="majorHAnsi" w:cstheme="majorHAnsi"/>
          <w:sz w:val="24"/>
          <w:szCs w:val="24"/>
        </w:rPr>
        <w:t>s</w:t>
      </w:r>
      <w:r w:rsidRPr="00382793">
        <w:rPr>
          <w:rFonts w:asciiTheme="majorHAnsi" w:hAnsiTheme="majorHAnsi" w:cstheme="majorHAnsi"/>
          <w:sz w:val="24"/>
          <w:szCs w:val="24"/>
        </w:rPr>
        <w:t xml:space="preserve"> </w:t>
      </w:r>
      <w:r w:rsidR="00811A72">
        <w:rPr>
          <w:rFonts w:asciiTheme="majorHAnsi" w:hAnsiTheme="majorHAnsi" w:cstheme="majorHAnsi"/>
          <w:sz w:val="24"/>
          <w:szCs w:val="24"/>
        </w:rPr>
        <w:t xml:space="preserve">from female and male linked-read sequence data </w:t>
      </w:r>
      <w:r w:rsidRPr="00382793">
        <w:rPr>
          <w:rFonts w:asciiTheme="majorHAnsi" w:hAnsiTheme="majorHAnsi" w:cstheme="majorHAnsi"/>
          <w:sz w:val="24"/>
          <w:szCs w:val="24"/>
        </w:rPr>
        <w:t xml:space="preserve">were identified. Chapter three </w:t>
      </w:r>
      <w:r w:rsidR="00392354">
        <w:rPr>
          <w:rFonts w:asciiTheme="majorHAnsi" w:hAnsiTheme="majorHAnsi" w:cstheme="majorHAnsi"/>
          <w:sz w:val="24"/>
          <w:szCs w:val="24"/>
        </w:rPr>
        <w:t xml:space="preserve">is a </w:t>
      </w:r>
      <w:r w:rsidR="00FF7B07">
        <w:rPr>
          <w:rFonts w:asciiTheme="majorHAnsi" w:hAnsiTheme="majorHAnsi" w:cstheme="majorHAnsi"/>
          <w:sz w:val="24"/>
          <w:szCs w:val="24"/>
        </w:rPr>
        <w:t xml:space="preserve">first author </w:t>
      </w:r>
      <w:r w:rsidR="00392354">
        <w:rPr>
          <w:rFonts w:asciiTheme="majorHAnsi" w:hAnsiTheme="majorHAnsi" w:cstheme="majorHAnsi"/>
          <w:sz w:val="24"/>
          <w:szCs w:val="24"/>
        </w:rPr>
        <w:t xml:space="preserve">paper </w:t>
      </w:r>
      <w:r w:rsidR="00FF7B07">
        <w:rPr>
          <w:rFonts w:asciiTheme="majorHAnsi" w:hAnsiTheme="majorHAnsi" w:cstheme="majorHAnsi"/>
          <w:sz w:val="24"/>
          <w:szCs w:val="24"/>
        </w:rPr>
        <w:t xml:space="preserve">I wrote </w:t>
      </w:r>
      <w:r w:rsidR="00392354">
        <w:rPr>
          <w:rFonts w:asciiTheme="majorHAnsi" w:hAnsiTheme="majorHAnsi" w:cstheme="majorHAnsi"/>
          <w:sz w:val="24"/>
          <w:szCs w:val="24"/>
        </w:rPr>
        <w:t>titled “Association of the lactase persistence haplotype block with disease ri</w:t>
      </w:r>
      <w:r w:rsidR="00FF7B07">
        <w:rPr>
          <w:rFonts w:asciiTheme="majorHAnsi" w:hAnsiTheme="majorHAnsi" w:cstheme="majorHAnsi"/>
          <w:sz w:val="24"/>
          <w:szCs w:val="24"/>
        </w:rPr>
        <w:t>s</w:t>
      </w:r>
      <w:r w:rsidR="00392354">
        <w:rPr>
          <w:rFonts w:asciiTheme="majorHAnsi" w:hAnsiTheme="majorHAnsi" w:cstheme="majorHAnsi"/>
          <w:sz w:val="24"/>
          <w:szCs w:val="24"/>
        </w:rPr>
        <w:t>k in populations of European descent</w:t>
      </w:r>
      <w:r w:rsidR="00FF7B07">
        <w:rPr>
          <w:rFonts w:asciiTheme="majorHAnsi" w:hAnsiTheme="majorHAnsi" w:cstheme="majorHAnsi"/>
          <w:sz w:val="24"/>
          <w:szCs w:val="24"/>
        </w:rPr>
        <w:t>”</w:t>
      </w:r>
      <w:r w:rsidR="00392354">
        <w:rPr>
          <w:rFonts w:asciiTheme="majorHAnsi" w:hAnsiTheme="majorHAnsi" w:cstheme="majorHAnsi"/>
          <w:sz w:val="24"/>
          <w:szCs w:val="24"/>
        </w:rPr>
        <w:t xml:space="preserve"> published in </w:t>
      </w:r>
      <w:r w:rsidR="0016709B">
        <w:rPr>
          <w:rFonts w:asciiTheme="majorHAnsi" w:hAnsiTheme="majorHAnsi" w:cstheme="majorHAnsi"/>
          <w:sz w:val="24"/>
          <w:szCs w:val="24"/>
        </w:rPr>
        <w:t>Frontiers in Genetics</w:t>
      </w:r>
      <w:r w:rsidR="00FF7B07">
        <w:rPr>
          <w:rFonts w:asciiTheme="majorHAnsi" w:hAnsiTheme="majorHAnsi" w:cstheme="majorHAnsi"/>
          <w:sz w:val="24"/>
          <w:szCs w:val="24"/>
        </w:rPr>
        <w:t>. This chapter switches organisms and investigates the potential for deleterious mutations to hitchhike in haplotype blocks which were heavily selected for in humans</w:t>
      </w:r>
      <w:r w:rsidR="00392354">
        <w:rPr>
          <w:rFonts w:asciiTheme="majorHAnsi" w:hAnsiTheme="majorHAnsi" w:cstheme="majorHAnsi"/>
          <w:sz w:val="24"/>
          <w:szCs w:val="24"/>
        </w:rPr>
        <w:t xml:space="preserve">. This paper is a result of the work I completed in the first year and a half of my doctoral studies. </w:t>
      </w:r>
      <w:r w:rsidRPr="00382793">
        <w:rPr>
          <w:rFonts w:asciiTheme="majorHAnsi" w:hAnsiTheme="majorHAnsi" w:cstheme="majorHAnsi"/>
          <w:sz w:val="24"/>
          <w:szCs w:val="24"/>
        </w:rPr>
        <w:t>T</w:t>
      </w:r>
      <w:r w:rsidR="00FF7B07">
        <w:rPr>
          <w:rFonts w:asciiTheme="majorHAnsi" w:hAnsiTheme="majorHAnsi" w:cstheme="majorHAnsi"/>
          <w:sz w:val="24"/>
          <w:szCs w:val="24"/>
        </w:rPr>
        <w:t>ogether t</w:t>
      </w:r>
      <w:r w:rsidRPr="00382793">
        <w:rPr>
          <w:rFonts w:asciiTheme="majorHAnsi" w:hAnsiTheme="majorHAnsi" w:cstheme="majorHAnsi"/>
          <w:sz w:val="24"/>
          <w:szCs w:val="24"/>
        </w:rPr>
        <w:t xml:space="preserve">his work contributes to the </w:t>
      </w:r>
      <w:r w:rsidR="00FF7B07">
        <w:rPr>
          <w:rFonts w:asciiTheme="majorHAnsi" w:hAnsiTheme="majorHAnsi" w:cstheme="majorHAnsi"/>
          <w:sz w:val="24"/>
          <w:szCs w:val="24"/>
        </w:rPr>
        <w:t>fields of evolutionary,</w:t>
      </w:r>
      <w:r w:rsidRPr="00382793">
        <w:rPr>
          <w:rFonts w:asciiTheme="majorHAnsi" w:hAnsiTheme="majorHAnsi" w:cstheme="majorHAnsi"/>
          <w:sz w:val="24"/>
          <w:szCs w:val="24"/>
        </w:rPr>
        <w:t xml:space="preserve"> comparative and conservation </w:t>
      </w:r>
      <w:r w:rsidR="00FF7B07">
        <w:rPr>
          <w:rFonts w:asciiTheme="majorHAnsi" w:hAnsiTheme="majorHAnsi" w:cstheme="majorHAnsi"/>
          <w:sz w:val="24"/>
          <w:szCs w:val="24"/>
        </w:rPr>
        <w:t>genomics.</w:t>
      </w:r>
      <w:r w:rsidRPr="00382793">
        <w:rPr>
          <w:rFonts w:asciiTheme="majorHAnsi" w:hAnsiTheme="majorHAnsi" w:cstheme="majorHAnsi"/>
          <w:sz w:val="24"/>
          <w:szCs w:val="24"/>
        </w:rPr>
        <w:t xml:space="preserve"> </w:t>
      </w:r>
      <w:r w:rsidR="00FF7B07">
        <w:rPr>
          <w:rFonts w:asciiTheme="majorHAnsi" w:hAnsiTheme="majorHAnsi" w:cstheme="majorHAnsi"/>
          <w:sz w:val="24"/>
          <w:szCs w:val="24"/>
        </w:rPr>
        <w:t xml:space="preserve">This </w:t>
      </w:r>
      <w:r w:rsidR="001D0E5C">
        <w:rPr>
          <w:rFonts w:asciiTheme="majorHAnsi" w:hAnsiTheme="majorHAnsi" w:cstheme="majorHAnsi"/>
          <w:sz w:val="24"/>
          <w:szCs w:val="24"/>
        </w:rPr>
        <w:t xml:space="preserve">work specifically contributes </w:t>
      </w:r>
      <w:r w:rsidRPr="00382793">
        <w:rPr>
          <w:rFonts w:asciiTheme="majorHAnsi" w:hAnsiTheme="majorHAnsi" w:cstheme="majorHAnsi"/>
          <w:sz w:val="24"/>
          <w:szCs w:val="24"/>
        </w:rPr>
        <w:t>to delta smelt monitoring, management and research</w:t>
      </w:r>
      <w:r w:rsidR="001D0E5C">
        <w:rPr>
          <w:rFonts w:asciiTheme="majorHAnsi" w:hAnsiTheme="majorHAnsi" w:cstheme="majorHAnsi"/>
          <w:sz w:val="24"/>
          <w:szCs w:val="24"/>
        </w:rPr>
        <w:t>, and human disease risk studies</w:t>
      </w:r>
      <w:r w:rsidRPr="00382793">
        <w:rPr>
          <w:rFonts w:asciiTheme="majorHAnsi" w:hAnsiTheme="majorHAnsi" w:cstheme="majorHAnsi"/>
          <w:sz w:val="24"/>
          <w:szCs w:val="24"/>
        </w:rPr>
        <w:t xml:space="preserve">. </w:t>
      </w:r>
    </w:p>
    <w:p w14:paraId="29799E2D" w14:textId="79974939" w:rsidR="00785B58" w:rsidRDefault="001D0E5C" w:rsidP="00785B58">
      <w:pPr>
        <w:spacing w:line="240" w:lineRule="auto"/>
        <w:rPr>
          <w:rFonts w:asciiTheme="majorHAnsi" w:hAnsiTheme="majorHAnsi" w:cstheme="majorHAnsi"/>
          <w:sz w:val="24"/>
          <w:szCs w:val="24"/>
        </w:rPr>
      </w:pPr>
      <w:r>
        <w:rPr>
          <w:rFonts w:asciiTheme="majorHAnsi" w:hAnsiTheme="majorHAnsi" w:cstheme="majorHAnsi"/>
          <w:sz w:val="24"/>
          <w:szCs w:val="24"/>
        </w:rPr>
        <w:t xml:space="preserve">In summary my doctoral work has provided a novel delta smelt genome assembly which is </w:t>
      </w:r>
      <w:r w:rsidRPr="00382793">
        <w:rPr>
          <w:rFonts w:asciiTheme="majorHAnsi" w:hAnsiTheme="majorHAnsi" w:cstheme="majorHAnsi"/>
          <w:sz w:val="24"/>
          <w:szCs w:val="24"/>
        </w:rPr>
        <w:t xml:space="preserve">the first chromosome-level and least fragmented publicly available </w:t>
      </w:r>
      <w:r>
        <w:rPr>
          <w:rFonts w:asciiTheme="majorHAnsi" w:hAnsiTheme="majorHAnsi" w:cstheme="majorHAnsi"/>
          <w:sz w:val="24"/>
          <w:szCs w:val="24"/>
        </w:rPr>
        <w:t xml:space="preserve">male and female reference </w:t>
      </w:r>
      <w:r w:rsidRPr="00382793">
        <w:rPr>
          <w:rFonts w:asciiTheme="majorHAnsi" w:hAnsiTheme="majorHAnsi" w:cstheme="majorHAnsi"/>
          <w:sz w:val="24"/>
          <w:szCs w:val="24"/>
        </w:rPr>
        <w:t xml:space="preserve">genomes within the </w:t>
      </w:r>
      <w:proofErr w:type="spellStart"/>
      <w:r w:rsidRPr="002B09C4">
        <w:rPr>
          <w:rFonts w:asciiTheme="majorHAnsi" w:hAnsiTheme="majorHAnsi" w:cstheme="majorHAnsi"/>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w:t>
      </w:r>
      <w:r>
        <w:rPr>
          <w:rFonts w:asciiTheme="majorHAnsi" w:hAnsiTheme="majorHAnsi" w:cstheme="majorHAnsi"/>
          <w:sz w:val="24"/>
          <w:szCs w:val="24"/>
        </w:rPr>
        <w:t>; an e</w:t>
      </w:r>
      <w:r w:rsidR="007A1054" w:rsidRPr="00382793">
        <w:rPr>
          <w:rFonts w:asciiTheme="majorHAnsi" w:hAnsiTheme="majorHAnsi" w:cstheme="majorHAnsi"/>
          <w:sz w:val="24"/>
          <w:szCs w:val="24"/>
        </w:rPr>
        <w:t xml:space="preserve">xamination of </w:t>
      </w:r>
      <w:r w:rsidR="00811A72">
        <w:rPr>
          <w:rFonts w:asciiTheme="majorHAnsi" w:hAnsiTheme="majorHAnsi" w:cstheme="majorHAnsi"/>
          <w:sz w:val="24"/>
          <w:szCs w:val="24"/>
        </w:rPr>
        <w:t>fe</w:t>
      </w:r>
      <w:r w:rsidR="007A1054" w:rsidRPr="00382793">
        <w:rPr>
          <w:rFonts w:asciiTheme="majorHAnsi" w:hAnsiTheme="majorHAnsi" w:cstheme="majorHAnsi"/>
          <w:sz w:val="24"/>
          <w:szCs w:val="24"/>
        </w:rPr>
        <w:t xml:space="preserve">male and male </w:t>
      </w:r>
      <w:r>
        <w:rPr>
          <w:rFonts w:asciiTheme="majorHAnsi" w:hAnsiTheme="majorHAnsi" w:cstheme="majorHAnsi"/>
          <w:sz w:val="24"/>
          <w:szCs w:val="24"/>
        </w:rPr>
        <w:t xml:space="preserve">delta smelt </w:t>
      </w:r>
      <w:r w:rsidR="007A1054" w:rsidRPr="00382793">
        <w:rPr>
          <w:rFonts w:asciiTheme="majorHAnsi" w:hAnsiTheme="majorHAnsi" w:cstheme="majorHAnsi"/>
          <w:sz w:val="24"/>
          <w:szCs w:val="24"/>
        </w:rPr>
        <w:t>sequencing data show</w:t>
      </w:r>
      <w:r>
        <w:rPr>
          <w:rFonts w:asciiTheme="majorHAnsi" w:hAnsiTheme="majorHAnsi" w:cstheme="majorHAnsi"/>
          <w:sz w:val="24"/>
          <w:szCs w:val="24"/>
        </w:rPr>
        <w:t>ing</w:t>
      </w:r>
      <w:r w:rsidR="007A1054" w:rsidRPr="00382793">
        <w:rPr>
          <w:rFonts w:asciiTheme="majorHAnsi" w:hAnsiTheme="majorHAnsi" w:cstheme="majorHAnsi"/>
          <w:sz w:val="24"/>
          <w:szCs w:val="24"/>
        </w:rPr>
        <w:t xml:space="preserve"> a discrete difference between sexes and establishes a framework for further investigation</w:t>
      </w:r>
      <w:r>
        <w:rPr>
          <w:rFonts w:asciiTheme="majorHAnsi" w:hAnsiTheme="majorHAnsi" w:cstheme="majorHAnsi"/>
          <w:sz w:val="24"/>
          <w:szCs w:val="24"/>
        </w:rPr>
        <w:t xml:space="preserve">; and </w:t>
      </w:r>
      <w:r w:rsidR="00785B58">
        <w:rPr>
          <w:rFonts w:asciiTheme="majorHAnsi" w:hAnsiTheme="majorHAnsi" w:cstheme="majorHAnsi"/>
          <w:sz w:val="24"/>
          <w:szCs w:val="24"/>
        </w:rPr>
        <w:t>results suggesting that despite the fact that the human lactase persistence haplotype block harbors increased deleterious mutations compared to the rest of the genome, they seem to have little effect on prostate cancer, cardiovascular disease, and bone mineral density disease phenotypes.</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44802724"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62DA166B" w14:textId="223DAFCF" w:rsidR="00C8614F"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44802721" w:history="1">
            <w:r w:rsidR="00C8614F" w:rsidRPr="00B36F23">
              <w:rPr>
                <w:rStyle w:val="Hyperlink"/>
                <w:noProof/>
              </w:rPr>
              <w:t>Preliminary Pages – Acknowledgements, Abstract, Table of Contents</w:t>
            </w:r>
            <w:r w:rsidR="00C8614F">
              <w:rPr>
                <w:noProof/>
                <w:webHidden/>
              </w:rPr>
              <w:tab/>
            </w:r>
            <w:r w:rsidR="00C8614F">
              <w:rPr>
                <w:noProof/>
                <w:webHidden/>
              </w:rPr>
              <w:fldChar w:fldCharType="begin"/>
            </w:r>
            <w:r w:rsidR="00C8614F">
              <w:rPr>
                <w:noProof/>
                <w:webHidden/>
              </w:rPr>
              <w:instrText xml:space="preserve"> PAGEREF _Toc144802721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639AF65D" w14:textId="0C6CD06F" w:rsidR="00C8614F" w:rsidRDefault="00E701A6">
          <w:pPr>
            <w:pStyle w:val="TOC2"/>
            <w:tabs>
              <w:tab w:val="right" w:leader="dot" w:pos="9350"/>
            </w:tabs>
            <w:rPr>
              <w:rFonts w:cstheme="minorBidi"/>
              <w:b w:val="0"/>
              <w:bCs w:val="0"/>
              <w:noProof/>
              <w:sz w:val="24"/>
              <w:szCs w:val="24"/>
            </w:rPr>
          </w:pPr>
          <w:hyperlink w:anchor="_Toc144802722" w:history="1">
            <w:r w:rsidR="00C8614F" w:rsidRPr="00B36F23">
              <w:rPr>
                <w:rStyle w:val="Hyperlink"/>
                <w:rFonts w:asciiTheme="majorHAnsi" w:hAnsiTheme="majorHAnsi" w:cstheme="majorHAnsi"/>
                <w:noProof/>
              </w:rPr>
              <w:t>Acknowledgements</w:t>
            </w:r>
            <w:r w:rsidR="00C8614F">
              <w:rPr>
                <w:noProof/>
                <w:webHidden/>
              </w:rPr>
              <w:tab/>
            </w:r>
            <w:r w:rsidR="00C8614F">
              <w:rPr>
                <w:noProof/>
                <w:webHidden/>
              </w:rPr>
              <w:fldChar w:fldCharType="begin"/>
            </w:r>
            <w:r w:rsidR="00C8614F">
              <w:rPr>
                <w:noProof/>
                <w:webHidden/>
              </w:rPr>
              <w:instrText xml:space="preserve"> PAGEREF _Toc144802722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4AEA326A" w14:textId="487FE52D" w:rsidR="00C8614F" w:rsidRDefault="00E701A6">
          <w:pPr>
            <w:pStyle w:val="TOC2"/>
            <w:tabs>
              <w:tab w:val="right" w:leader="dot" w:pos="9350"/>
            </w:tabs>
            <w:rPr>
              <w:rFonts w:cstheme="minorBidi"/>
              <w:b w:val="0"/>
              <w:bCs w:val="0"/>
              <w:noProof/>
              <w:sz w:val="24"/>
              <w:szCs w:val="24"/>
            </w:rPr>
          </w:pPr>
          <w:hyperlink w:anchor="_Toc144802723" w:history="1">
            <w:r w:rsidR="00C8614F" w:rsidRPr="00B36F23">
              <w:rPr>
                <w:rStyle w:val="Hyperlink"/>
                <w:noProof/>
              </w:rPr>
              <w:t>Abstract</w:t>
            </w:r>
            <w:r w:rsidR="00C8614F">
              <w:rPr>
                <w:noProof/>
                <w:webHidden/>
              </w:rPr>
              <w:tab/>
            </w:r>
            <w:r w:rsidR="00C8614F">
              <w:rPr>
                <w:noProof/>
                <w:webHidden/>
              </w:rPr>
              <w:fldChar w:fldCharType="begin"/>
            </w:r>
            <w:r w:rsidR="00C8614F">
              <w:rPr>
                <w:noProof/>
                <w:webHidden/>
              </w:rPr>
              <w:instrText xml:space="preserve"> PAGEREF _Toc144802723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159CE42D" w14:textId="4E211CD9" w:rsidR="00C8614F" w:rsidRDefault="00E701A6">
          <w:pPr>
            <w:pStyle w:val="TOC2"/>
            <w:tabs>
              <w:tab w:val="right" w:leader="dot" w:pos="9350"/>
            </w:tabs>
            <w:rPr>
              <w:rFonts w:cstheme="minorBidi"/>
              <w:b w:val="0"/>
              <w:bCs w:val="0"/>
              <w:noProof/>
              <w:sz w:val="24"/>
              <w:szCs w:val="24"/>
            </w:rPr>
          </w:pPr>
          <w:hyperlink w:anchor="_Toc144802724" w:history="1">
            <w:r w:rsidR="00C8614F" w:rsidRPr="00B36F23">
              <w:rPr>
                <w:rStyle w:val="Hyperlink"/>
                <w:rFonts w:asciiTheme="majorHAnsi" w:hAnsiTheme="majorHAnsi" w:cstheme="majorHAnsi"/>
                <w:noProof/>
              </w:rPr>
              <w:t>Table of Contents</w:t>
            </w:r>
            <w:r w:rsidR="00C8614F">
              <w:rPr>
                <w:noProof/>
                <w:webHidden/>
              </w:rPr>
              <w:tab/>
            </w:r>
            <w:r w:rsidR="00C8614F">
              <w:rPr>
                <w:noProof/>
                <w:webHidden/>
              </w:rPr>
              <w:fldChar w:fldCharType="begin"/>
            </w:r>
            <w:r w:rsidR="00C8614F">
              <w:rPr>
                <w:noProof/>
                <w:webHidden/>
              </w:rPr>
              <w:instrText xml:space="preserve"> PAGEREF _Toc144802724 \h </w:instrText>
            </w:r>
            <w:r w:rsidR="00C8614F">
              <w:rPr>
                <w:noProof/>
                <w:webHidden/>
              </w:rPr>
            </w:r>
            <w:r w:rsidR="00C8614F">
              <w:rPr>
                <w:noProof/>
                <w:webHidden/>
              </w:rPr>
              <w:fldChar w:fldCharType="separate"/>
            </w:r>
            <w:r w:rsidR="00C8614F">
              <w:rPr>
                <w:noProof/>
                <w:webHidden/>
              </w:rPr>
              <w:t>4</w:t>
            </w:r>
            <w:r w:rsidR="00C8614F">
              <w:rPr>
                <w:noProof/>
                <w:webHidden/>
              </w:rPr>
              <w:fldChar w:fldCharType="end"/>
            </w:r>
          </w:hyperlink>
        </w:p>
        <w:p w14:paraId="3EEA59C1" w14:textId="24D40BB1" w:rsidR="00C8614F" w:rsidRDefault="00E701A6">
          <w:pPr>
            <w:pStyle w:val="TOC1"/>
            <w:tabs>
              <w:tab w:val="right" w:leader="dot" w:pos="9350"/>
            </w:tabs>
            <w:rPr>
              <w:rFonts w:cstheme="minorBidi"/>
              <w:b w:val="0"/>
              <w:bCs w:val="0"/>
              <w:i w:val="0"/>
              <w:iCs w:val="0"/>
              <w:noProof/>
            </w:rPr>
          </w:pPr>
          <w:hyperlink w:anchor="_Toc144802725" w:history="1">
            <w:r w:rsidR="00C8614F" w:rsidRPr="00B36F23">
              <w:rPr>
                <w:rStyle w:val="Hyperlink"/>
                <w:noProof/>
              </w:rPr>
              <w:t>Project Background and Introduction</w:t>
            </w:r>
            <w:r w:rsidR="00C8614F">
              <w:rPr>
                <w:noProof/>
                <w:webHidden/>
              </w:rPr>
              <w:tab/>
            </w:r>
            <w:r w:rsidR="00C8614F">
              <w:rPr>
                <w:noProof/>
                <w:webHidden/>
              </w:rPr>
              <w:fldChar w:fldCharType="begin"/>
            </w:r>
            <w:r w:rsidR="00C8614F">
              <w:rPr>
                <w:noProof/>
                <w:webHidden/>
              </w:rPr>
              <w:instrText xml:space="preserve"> PAGEREF _Toc144802725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3F821EED" w14:textId="6974B821" w:rsidR="00C8614F" w:rsidRDefault="00E701A6">
          <w:pPr>
            <w:pStyle w:val="TOC2"/>
            <w:tabs>
              <w:tab w:val="right" w:leader="dot" w:pos="9350"/>
            </w:tabs>
            <w:rPr>
              <w:rFonts w:cstheme="minorBidi"/>
              <w:b w:val="0"/>
              <w:bCs w:val="0"/>
              <w:noProof/>
              <w:sz w:val="24"/>
              <w:szCs w:val="24"/>
            </w:rPr>
          </w:pPr>
          <w:hyperlink w:anchor="_Toc144802726" w:history="1">
            <w:r w:rsidR="00C8614F" w:rsidRPr="00B36F23">
              <w:rPr>
                <w:rStyle w:val="Hyperlink"/>
                <w:rFonts w:asciiTheme="majorHAnsi" w:hAnsiTheme="majorHAnsi" w:cstheme="majorHAnsi"/>
                <w:noProof/>
              </w:rPr>
              <w:t>The San Francisco Estuary</w:t>
            </w:r>
            <w:r w:rsidR="00C8614F">
              <w:rPr>
                <w:noProof/>
                <w:webHidden/>
              </w:rPr>
              <w:tab/>
            </w:r>
            <w:r w:rsidR="00C8614F">
              <w:rPr>
                <w:noProof/>
                <w:webHidden/>
              </w:rPr>
              <w:fldChar w:fldCharType="begin"/>
            </w:r>
            <w:r w:rsidR="00C8614F">
              <w:rPr>
                <w:noProof/>
                <w:webHidden/>
              </w:rPr>
              <w:instrText xml:space="preserve"> PAGEREF _Toc144802726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DE92D74" w14:textId="1AE1FAB2" w:rsidR="00C8614F" w:rsidRDefault="00E701A6">
          <w:pPr>
            <w:pStyle w:val="TOC2"/>
            <w:tabs>
              <w:tab w:val="right" w:leader="dot" w:pos="9350"/>
            </w:tabs>
            <w:rPr>
              <w:rFonts w:cstheme="minorBidi"/>
              <w:b w:val="0"/>
              <w:bCs w:val="0"/>
              <w:noProof/>
              <w:sz w:val="24"/>
              <w:szCs w:val="24"/>
            </w:rPr>
          </w:pPr>
          <w:hyperlink w:anchor="_Toc144802727" w:history="1">
            <w:r w:rsidR="00C8614F" w:rsidRPr="00B36F23">
              <w:rPr>
                <w:rStyle w:val="Hyperlink"/>
                <w:rFonts w:asciiTheme="majorHAnsi" w:hAnsiTheme="majorHAnsi" w:cstheme="majorHAnsi"/>
                <w:noProof/>
              </w:rPr>
              <w:t>Delta smelt</w:t>
            </w:r>
            <w:r w:rsidR="00C8614F">
              <w:rPr>
                <w:noProof/>
                <w:webHidden/>
              </w:rPr>
              <w:tab/>
            </w:r>
            <w:r w:rsidR="00C8614F">
              <w:rPr>
                <w:noProof/>
                <w:webHidden/>
              </w:rPr>
              <w:fldChar w:fldCharType="begin"/>
            </w:r>
            <w:r w:rsidR="00C8614F">
              <w:rPr>
                <w:noProof/>
                <w:webHidden/>
              </w:rPr>
              <w:instrText xml:space="preserve"> PAGEREF _Toc144802727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581C6A7" w14:textId="561E7C24" w:rsidR="00C8614F" w:rsidRDefault="00E701A6">
          <w:pPr>
            <w:pStyle w:val="TOC2"/>
            <w:tabs>
              <w:tab w:val="right" w:leader="dot" w:pos="9350"/>
            </w:tabs>
            <w:rPr>
              <w:rFonts w:cstheme="minorBidi"/>
              <w:b w:val="0"/>
              <w:bCs w:val="0"/>
              <w:noProof/>
              <w:sz w:val="24"/>
              <w:szCs w:val="24"/>
            </w:rPr>
          </w:pPr>
          <w:hyperlink w:anchor="_Toc144802728" w:history="1">
            <w:r w:rsidR="00C8614F" w:rsidRPr="00B36F23">
              <w:rPr>
                <w:rStyle w:val="Hyperlink"/>
                <w:rFonts w:asciiTheme="majorHAnsi" w:hAnsiTheme="majorHAnsi" w:cstheme="majorHAnsi"/>
                <w:noProof/>
              </w:rPr>
              <w:t>Genomics and Conservation</w:t>
            </w:r>
            <w:r w:rsidR="00C8614F">
              <w:rPr>
                <w:noProof/>
                <w:webHidden/>
              </w:rPr>
              <w:tab/>
            </w:r>
            <w:r w:rsidR="00C8614F">
              <w:rPr>
                <w:noProof/>
                <w:webHidden/>
              </w:rPr>
              <w:fldChar w:fldCharType="begin"/>
            </w:r>
            <w:r w:rsidR="00C8614F">
              <w:rPr>
                <w:noProof/>
                <w:webHidden/>
              </w:rPr>
              <w:instrText xml:space="preserve"> PAGEREF _Toc144802728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0EAEFD44" w14:textId="6E466704" w:rsidR="00C8614F" w:rsidRDefault="00E701A6">
          <w:pPr>
            <w:pStyle w:val="TOC2"/>
            <w:tabs>
              <w:tab w:val="right" w:leader="dot" w:pos="9350"/>
            </w:tabs>
            <w:rPr>
              <w:rFonts w:cstheme="minorBidi"/>
              <w:b w:val="0"/>
              <w:bCs w:val="0"/>
              <w:noProof/>
              <w:sz w:val="24"/>
              <w:szCs w:val="24"/>
            </w:rPr>
          </w:pPr>
          <w:hyperlink w:anchor="_Toc144802729" w:history="1">
            <w:r w:rsidR="00C8614F" w:rsidRPr="00B36F23">
              <w:rPr>
                <w:rStyle w:val="Hyperlink"/>
                <w:rFonts w:asciiTheme="majorHAnsi" w:hAnsiTheme="majorHAnsi" w:cstheme="majorHAnsi"/>
                <w:noProof/>
              </w:rPr>
              <w:t>Lactase Persistence and Disease</w:t>
            </w:r>
            <w:r w:rsidR="00C8614F">
              <w:rPr>
                <w:noProof/>
                <w:webHidden/>
              </w:rPr>
              <w:tab/>
            </w:r>
            <w:r w:rsidR="00C8614F">
              <w:rPr>
                <w:noProof/>
                <w:webHidden/>
              </w:rPr>
              <w:fldChar w:fldCharType="begin"/>
            </w:r>
            <w:r w:rsidR="00C8614F">
              <w:rPr>
                <w:noProof/>
                <w:webHidden/>
              </w:rPr>
              <w:instrText xml:space="preserve"> PAGEREF _Toc144802729 \h </w:instrText>
            </w:r>
            <w:r w:rsidR="00C8614F">
              <w:rPr>
                <w:noProof/>
                <w:webHidden/>
              </w:rPr>
            </w:r>
            <w:r w:rsidR="00C8614F">
              <w:rPr>
                <w:noProof/>
                <w:webHidden/>
              </w:rPr>
              <w:fldChar w:fldCharType="separate"/>
            </w:r>
            <w:r w:rsidR="00C8614F">
              <w:rPr>
                <w:noProof/>
                <w:webHidden/>
              </w:rPr>
              <w:t>7</w:t>
            </w:r>
            <w:r w:rsidR="00C8614F">
              <w:rPr>
                <w:noProof/>
                <w:webHidden/>
              </w:rPr>
              <w:fldChar w:fldCharType="end"/>
            </w:r>
          </w:hyperlink>
        </w:p>
        <w:p w14:paraId="6A36D246" w14:textId="3E5BC67E" w:rsidR="00C8614F" w:rsidRDefault="00E701A6">
          <w:pPr>
            <w:pStyle w:val="TOC1"/>
            <w:tabs>
              <w:tab w:val="right" w:leader="dot" w:pos="9350"/>
            </w:tabs>
            <w:rPr>
              <w:rFonts w:cstheme="minorBidi"/>
              <w:b w:val="0"/>
              <w:bCs w:val="0"/>
              <w:i w:val="0"/>
              <w:iCs w:val="0"/>
              <w:noProof/>
            </w:rPr>
          </w:pPr>
          <w:hyperlink w:anchor="_Toc144802730" w:history="1">
            <w:r w:rsidR="00C8614F" w:rsidRPr="00B36F23">
              <w:rPr>
                <w:rStyle w:val="Hyperlink"/>
                <w:noProof/>
              </w:rPr>
              <w:t>Chapter 1 – Genome assembly of Hypomesus transpacificus (delta smelt)</w:t>
            </w:r>
            <w:r w:rsidR="00C8614F">
              <w:rPr>
                <w:noProof/>
                <w:webHidden/>
              </w:rPr>
              <w:tab/>
            </w:r>
            <w:r w:rsidR="00C8614F">
              <w:rPr>
                <w:noProof/>
                <w:webHidden/>
              </w:rPr>
              <w:fldChar w:fldCharType="begin"/>
            </w:r>
            <w:r w:rsidR="00C8614F">
              <w:rPr>
                <w:noProof/>
                <w:webHidden/>
              </w:rPr>
              <w:instrText xml:space="preserve"> PAGEREF _Toc144802730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542DA696" w14:textId="2C47A658" w:rsidR="00C8614F" w:rsidRDefault="00E701A6">
          <w:pPr>
            <w:pStyle w:val="TOC2"/>
            <w:tabs>
              <w:tab w:val="right" w:leader="dot" w:pos="9350"/>
            </w:tabs>
            <w:rPr>
              <w:rFonts w:cstheme="minorBidi"/>
              <w:b w:val="0"/>
              <w:bCs w:val="0"/>
              <w:noProof/>
              <w:sz w:val="24"/>
              <w:szCs w:val="24"/>
            </w:rPr>
          </w:pPr>
          <w:hyperlink w:anchor="_Toc144802731" w:history="1">
            <w:r w:rsidR="00C8614F" w:rsidRPr="00B36F23">
              <w:rPr>
                <w:rStyle w:val="Hyperlink"/>
                <w:rFonts w:asciiTheme="majorHAnsi" w:hAnsiTheme="majorHAnsi" w:cstheme="majorHAnsi"/>
                <w:noProof/>
              </w:rPr>
              <w:t>Introduction</w:t>
            </w:r>
            <w:r w:rsidR="00C8614F">
              <w:rPr>
                <w:noProof/>
                <w:webHidden/>
              </w:rPr>
              <w:tab/>
            </w:r>
            <w:r w:rsidR="00C8614F">
              <w:rPr>
                <w:noProof/>
                <w:webHidden/>
              </w:rPr>
              <w:fldChar w:fldCharType="begin"/>
            </w:r>
            <w:r w:rsidR="00C8614F">
              <w:rPr>
                <w:noProof/>
                <w:webHidden/>
              </w:rPr>
              <w:instrText xml:space="preserve"> PAGEREF _Toc144802731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765CBC8E" w14:textId="5D659779" w:rsidR="00C8614F" w:rsidRDefault="00E701A6">
          <w:pPr>
            <w:pStyle w:val="TOC2"/>
            <w:tabs>
              <w:tab w:val="right" w:leader="dot" w:pos="9350"/>
            </w:tabs>
            <w:rPr>
              <w:rFonts w:cstheme="minorBidi"/>
              <w:b w:val="0"/>
              <w:bCs w:val="0"/>
              <w:noProof/>
              <w:sz w:val="24"/>
              <w:szCs w:val="24"/>
            </w:rPr>
          </w:pPr>
          <w:hyperlink w:anchor="_Toc144802732" w:history="1">
            <w:r w:rsidR="00C8614F" w:rsidRPr="00B36F23">
              <w:rPr>
                <w:rStyle w:val="Hyperlink"/>
                <w:rFonts w:asciiTheme="majorHAnsi" w:hAnsiTheme="majorHAnsi" w:cstheme="majorHAnsi"/>
                <w:noProof/>
              </w:rPr>
              <w:t>Materials and Methods</w:t>
            </w:r>
            <w:r w:rsidR="00C8614F">
              <w:rPr>
                <w:noProof/>
                <w:webHidden/>
              </w:rPr>
              <w:tab/>
            </w:r>
            <w:r w:rsidR="00C8614F">
              <w:rPr>
                <w:noProof/>
                <w:webHidden/>
              </w:rPr>
              <w:fldChar w:fldCharType="begin"/>
            </w:r>
            <w:r w:rsidR="00C8614F">
              <w:rPr>
                <w:noProof/>
                <w:webHidden/>
              </w:rPr>
              <w:instrText xml:space="preserve"> PAGEREF _Toc144802732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5EBA7B49" w14:textId="3F7E9818" w:rsidR="00C8614F" w:rsidRDefault="00E701A6">
          <w:pPr>
            <w:pStyle w:val="TOC3"/>
            <w:tabs>
              <w:tab w:val="right" w:leader="dot" w:pos="9350"/>
            </w:tabs>
            <w:rPr>
              <w:rFonts w:cstheme="minorBidi"/>
              <w:noProof/>
              <w:sz w:val="24"/>
              <w:szCs w:val="24"/>
            </w:rPr>
          </w:pPr>
          <w:hyperlink w:anchor="_Toc144802733"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_Toc144802733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33188858" w14:textId="63EC0E77" w:rsidR="00C8614F" w:rsidRDefault="00E701A6">
          <w:pPr>
            <w:pStyle w:val="TOC3"/>
            <w:tabs>
              <w:tab w:val="right" w:leader="dot" w:pos="9350"/>
            </w:tabs>
            <w:rPr>
              <w:rFonts w:cstheme="minorBidi"/>
              <w:noProof/>
              <w:sz w:val="24"/>
              <w:szCs w:val="24"/>
            </w:rPr>
          </w:pPr>
          <w:hyperlink w:anchor="_Toc144802734"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_Toc144802734 \h </w:instrText>
            </w:r>
            <w:r w:rsidR="00C8614F">
              <w:rPr>
                <w:noProof/>
                <w:webHidden/>
              </w:rPr>
            </w:r>
            <w:r w:rsidR="00C8614F">
              <w:rPr>
                <w:noProof/>
                <w:webHidden/>
              </w:rPr>
              <w:fldChar w:fldCharType="separate"/>
            </w:r>
            <w:r w:rsidR="00C8614F">
              <w:rPr>
                <w:noProof/>
                <w:webHidden/>
              </w:rPr>
              <w:t>11</w:t>
            </w:r>
            <w:r w:rsidR="00C8614F">
              <w:rPr>
                <w:noProof/>
                <w:webHidden/>
              </w:rPr>
              <w:fldChar w:fldCharType="end"/>
            </w:r>
          </w:hyperlink>
        </w:p>
        <w:p w14:paraId="4F33763A" w14:textId="0DAB4876" w:rsidR="00C8614F" w:rsidRDefault="00E701A6">
          <w:pPr>
            <w:pStyle w:val="TOC3"/>
            <w:tabs>
              <w:tab w:val="right" w:leader="dot" w:pos="9350"/>
            </w:tabs>
            <w:rPr>
              <w:rFonts w:cstheme="minorBidi"/>
              <w:noProof/>
              <w:sz w:val="24"/>
              <w:szCs w:val="24"/>
            </w:rPr>
          </w:pPr>
          <w:hyperlink w:anchor="_Toc144802735"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_Toc144802735 \h </w:instrText>
            </w:r>
            <w:r w:rsidR="00C8614F">
              <w:rPr>
                <w:noProof/>
                <w:webHidden/>
              </w:rPr>
            </w:r>
            <w:r w:rsidR="00C8614F">
              <w:rPr>
                <w:noProof/>
                <w:webHidden/>
              </w:rPr>
              <w:fldChar w:fldCharType="separate"/>
            </w:r>
            <w:r w:rsidR="00C8614F">
              <w:rPr>
                <w:noProof/>
                <w:webHidden/>
              </w:rPr>
              <w:t>12</w:t>
            </w:r>
            <w:r w:rsidR="00C8614F">
              <w:rPr>
                <w:noProof/>
                <w:webHidden/>
              </w:rPr>
              <w:fldChar w:fldCharType="end"/>
            </w:r>
          </w:hyperlink>
        </w:p>
        <w:p w14:paraId="044B7C3F" w14:textId="7338C90C" w:rsidR="00C8614F" w:rsidRDefault="00E701A6">
          <w:pPr>
            <w:pStyle w:val="TOC3"/>
            <w:tabs>
              <w:tab w:val="right" w:leader="dot" w:pos="9350"/>
            </w:tabs>
            <w:rPr>
              <w:rFonts w:cstheme="minorBidi"/>
              <w:noProof/>
              <w:sz w:val="24"/>
              <w:szCs w:val="24"/>
            </w:rPr>
          </w:pPr>
          <w:hyperlink w:anchor="_Toc144802736"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_Toc144802736 \h </w:instrText>
            </w:r>
            <w:r w:rsidR="00C8614F">
              <w:rPr>
                <w:noProof/>
                <w:webHidden/>
              </w:rPr>
            </w:r>
            <w:r w:rsidR="00C8614F">
              <w:rPr>
                <w:noProof/>
                <w:webHidden/>
              </w:rPr>
              <w:fldChar w:fldCharType="separate"/>
            </w:r>
            <w:r w:rsidR="00C8614F">
              <w:rPr>
                <w:noProof/>
                <w:webHidden/>
              </w:rPr>
              <w:t>13</w:t>
            </w:r>
            <w:r w:rsidR="00C8614F">
              <w:rPr>
                <w:noProof/>
                <w:webHidden/>
              </w:rPr>
              <w:fldChar w:fldCharType="end"/>
            </w:r>
          </w:hyperlink>
        </w:p>
        <w:p w14:paraId="5EEA22F3" w14:textId="7F33A175" w:rsidR="00C8614F" w:rsidRDefault="00E701A6">
          <w:pPr>
            <w:pStyle w:val="TOC3"/>
            <w:tabs>
              <w:tab w:val="right" w:leader="dot" w:pos="9350"/>
            </w:tabs>
            <w:rPr>
              <w:rFonts w:cstheme="minorBidi"/>
              <w:noProof/>
              <w:sz w:val="24"/>
              <w:szCs w:val="24"/>
            </w:rPr>
          </w:pPr>
          <w:hyperlink w:anchor="_Toc144802737" w:history="1">
            <w:r w:rsidR="00C8614F" w:rsidRPr="00B36F23">
              <w:rPr>
                <w:rStyle w:val="Hyperlink"/>
                <w:rFonts w:asciiTheme="majorHAnsi" w:hAnsiTheme="majorHAnsi" w:cstheme="majorHAnsi"/>
                <w:noProof/>
              </w:rPr>
              <w:t>Genome assembly</w:t>
            </w:r>
            <w:r w:rsidR="00C8614F">
              <w:rPr>
                <w:noProof/>
                <w:webHidden/>
              </w:rPr>
              <w:tab/>
            </w:r>
            <w:r w:rsidR="00C8614F">
              <w:rPr>
                <w:noProof/>
                <w:webHidden/>
              </w:rPr>
              <w:fldChar w:fldCharType="begin"/>
            </w:r>
            <w:r w:rsidR="00C8614F">
              <w:rPr>
                <w:noProof/>
                <w:webHidden/>
              </w:rPr>
              <w:instrText xml:space="preserve"> PAGEREF _Toc144802737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574BA89B" w14:textId="5C1A0F26" w:rsidR="00C8614F" w:rsidRDefault="00E701A6">
          <w:pPr>
            <w:pStyle w:val="TOC3"/>
            <w:tabs>
              <w:tab w:val="right" w:leader="dot" w:pos="9350"/>
            </w:tabs>
            <w:rPr>
              <w:rFonts w:cstheme="minorBidi"/>
              <w:noProof/>
              <w:sz w:val="24"/>
              <w:szCs w:val="24"/>
            </w:rPr>
          </w:pPr>
          <w:hyperlink w:anchor="_Toc144802738"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_Toc144802738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0C902478" w14:textId="36C89018" w:rsidR="00C8614F" w:rsidRDefault="00E701A6">
          <w:pPr>
            <w:pStyle w:val="TOC3"/>
            <w:tabs>
              <w:tab w:val="right" w:leader="dot" w:pos="9350"/>
            </w:tabs>
            <w:rPr>
              <w:rFonts w:cstheme="minorBidi"/>
              <w:noProof/>
              <w:sz w:val="24"/>
              <w:szCs w:val="24"/>
            </w:rPr>
          </w:pPr>
          <w:hyperlink w:anchor="_Toc144802739"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_Toc144802739 \h </w:instrText>
            </w:r>
            <w:r w:rsidR="00C8614F">
              <w:rPr>
                <w:noProof/>
                <w:webHidden/>
              </w:rPr>
            </w:r>
            <w:r w:rsidR="00C8614F">
              <w:rPr>
                <w:noProof/>
                <w:webHidden/>
              </w:rPr>
              <w:fldChar w:fldCharType="separate"/>
            </w:r>
            <w:r w:rsidR="00C8614F">
              <w:rPr>
                <w:noProof/>
                <w:webHidden/>
              </w:rPr>
              <w:t>15</w:t>
            </w:r>
            <w:r w:rsidR="00C8614F">
              <w:rPr>
                <w:noProof/>
                <w:webHidden/>
              </w:rPr>
              <w:fldChar w:fldCharType="end"/>
            </w:r>
          </w:hyperlink>
        </w:p>
        <w:p w14:paraId="10D3C120" w14:textId="0B8DA13F" w:rsidR="00C8614F" w:rsidRDefault="00E701A6">
          <w:pPr>
            <w:pStyle w:val="TOC2"/>
            <w:tabs>
              <w:tab w:val="right" w:leader="dot" w:pos="9350"/>
            </w:tabs>
            <w:rPr>
              <w:rFonts w:cstheme="minorBidi"/>
              <w:b w:val="0"/>
              <w:bCs w:val="0"/>
              <w:noProof/>
              <w:sz w:val="24"/>
              <w:szCs w:val="24"/>
            </w:rPr>
          </w:pPr>
          <w:hyperlink w:anchor="_Toc144802740" w:history="1">
            <w:r w:rsidR="00C8614F" w:rsidRPr="00B36F23">
              <w:rPr>
                <w:rStyle w:val="Hyperlink"/>
                <w:rFonts w:asciiTheme="majorHAnsi" w:hAnsiTheme="majorHAnsi" w:cstheme="majorHAnsi"/>
                <w:noProof/>
              </w:rPr>
              <w:t>Results</w:t>
            </w:r>
            <w:r w:rsidR="00C8614F">
              <w:rPr>
                <w:noProof/>
                <w:webHidden/>
              </w:rPr>
              <w:tab/>
            </w:r>
            <w:r w:rsidR="00C8614F">
              <w:rPr>
                <w:noProof/>
                <w:webHidden/>
              </w:rPr>
              <w:fldChar w:fldCharType="begin"/>
            </w:r>
            <w:r w:rsidR="00C8614F">
              <w:rPr>
                <w:noProof/>
                <w:webHidden/>
              </w:rPr>
              <w:instrText xml:space="preserve"> PAGEREF _Toc144802740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26A49E93" w14:textId="13A2E116" w:rsidR="00C8614F" w:rsidRDefault="00E701A6">
          <w:pPr>
            <w:pStyle w:val="TOC3"/>
            <w:tabs>
              <w:tab w:val="right" w:leader="dot" w:pos="9350"/>
            </w:tabs>
            <w:rPr>
              <w:rFonts w:cstheme="minorBidi"/>
              <w:noProof/>
              <w:sz w:val="24"/>
              <w:szCs w:val="24"/>
            </w:rPr>
          </w:pPr>
          <w:hyperlink w:anchor="_Toc144802741"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_Toc144802741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14643EDA" w14:textId="4DF6A246" w:rsidR="00C8614F" w:rsidRDefault="00E701A6">
          <w:pPr>
            <w:pStyle w:val="TOC3"/>
            <w:tabs>
              <w:tab w:val="right" w:leader="dot" w:pos="9350"/>
            </w:tabs>
            <w:rPr>
              <w:rFonts w:cstheme="minorBidi"/>
              <w:noProof/>
              <w:sz w:val="24"/>
              <w:szCs w:val="24"/>
            </w:rPr>
          </w:pPr>
          <w:hyperlink w:anchor="_Toc144802742"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_Toc144802742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64CBF5AE" w14:textId="7157E9A3" w:rsidR="00C8614F" w:rsidRDefault="00E701A6">
          <w:pPr>
            <w:pStyle w:val="TOC3"/>
            <w:tabs>
              <w:tab w:val="right" w:leader="dot" w:pos="9350"/>
            </w:tabs>
            <w:rPr>
              <w:rFonts w:cstheme="minorBidi"/>
              <w:noProof/>
              <w:sz w:val="24"/>
              <w:szCs w:val="24"/>
            </w:rPr>
          </w:pPr>
          <w:hyperlink w:anchor="_Toc144802743"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_Toc144802743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7F9CEECC" w14:textId="03DA39D0" w:rsidR="00C8614F" w:rsidRDefault="00E701A6">
          <w:pPr>
            <w:pStyle w:val="TOC3"/>
            <w:tabs>
              <w:tab w:val="right" w:leader="dot" w:pos="9350"/>
            </w:tabs>
            <w:rPr>
              <w:rFonts w:cstheme="minorBidi"/>
              <w:noProof/>
              <w:sz w:val="24"/>
              <w:szCs w:val="24"/>
            </w:rPr>
          </w:pPr>
          <w:hyperlink w:anchor="_Toc144802744"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_Toc144802744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4281F91A" w14:textId="444500FE" w:rsidR="00C8614F" w:rsidRDefault="00E701A6">
          <w:pPr>
            <w:pStyle w:val="TOC3"/>
            <w:tabs>
              <w:tab w:val="right" w:leader="dot" w:pos="9350"/>
            </w:tabs>
            <w:rPr>
              <w:rFonts w:cstheme="minorBidi"/>
              <w:noProof/>
              <w:sz w:val="24"/>
              <w:szCs w:val="24"/>
            </w:rPr>
          </w:pPr>
          <w:hyperlink w:anchor="_Toc144802745"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_Toc144802745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0F3E30FE" w14:textId="1CE58153" w:rsidR="00C8614F" w:rsidRDefault="00E701A6">
          <w:pPr>
            <w:pStyle w:val="TOC3"/>
            <w:tabs>
              <w:tab w:val="right" w:leader="dot" w:pos="9350"/>
            </w:tabs>
            <w:rPr>
              <w:rFonts w:cstheme="minorBidi"/>
              <w:noProof/>
              <w:sz w:val="24"/>
              <w:szCs w:val="24"/>
            </w:rPr>
          </w:pPr>
          <w:hyperlink w:anchor="_Toc144802746"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_Toc144802746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5FEA2BE1" w14:textId="2D455893" w:rsidR="00C8614F" w:rsidRDefault="00E701A6">
          <w:pPr>
            <w:pStyle w:val="TOC2"/>
            <w:tabs>
              <w:tab w:val="right" w:leader="dot" w:pos="9350"/>
            </w:tabs>
            <w:rPr>
              <w:rFonts w:cstheme="minorBidi"/>
              <w:b w:val="0"/>
              <w:bCs w:val="0"/>
              <w:noProof/>
              <w:sz w:val="24"/>
              <w:szCs w:val="24"/>
            </w:rPr>
          </w:pPr>
          <w:hyperlink w:anchor="_Toc144802747" w:history="1">
            <w:r w:rsidR="00C8614F" w:rsidRPr="00B36F23">
              <w:rPr>
                <w:rStyle w:val="Hyperlink"/>
                <w:rFonts w:asciiTheme="majorHAnsi" w:hAnsiTheme="majorHAnsi" w:cstheme="majorHAnsi"/>
                <w:noProof/>
              </w:rPr>
              <w:t>Discussion &amp; Conclusion</w:t>
            </w:r>
            <w:r w:rsidR="00C8614F">
              <w:rPr>
                <w:noProof/>
                <w:webHidden/>
              </w:rPr>
              <w:tab/>
            </w:r>
            <w:r w:rsidR="00C8614F">
              <w:rPr>
                <w:noProof/>
                <w:webHidden/>
              </w:rPr>
              <w:fldChar w:fldCharType="begin"/>
            </w:r>
            <w:r w:rsidR="00C8614F">
              <w:rPr>
                <w:noProof/>
                <w:webHidden/>
              </w:rPr>
              <w:instrText xml:space="preserve"> PAGEREF _Toc144802747 \h </w:instrText>
            </w:r>
            <w:r w:rsidR="00C8614F">
              <w:rPr>
                <w:noProof/>
                <w:webHidden/>
              </w:rPr>
            </w:r>
            <w:r w:rsidR="00C8614F">
              <w:rPr>
                <w:noProof/>
                <w:webHidden/>
              </w:rPr>
              <w:fldChar w:fldCharType="separate"/>
            </w:r>
            <w:r w:rsidR="00C8614F">
              <w:rPr>
                <w:noProof/>
                <w:webHidden/>
              </w:rPr>
              <w:t>18</w:t>
            </w:r>
            <w:r w:rsidR="00C8614F">
              <w:rPr>
                <w:noProof/>
                <w:webHidden/>
              </w:rPr>
              <w:fldChar w:fldCharType="end"/>
            </w:r>
          </w:hyperlink>
        </w:p>
        <w:p w14:paraId="35A24C01" w14:textId="64CAC4B3" w:rsidR="00C8614F" w:rsidRDefault="00E701A6">
          <w:pPr>
            <w:pStyle w:val="TOC1"/>
            <w:tabs>
              <w:tab w:val="right" w:leader="dot" w:pos="9350"/>
            </w:tabs>
            <w:rPr>
              <w:rFonts w:cstheme="minorBidi"/>
              <w:b w:val="0"/>
              <w:bCs w:val="0"/>
              <w:i w:val="0"/>
              <w:iCs w:val="0"/>
              <w:noProof/>
            </w:rPr>
          </w:pPr>
          <w:hyperlink w:anchor="_Toc144802748" w:history="1">
            <w:r w:rsidR="00C8614F" w:rsidRPr="00B36F23">
              <w:rPr>
                <w:rStyle w:val="Hyperlink"/>
                <w:noProof/>
              </w:rPr>
              <w:t>Works Cited</w:t>
            </w:r>
            <w:r w:rsidR="00C8614F">
              <w:rPr>
                <w:noProof/>
                <w:webHidden/>
              </w:rPr>
              <w:tab/>
            </w:r>
            <w:r w:rsidR="00C8614F">
              <w:rPr>
                <w:noProof/>
                <w:webHidden/>
              </w:rPr>
              <w:fldChar w:fldCharType="begin"/>
            </w:r>
            <w:r w:rsidR="00C8614F">
              <w:rPr>
                <w:noProof/>
                <w:webHidden/>
              </w:rPr>
              <w:instrText xml:space="preserve"> PAGEREF _Toc144802748 \h </w:instrText>
            </w:r>
            <w:r w:rsidR="00C8614F">
              <w:rPr>
                <w:noProof/>
                <w:webHidden/>
              </w:rPr>
            </w:r>
            <w:r w:rsidR="00C8614F">
              <w:rPr>
                <w:noProof/>
                <w:webHidden/>
              </w:rPr>
              <w:fldChar w:fldCharType="separate"/>
            </w:r>
            <w:r w:rsidR="00C8614F">
              <w:rPr>
                <w:noProof/>
                <w:webHidden/>
              </w:rPr>
              <w:t>20</w:t>
            </w:r>
            <w:r w:rsidR="00C8614F">
              <w:rPr>
                <w:noProof/>
                <w:webHidden/>
              </w:rPr>
              <w:fldChar w:fldCharType="end"/>
            </w:r>
          </w:hyperlink>
        </w:p>
        <w:p w14:paraId="2E4A801B" w14:textId="3B131986" w:rsidR="00C8614F" w:rsidRDefault="00E701A6">
          <w:pPr>
            <w:pStyle w:val="TOC1"/>
            <w:tabs>
              <w:tab w:val="right" w:leader="dot" w:pos="9350"/>
            </w:tabs>
            <w:rPr>
              <w:rFonts w:cstheme="minorBidi"/>
              <w:b w:val="0"/>
              <w:bCs w:val="0"/>
              <w:i w:val="0"/>
              <w:iCs w:val="0"/>
              <w:noProof/>
            </w:rPr>
          </w:pPr>
          <w:hyperlink w:anchor="_Toc144802749" w:history="1">
            <w:r w:rsidR="00C8614F" w:rsidRPr="00B36F23">
              <w:rPr>
                <w:rStyle w:val="Hyperlink"/>
                <w:noProof/>
              </w:rPr>
              <w:t>Tables and Figures</w:t>
            </w:r>
            <w:r w:rsidR="00C8614F">
              <w:rPr>
                <w:noProof/>
                <w:webHidden/>
              </w:rPr>
              <w:tab/>
            </w:r>
            <w:r w:rsidR="00C8614F">
              <w:rPr>
                <w:noProof/>
                <w:webHidden/>
              </w:rPr>
              <w:fldChar w:fldCharType="begin"/>
            </w:r>
            <w:r w:rsidR="00C8614F">
              <w:rPr>
                <w:noProof/>
                <w:webHidden/>
              </w:rPr>
              <w:instrText xml:space="preserve"> PAGEREF _Toc144802749 \h </w:instrText>
            </w:r>
            <w:r w:rsidR="00C8614F">
              <w:rPr>
                <w:noProof/>
                <w:webHidden/>
              </w:rPr>
            </w:r>
            <w:r w:rsidR="00C8614F">
              <w:rPr>
                <w:noProof/>
                <w:webHidden/>
              </w:rPr>
              <w:fldChar w:fldCharType="separate"/>
            </w:r>
            <w:r w:rsidR="00C8614F">
              <w:rPr>
                <w:noProof/>
                <w:webHidden/>
              </w:rPr>
              <w:t>27</w:t>
            </w:r>
            <w:r w:rsidR="00C8614F">
              <w:rPr>
                <w:noProof/>
                <w:webHidden/>
              </w:rPr>
              <w:fldChar w:fldCharType="end"/>
            </w:r>
          </w:hyperlink>
        </w:p>
        <w:p w14:paraId="54EEFF92" w14:textId="7B21590E"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34CDB92F" w14:textId="323E46DA" w:rsidR="0041703B" w:rsidRPr="00011FA5" w:rsidRDefault="0041703B" w:rsidP="0041703B">
      <w:pPr>
        <w:pStyle w:val="TOCHeading"/>
        <w:spacing w:line="240" w:lineRule="auto"/>
        <w:outlineLvl w:val="0"/>
      </w:pPr>
      <w:bookmarkStart w:id="8" w:name="_Toc113123182"/>
      <w:bookmarkStart w:id="9" w:name="_Toc144802730"/>
      <w:r w:rsidRPr="00011FA5">
        <w:lastRenderedPageBreak/>
        <w:t xml:space="preserve">Chapter </w:t>
      </w:r>
      <w:r>
        <w:t>1</w:t>
      </w:r>
      <w:r w:rsidRPr="00011FA5">
        <w:t xml:space="preserve"> – Genome assembly of </w:t>
      </w:r>
      <w:r w:rsidRPr="00011FA5">
        <w:rPr>
          <w:i/>
          <w:iCs/>
        </w:rPr>
        <w:t>Hypomesus transpacificus</w:t>
      </w:r>
      <w:r w:rsidRPr="00011FA5">
        <w:t xml:space="preserve"> (delta smelt)</w:t>
      </w:r>
      <w:bookmarkEnd w:id="8"/>
      <w:bookmarkEnd w:id="9"/>
    </w:p>
    <w:p w14:paraId="534612CB" w14:textId="77777777" w:rsidR="0041703B" w:rsidRPr="007858F9" w:rsidRDefault="0041703B" w:rsidP="0041703B">
      <w:pPr>
        <w:tabs>
          <w:tab w:val="left" w:pos="6448"/>
        </w:tabs>
        <w:spacing w:line="240" w:lineRule="auto"/>
        <w:ind w:right="270"/>
        <w:rPr>
          <w:rFonts w:asciiTheme="majorHAnsi" w:hAnsiTheme="majorHAnsi" w:cstheme="majorHAnsi"/>
          <w:i/>
          <w:iCs/>
          <w:color w:val="00000A"/>
          <w:sz w:val="24"/>
          <w:szCs w:val="24"/>
        </w:rPr>
      </w:pPr>
      <w:r>
        <w:rPr>
          <w:rFonts w:asciiTheme="majorHAnsi" w:hAnsiTheme="majorHAnsi" w:cstheme="majorHAnsi"/>
          <w:i/>
          <w:iCs/>
          <w:color w:val="00000A"/>
          <w:sz w:val="24"/>
          <w:szCs w:val="24"/>
        </w:rPr>
        <w:t>Formatted for submission to Journal of Heredity</w:t>
      </w:r>
    </w:p>
    <w:p w14:paraId="332E5E6F" w14:textId="7C965CE0" w:rsidR="003F5039" w:rsidRPr="00173AE9" w:rsidRDefault="00100511" w:rsidP="0011235A">
      <w:pPr>
        <w:pStyle w:val="Header"/>
        <w:outlineLvl w:val="1"/>
        <w:rPr>
          <w:rFonts w:asciiTheme="majorHAnsi" w:hAnsiTheme="majorHAnsi" w:cstheme="majorHAnsi"/>
        </w:rPr>
      </w:pPr>
      <w:bookmarkStart w:id="10" w:name="_Toc144802726"/>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r w:rsidR="002C69E3">
        <w:rPr>
          <w:rFonts w:asciiTheme="majorHAnsi" w:hAnsiTheme="majorHAnsi" w:cstheme="majorHAnsi"/>
        </w:rPr>
        <w:t>stuary</w:t>
      </w:r>
      <w:bookmarkEnd w:id="10"/>
    </w:p>
    <w:p w14:paraId="6F00716F" w14:textId="2817EBC8"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w:t>
      </w:r>
      <w:proofErr w:type="spellStart"/>
      <w:r w:rsidR="00D86949">
        <w:rPr>
          <w:rFonts w:asciiTheme="majorHAnsi" w:hAnsiTheme="majorHAnsi" w:cstheme="majorHAnsi"/>
          <w:sz w:val="24"/>
          <w:szCs w:val="24"/>
        </w:rPr>
        <w:t>Belarmino</w:t>
      </w:r>
      <w:proofErr w:type="spellEnd"/>
      <w:r w:rsidR="00D86949">
        <w:rPr>
          <w:rFonts w:asciiTheme="majorHAnsi" w:hAnsiTheme="majorHAnsi" w:cstheme="majorHAnsi"/>
          <w:sz w:val="24"/>
          <w:szCs w:val="24"/>
        </w:rPr>
        <w:t xml:space="preserve">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6D3495">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2007)","noteIndex":0},"citationItems":[{"id":"RtxQgvHh/UQEpIigh","uris":["http://www.mendeley.com/documents/?uuid=8a207c06-c2f2-478e-9d4c-46bac4bc2a70"],"itemData":{"author":[{"dropping-particle":"","family":"Moyle","given":"Peter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bookmarkStart w:id="11" w:name="_Toc144802727"/>
      <w:r>
        <w:rPr>
          <w:rFonts w:asciiTheme="majorHAnsi" w:hAnsiTheme="majorHAnsi" w:cstheme="majorHAnsi"/>
        </w:rPr>
        <w:t>Delta</w:t>
      </w:r>
      <w:r w:rsidR="006372E7">
        <w:rPr>
          <w:rFonts w:asciiTheme="majorHAnsi" w:hAnsiTheme="majorHAnsi" w:cstheme="majorHAnsi"/>
        </w:rPr>
        <w:t xml:space="preserve"> smelt</w:t>
      </w:r>
      <w:bookmarkEnd w:id="11"/>
    </w:p>
    <w:p w14:paraId="7DA6BBE5" w14:textId="5251E9BA" w:rsidR="00293A58"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w:t>
      </w:r>
      <w:r w:rsidR="00F43642">
        <w:rPr>
          <w:rFonts w:asciiTheme="majorHAnsi" w:hAnsiTheme="majorHAnsi" w:cstheme="majorHAnsi"/>
          <w:color w:val="00000A"/>
          <w:sz w:val="24"/>
          <w:szCs w:val="24"/>
          <w:lang w:val="en"/>
        </w:rPr>
        <w:t>(</w:t>
      </w:r>
      <w:r w:rsidR="00F43642">
        <w:rPr>
          <w:rFonts w:asciiTheme="majorHAnsi" w:hAnsiTheme="majorHAnsi" w:cstheme="majorHAnsi"/>
          <w:i/>
          <w:iCs/>
          <w:color w:val="00000A"/>
          <w:sz w:val="24"/>
          <w:szCs w:val="24"/>
          <w:lang w:val="en"/>
        </w:rPr>
        <w:t xml:space="preserve">Hypomesus </w:t>
      </w:r>
      <w:r w:rsidR="00F43642" w:rsidRPr="005F2B7B">
        <w:rPr>
          <w:rFonts w:asciiTheme="majorHAnsi" w:hAnsiTheme="majorHAnsi" w:cstheme="majorHAnsi"/>
          <w:color w:val="00000A"/>
          <w:sz w:val="24"/>
          <w:szCs w:val="24"/>
          <w:lang w:val="en"/>
        </w:rPr>
        <w:t>transpacificus</w:t>
      </w:r>
      <w:r w:rsidR="00F43642">
        <w:rPr>
          <w:rFonts w:asciiTheme="majorHAnsi" w:hAnsiTheme="majorHAnsi" w:cstheme="majorHAnsi"/>
          <w:color w:val="00000A"/>
          <w:sz w:val="24"/>
          <w:szCs w:val="24"/>
          <w:lang w:val="en"/>
        </w:rPr>
        <w:t xml:space="preserve">) (phylum: Chordata, class: Actinopterygii, order: </w:t>
      </w:r>
      <w:proofErr w:type="spellStart"/>
      <w:r w:rsidR="00F43642">
        <w:rPr>
          <w:rFonts w:asciiTheme="majorHAnsi" w:hAnsiTheme="majorHAnsi" w:cstheme="majorHAnsi"/>
          <w:color w:val="00000A"/>
          <w:sz w:val="24"/>
          <w:szCs w:val="24"/>
          <w:lang w:val="en"/>
        </w:rPr>
        <w:t>Osmeriforme</w:t>
      </w:r>
      <w:proofErr w:type="spellEnd"/>
      <w:r w:rsidR="00F43642">
        <w:rPr>
          <w:rFonts w:asciiTheme="majorHAnsi" w:hAnsiTheme="majorHAnsi" w:cstheme="majorHAnsi"/>
          <w:color w:val="00000A"/>
          <w:sz w:val="24"/>
          <w:szCs w:val="24"/>
          <w:lang w:val="en"/>
        </w:rPr>
        <w:t xml:space="preserve">, family: </w:t>
      </w:r>
      <w:proofErr w:type="spellStart"/>
      <w:r w:rsidR="00F43642" w:rsidRPr="002B09C4">
        <w:rPr>
          <w:rFonts w:asciiTheme="majorHAnsi" w:hAnsiTheme="majorHAnsi" w:cstheme="majorHAnsi"/>
          <w:color w:val="00000A"/>
          <w:sz w:val="24"/>
          <w:szCs w:val="24"/>
          <w:lang w:val="en"/>
        </w:rPr>
        <w:t>Osmeridae</w:t>
      </w:r>
      <w:proofErr w:type="spellEnd"/>
      <w:r w:rsidR="00F43642">
        <w:rPr>
          <w:rFonts w:asciiTheme="majorHAnsi" w:hAnsiTheme="majorHAnsi" w:cstheme="majorHAnsi"/>
          <w:color w:val="00000A"/>
          <w:sz w:val="24"/>
          <w:szCs w:val="24"/>
          <w:lang w:val="en"/>
        </w:rPr>
        <w:t>) is</w:t>
      </w:r>
      <w:r w:rsidR="00F43642" w:rsidRPr="00F42C03">
        <w:rPr>
          <w:rFonts w:asciiTheme="majorHAnsi" w:hAnsiTheme="majorHAnsi" w:cstheme="majorHAnsi"/>
          <w:color w:val="00000A"/>
          <w:sz w:val="24"/>
          <w:szCs w:val="24"/>
          <w:lang w:val="en"/>
        </w:rPr>
        <w:t xml:space="preserve"> </w:t>
      </w:r>
      <w:r w:rsidRPr="00382793">
        <w:rPr>
          <w:rFonts w:asciiTheme="majorHAnsi" w:hAnsiTheme="majorHAnsi" w:cstheme="majorHAnsi"/>
          <w:sz w:val="24"/>
          <w:szCs w:val="24"/>
          <w:lang w:val="en"/>
        </w:rPr>
        <w:t xml:space="preserve">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 xml:space="preserve">cm), translucent, semi-anadromous species </w:t>
      </w:r>
      <w:r w:rsidR="00F43642">
        <w:rPr>
          <w:rFonts w:asciiTheme="majorHAnsi" w:hAnsiTheme="majorHAnsi" w:cstheme="majorHAnsi"/>
          <w:sz w:val="24"/>
          <w:szCs w:val="24"/>
          <w:lang w:val="en"/>
        </w:rPr>
        <w:t>which</w:t>
      </w:r>
      <w:r w:rsidRPr="00382793">
        <w:rPr>
          <w:rFonts w:asciiTheme="majorHAnsi" w:hAnsiTheme="majorHAnsi" w:cstheme="majorHAnsi"/>
          <w:sz w:val="24"/>
          <w:szCs w:val="24"/>
          <w:lang w:val="en"/>
        </w:rPr>
        <w:t xml:space="preserve"> migrates between fresh and saline water</w:t>
      </w:r>
      <w:r w:rsidR="00F43642">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reproduces annually</w:t>
      </w:r>
      <w:r w:rsidR="00F43642">
        <w:rPr>
          <w:rFonts w:asciiTheme="majorHAnsi" w:hAnsiTheme="majorHAnsi" w:cstheme="majorHAnsi"/>
          <w:sz w:val="24"/>
          <w:szCs w:val="24"/>
          <w:lang w:val="en"/>
        </w:rPr>
        <w:t xml:space="preserve"> and is endemic to the </w:t>
      </w:r>
      <w:r w:rsidR="00F43642">
        <w:rPr>
          <w:rFonts w:asciiTheme="majorHAnsi" w:hAnsiTheme="majorHAnsi" w:cstheme="majorHAnsi"/>
          <w:color w:val="00000A"/>
          <w:sz w:val="24"/>
          <w:szCs w:val="24"/>
          <w:lang w:val="en"/>
        </w:rPr>
        <w:t>to the Sacramento-San Joaquin River Delta of the San Francisco Estuary (SFE) in California</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6D3495">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RtxQgvHh/N6Idjzpy","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w:t>
      </w:r>
      <w:r w:rsidR="00F43642">
        <w:rPr>
          <w:rFonts w:asciiTheme="majorHAnsi" w:hAnsiTheme="majorHAnsi" w:cstheme="majorHAnsi"/>
          <w:sz w:val="24"/>
          <w:szCs w:val="24"/>
          <w:lang w:val="en"/>
        </w:rPr>
        <w:t>and have</w:t>
      </w:r>
      <w:r w:rsidRPr="00382793">
        <w:rPr>
          <w:rFonts w:asciiTheme="majorHAnsi" w:hAnsiTheme="majorHAnsi" w:cstheme="majorHAnsi"/>
          <w:sz w:val="24"/>
          <w:szCs w:val="24"/>
          <w:lang w:val="en"/>
        </w:rPr>
        <w:t xml:space="preser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6D3495">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2007)","noteIndex":0},"citationItems":[{"id":"RtxQgvHh/FeoPqiXN","uris":["http://www.mendeley.com/documents/?uuid=154a621a-a2e3-443b-849e-2593b42c5c2d"],"itemData":{"author":[{"dropping-particle":"","family":"McAllister","given":"D.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Osmeridae.","type":"book"}},{"id":"RtxQgvHh/F1UDSlKN","uris":["http://www.mendeley.com/documents/?uuid=ff1406d1-77ea-4ab5-a57b-d2db2ba74817"],"itemData":{"abstract":"This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Estuary","type":"article-journal","volume":"14"}},{"id":"RtxQgvHh/CCQcweKR","uris":["http://www.mendeley.com/documents/?uuid=757f5833-fa11-466a-b871-160ad1fface1"],"itemData":{"DOI":"10.1577/T06-148.1","ISSN":"0002-8487","abstract":"The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r w:rsidR="00293A58">
        <w:rPr>
          <w:rFonts w:asciiTheme="majorHAnsi" w:hAnsiTheme="majorHAnsi" w:cstheme="majorHAnsi"/>
          <w:color w:val="00000A"/>
          <w:sz w:val="24"/>
          <w:szCs w:val="24"/>
          <w:lang w:val="en"/>
        </w:rPr>
        <w:t xml:space="preserve">Historically thought to be solely semi-anadromous </w:t>
      </w:r>
      <w:r w:rsidR="00293A58" w:rsidRPr="00F42C03">
        <w:rPr>
          <w:rFonts w:asciiTheme="majorHAnsi" w:hAnsiTheme="majorHAnsi" w:cstheme="majorHAnsi"/>
          <w:color w:val="00000A"/>
          <w:sz w:val="24"/>
          <w:szCs w:val="24"/>
          <w:lang w:val="en"/>
        </w:rPr>
        <w:fldChar w:fldCharType="begin" w:fldLock="1"/>
      </w:r>
      <w:r w:rsidR="006D3495">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RtxQgvHh/N6Idjzpy","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00293A58" w:rsidRPr="00F42C03">
        <w:rPr>
          <w:rFonts w:asciiTheme="majorHAnsi" w:hAnsiTheme="majorHAnsi" w:cstheme="majorHAnsi"/>
          <w:color w:val="00000A"/>
          <w:sz w:val="24"/>
          <w:szCs w:val="24"/>
          <w:lang w:val="en"/>
        </w:rPr>
        <w:fldChar w:fldCharType="separate"/>
      </w:r>
      <w:r w:rsidR="00293A58" w:rsidRPr="00F42C03">
        <w:rPr>
          <w:rFonts w:asciiTheme="majorHAnsi" w:hAnsiTheme="majorHAnsi" w:cstheme="majorHAnsi"/>
          <w:color w:val="00000A"/>
          <w:sz w:val="24"/>
          <w:szCs w:val="24"/>
        </w:rPr>
        <w:t>(Sommer et al., 2011)</w:t>
      </w:r>
      <w:r w:rsidR="00293A58" w:rsidRPr="00F42C03">
        <w:rPr>
          <w:rFonts w:asciiTheme="majorHAnsi" w:hAnsiTheme="majorHAnsi" w:cstheme="majorHAnsi"/>
          <w:color w:val="00000A"/>
          <w:sz w:val="24"/>
          <w:szCs w:val="24"/>
        </w:rPr>
        <w:fldChar w:fldCharType="end"/>
      </w:r>
      <w:r w:rsidR="00293A58">
        <w:rPr>
          <w:rFonts w:asciiTheme="majorHAnsi" w:hAnsiTheme="majorHAnsi" w:cstheme="majorHAnsi"/>
          <w:color w:val="00000A"/>
          <w:sz w:val="24"/>
          <w:szCs w:val="24"/>
          <w:lang w:val="en"/>
        </w:rPr>
        <w:t xml:space="preserve">, recent otolith analyses have shown that delta smelt exhibit three migratory phenotypes: semi-anadromous, freshwater resident, and low-salinity brackish-water resident </w:t>
      </w:r>
      <w:r w:rsidR="00293A58">
        <w:rPr>
          <w:rFonts w:asciiTheme="majorHAnsi" w:hAnsiTheme="majorHAnsi" w:cstheme="majorHAnsi"/>
          <w:color w:val="00000A"/>
          <w:sz w:val="24"/>
          <w:szCs w:val="24"/>
          <w:lang w:val="en"/>
        </w:rPr>
        <w:fldChar w:fldCharType="begin"/>
      </w:r>
      <w:r w:rsidR="00293A58">
        <w:rPr>
          <w:rFonts w:asciiTheme="majorHAnsi" w:hAnsiTheme="majorHAnsi" w:cstheme="majorHAnsi"/>
          <w:color w:val="00000A"/>
          <w:sz w:val="24"/>
          <w:szCs w:val="24"/>
          <w:lang w:val="en"/>
        </w:rPr>
        <w:instrText xml:space="preserve"> ADDIN ZOTERO_ITEM CSL_CITATION {"citationID":"Xi9jJ1gg","properties":{"formattedCitation":"(Hobbs et al., 2019)","plainCitation":"(Hobbs et al., 2019)","noteIndex":0},"citationItems":[{"id":601,"uris":["http://zotero.org/users/local/3tku6QP0/items/IFYTFSRI"],"itemData":{"id":601,"type":"article-journal","abstract":"Abstract\n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00293A58">
        <w:rPr>
          <w:rFonts w:asciiTheme="majorHAnsi" w:hAnsiTheme="majorHAnsi" w:cstheme="majorHAnsi"/>
          <w:color w:val="00000A"/>
          <w:sz w:val="24"/>
          <w:szCs w:val="24"/>
          <w:lang w:val="en"/>
        </w:rPr>
        <w:fldChar w:fldCharType="separate"/>
      </w:r>
      <w:r w:rsidR="00293A58">
        <w:rPr>
          <w:rFonts w:asciiTheme="majorHAnsi" w:hAnsiTheme="majorHAnsi" w:cstheme="majorHAnsi"/>
          <w:noProof/>
          <w:color w:val="00000A"/>
          <w:sz w:val="24"/>
          <w:szCs w:val="24"/>
          <w:lang w:val="en"/>
        </w:rPr>
        <w:t>(Hobbs et al., 2019)</w:t>
      </w:r>
      <w:r w:rsidR="00293A58">
        <w:rPr>
          <w:rFonts w:asciiTheme="majorHAnsi" w:hAnsiTheme="majorHAnsi" w:cstheme="majorHAnsi"/>
          <w:color w:val="00000A"/>
          <w:sz w:val="24"/>
          <w:szCs w:val="24"/>
          <w:lang w:val="en"/>
        </w:rPr>
        <w:fldChar w:fldCharType="end"/>
      </w:r>
      <w:r w:rsidR="00293A58" w:rsidRPr="00F42C03">
        <w:rPr>
          <w:rFonts w:asciiTheme="majorHAnsi" w:hAnsiTheme="majorHAnsi" w:cstheme="majorHAnsi"/>
          <w:color w:val="00000A"/>
          <w:sz w:val="24"/>
          <w:szCs w:val="24"/>
        </w:rPr>
        <w:t>.</w:t>
      </w:r>
      <w:r w:rsidR="00293A58" w:rsidRPr="00F42C03">
        <w:rPr>
          <w:rFonts w:asciiTheme="majorHAnsi" w:hAnsiTheme="majorHAnsi" w:cstheme="majorHAnsi"/>
          <w:color w:val="00000A"/>
          <w:sz w:val="24"/>
          <w:szCs w:val="24"/>
          <w:lang w:val="en"/>
        </w:rPr>
        <w:t xml:space="preserve"> </w:t>
      </w:r>
      <w:r w:rsidRPr="00382793">
        <w:rPr>
          <w:rFonts w:asciiTheme="majorHAnsi" w:hAnsiTheme="majorHAnsi" w:cstheme="majorHAnsi"/>
          <w:sz w:val="24"/>
          <w:szCs w:val="24"/>
          <w:lang w:val="en"/>
        </w:rPr>
        <w:t xml:space="preserve">Because of their annual life cycle and relatively rapid response to the conditions of their habitat, delta smelt are considered an indicator of the overall health of the SFE ecosystem. </w:t>
      </w:r>
      <w:r w:rsidR="00293A58">
        <w:rPr>
          <w:rFonts w:asciiTheme="majorHAnsi" w:hAnsiTheme="majorHAnsi" w:cstheme="majorHAnsi"/>
          <w:sz w:val="24"/>
          <w:szCs w:val="24"/>
          <w:lang w:val="en"/>
        </w:rPr>
        <w:t>The species was once</w:t>
      </w:r>
      <w:r w:rsidRPr="00382793">
        <w:rPr>
          <w:rFonts w:asciiTheme="majorHAnsi" w:hAnsiTheme="majorHAnsi" w:cstheme="majorHAnsi"/>
          <w:sz w:val="24"/>
          <w:szCs w:val="24"/>
          <w:lang w:val="en"/>
        </w:rPr>
        <w:t xml:space="preserve"> one of the most abundant and widely distributed fish species in the SFE, </w:t>
      </w:r>
      <w:r w:rsidR="00293A58">
        <w:rPr>
          <w:rFonts w:asciiTheme="majorHAnsi" w:hAnsiTheme="majorHAnsi" w:cstheme="majorHAnsi"/>
          <w:sz w:val="24"/>
          <w:szCs w:val="24"/>
          <w:lang w:val="en"/>
        </w:rPr>
        <w:t xml:space="preserve">but the </w:t>
      </w:r>
      <w:r w:rsidRPr="00382793">
        <w:rPr>
          <w:rFonts w:asciiTheme="majorHAnsi" w:hAnsiTheme="majorHAnsi" w:cstheme="majorHAnsi"/>
          <w:sz w:val="24"/>
          <w:szCs w:val="24"/>
          <w:lang w:val="en"/>
        </w:rPr>
        <w:t xml:space="preserve">delta smelt </w:t>
      </w:r>
      <w:r w:rsidR="00293A58">
        <w:rPr>
          <w:rFonts w:asciiTheme="majorHAnsi" w:hAnsiTheme="majorHAnsi" w:cstheme="majorHAnsi"/>
          <w:sz w:val="24"/>
          <w:szCs w:val="24"/>
          <w:lang w:val="en"/>
        </w:rPr>
        <w:t>population</w:t>
      </w:r>
      <w:r w:rsidRPr="00382793">
        <w:rPr>
          <w:rFonts w:asciiTheme="majorHAnsi" w:hAnsiTheme="majorHAnsi" w:cstheme="majorHAnsi"/>
          <w:sz w:val="24"/>
          <w:szCs w:val="24"/>
          <w:lang w:val="en"/>
        </w:rPr>
        <w:t xml:space="preserve"> </w:t>
      </w:r>
      <w:r w:rsidR="00293A58">
        <w:rPr>
          <w:rFonts w:asciiTheme="majorHAnsi" w:hAnsiTheme="majorHAnsi" w:cstheme="majorHAnsi"/>
          <w:sz w:val="24"/>
          <w:szCs w:val="24"/>
          <w:lang w:val="en"/>
        </w:rPr>
        <w:t>abundance has</w:t>
      </w:r>
      <w:r w:rsidRPr="00382793">
        <w:rPr>
          <w:rFonts w:asciiTheme="majorHAnsi" w:hAnsiTheme="majorHAnsi" w:cstheme="majorHAnsi"/>
          <w:sz w:val="24"/>
          <w:szCs w:val="24"/>
          <w:lang w:val="en"/>
        </w:rPr>
        <w:t xml:space="preser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6D3495">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1992)","noteIndex":0},"citationItems":[{"id":"RtxQgvHh/20MbAP36","uris":["http://www.mendeley.com/documents/?uuid=b174141a-6f6e-47bf-9926-35120a427171"],"itemData":{"DOI":"10.1016/j.fertnstert.2012.04.042","ISSN":"1556-5653","PMID":"22656306","abstract":"To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ederal Endangered Species Act (ESA) in 1993 and endangered under the California ESA in 2009</w:t>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w:t>
      </w:r>
      <w:r w:rsidR="00CC5091">
        <w:rPr>
          <w:rFonts w:asciiTheme="majorHAnsi" w:hAnsiTheme="majorHAnsi" w:cstheme="majorHAnsi"/>
          <w:sz w:val="24"/>
          <w:szCs w:val="24"/>
          <w:lang w:val="en"/>
        </w:rPr>
        <w:t>waning population</w:t>
      </w:r>
      <w:r w:rsidRPr="00382793">
        <w:rPr>
          <w:rFonts w:asciiTheme="majorHAnsi" w:hAnsiTheme="majorHAnsi" w:cstheme="majorHAnsi"/>
          <w:sz w:val="24"/>
          <w:szCs w:val="24"/>
          <w:lang w:val="en"/>
        </w:rPr>
        <w:t xml:space="preserve">, resource management agencies, such as CDFW, actively monitor the distribution and abundance of the wild population, and the Genomic Variation Laboratory </w:t>
      </w:r>
      <w:r w:rsidR="002E2FF8">
        <w:rPr>
          <w:rFonts w:asciiTheme="majorHAnsi" w:hAnsiTheme="majorHAnsi" w:cstheme="majorHAnsi"/>
          <w:sz w:val="24"/>
          <w:szCs w:val="24"/>
          <w:lang w:val="en"/>
        </w:rPr>
        <w:t xml:space="preserve">at the University of California Davis (UC Davis) </w:t>
      </w:r>
      <w:r w:rsidRPr="00382793">
        <w:rPr>
          <w:rFonts w:asciiTheme="majorHAnsi" w:hAnsiTheme="majorHAnsi" w:cstheme="majorHAnsi"/>
          <w:sz w:val="24"/>
          <w:szCs w:val="24"/>
          <w:lang w:val="en"/>
        </w:rPr>
        <w:t xml:space="preserve">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p>
    <w:p w14:paraId="2BDF40F5" w14:textId="6E156B68" w:rsidR="00CC5091" w:rsidRDefault="00293A58" w:rsidP="00293A58">
      <w:pPr>
        <w:spacing w:line="240" w:lineRule="auto"/>
        <w:ind w:right="270"/>
        <w:rPr>
          <w:rFonts w:asciiTheme="majorHAnsi" w:hAnsiTheme="majorHAnsi" w:cstheme="majorHAnsi"/>
          <w:color w:val="00000A"/>
          <w:sz w:val="24"/>
          <w:szCs w:val="24"/>
        </w:rPr>
      </w:pPr>
      <w:r>
        <w:rPr>
          <w:rFonts w:asciiTheme="majorHAnsi" w:hAnsiTheme="majorHAnsi" w:cstheme="majorHAnsi"/>
          <w:color w:val="00000A"/>
          <w:sz w:val="24"/>
          <w:szCs w:val="24"/>
          <w:lang w:val="en"/>
        </w:rPr>
        <w:lastRenderedPageBreak/>
        <w:t xml:space="preserve">Despite protections under the ESA and CESA </w:t>
      </w:r>
      <w:r w:rsidR="00012DD3">
        <w:rPr>
          <w:rFonts w:asciiTheme="majorHAnsi" w:hAnsiTheme="majorHAnsi" w:cstheme="majorHAnsi"/>
          <w:color w:val="00000A"/>
          <w:sz w:val="24"/>
          <w:szCs w:val="24"/>
          <w:lang w:val="en"/>
        </w:rPr>
        <w:t>delta smelt have</w:t>
      </w:r>
      <w:r>
        <w:rPr>
          <w:rFonts w:asciiTheme="majorHAnsi" w:hAnsiTheme="majorHAnsi" w:cstheme="majorHAnsi"/>
          <w:color w:val="00000A"/>
          <w:sz w:val="24"/>
          <w:szCs w:val="24"/>
          <w:lang w:val="en"/>
        </w:rPr>
        <w:t xml:space="preserve"> continued to decline throughout the SFE </w:t>
      </w:r>
      <w:r>
        <w:rPr>
          <w:rFonts w:asciiTheme="majorHAnsi" w:hAnsiTheme="majorHAnsi" w:cstheme="majorHAnsi"/>
          <w:color w:val="00000A"/>
          <w:sz w:val="24"/>
          <w:szCs w:val="24"/>
          <w:lang w:val="en"/>
        </w:rPr>
        <w:fldChar w:fldCharType="begin"/>
      </w:r>
      <w:r>
        <w:rPr>
          <w:rFonts w:asciiTheme="majorHAnsi" w:hAnsiTheme="majorHAnsi" w:cstheme="majorHAnsi"/>
          <w:color w:val="00000A"/>
          <w:sz w:val="24"/>
          <w:szCs w:val="24"/>
          <w:lang w:val="en"/>
        </w:rPr>
        <w:instrText xml:space="preserve"> ADDIN ZOTERO_ITEM CSL_CITATION {"citationID":"8mU5aauZ","properties":{"formattedCitation":"(State of California FMWT, 2022; State of California SKT, 2022)","plainCitation":"(State of California FMWT, 2022; State of California SKT, 2022)","noteIndex":0},"citationItems":[{"id":692,"uris":["http://zotero.org/users/local/3tku6QP0/items/8CUY6U8X"],"itemData":{"id":692,"type":"report","genre":"Annual Survey Results Memorandum","language":"en","page":"1-2","publisher":"State of California Department of Fish and Wildlife","source":"Zotero","title":"2022 Spring Kodiak Trawl Delta Smelt Index","URL":"https://nrm.dfg.ca.gov/FileHandler.ashx?DocumentId=204731&amp;inline","author":[{"family":"State of California SKT","given":""}],"issued":{"date-parts":[["2022"]]}}},{"id":695,"uris":["http://zotero.org/users/local/3tku6QP0/items/DCR7GWNY"],"itemData":{"id":695,"type":"report","genre":"Annual Survey Results Memorandum","page":"1-16","publisher":"State of California Department of Fish and Wildlife","title":"2022 Fall Midwater Trawl annual fish abundance and distribution summary","URL":"https://wildlife.ca.gov/Conservation/Delta/Fall-Midwater-Trawl","author":[{"family":"State of California FMWT","given":""}],"issued":{"date-parts":[["2022"]]}}}],"schema":"https://github.com/citation-style-language/schema/raw/master/csl-citation.json"} </w:instrText>
      </w:r>
      <w:r>
        <w:rPr>
          <w:rFonts w:asciiTheme="majorHAnsi" w:hAnsiTheme="majorHAnsi" w:cstheme="majorHAnsi"/>
          <w:color w:val="00000A"/>
          <w:sz w:val="24"/>
          <w:szCs w:val="24"/>
          <w:lang w:val="en"/>
        </w:rPr>
        <w:fldChar w:fldCharType="separate"/>
      </w:r>
      <w:r>
        <w:rPr>
          <w:rFonts w:asciiTheme="majorHAnsi" w:hAnsiTheme="majorHAnsi" w:cstheme="majorHAnsi"/>
          <w:noProof/>
          <w:color w:val="00000A"/>
          <w:sz w:val="24"/>
          <w:szCs w:val="24"/>
          <w:lang w:val="en"/>
        </w:rPr>
        <w:t>(State of California FMWT, 2022; State of California SKT, 2022)</w:t>
      </w:r>
      <w:r>
        <w:rPr>
          <w:rFonts w:asciiTheme="majorHAnsi" w:hAnsiTheme="majorHAnsi" w:cstheme="majorHAnsi"/>
          <w:color w:val="00000A"/>
          <w:sz w:val="24"/>
          <w:szCs w:val="24"/>
          <w:lang w:val="en"/>
        </w:rPr>
        <w:fldChar w:fldCharType="end"/>
      </w:r>
      <w:r w:rsidR="00CC5091">
        <w:rPr>
          <w:rFonts w:asciiTheme="majorHAnsi" w:hAnsiTheme="majorHAnsi" w:cstheme="majorHAnsi"/>
          <w:color w:val="00000A"/>
          <w:sz w:val="24"/>
          <w:szCs w:val="24"/>
          <w:lang w:val="en"/>
        </w:rPr>
        <w:t xml:space="preserve"> (Figure 1.1)</w:t>
      </w:r>
      <w:r>
        <w:rPr>
          <w:rFonts w:asciiTheme="majorHAnsi" w:hAnsiTheme="majorHAnsi" w:cstheme="majorHAnsi"/>
          <w:color w:val="00000A"/>
          <w:sz w:val="24"/>
          <w:szCs w:val="24"/>
          <w:lang w:val="en"/>
        </w:rPr>
        <w:t xml:space="preserve">. </w:t>
      </w:r>
      <w:r w:rsidR="004610EA">
        <w:rPr>
          <w:rFonts w:asciiTheme="majorHAnsi" w:hAnsiTheme="majorHAnsi" w:cstheme="majorHAnsi"/>
          <w:color w:val="00000A"/>
          <w:sz w:val="24"/>
          <w:szCs w:val="24"/>
          <w:lang w:val="en"/>
        </w:rPr>
        <w:t>I</w:t>
      </w:r>
      <w:r w:rsidR="004610EA" w:rsidRPr="00F42C03">
        <w:rPr>
          <w:rFonts w:asciiTheme="majorHAnsi" w:hAnsiTheme="majorHAnsi" w:cstheme="majorHAnsi"/>
          <w:color w:val="00000A"/>
          <w:sz w:val="24"/>
          <w:szCs w:val="24"/>
          <w:lang w:val="en"/>
        </w:rPr>
        <w:t xml:space="preserve">t is now believed stochastic processes may push the species to extinction </w:t>
      </w:r>
      <w:r w:rsidR="004610EA" w:rsidRPr="00F42C03">
        <w:rPr>
          <w:rFonts w:asciiTheme="majorHAnsi" w:hAnsiTheme="majorHAnsi" w:cstheme="majorHAnsi"/>
          <w:color w:val="00000A"/>
          <w:sz w:val="24"/>
          <w:szCs w:val="24"/>
          <w:lang w:val="en"/>
        </w:rPr>
        <w:fldChar w:fldCharType="begin" w:fldLock="1"/>
      </w:r>
      <w:r w:rsidR="006D3495">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2016)","noteIndex":0},"citationItems":[{"id":"RtxQgvHh/03coqI2B","uris":["http://www.mendeley.com/documents/?uuid=23e53af3-288d-48bc-b9a7-174ca5e00a87"],"itemData":{"DOI":"10.1007/s10592-011-0240-y","ISBN":"1566-0621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Bay-Delta","type":"article-journal","volume":"12"}},{"id":"RtxQgvHh/F1UDSlKN","uris":["http://www.mendeley.com/documents/?uuid=ff1406d1-77ea-4ab5-a57b-d2db2ba74817"],"itemData":{"abstract":"This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004610EA" w:rsidRPr="00F42C03">
        <w:rPr>
          <w:rFonts w:asciiTheme="majorHAnsi" w:hAnsiTheme="majorHAnsi" w:cstheme="majorHAnsi"/>
          <w:color w:val="00000A"/>
          <w:sz w:val="24"/>
          <w:szCs w:val="24"/>
          <w:lang w:val="en"/>
        </w:rPr>
        <w:fldChar w:fldCharType="separate"/>
      </w:r>
      <w:r w:rsidR="004610EA" w:rsidRPr="00F42C03">
        <w:rPr>
          <w:rFonts w:asciiTheme="majorHAnsi" w:hAnsiTheme="majorHAnsi" w:cstheme="majorHAnsi"/>
          <w:color w:val="00000A"/>
          <w:sz w:val="24"/>
          <w:szCs w:val="24"/>
        </w:rPr>
        <w:t>(Fisch et al., 2011; Moyle, Peter B., Brown, Larry R., Durand, John R., Hobbs, 2016)</w:t>
      </w:r>
      <w:r w:rsidR="004610EA" w:rsidRPr="00F42C03">
        <w:rPr>
          <w:rFonts w:asciiTheme="majorHAnsi" w:hAnsiTheme="majorHAnsi" w:cstheme="majorHAnsi"/>
          <w:color w:val="00000A"/>
          <w:sz w:val="24"/>
          <w:szCs w:val="24"/>
        </w:rPr>
        <w:fldChar w:fldCharType="end"/>
      </w:r>
      <w:r w:rsidR="004610EA">
        <w:rPr>
          <w:rFonts w:asciiTheme="majorHAnsi" w:hAnsiTheme="majorHAnsi" w:cstheme="majorHAnsi"/>
          <w:color w:val="00000A"/>
          <w:sz w:val="24"/>
          <w:szCs w:val="24"/>
        </w:rPr>
        <w:t xml:space="preserve">. </w:t>
      </w:r>
      <w:r>
        <w:rPr>
          <w:rFonts w:asciiTheme="majorHAnsi" w:hAnsiTheme="majorHAnsi" w:cstheme="majorHAnsi"/>
          <w:color w:val="00000A"/>
          <w:sz w:val="24"/>
          <w:szCs w:val="24"/>
          <w:lang w:val="en"/>
        </w:rPr>
        <w:t>Decreased p</w:t>
      </w:r>
      <w:r w:rsidRPr="00F42C03">
        <w:rPr>
          <w:rFonts w:asciiTheme="majorHAnsi" w:hAnsiTheme="majorHAnsi" w:cstheme="majorHAnsi"/>
          <w:color w:val="00000A"/>
          <w:sz w:val="24"/>
          <w:szCs w:val="24"/>
          <w:lang w:val="en"/>
        </w:rPr>
        <w:t xml:space="preserve">elagic productivity and </w:t>
      </w:r>
      <w:r>
        <w:rPr>
          <w:rFonts w:asciiTheme="majorHAnsi" w:hAnsiTheme="majorHAnsi" w:cstheme="majorHAnsi"/>
          <w:color w:val="00000A"/>
          <w:sz w:val="24"/>
          <w:szCs w:val="24"/>
          <w:lang w:val="en"/>
        </w:rPr>
        <w:t xml:space="preserve">increased </w:t>
      </w:r>
      <w:r w:rsidRPr="00F42C03">
        <w:rPr>
          <w:rFonts w:asciiTheme="majorHAnsi" w:hAnsiTheme="majorHAnsi" w:cstheme="majorHAnsi"/>
          <w:color w:val="00000A"/>
          <w:sz w:val="24"/>
          <w:szCs w:val="24"/>
          <w:lang w:val="en"/>
        </w:rPr>
        <w:t xml:space="preserve">water temperature </w:t>
      </w:r>
      <w:r>
        <w:rPr>
          <w:rFonts w:asciiTheme="majorHAnsi" w:hAnsiTheme="majorHAnsi" w:cstheme="majorHAnsi"/>
          <w:color w:val="00000A"/>
          <w:sz w:val="24"/>
          <w:szCs w:val="24"/>
          <w:lang w:val="en"/>
        </w:rPr>
        <w:t xml:space="preserve">in the SFE </w:t>
      </w:r>
      <w:r w:rsidRPr="00F42C03">
        <w:rPr>
          <w:rFonts w:asciiTheme="majorHAnsi" w:hAnsiTheme="majorHAnsi" w:cstheme="majorHAnsi"/>
          <w:color w:val="00000A"/>
          <w:sz w:val="24"/>
          <w:szCs w:val="24"/>
          <w:lang w:val="en"/>
        </w:rPr>
        <w:t xml:space="preserve">have been shown to be primary drivers of condition indices </w:t>
      </w:r>
      <w:r>
        <w:rPr>
          <w:rFonts w:asciiTheme="majorHAnsi" w:hAnsiTheme="majorHAnsi" w:cstheme="majorHAnsi"/>
          <w:color w:val="00000A"/>
          <w:sz w:val="24"/>
          <w:szCs w:val="24"/>
          <w:lang w:val="en"/>
        </w:rPr>
        <w:t>negatively</w:t>
      </w:r>
      <w:r w:rsidRPr="00F42C03">
        <w:rPr>
          <w:rFonts w:asciiTheme="majorHAnsi" w:hAnsiTheme="majorHAnsi" w:cstheme="majorHAnsi"/>
          <w:color w:val="00000A"/>
          <w:sz w:val="24"/>
          <w:szCs w:val="24"/>
          <w:lang w:val="en"/>
        </w:rPr>
        <w:t xml:space="preserve"> affecting delta smelt’s fitness </w:t>
      </w:r>
      <w:r w:rsidRPr="00F42C03">
        <w:rPr>
          <w:rFonts w:asciiTheme="majorHAnsi" w:hAnsiTheme="majorHAnsi" w:cstheme="majorHAnsi"/>
          <w:color w:val="00000A"/>
          <w:sz w:val="24"/>
          <w:szCs w:val="24"/>
          <w:lang w:val="en"/>
        </w:rPr>
        <w:fldChar w:fldCharType="begin"/>
      </w:r>
      <w:r>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00CC5091">
        <w:rPr>
          <w:rFonts w:asciiTheme="majorHAnsi" w:hAnsiTheme="majorHAnsi" w:cstheme="majorHAnsi"/>
          <w:color w:val="00000A"/>
          <w:sz w:val="24"/>
          <w:szCs w:val="24"/>
        </w:rPr>
        <w:t>. However, how genetic</w:t>
      </w:r>
      <w:r w:rsidR="00012DD3">
        <w:rPr>
          <w:rFonts w:asciiTheme="majorHAnsi" w:hAnsiTheme="majorHAnsi" w:cstheme="majorHAnsi"/>
          <w:color w:val="00000A"/>
          <w:sz w:val="24"/>
          <w:szCs w:val="24"/>
        </w:rPr>
        <w:t>s</w:t>
      </w:r>
      <w:r w:rsidR="00CC5091">
        <w:rPr>
          <w:rFonts w:asciiTheme="majorHAnsi" w:hAnsiTheme="majorHAnsi" w:cstheme="majorHAnsi"/>
          <w:color w:val="00000A"/>
          <w:sz w:val="24"/>
          <w:szCs w:val="24"/>
        </w:rPr>
        <w:t xml:space="preserve"> influences</w:t>
      </w:r>
      <w:r w:rsidR="004610EA">
        <w:rPr>
          <w:rFonts w:asciiTheme="majorHAnsi" w:hAnsiTheme="majorHAnsi" w:cstheme="majorHAnsi"/>
          <w:color w:val="00000A"/>
          <w:sz w:val="24"/>
          <w:szCs w:val="24"/>
        </w:rPr>
        <w:t xml:space="preserve"> condition indices or ha</w:t>
      </w:r>
      <w:r w:rsidR="00012DD3">
        <w:rPr>
          <w:rFonts w:asciiTheme="majorHAnsi" w:hAnsiTheme="majorHAnsi" w:cstheme="majorHAnsi"/>
          <w:color w:val="00000A"/>
          <w:sz w:val="24"/>
          <w:szCs w:val="24"/>
        </w:rPr>
        <w:t>ve</w:t>
      </w:r>
      <w:r w:rsidR="004610EA">
        <w:rPr>
          <w:rFonts w:asciiTheme="majorHAnsi" w:hAnsiTheme="majorHAnsi" w:cstheme="majorHAnsi"/>
          <w:color w:val="00000A"/>
          <w:sz w:val="24"/>
          <w:szCs w:val="24"/>
        </w:rPr>
        <w:t xml:space="preserve"> been affected from </w:t>
      </w:r>
      <w:r w:rsidR="00012DD3">
        <w:rPr>
          <w:rFonts w:asciiTheme="majorHAnsi" w:hAnsiTheme="majorHAnsi" w:cstheme="majorHAnsi"/>
          <w:color w:val="00000A"/>
          <w:sz w:val="24"/>
          <w:szCs w:val="24"/>
        </w:rPr>
        <w:t>the</w:t>
      </w:r>
      <w:r w:rsidR="004610EA">
        <w:rPr>
          <w:rFonts w:asciiTheme="majorHAnsi" w:hAnsiTheme="majorHAnsi" w:cstheme="majorHAnsi"/>
          <w:color w:val="00000A"/>
          <w:sz w:val="24"/>
          <w:szCs w:val="24"/>
        </w:rPr>
        <w:t xml:space="preserve"> species’ decreasing population size</w:t>
      </w:r>
      <w:r w:rsidR="00CC5091">
        <w:rPr>
          <w:rFonts w:asciiTheme="majorHAnsi" w:hAnsiTheme="majorHAnsi" w:cstheme="majorHAnsi"/>
          <w:color w:val="00000A"/>
          <w:sz w:val="24"/>
          <w:szCs w:val="24"/>
        </w:rPr>
        <w:t xml:space="preserve"> remains unknown.</w:t>
      </w:r>
    </w:p>
    <w:p w14:paraId="12D51B16" w14:textId="66628EBE" w:rsidR="002022BE" w:rsidRPr="006D49C9" w:rsidRDefault="002022BE" w:rsidP="002022BE">
      <w:pPr>
        <w:spacing w:line="240" w:lineRule="auto"/>
        <w:ind w:right="270"/>
        <w:rPr>
          <w:rFonts w:asciiTheme="majorHAnsi" w:hAnsiTheme="majorHAnsi" w:cstheme="majorHAnsi"/>
          <w:color w:val="00000A"/>
          <w:sz w:val="24"/>
          <w:szCs w:val="24"/>
        </w:rPr>
      </w:pPr>
      <w:r w:rsidRPr="00FD21E9">
        <w:rPr>
          <w:rFonts w:asciiTheme="majorHAnsi" w:hAnsiTheme="majorHAnsi" w:cstheme="majorHAnsi"/>
          <w:color w:val="00000A"/>
          <w:sz w:val="24"/>
          <w:szCs w:val="24"/>
        </w:rPr>
        <w:t xml:space="preserve">Genomic resources </w:t>
      </w:r>
      <w:r>
        <w:rPr>
          <w:rFonts w:asciiTheme="majorHAnsi" w:hAnsiTheme="majorHAnsi" w:cstheme="majorHAnsi"/>
          <w:color w:val="00000A"/>
          <w:sz w:val="24"/>
          <w:szCs w:val="24"/>
        </w:rPr>
        <w:t xml:space="preserve">such as reference genomes </w:t>
      </w:r>
      <w:r w:rsidRPr="00FD21E9">
        <w:rPr>
          <w:rFonts w:asciiTheme="majorHAnsi" w:hAnsiTheme="majorHAnsi" w:cstheme="majorHAnsi"/>
          <w:color w:val="00000A"/>
          <w:sz w:val="24"/>
          <w:szCs w:val="24"/>
        </w:rPr>
        <w:t>contribute to two broad categories</w:t>
      </w:r>
      <w:r>
        <w:rPr>
          <w:rFonts w:asciiTheme="majorHAnsi" w:hAnsiTheme="majorHAnsi" w:cstheme="majorHAnsi"/>
          <w:color w:val="00000A"/>
          <w:sz w:val="24"/>
          <w:szCs w:val="24"/>
        </w:rPr>
        <w:t xml:space="preserve"> of study</w:t>
      </w:r>
      <w:r w:rsidRPr="00FD21E9">
        <w:rPr>
          <w:rFonts w:asciiTheme="majorHAnsi" w:hAnsiTheme="majorHAnsi" w:cstheme="majorHAnsi"/>
          <w:color w:val="00000A"/>
          <w:sz w:val="24"/>
          <w:szCs w:val="24"/>
        </w:rPr>
        <w:t xml:space="preserve">: medicine and biodiversity. Medicine has benefitted from genomic resources using comparative </w:t>
      </w:r>
      <w:r w:rsidRPr="004B6F68">
        <w:rPr>
          <w:rFonts w:asciiTheme="majorHAnsi" w:hAnsiTheme="majorHAnsi" w:cstheme="majorHAnsi"/>
          <w:sz w:val="24"/>
          <w:szCs w:val="24"/>
        </w:rPr>
        <w:t>methods to identify conserved</w:t>
      </w:r>
      <w:r>
        <w:rPr>
          <w:rFonts w:asciiTheme="majorHAnsi" w:hAnsiTheme="majorHAnsi" w:cstheme="majorHAnsi"/>
          <w:sz w:val="24"/>
          <w:szCs w:val="24"/>
        </w:rPr>
        <w:t xml:space="preserve"> locations of the genome</w:t>
      </w:r>
      <w:r w:rsidRPr="004B6F68">
        <w:rPr>
          <w:rFonts w:asciiTheme="majorHAnsi" w:hAnsiTheme="majorHAnsi" w:cstheme="majorHAnsi"/>
          <w:sz w:val="24"/>
          <w:szCs w:val="24"/>
        </w:rPr>
        <w:t xml:space="preserve"> </w:t>
      </w:r>
      <w:r>
        <w:rPr>
          <w:rFonts w:asciiTheme="majorHAnsi" w:hAnsiTheme="majorHAnsi" w:cstheme="majorHAnsi"/>
          <w:sz w:val="24"/>
          <w:szCs w:val="24"/>
        </w:rPr>
        <w:t>(</w:t>
      </w:r>
      <w:r w:rsidRPr="004B6F68">
        <w:rPr>
          <w:rFonts w:asciiTheme="majorHAnsi" w:hAnsiTheme="majorHAnsi" w:cstheme="majorHAnsi"/>
          <w:sz w:val="24"/>
          <w:szCs w:val="24"/>
        </w:rPr>
        <w:t>loci</w:t>
      </w:r>
      <w:r>
        <w:rPr>
          <w:rFonts w:asciiTheme="majorHAnsi" w:hAnsiTheme="majorHAnsi" w:cstheme="majorHAnsi"/>
          <w:sz w:val="24"/>
          <w:szCs w:val="24"/>
        </w:rPr>
        <w:t>)</w:t>
      </w:r>
      <w:r w:rsidRPr="004B6F68">
        <w:rPr>
          <w:rFonts w:asciiTheme="majorHAnsi" w:hAnsiTheme="majorHAnsi" w:cstheme="majorHAnsi"/>
          <w:sz w:val="24"/>
          <w:szCs w:val="24"/>
        </w:rPr>
        <w:t xml:space="preserve"> essential to life </w:t>
      </w:r>
      <w:r>
        <w:rPr>
          <w:rFonts w:asciiTheme="majorHAnsi" w:hAnsiTheme="majorHAnsi" w:cstheme="majorHAnsi"/>
          <w:sz w:val="24"/>
          <w:szCs w:val="24"/>
        </w:rPr>
        <w:t>f</w:t>
      </w:r>
      <w:r w:rsidRPr="004B6F68">
        <w:rPr>
          <w:rFonts w:asciiTheme="majorHAnsi" w:hAnsiTheme="majorHAnsi" w:cstheme="majorHAnsi"/>
          <w:sz w:val="24"/>
          <w:szCs w:val="24"/>
        </w:rPr>
        <w:t>or different classes of organisms as well as identify genetic variants associated with disease, disease susceptibility and other phenotypic traits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w:t>
      </w:r>
      <w:proofErr w:type="spellStart"/>
      <w:r w:rsidRPr="004B6F68">
        <w:rPr>
          <w:rFonts w:ascii="Calibri Light" w:hAnsiTheme="majorHAnsi" w:cs="Calibri Light"/>
          <w:sz w:val="24"/>
        </w:rPr>
        <w:t>Claussnitzer</w:t>
      </w:r>
      <w:proofErr w:type="spellEnd"/>
      <w:r w:rsidRPr="004B6F68">
        <w:rPr>
          <w:rFonts w:ascii="Calibri Light" w:hAnsiTheme="majorHAnsi" w:cs="Calibri Light"/>
          <w:sz w:val="24"/>
        </w:rPr>
        <w:t xml:space="preserve">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 xml:space="preserve">the evolutionary capacity </w:t>
      </w:r>
      <w:r>
        <w:rPr>
          <w:rFonts w:asciiTheme="majorHAnsi" w:hAnsiTheme="majorHAnsi" w:cstheme="majorHAnsi"/>
          <w:sz w:val="24"/>
          <w:szCs w:val="24"/>
        </w:rPr>
        <w:t>to</w:t>
      </w:r>
      <w:r w:rsidRPr="004B6F68">
        <w:rPr>
          <w:rFonts w:asciiTheme="majorHAnsi" w:hAnsiTheme="majorHAnsi" w:cstheme="majorHAnsi"/>
          <w:sz w:val="24"/>
          <w:szCs w:val="24"/>
        </w:rPr>
        <w:t xml:space="preserve"> adapt to environmental change</w:t>
      </w:r>
      <w:r>
        <w:rPr>
          <w:rFonts w:asciiTheme="majorHAnsi" w:hAnsiTheme="majorHAnsi" w:cstheme="majorHAnsi"/>
          <w:sz w:val="24"/>
          <w:szCs w:val="24"/>
        </w:rPr>
        <w:t>. As such, being able to compare and quantify genetic diversity with high resolution is essential to understanding the genetic underpinnings associated with biodiversity</w:t>
      </w:r>
      <w:r w:rsidRPr="004B6F68">
        <w:rPr>
          <w:rFonts w:asciiTheme="majorHAnsi" w:hAnsiTheme="majorHAnsi" w:cstheme="majorHAnsi"/>
          <w:sz w:val="24"/>
          <w:szCs w:val="24"/>
        </w:rPr>
        <w:t xml:space="preserve">. </w:t>
      </w:r>
      <w:r w:rsidRPr="00FD21E9">
        <w:rPr>
          <w:rFonts w:asciiTheme="majorHAnsi" w:hAnsiTheme="majorHAnsi" w:cstheme="majorHAnsi"/>
          <w:color w:val="00000A"/>
          <w:sz w:val="24"/>
          <w:szCs w:val="24"/>
        </w:rPr>
        <w:t>Rapid development of high-throughput sequencing technologies over the past few decades ha</w:t>
      </w:r>
      <w:r>
        <w:rPr>
          <w:rFonts w:asciiTheme="majorHAnsi" w:hAnsiTheme="majorHAnsi" w:cstheme="majorHAnsi"/>
          <w:color w:val="00000A"/>
          <w:sz w:val="24"/>
          <w:szCs w:val="24"/>
        </w:rPr>
        <w:t>s</w:t>
      </w:r>
      <w:r w:rsidRPr="00FD21E9">
        <w:rPr>
          <w:rFonts w:asciiTheme="majorHAnsi" w:hAnsiTheme="majorHAnsi" w:cstheme="majorHAnsi"/>
          <w:color w:val="00000A"/>
          <w:sz w:val="24"/>
          <w:szCs w:val="24"/>
        </w:rPr>
        <w:t xml:space="preserve"> led to an era of genomic research</w:t>
      </w:r>
      <w:r>
        <w:rPr>
          <w:rFonts w:asciiTheme="majorHAnsi" w:hAnsiTheme="majorHAnsi" w:cstheme="majorHAnsi"/>
          <w:color w:val="00000A"/>
          <w:sz w:val="24"/>
          <w:szCs w:val="24"/>
        </w:rPr>
        <w:t xml:space="preserve"> for non-model organisms</w:t>
      </w:r>
      <w:r w:rsidRPr="00FD21E9">
        <w:rPr>
          <w:rFonts w:asciiTheme="majorHAnsi" w:hAnsiTheme="majorHAnsi" w:cstheme="majorHAnsi"/>
          <w:color w:val="00000A"/>
          <w:sz w:val="24"/>
          <w:szCs w:val="24"/>
        </w:rPr>
        <w:t xml:space="preserve">, and much genomic research begins with reference genomes. </w:t>
      </w:r>
    </w:p>
    <w:p w14:paraId="1EAE8DE3" w14:textId="3948BE86" w:rsidR="002022BE" w:rsidRDefault="002022BE" w:rsidP="002022BE">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Recent large-scale genome assembly initiatives focused on </w:t>
      </w:r>
      <w:r w:rsidR="006D49C9">
        <w:rPr>
          <w:rFonts w:asciiTheme="majorHAnsi" w:hAnsiTheme="majorHAnsi" w:cstheme="majorHAnsi"/>
          <w:sz w:val="24"/>
          <w:szCs w:val="24"/>
        </w:rPr>
        <w:t>creating</w:t>
      </w:r>
      <w:r>
        <w:rPr>
          <w:rFonts w:asciiTheme="majorHAnsi" w:hAnsiTheme="majorHAnsi" w:cstheme="majorHAnsi"/>
          <w:sz w:val="24"/>
          <w:szCs w:val="24"/>
        </w:rPr>
        <w:t xml:space="preserve"> high quality</w:t>
      </w:r>
      <w:r w:rsidR="006D49C9">
        <w:rPr>
          <w:rFonts w:asciiTheme="majorHAnsi" w:hAnsiTheme="majorHAnsi" w:cstheme="majorHAnsi"/>
          <w:sz w:val="24"/>
          <w:szCs w:val="24"/>
        </w:rPr>
        <w:t xml:space="preserve"> (i.e. chromosome-level)</w:t>
      </w:r>
      <w:r>
        <w:rPr>
          <w:rFonts w:asciiTheme="majorHAnsi" w:hAnsiTheme="majorHAnsi" w:cstheme="majorHAnsi"/>
          <w:sz w:val="24"/>
          <w:szCs w:val="24"/>
        </w:rPr>
        <w:t xml:space="preserve"> </w:t>
      </w:r>
      <w:r w:rsidR="006D49C9">
        <w:rPr>
          <w:rFonts w:asciiTheme="majorHAnsi" w:hAnsiTheme="majorHAnsi" w:cstheme="majorHAnsi"/>
          <w:sz w:val="24"/>
          <w:szCs w:val="24"/>
        </w:rPr>
        <w:t xml:space="preserve">reference </w:t>
      </w:r>
      <w:r>
        <w:rPr>
          <w:rFonts w:asciiTheme="majorHAnsi" w:hAnsiTheme="majorHAnsi" w:cstheme="majorHAnsi"/>
          <w:sz w:val="24"/>
          <w:szCs w:val="24"/>
        </w:rPr>
        <w:t xml:space="preserve">genomes of species across the tree of life, such as the Earth </w:t>
      </w:r>
      <w:proofErr w:type="spellStart"/>
      <w:r>
        <w:rPr>
          <w:rFonts w:asciiTheme="majorHAnsi" w:hAnsiTheme="majorHAnsi" w:cstheme="majorHAnsi"/>
          <w:sz w:val="24"/>
          <w:szCs w:val="24"/>
        </w:rPr>
        <w:t>BioGenome</w:t>
      </w:r>
      <w:proofErr w:type="spellEnd"/>
      <w:r>
        <w:rPr>
          <w:rFonts w:asciiTheme="majorHAnsi" w:hAnsiTheme="majorHAnsi" w:cstheme="majorHAnsi"/>
          <w:sz w:val="24"/>
          <w:szCs w:val="24"/>
        </w:rPr>
        <w:t xml:space="preserve"> Project and the Vertebrate Genome Project, have allowed scientists to carry out high resolution comparative genomics studies which have distinguished genomic motifs associated with a species’ risk of extinction, identified signals of evolutionary selection, and provided population level insights from individual reference genomes</w:t>
      </w:r>
      <w:r w:rsidR="00C114D2">
        <w:rPr>
          <w:rFonts w:asciiTheme="majorHAnsi" w:hAnsiTheme="majorHAnsi" w:cstheme="majorHAnsi"/>
          <w:sz w:val="24"/>
          <w:szCs w:val="24"/>
        </w:rPr>
        <w:t xml:space="preserve"> of non-model organisms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{"citationID":"KgcFYA0b","properties":{"formattedCitation":"(Feng et al., 2020; Zoonomia Consortium, 2020)","plainCitation":"(Feng et al., 2020; Zoonomia Consortium, 2020)","noteIndex":0},"citationItems":[{"id":689,"uris":["http://zotero.org/users/local/3tku6QP0/items/DYP64U8B"],"itemData":{"id":689,"type":"article-journal","abstract":"Whole-genome sequencing projects are increasingly populating the tree of life and characterizing biodiversity1–4. Sparse taxon sampling has previously been proposed to confound phylogenetic inference5, and captures only a fraction of the genomic diversity. Here we report a substantial step towards the dense representation of avian phylogenetic and molecular diversity, by analysing 363 genomes from 92.4% of bird families—including 267 newly sequenced genomes produced for phase II of the Bird 10,000 Genomes (B10K) Project. We use this comparative genome dataset in combination with a pipeline that leverages a reference-free whole-genome alignment to identify orthologous regions in greater numbers than has previously been possible and to recognize genomic novelties in particular bird lineages. The densely sampled alignment provides a single-base-pair map of selection, has more than doubled the fraction of bases that are confidently predicted to be under conservation and reveals extensive patterns of weak selection in predominantly non-coding DNA. Our results demonstrate that increasing the diversity of genomes used in comparative studies can reveal more shared and lineage-specific variation, and improve the investigation of genomic characteristics. We anticipate that this genomic resource will offer new perspectives on evolutionary processes in cross-species comparative analyses and assist in efforts to conserve species.","container-title":"Nature","DOI":"10.1038/s41586-020-2873-9","ISSN":"1476-4687","issue":"7833","journalAbbreviation":"Nature","page":"252-257","title":"Dense sampling of bird diversity increases power of comparative genomics","volume":"587","author":[{"family":"Feng","given":"Shaohong"},{"family":"Stiller","given":"Josefin"},{"family":"Deng","given":"Yuan"},{"family":"Armstrong","given":"Joel"},{"family":"Fang","given":"Qi"},{"family":"Reeve","given":"Andrew Hart"},{"family":"Xie","given":"Duo"},{"family":"Chen","given":"Guangji"},{"family":"Guo","given":"Chunxue"},{"family":"Faircloth","given":"Brant C."},{"family":"Petersen","given":"Bent"},{"family":"Wang","given":"Zongji"},{"family":"Zhou","given":"Qi"},{"family":"Diekhans","given":"Mark"},{"family":"Chen","given":"Wanjun"},{"family":"Andreu-Sánchez","given":"Sergio"},{"family":"Margaryan","given":"Ashot"},{"family":"Howard","given":"Jason Travis"},{"family":"Parent","given":"Carole"},{"family":"Pacheco","given":"George"},{"family":"Sinding","given":"Mikkel-Holger S."},{"family":"Puetz","given":"Lara"},{"family":"Cavill","given":"Emily"},{"family":"Ribeiro","given":"Ângela M."},{"family":"Eckhart","given":"Leopold"},{"family":"Fjeldså","given":"Jon"},{"family":"Hosner","given":"Peter A."},{"family":"Brumfield","given":"Robb T."},{"family":"Christidis","given":"Les"},{"family":"Bertelsen","given":"Mads F."},{"family":"Sicheritz-Ponten","given":"Thomas"},{"family":"Tietze","given":"Dieter Thomas"},{"family":"Robertson","given":"Bruce C."},{"family":"Song","given":"Gang"},{"family":"Borgia","given":"Gerald"},{"family":"Claramunt","given":"Santiago"},{"family":"Lovette","given":"Irby J."},{"family":"Cowen","given":"Saul J."},{"family":"Njoroge","given":"Peter"},{"family":"Dumbacher","given":"John Philip"},{"family":"Ryder","given":"Oliver A."},{"family":"Fuchs","given":"Jérôme"},{"family":"Bunce","given":"Michael"},{"family":"Burt","given":"David W."},{"family":"Cracraft","given":"Joel"},{"family":"Meng","given":"Guanliang"},{"family":"Hackett","given":"Shannon J."},{"family":"Ryan","given":"Peter G."},{"family":"Jønsson","given":"Knud Andreas"},{"family":"Jamieson","given":"Ian G."},{"family":"Fonseca","given":"Rute R.","non-dropping-particle":"da"},{"family":"Braun","given":"Edward L."},{"family":"Houde","given":"Peter"},{"family":"Mirarab","given":"Siavash"},{"family":"Suh","given":"Alexander"},{"family":"Hansson","given":"Bengt"},{"family":"Ponnikas","given":"Suvi"},{"family":"Sigeman","given":"Hanna"},{"family":"Stervander","given":"Martin"},{"family":"Frandsen","given":"Paul B."},{"family":"Zwan","given":"Henriette","non-dropping-particle":"van der"},{"family":"Sluis","given":"Rencia","non-dropping-particle":"van der"},{"family":"Visser","given":"Carina"},{"family":"Balakrishnan","given":"Christopher N."},{"family":"Clark","given":"Andrew G."},{"family":"Fitzpatrick","given":"John W."},{"family":"Bowman","given":"Reed"},{"family":"Chen","given":"Nancy"},{"family":"Cloutier","given":"Alison"},{"family":"Sackton","given":"Timothy B."},{"family":"Edwards","given":"Scott V."},{"family":"Foote","given":"Dustin J."},{"family":"Shakya","given":"Subir B."},{"family":"Sheldon","given":"Frederick H."},{"family":"Vignal","given":"Alain"},{"family":"Soares","given":"André E. R."},{"family":"Shapiro","given":"Beth"},{"family":"González-Solís","given":"Jacob"},{"family":"Ferrer-Obiol","given":"Joan"},{"family":"Rozas","given":"Julio"},{"family":"Riutort","given":"Marta"},{"family":"Tigano","given":"Anna"},{"family":"Friesen","given":"Vicki"},{"family":"Dalén","given":"Love"},{"family":"Urrutia","given":"Araxi O."},{"family":"Székely","given":"Tamás"},{"family":"Liu","given":"Yang"},{"family":"Campana","given":"Michael G."},{"family":"Corvelo","given":"André"},{"family":"Fleischer","given":"Robert C."},{"family":"Rutherford","given":"Kim M."},{"family":"Gemmell","given":"Neil J."},{"family":"Dussex","given":"Nicolas"},{"family":"Mouritsen","given":"Henrik"},{"family":"Thiele","given":"Nadine"},{"family":"Delmore","given":"Kira"},{"family":"Liedvogel","given":"Miriam"},{"family":"Franke","given":"Andre"},{"family":"Hoeppner","given":"Marc P."},{"family":"Krone","given":"Oliver"},{"family":"Fudickar","given":"Adam M."},{"family":"Milá","given":"Borja"},{"family":"Ketterson","given":"Ellen D."},{"family":"Fidler","given":"Andrew Eric"},{"family":"Friis","given":"Guillermo"},{"family":"Parody-Merino","given":"Ángela M."},{"family":"Battley","given":"Phil F."},{"family":"Cox","given":"Murray P."},{"family":"Lima","given":"Nicholas Costa Barroso"},{"family":"Prosdocimi","given":"Francisco"},{"family":"Parchman","given":"Thomas Lee"},{"family":"Schlinger","given":"Barney A."},{"family":"Loiselle","given":"Bette A."},{"family":"Blake","given":"John G."},{"family":"Lim","given":"Haw Chuan"},{"family":"Day","given":"Lainy B."},{"family":"Fuxjager","given":"Matthew J."},{"family":"Baldwin","given":"Maude W."},{"family":"Braun","given":"Michael J."},{"family":"Wirthlin","given":"Morgan"},{"family":"Dikow","given":"Rebecca B."},{"family":"Ryder","given":"T. Brandt"},{"family":"Camenisch","given":"Glauco"},{"family":"Keller","given":"Lukas F."},{"family":"DaCosta","given":"Jeffrey M."},{"family":"Hauber","given":"Mark E."},{"family":"Louder","given":"Matthew I. M."},{"family":"Witt","given":"Christopher C."},{"family":"McGuire","given":"Jimmy A."},{"family":"Mudge","given":"Joann"},{"family":"Megna","given":"Libby C."},{"family":"Carling","given":"Matthew D."},{"family":"Wang","given":"Biao"},{"family":"Taylor","given":"Scott A."},{"family":"Del-Rio","given":"Glaucia"},{"family":"Aleixo","given":"Alexandre"},{"family":"Vasconcelos","given":"Ana Tereza Ribeiro"},{"family":"Mello","given":"Claudio V."},{"family":"Weir","given":"Jason T."},{"family":"Haussler","given":"David"},{"family":"Li","given":"Qiye"},{"family":"Yang","given":"Huanming"},{"family":"Wang","given":"Jian"},{"family":"Lei","given":"Fumin"},{"family":"Rahbek","given":"Carsten"},{"family":"Gilbert","given":"M. Thomas P."},{"family":"Graves","given":"Gary R."},{"family":"Jarvis","given":"Erich D."},{"family":"Paten","given":"Benedict"},{"family":"Zhang","given":"Guojie"}],"issued":{"date-parts":[["2020",11,1]]}}},{"id":589,"uris":["http://zotero.org/users/local/3tku6QP0/items/PRDYXQX3"],"itemData":{"id":589,"type":"article-journal","abstract":"Abstract\n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Pr>
          <w:rFonts w:ascii="Calibri Light" w:hAnsiTheme="majorHAnsi" w:cs="Calibri Light"/>
          <w:sz w:val="24"/>
        </w:rPr>
        <w:t xml:space="preserve">(Feng et al., 2020; </w:t>
      </w:r>
      <w:proofErr w:type="spellStart"/>
      <w:r>
        <w:rPr>
          <w:rFonts w:ascii="Calibri Light" w:hAnsiTheme="majorHAnsi" w:cs="Calibri Light"/>
          <w:sz w:val="24"/>
        </w:rPr>
        <w:t>Zoonomia</w:t>
      </w:r>
      <w:proofErr w:type="spellEnd"/>
      <w:r>
        <w:rPr>
          <w:rFonts w:ascii="Calibri Light" w:hAnsiTheme="majorHAnsi" w:cs="Calibri Light"/>
          <w:sz w:val="24"/>
        </w:rPr>
        <w:t xml:space="preserve">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In both </w:t>
      </w:r>
      <w:r w:rsidR="00C114D2">
        <w:rPr>
          <w:rFonts w:asciiTheme="majorHAnsi" w:hAnsiTheme="majorHAnsi" w:cstheme="majorHAnsi"/>
          <w:sz w:val="24"/>
          <w:szCs w:val="24"/>
        </w:rPr>
        <w:t>medicine and biodiversity</w:t>
      </w:r>
      <w:r w:rsidRPr="004B6F68">
        <w:rPr>
          <w:rFonts w:asciiTheme="majorHAnsi" w:hAnsiTheme="majorHAnsi" w:cstheme="majorHAnsi"/>
          <w:sz w:val="24"/>
          <w:szCs w:val="24"/>
        </w:rPr>
        <w:t xml:space="preserve">, </w:t>
      </w:r>
      <w:r w:rsidR="00C114D2">
        <w:rPr>
          <w:rFonts w:asciiTheme="majorHAnsi" w:hAnsiTheme="majorHAnsi" w:cstheme="majorHAnsi"/>
          <w:sz w:val="24"/>
          <w:szCs w:val="24"/>
        </w:rPr>
        <w:t>research</w:t>
      </w:r>
      <w:r w:rsidRPr="004B6F68">
        <w:rPr>
          <w:rFonts w:asciiTheme="majorHAnsi" w:hAnsiTheme="majorHAnsi" w:cstheme="majorHAnsi"/>
          <w:sz w:val="24"/>
          <w:szCs w:val="24"/>
        </w:rPr>
        <w:t xml:space="preserve"> involving reference genomes </w:t>
      </w:r>
      <w:r w:rsidR="00012DD3">
        <w:rPr>
          <w:rFonts w:asciiTheme="majorHAnsi" w:hAnsiTheme="majorHAnsi" w:cstheme="majorHAnsi"/>
          <w:sz w:val="24"/>
          <w:szCs w:val="24"/>
        </w:rPr>
        <w:t>is</w:t>
      </w:r>
      <w:r w:rsidRPr="004B6F68">
        <w:rPr>
          <w:rFonts w:asciiTheme="majorHAnsi" w:hAnsiTheme="majorHAnsi" w:cstheme="majorHAnsi"/>
          <w:sz w:val="24"/>
          <w:szCs w:val="24"/>
        </w:rPr>
        <w:t xml:space="preserve"> limited by the completeness of the assembled resource</w:t>
      </w:r>
      <w:r w:rsidR="00012DD3">
        <w:rPr>
          <w:rFonts w:asciiTheme="majorHAnsi" w:hAnsiTheme="majorHAnsi" w:cstheme="majorHAnsi"/>
          <w:sz w:val="24"/>
          <w:szCs w:val="24"/>
        </w:rPr>
        <w:t xml:space="preserve"> used in the </w:t>
      </w:r>
      <w:r w:rsidR="009F1F22">
        <w:rPr>
          <w:rFonts w:asciiTheme="majorHAnsi" w:hAnsiTheme="majorHAnsi" w:cstheme="majorHAnsi"/>
          <w:sz w:val="24"/>
          <w:szCs w:val="24"/>
        </w:rPr>
        <w:t>analysis</w:t>
      </w:r>
      <w:r w:rsidRPr="004B6F68">
        <w:rPr>
          <w:rFonts w:asciiTheme="majorHAnsi" w:hAnsiTheme="majorHAnsi" w:cstheme="majorHAnsi"/>
          <w:sz w:val="24"/>
          <w:szCs w:val="24"/>
        </w:rPr>
        <w:t>.</w:t>
      </w:r>
      <w:r>
        <w:rPr>
          <w:rFonts w:asciiTheme="majorHAnsi" w:hAnsiTheme="majorHAnsi" w:cstheme="majorHAnsi"/>
          <w:sz w:val="24"/>
          <w:szCs w:val="24"/>
        </w:rPr>
        <w:t xml:space="preserve"> If a genome is highly fragmented or contains large gaps, </w:t>
      </w:r>
      <w:r w:rsidR="006D49C9">
        <w:rPr>
          <w:rFonts w:asciiTheme="majorHAnsi" w:hAnsiTheme="majorHAnsi" w:cstheme="majorHAnsi"/>
          <w:sz w:val="24"/>
          <w:szCs w:val="24"/>
        </w:rPr>
        <w:t>studies</w:t>
      </w:r>
      <w:r>
        <w:rPr>
          <w:rFonts w:asciiTheme="majorHAnsi" w:hAnsiTheme="majorHAnsi" w:cstheme="majorHAnsi"/>
          <w:sz w:val="24"/>
          <w:szCs w:val="24"/>
        </w:rPr>
        <w:t xml:space="preserve"> cannot accurately </w:t>
      </w:r>
      <w:r w:rsidR="006D49C9">
        <w:rPr>
          <w:rFonts w:asciiTheme="majorHAnsi" w:hAnsiTheme="majorHAnsi" w:cstheme="majorHAnsi"/>
          <w:sz w:val="24"/>
          <w:szCs w:val="24"/>
        </w:rPr>
        <w:t>quantify</w:t>
      </w:r>
      <w:r>
        <w:rPr>
          <w:rFonts w:asciiTheme="majorHAnsi" w:hAnsiTheme="majorHAnsi" w:cstheme="majorHAnsi"/>
          <w:sz w:val="24"/>
          <w:szCs w:val="24"/>
        </w:rPr>
        <w:t xml:space="preserve"> the extent of conserved loci </w:t>
      </w:r>
      <w:r w:rsidR="00C114D2">
        <w:rPr>
          <w:rFonts w:asciiTheme="majorHAnsi" w:hAnsiTheme="majorHAnsi" w:cstheme="majorHAnsi"/>
          <w:sz w:val="24"/>
          <w:szCs w:val="24"/>
        </w:rPr>
        <w:t>or</w:t>
      </w:r>
      <w:r>
        <w:rPr>
          <w:rFonts w:asciiTheme="majorHAnsi" w:hAnsiTheme="majorHAnsi" w:cstheme="majorHAnsi"/>
          <w:sz w:val="24"/>
          <w:szCs w:val="24"/>
        </w:rPr>
        <w:t xml:space="preserve"> may fail to probe </w:t>
      </w:r>
      <w:r w:rsidR="006D49C9">
        <w:rPr>
          <w:rFonts w:asciiTheme="majorHAnsi" w:hAnsiTheme="majorHAnsi" w:cstheme="majorHAnsi"/>
          <w:sz w:val="24"/>
          <w:szCs w:val="24"/>
        </w:rPr>
        <w:t>relevant</w:t>
      </w:r>
      <w:r>
        <w:rPr>
          <w:rFonts w:asciiTheme="majorHAnsi" w:hAnsiTheme="majorHAnsi" w:cstheme="majorHAnsi"/>
          <w:sz w:val="24"/>
          <w:szCs w:val="24"/>
        </w:rPr>
        <w:t xml:space="preserve"> regions of the genome.</w:t>
      </w:r>
      <w:r w:rsidRPr="004B6F68">
        <w:rPr>
          <w:rFonts w:asciiTheme="majorHAnsi" w:hAnsiTheme="majorHAnsi" w:cstheme="majorHAnsi"/>
          <w:sz w:val="24"/>
          <w:szCs w:val="24"/>
        </w:rPr>
        <w:t xml:space="preserve"> As such, </w:t>
      </w:r>
      <w:r w:rsidR="009F1F22">
        <w:rPr>
          <w:rFonts w:asciiTheme="majorHAnsi" w:hAnsiTheme="majorHAnsi" w:cstheme="majorHAnsi"/>
          <w:sz w:val="24"/>
          <w:szCs w:val="24"/>
        </w:rPr>
        <w:t xml:space="preserve">it is essential for genomic resources to be as complete as possible. One way of increasing an assembly’s contiguity is through combining multiple sequencing technologies </w:t>
      </w:r>
      <w:r w:rsidRPr="004B6F68">
        <w:rPr>
          <w:rFonts w:asciiTheme="majorHAnsi" w:hAnsiTheme="majorHAnsi" w:cstheme="majorHAnsi"/>
          <w:sz w:val="24"/>
          <w:szCs w:val="24"/>
        </w:rPr>
        <w:t xml:space="preserve">to carry out </w:t>
      </w:r>
      <w:r w:rsidR="009F1F22">
        <w:rPr>
          <w:rFonts w:asciiTheme="majorHAnsi" w:hAnsiTheme="majorHAnsi" w:cstheme="majorHAnsi"/>
          <w:sz w:val="24"/>
          <w:szCs w:val="24"/>
        </w:rPr>
        <w:t xml:space="preserve">a </w:t>
      </w:r>
      <w:r w:rsidRPr="004B6F68">
        <w:rPr>
          <w:rFonts w:asciiTheme="majorHAnsi" w:hAnsiTheme="majorHAnsi" w:cstheme="majorHAnsi"/>
          <w:sz w:val="24"/>
          <w:szCs w:val="24"/>
        </w:rPr>
        <w:t>“hybrid” method of genome assembly</w:t>
      </w:r>
      <w:r w:rsidR="009F1F22">
        <w:rPr>
          <w:rFonts w:asciiTheme="majorHAnsi" w:hAnsiTheme="majorHAnsi" w:cstheme="majorHAnsi"/>
          <w:sz w:val="24"/>
          <w:szCs w:val="24"/>
        </w:rPr>
        <w:t xml:space="preserve">, as </w:t>
      </w:r>
      <w:r w:rsidR="00FF32DE">
        <w:rPr>
          <w:rFonts w:asciiTheme="majorHAnsi" w:hAnsiTheme="majorHAnsi" w:cstheme="majorHAnsi"/>
          <w:sz w:val="24"/>
          <w:szCs w:val="24"/>
        </w:rPr>
        <w:t>each technology</w:t>
      </w:r>
      <w:r w:rsidRPr="004B6F68">
        <w:rPr>
          <w:rFonts w:asciiTheme="majorHAnsi" w:hAnsiTheme="majorHAnsi" w:cstheme="majorHAnsi"/>
          <w:sz w:val="24"/>
          <w:szCs w:val="24"/>
        </w:rPr>
        <w:t xml:space="preserve"> </w:t>
      </w:r>
      <w:r w:rsidR="00FF32DE">
        <w:rPr>
          <w:rFonts w:asciiTheme="majorHAnsi" w:hAnsiTheme="majorHAnsi" w:cstheme="majorHAnsi"/>
          <w:sz w:val="24"/>
          <w:szCs w:val="24"/>
        </w:rPr>
        <w:t>expands</w:t>
      </w:r>
      <w:r w:rsidRPr="004B6F68">
        <w:rPr>
          <w:rFonts w:asciiTheme="majorHAnsi" w:hAnsiTheme="majorHAnsi" w:cstheme="majorHAnsi"/>
          <w:sz w:val="24"/>
          <w:szCs w:val="24"/>
        </w:rPr>
        <w:t xml:space="preserve"> the capacity for capturing and assembling increasingly more of an organism’s actual genome.</w:t>
      </w:r>
    </w:p>
    <w:p w14:paraId="1E956E2B" w14:textId="2C4E79F5" w:rsidR="000C28F8" w:rsidRDefault="005B263C" w:rsidP="005B263C">
      <w:pPr>
        <w:spacing w:line="240" w:lineRule="auto"/>
        <w:ind w:right="270"/>
        <w:rPr>
          <w:rFonts w:asciiTheme="majorHAnsi" w:hAnsiTheme="majorHAnsi" w:cstheme="majorHAnsi"/>
          <w:color w:val="00000A"/>
          <w:sz w:val="24"/>
          <w:szCs w:val="24"/>
        </w:rPr>
      </w:pPr>
      <w:r>
        <w:rPr>
          <w:rFonts w:asciiTheme="majorHAnsi" w:hAnsiTheme="majorHAnsi" w:cstheme="majorHAnsi"/>
          <w:sz w:val="24"/>
          <w:szCs w:val="24"/>
        </w:rPr>
        <w:t>Next generation sequencing (NGS) and third generation sequencing (TGS)</w:t>
      </w:r>
      <w:r w:rsidRPr="004B6F68">
        <w:rPr>
          <w:rFonts w:asciiTheme="majorHAnsi" w:hAnsiTheme="majorHAnsi" w:cstheme="majorHAnsi"/>
          <w:sz w:val="24"/>
          <w:szCs w:val="24"/>
        </w:rPr>
        <w:t xml:space="preserve"> technologies have allowed </w:t>
      </w:r>
      <w:r>
        <w:rPr>
          <w:rFonts w:asciiTheme="majorHAnsi" w:hAnsiTheme="majorHAnsi" w:cstheme="majorHAnsi"/>
          <w:sz w:val="24"/>
          <w:szCs w:val="24"/>
        </w:rPr>
        <w:t xml:space="preserve">biologists </w:t>
      </w:r>
      <w:r w:rsidRPr="004B6F68">
        <w:rPr>
          <w:rFonts w:asciiTheme="majorHAnsi" w:hAnsiTheme="majorHAnsi" w:cstheme="majorHAnsi"/>
          <w:sz w:val="24"/>
          <w:szCs w:val="24"/>
        </w:rPr>
        <w:t>to generate, low cost, high-throughput sequencing data</w:t>
      </w:r>
      <w:r>
        <w:rPr>
          <w:rFonts w:asciiTheme="majorHAnsi" w:hAnsiTheme="majorHAnsi" w:cstheme="majorHAnsi"/>
          <w:sz w:val="24"/>
          <w:szCs w:val="24"/>
        </w:rPr>
        <w:t xml:space="preserve"> with relative ease</w:t>
      </w:r>
      <w:r w:rsidRPr="004B6F68">
        <w:rPr>
          <w:rFonts w:asciiTheme="majorHAnsi" w:hAnsiTheme="majorHAnsi" w:cstheme="majorHAnsi"/>
          <w:sz w:val="24"/>
          <w:szCs w:val="24"/>
        </w:rPr>
        <w:t>. Of the numerous new methods to generate sequencing data</w:t>
      </w:r>
      <w:r>
        <w:rPr>
          <w:rFonts w:asciiTheme="majorHAnsi" w:hAnsiTheme="majorHAnsi" w:cstheme="majorHAnsi"/>
          <w:sz w:val="24"/>
          <w:szCs w:val="24"/>
        </w:rPr>
        <w:t>,</w:t>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a few (long-read sequencing, linked-read sequencing, and hi-c chromatin confirmation capture) have been found to be extremely useful for assembling highly contiguous reference genomes. PacBio HiFi </w:t>
      </w:r>
      <w:r w:rsidR="000C28F8">
        <w:rPr>
          <w:rFonts w:asciiTheme="majorHAnsi" w:hAnsiTheme="majorHAnsi" w:cstheme="majorHAnsi"/>
          <w:sz w:val="24"/>
          <w:szCs w:val="24"/>
        </w:rPr>
        <w:t xml:space="preserve">sequencing </w:t>
      </w:r>
      <w:r>
        <w:rPr>
          <w:rFonts w:asciiTheme="majorHAnsi" w:hAnsiTheme="majorHAnsi" w:cstheme="majorHAnsi"/>
          <w:sz w:val="24"/>
          <w:szCs w:val="24"/>
        </w:rPr>
        <w:t xml:space="preserve">generates long reads tens of thousands of base pairs in length; 10X Genomics linked-reads are sequences of Illumina short reads made into pseudo long-reads through barcoding (linking) short segments of DNA contained on the same a long fragment; and Phase Genomics hi-c chromatin confirmation capture (hi-c) are sequences of Illumina short reads generated from </w:t>
      </w:r>
      <w:r>
        <w:rPr>
          <w:rFonts w:asciiTheme="majorHAnsi" w:hAnsiTheme="majorHAnsi" w:cstheme="majorHAnsi"/>
          <w:sz w:val="24"/>
          <w:szCs w:val="24"/>
        </w:rPr>
        <w:lastRenderedPageBreak/>
        <w:t xml:space="preserve">crosslinked physically interacting DNA. There are limitations to the newer sequencing technologies: </w:t>
      </w:r>
      <w:r>
        <w:rPr>
          <w:rFonts w:asciiTheme="majorHAnsi" w:hAnsiTheme="majorHAnsi" w:cstheme="majorHAnsi"/>
          <w:color w:val="00000A"/>
          <w:sz w:val="24"/>
          <w:szCs w:val="24"/>
        </w:rPr>
        <w:t>T</w:t>
      </w:r>
      <w:r>
        <w:rPr>
          <w:rFonts w:asciiTheme="majorHAnsi" w:hAnsiTheme="majorHAnsi" w:cstheme="majorHAnsi"/>
          <w:sz w:val="24"/>
          <w:szCs w:val="24"/>
        </w:rPr>
        <w:t>GS requires high molecular weight (HMW) DNA, which can be difficult to generate in sufficient quantities, especially for exceedingly small or rare species</w:t>
      </w:r>
      <w:r w:rsidR="00FF32DE">
        <w:rPr>
          <w:rFonts w:asciiTheme="majorHAnsi" w:hAnsiTheme="majorHAnsi" w:cstheme="majorHAnsi"/>
          <w:sz w:val="24"/>
          <w:szCs w:val="24"/>
        </w:rPr>
        <w:t>;</w:t>
      </w:r>
      <w:r>
        <w:rPr>
          <w:rFonts w:asciiTheme="majorHAnsi" w:hAnsiTheme="majorHAnsi" w:cstheme="majorHAnsi"/>
          <w:sz w:val="24"/>
          <w:szCs w:val="24"/>
        </w:rPr>
        <w:t xml:space="preserve"> and e</w:t>
      </w:r>
      <w:r w:rsidRPr="004B6F68">
        <w:rPr>
          <w:rFonts w:asciiTheme="majorHAnsi" w:hAnsiTheme="majorHAnsi" w:cstheme="majorHAnsi"/>
          <w:sz w:val="24"/>
          <w:szCs w:val="24"/>
        </w:rPr>
        <w:t>ach of the three technolog</w:t>
      </w:r>
      <w:r>
        <w:rPr>
          <w:rFonts w:asciiTheme="majorHAnsi" w:hAnsiTheme="majorHAnsi" w:cstheme="majorHAnsi"/>
          <w:sz w:val="24"/>
          <w:szCs w:val="24"/>
        </w:rPr>
        <w:t>ies (long-read, linked-read</w:t>
      </w:r>
      <w:r w:rsidR="000C28F8">
        <w:rPr>
          <w:rFonts w:asciiTheme="majorHAnsi" w:hAnsiTheme="majorHAnsi" w:cstheme="majorHAnsi"/>
          <w:sz w:val="24"/>
          <w:szCs w:val="24"/>
        </w:rPr>
        <w:t>,</w:t>
      </w:r>
      <w:r>
        <w:rPr>
          <w:rFonts w:asciiTheme="majorHAnsi" w:hAnsiTheme="majorHAnsi" w:cstheme="majorHAnsi"/>
          <w:sz w:val="24"/>
          <w:szCs w:val="24"/>
        </w:rPr>
        <w:t xml:space="preserve"> and hi-c) </w:t>
      </w:r>
      <w:r w:rsidRPr="004B6F68">
        <w:rPr>
          <w:rFonts w:asciiTheme="majorHAnsi" w:hAnsiTheme="majorHAnsi" w:cstheme="majorHAnsi"/>
          <w:sz w:val="24"/>
          <w:szCs w:val="24"/>
        </w:rPr>
        <w:t>have different</w:t>
      </w:r>
      <w:r>
        <w:rPr>
          <w:rFonts w:asciiTheme="majorHAnsi" w:hAnsiTheme="majorHAnsi" w:cstheme="majorHAnsi"/>
          <w:sz w:val="24"/>
          <w:szCs w:val="24"/>
        </w:rPr>
        <w:t xml:space="preserve"> </w:t>
      </w:r>
      <w:r w:rsidRPr="004B6F68">
        <w:rPr>
          <w:rFonts w:asciiTheme="majorHAnsi" w:hAnsiTheme="majorHAnsi" w:cstheme="majorHAnsi"/>
          <w:sz w:val="24"/>
          <w:szCs w:val="24"/>
        </w:rPr>
        <w:t xml:space="preserve">biases, errors, and </w:t>
      </w:r>
      <w:r w:rsidR="00FF32DE">
        <w:rPr>
          <w:rFonts w:asciiTheme="majorHAnsi" w:hAnsiTheme="majorHAnsi" w:cstheme="majorHAnsi"/>
          <w:color w:val="00000A"/>
          <w:sz w:val="24"/>
          <w:szCs w:val="24"/>
        </w:rPr>
        <w:t>limitations</w:t>
      </w:r>
      <w:r>
        <w:rPr>
          <w:rFonts w:asciiTheme="majorHAnsi" w:hAnsiTheme="majorHAnsi" w:cstheme="majorHAnsi"/>
          <w:color w:val="00000A"/>
          <w:sz w:val="24"/>
          <w:szCs w:val="24"/>
        </w:rPr>
        <w:t xml:space="preserve">. </w:t>
      </w:r>
    </w:p>
    <w:p w14:paraId="343C8F84" w14:textId="384FD352" w:rsidR="000C28F8" w:rsidRDefault="000C28F8" w:rsidP="005B263C">
      <w:pPr>
        <w:spacing w:line="240" w:lineRule="auto"/>
        <w:ind w:right="270"/>
        <w:rPr>
          <w:rFonts w:asciiTheme="majorHAnsi" w:hAnsiTheme="majorHAnsi" w:cstheme="majorHAnsi"/>
          <w:color w:val="00000A"/>
          <w:sz w:val="24"/>
          <w:szCs w:val="24"/>
        </w:rPr>
      </w:pPr>
      <w:r>
        <w:rPr>
          <w:rFonts w:asciiTheme="majorHAnsi" w:hAnsiTheme="majorHAnsi" w:cstheme="majorHAnsi"/>
          <w:color w:val="00000A"/>
          <w:sz w:val="24"/>
          <w:szCs w:val="24"/>
        </w:rPr>
        <w:t>TKTKTKT START HERE</w:t>
      </w:r>
    </w:p>
    <w:p w14:paraId="27A6B444" w14:textId="0972EC60" w:rsidR="005B263C" w:rsidRDefault="005B263C" w:rsidP="005B263C">
      <w:pPr>
        <w:spacing w:line="240" w:lineRule="auto"/>
        <w:ind w:right="270"/>
        <w:rPr>
          <w:rFonts w:asciiTheme="majorHAnsi" w:hAnsiTheme="majorHAnsi" w:cstheme="majorHAnsi"/>
          <w:color w:val="00000A"/>
          <w:sz w:val="24"/>
          <w:szCs w:val="24"/>
        </w:rPr>
      </w:pPr>
      <w:r w:rsidRPr="00FD21E9">
        <w:rPr>
          <w:rFonts w:asciiTheme="majorHAnsi" w:hAnsiTheme="majorHAnsi" w:cstheme="majorHAnsi"/>
          <w:color w:val="00000A"/>
          <w:sz w:val="24"/>
          <w:szCs w:val="24"/>
        </w:rPr>
        <w:t>In general, hybrid assemblies use long</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error</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prone reads to generate scaffolds</w:t>
      </w:r>
      <w:r w:rsidR="000C28F8">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correct base calling errors with short reads which have high accuracy but cannot span highly</w:t>
      </w:r>
      <w:r>
        <w:rPr>
          <w:rFonts w:asciiTheme="majorHAnsi" w:hAnsiTheme="majorHAnsi" w:cstheme="majorHAnsi"/>
          <w:color w:val="00000A"/>
          <w:sz w:val="24"/>
          <w:szCs w:val="24"/>
        </w:rPr>
        <w:t xml:space="preserve"> </w:t>
      </w:r>
      <w:r w:rsidRPr="00FD21E9">
        <w:rPr>
          <w:rFonts w:asciiTheme="majorHAnsi" w:hAnsiTheme="majorHAnsi" w:cstheme="majorHAnsi"/>
          <w:color w:val="00000A"/>
          <w:sz w:val="24"/>
          <w:szCs w:val="24"/>
        </w:rPr>
        <w:t>repetitive sequences</w:t>
      </w:r>
      <w:r w:rsidR="000C28F8">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and anchor</w:t>
      </w:r>
      <w:r w:rsidR="000C28F8">
        <w:rPr>
          <w:rFonts w:asciiTheme="majorHAnsi" w:hAnsiTheme="majorHAnsi" w:cstheme="majorHAnsi"/>
          <w:color w:val="00000A"/>
          <w:sz w:val="24"/>
          <w:szCs w:val="24"/>
        </w:rPr>
        <w:t xml:space="preserve"> error-corrected</w:t>
      </w:r>
      <w:r w:rsidRPr="00FD21E9">
        <w:rPr>
          <w:rFonts w:asciiTheme="majorHAnsi" w:hAnsiTheme="majorHAnsi" w:cstheme="majorHAnsi"/>
          <w:color w:val="00000A"/>
          <w:sz w:val="24"/>
          <w:szCs w:val="24"/>
        </w:rPr>
        <w:t xml:space="preserve"> scaffolds into chromosomes using interaction mapping which </w:t>
      </w:r>
      <w:r>
        <w:rPr>
          <w:rFonts w:asciiTheme="majorHAnsi" w:hAnsiTheme="majorHAnsi" w:cstheme="majorHAnsi"/>
          <w:color w:val="00000A"/>
          <w:sz w:val="24"/>
          <w:szCs w:val="24"/>
        </w:rPr>
        <w:t>crosslinks physically interacting segments of DNA to map</w:t>
      </w:r>
      <w:r w:rsidRPr="00FD21E9">
        <w:rPr>
          <w:rFonts w:asciiTheme="majorHAnsi" w:hAnsiTheme="majorHAnsi" w:cstheme="majorHAnsi"/>
          <w:color w:val="00000A"/>
          <w:sz w:val="24"/>
          <w:szCs w:val="24"/>
        </w:rPr>
        <w:t xml:space="preserve"> physical associations </w:t>
      </w:r>
      <w:r w:rsidR="00C43838">
        <w:rPr>
          <w:rFonts w:asciiTheme="majorHAnsi" w:hAnsiTheme="majorHAnsi" w:cstheme="majorHAnsi"/>
          <w:color w:val="00000A"/>
          <w:sz w:val="24"/>
          <w:szCs w:val="24"/>
        </w:rPr>
        <w:t>linking</w:t>
      </w:r>
      <w:r w:rsidRPr="00FD21E9">
        <w:rPr>
          <w:rFonts w:asciiTheme="majorHAnsi" w:hAnsiTheme="majorHAnsi" w:cstheme="majorHAnsi"/>
          <w:color w:val="00000A"/>
          <w:sz w:val="24"/>
          <w:szCs w:val="24"/>
        </w:rPr>
        <w:t xml:space="preserve"> proximal scaffolds. </w:t>
      </w:r>
    </w:p>
    <w:p w14:paraId="18E2D74C" w14:textId="516A4FD5" w:rsidR="00BA30E2" w:rsidRDefault="00BA30E2" w:rsidP="005B263C">
      <w:pPr>
        <w:spacing w:line="240" w:lineRule="auto"/>
        <w:ind w:right="270"/>
        <w:rPr>
          <w:rFonts w:asciiTheme="majorHAnsi" w:hAnsiTheme="majorHAnsi" w:cstheme="majorHAnsi"/>
          <w:color w:val="00000A"/>
          <w:sz w:val="24"/>
          <w:szCs w:val="24"/>
        </w:rPr>
      </w:pPr>
    </w:p>
    <w:p w14:paraId="76857452" w14:textId="55FDFC70" w:rsidR="00BA30E2" w:rsidRPr="00F20B76" w:rsidRDefault="00BA30E2" w:rsidP="005B263C">
      <w:pPr>
        <w:spacing w:line="240" w:lineRule="auto"/>
        <w:ind w:right="270"/>
        <w:rPr>
          <w:rFonts w:asciiTheme="majorHAnsi" w:hAnsiTheme="majorHAnsi" w:cstheme="majorHAnsi"/>
          <w:sz w:val="24"/>
          <w:szCs w:val="24"/>
        </w:rPr>
      </w:pPr>
      <w:r>
        <w:rPr>
          <w:rFonts w:asciiTheme="majorHAnsi" w:hAnsiTheme="majorHAnsi" w:cstheme="majorHAnsi"/>
          <w:color w:val="00000A"/>
          <w:sz w:val="24"/>
          <w:szCs w:val="24"/>
        </w:rPr>
        <w:t>TKTKTK</w:t>
      </w:r>
    </w:p>
    <w:p w14:paraId="3EF38127" w14:textId="5A09729D" w:rsidR="002022BE" w:rsidRPr="005B263C" w:rsidRDefault="005B263C" w:rsidP="00293A58">
      <w:pPr>
        <w:spacing w:line="240" w:lineRule="auto"/>
        <w:ind w:right="270"/>
        <w:rPr>
          <w:rFonts w:asciiTheme="majorHAnsi" w:hAnsiTheme="majorHAnsi" w:cstheme="majorHAnsi"/>
          <w:sz w:val="24"/>
          <w:szCs w:val="24"/>
        </w:rPr>
      </w:pPr>
      <w:r>
        <w:rPr>
          <w:rFonts w:asciiTheme="majorHAnsi" w:hAnsiTheme="majorHAnsi" w:cstheme="majorHAnsi"/>
          <w:sz w:val="24"/>
          <w:szCs w:val="24"/>
        </w:rPr>
        <w:t>From sampling to annotation c</w:t>
      </w:r>
      <w:r w:rsidRPr="004B6F68">
        <w:rPr>
          <w:rFonts w:asciiTheme="majorHAnsi" w:hAnsiTheme="majorHAnsi" w:cstheme="majorHAnsi"/>
          <w:sz w:val="24"/>
          <w:szCs w:val="24"/>
        </w:rPr>
        <w:t xml:space="preserve">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w:t>
      </w:r>
      <w:r>
        <w:rPr>
          <w:rFonts w:asciiTheme="majorHAnsi" w:hAnsiTheme="majorHAnsi" w:cstheme="majorHAnsi"/>
          <w:sz w:val="24"/>
          <w:szCs w:val="24"/>
        </w:rPr>
        <w:t xml:space="preserve"> assemblies</w:t>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can take less than a month to obtain </w:t>
      </w:r>
      <w:r w:rsidRPr="004B6F68">
        <w:rPr>
          <w:rFonts w:asciiTheme="majorHAnsi" w:hAnsiTheme="majorHAnsi" w:cstheme="majorHAnsi"/>
          <w:sz w:val="24"/>
          <w:szCs w:val="24"/>
        </w:rPr>
        <w:t xml:space="preserve">completeness standards which took decades for the first human genome to reach at a fraction of the cost and </w:t>
      </w:r>
      <w:r>
        <w:rPr>
          <w:rFonts w:asciiTheme="majorHAnsi" w:hAnsiTheme="majorHAnsi" w:cstheme="majorHAnsi"/>
          <w:sz w:val="24"/>
          <w:szCs w:val="24"/>
        </w:rPr>
        <w:t xml:space="preserve">with vastly fewer contributing biologists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t>
      </w:r>
      <w:r>
        <w:rPr>
          <w:rFonts w:asciiTheme="majorHAnsi" w:hAnsiTheme="majorHAnsi" w:cstheme="majorHAnsi"/>
          <w:sz w:val="24"/>
          <w:szCs w:val="24"/>
        </w:rPr>
        <w:t>pertained to</w:t>
      </w:r>
      <w:r w:rsidRPr="004B6F68">
        <w:rPr>
          <w:rFonts w:asciiTheme="majorHAnsi" w:hAnsiTheme="majorHAnsi" w:cstheme="majorHAnsi"/>
          <w:sz w:val="24"/>
          <w:szCs w:val="24"/>
        </w:rPr>
        <w:t xml:space="preserve"> the domestic goat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w:t>
      </w:r>
      <w:proofErr w:type="spellStart"/>
      <w:r w:rsidRPr="004B6F68">
        <w:rPr>
          <w:rFonts w:ascii="Calibri Light" w:hAnsiTheme="majorHAnsi" w:cs="Calibri Light"/>
          <w:sz w:val="24"/>
        </w:rPr>
        <w:t>Bickhart</w:t>
      </w:r>
      <w:proofErr w:type="spellEnd"/>
      <w:r w:rsidRPr="004B6F68">
        <w:rPr>
          <w:rFonts w:ascii="Calibri Light" w:hAnsiTheme="majorHAnsi" w:cs="Calibri Light"/>
          <w:sz w:val="24"/>
        </w:rPr>
        <w:t xml:space="preserve">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w:t>
      </w:r>
      <w:r>
        <w:rPr>
          <w:rFonts w:asciiTheme="majorHAnsi" w:hAnsiTheme="majorHAnsi" w:cstheme="majorHAnsi"/>
          <w:color w:val="00000A"/>
          <w:sz w:val="24"/>
          <w:szCs w:val="24"/>
        </w:rPr>
        <w:t>linked</w:t>
      </w:r>
      <w:r w:rsidRPr="00FD21E9">
        <w:rPr>
          <w:rFonts w:asciiTheme="majorHAnsi" w:hAnsiTheme="majorHAnsi" w:cstheme="majorHAnsi"/>
          <w:color w:val="00000A"/>
          <w:sz w:val="24"/>
          <w:szCs w:val="24"/>
        </w:rPr>
        <w:t>-read sequencing, and interaction mapping to increase the previous goat genome’s contiguity by over two orders of magnitude</w:t>
      </w:r>
      <w:r>
        <w:rPr>
          <w:rFonts w:asciiTheme="majorHAnsi" w:hAnsiTheme="majorHAnsi" w:cstheme="majorHAnsi"/>
          <w:color w:val="00000A"/>
          <w:sz w:val="24"/>
          <w:szCs w:val="24"/>
        </w:rPr>
        <w:t xml:space="preserve">. At the time of publication, it </w:t>
      </w:r>
      <w:r w:rsidRPr="00FD21E9">
        <w:rPr>
          <w:rFonts w:asciiTheme="majorHAnsi" w:hAnsiTheme="majorHAnsi" w:cstheme="majorHAnsi"/>
          <w:color w:val="00000A"/>
          <w:sz w:val="24"/>
          <w:szCs w:val="24"/>
        </w:rPr>
        <w:t xml:space="preserve">proposed </w:t>
      </w:r>
      <w:r>
        <w:rPr>
          <w:rFonts w:asciiTheme="majorHAnsi" w:hAnsiTheme="majorHAnsi" w:cstheme="majorHAnsi"/>
          <w:color w:val="00000A"/>
          <w:sz w:val="24"/>
          <w:szCs w:val="24"/>
        </w:rPr>
        <w:t>their hybrid genome assembly</w:t>
      </w:r>
      <w:r w:rsidRPr="00FD21E9">
        <w:rPr>
          <w:rFonts w:asciiTheme="majorHAnsi" w:hAnsiTheme="majorHAnsi" w:cstheme="majorHAnsi"/>
          <w:color w:val="00000A"/>
          <w:sz w:val="24"/>
          <w:szCs w:val="24"/>
        </w:rPr>
        <w:t xml:space="preserve">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assembly publications </w:t>
      </w:r>
      <w:r>
        <w:rPr>
          <w:rFonts w:asciiTheme="majorHAnsi" w:hAnsiTheme="majorHAnsi" w:cstheme="majorHAnsi"/>
          <w:color w:val="00000A"/>
          <w:sz w:val="24"/>
          <w:szCs w:val="24"/>
        </w:rPr>
        <w:t xml:space="preserve">have become </w:t>
      </w:r>
      <w:r w:rsidRPr="00FD21E9">
        <w:rPr>
          <w:rFonts w:asciiTheme="majorHAnsi" w:hAnsiTheme="majorHAnsi" w:cstheme="majorHAnsi"/>
          <w:color w:val="00000A"/>
          <w:sz w:val="24"/>
          <w:szCs w:val="24"/>
        </w:rPr>
        <w:t xml:space="preserve">commonplace. As such, hybrid </w:t>
      </w:r>
      <w:r w:rsidRPr="004B6F68">
        <w:rPr>
          <w:rFonts w:asciiTheme="majorHAnsi" w:hAnsiTheme="majorHAnsi" w:cstheme="majorHAnsi"/>
          <w:sz w:val="24"/>
          <w:szCs w:val="24"/>
        </w:rPr>
        <w:t xml:space="preserve">assembly is an accepted and reliable way to achieve a chromosome-scale high-quality reference genome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w:t>
      </w:r>
      <w:proofErr w:type="spellStart"/>
      <w:r w:rsidRPr="004B6F68">
        <w:rPr>
          <w:rFonts w:ascii="Calibri Light" w:hAnsiTheme="majorHAnsi" w:cs="Calibri Light"/>
          <w:sz w:val="24"/>
        </w:rPr>
        <w:t>Bickhart</w:t>
      </w:r>
      <w:proofErr w:type="spellEnd"/>
      <w:r w:rsidRPr="004B6F68">
        <w:rPr>
          <w:rFonts w:ascii="Calibri Light" w:hAnsiTheme="majorHAnsi" w:cs="Calibri Light"/>
          <w:sz w:val="24"/>
        </w:rPr>
        <w:t xml:space="preserve"> et al., 2017; </w:t>
      </w:r>
      <w:proofErr w:type="spellStart"/>
      <w:r w:rsidRPr="004B6F68">
        <w:rPr>
          <w:rFonts w:ascii="Calibri Light" w:hAnsiTheme="majorHAnsi" w:cs="Calibri Light"/>
          <w:sz w:val="24"/>
        </w:rPr>
        <w:t>Rhie</w:t>
      </w:r>
      <w:proofErr w:type="spellEnd"/>
      <w:r w:rsidRPr="004B6F68">
        <w:rPr>
          <w:rFonts w:ascii="Calibri Light" w:hAnsiTheme="majorHAnsi" w:cs="Calibri Light"/>
          <w:sz w:val="24"/>
        </w:rPr>
        <w:t xml:space="preserv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submit to GenBank </w:t>
      </w:r>
      <w:r>
        <w:rPr>
          <w:rFonts w:asciiTheme="majorHAnsi" w:hAnsiTheme="majorHAnsi" w:cstheme="majorHAnsi"/>
          <w:sz w:val="24"/>
          <w:szCs w:val="24"/>
        </w:rPr>
        <w:t xml:space="preserve">have </w:t>
      </w:r>
      <w:r w:rsidRPr="004B6F68">
        <w:rPr>
          <w:rFonts w:asciiTheme="majorHAnsi" w:hAnsiTheme="majorHAnsi" w:cstheme="majorHAnsi"/>
          <w:sz w:val="24"/>
          <w:szCs w:val="24"/>
        </w:rPr>
        <w:t xml:space="preserve">implemented a hybrid assembly approach to genome assembly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w:t>
      </w:r>
      <w:proofErr w:type="spellStart"/>
      <w:r w:rsidRPr="004B6F68">
        <w:rPr>
          <w:rFonts w:ascii="Calibri Light" w:hAnsiTheme="majorHAnsi" w:cs="Calibri Light"/>
          <w:sz w:val="24"/>
        </w:rPr>
        <w:t>Hotaling</w:t>
      </w:r>
      <w:proofErr w:type="spellEnd"/>
      <w:r w:rsidRPr="004B6F68">
        <w:rPr>
          <w:rFonts w:ascii="Calibri Light" w:hAnsiTheme="majorHAnsi" w:cs="Calibri Light"/>
          <w:sz w:val="24"/>
        </w:rPr>
        <w:t xml:space="preserv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43EC95C8" w14:textId="77777777" w:rsidR="004610EA" w:rsidRDefault="00293A58" w:rsidP="00293A58">
      <w:pPr>
        <w:spacing w:line="240" w:lineRule="auto"/>
        <w:ind w:right="270"/>
        <w:rPr>
          <w:rFonts w:asciiTheme="majorHAnsi" w:hAnsiTheme="majorHAnsi" w:cstheme="majorHAnsi"/>
          <w:color w:val="00000A"/>
          <w:sz w:val="24"/>
          <w:szCs w:val="24"/>
          <w:lang w:val="en"/>
        </w:rPr>
      </w:pPr>
      <w:r>
        <w:rPr>
          <w:rFonts w:asciiTheme="majorHAnsi" w:hAnsiTheme="majorHAnsi" w:cstheme="majorHAnsi"/>
          <w:color w:val="00000A"/>
          <w:sz w:val="24"/>
          <w:szCs w:val="24"/>
          <w:lang w:val="en"/>
        </w:rPr>
        <w:t xml:space="preserve">A highly contiguous delta smelt reference genome will allow for better management of the captive population through identifying important genomic regions where historical and contemporary selection have led to adaptations in wild delta smelt. As a result, managers can aim to preserve regions of diversity when establishing breeding pair. </w:t>
      </w:r>
    </w:p>
    <w:p w14:paraId="7D6E4E62" w14:textId="6A40A8F4" w:rsidR="004610EA" w:rsidRDefault="004610EA" w:rsidP="00293A58">
      <w:pPr>
        <w:spacing w:line="240" w:lineRule="auto"/>
        <w:ind w:right="270"/>
        <w:rPr>
          <w:rFonts w:asciiTheme="majorHAnsi" w:hAnsiTheme="majorHAnsi" w:cstheme="majorHAnsi"/>
          <w:color w:val="00000A"/>
          <w:sz w:val="24"/>
          <w:szCs w:val="24"/>
          <w:lang w:val="en"/>
        </w:rPr>
      </w:pPr>
    </w:p>
    <w:p w14:paraId="5768F301" w14:textId="77777777" w:rsidR="005B263C" w:rsidRPr="004B6F68" w:rsidRDefault="005B263C" w:rsidP="005B263C">
      <w:pPr>
        <w:spacing w:line="240" w:lineRule="auto"/>
        <w:ind w:right="270"/>
        <w:rPr>
          <w:rFonts w:asciiTheme="majorHAnsi" w:hAnsiTheme="majorHAnsi" w:cstheme="majorHAnsi"/>
          <w:sz w:val="24"/>
          <w:szCs w:val="24"/>
        </w:rPr>
      </w:pPr>
      <w:r>
        <w:rPr>
          <w:rFonts w:asciiTheme="majorHAnsi" w:hAnsiTheme="majorHAnsi" w:cstheme="majorHAnsi"/>
          <w:sz w:val="24"/>
          <w:szCs w:val="24"/>
        </w:rPr>
        <w:t>We carried out a hybrid method of assembly using linked-read, long read and Hi-C sequencing data to create one female and one male delta smelt reference genome. Linked-read sequencing data was provided through 10X Genomics. It is a useful technology to incorporate into a hybrid genome assembly, as it requires small amounts (nanograms) of HMW DNA and creates highly accurate pseudo-long reads. Linked-read technology combines the benefits of long and short reads through encapsulating individual long DNA fragments (50-200 kb) into droplets of water-</w:t>
      </w:r>
      <w:r>
        <w:rPr>
          <w:rFonts w:asciiTheme="majorHAnsi" w:hAnsiTheme="majorHAnsi" w:cstheme="majorHAnsi"/>
          <w:sz w:val="24"/>
          <w:szCs w:val="24"/>
        </w:rPr>
        <w:lastRenderedPageBreak/>
        <w:t xml:space="preserve">in-oil emulsion, or </w:t>
      </w:r>
      <w:r w:rsidRPr="00FD21E9">
        <w:rPr>
          <w:rFonts w:asciiTheme="majorHAnsi" w:hAnsiTheme="majorHAnsi" w:cstheme="majorHAnsi"/>
          <w:sz w:val="24"/>
          <w:szCs w:val="24"/>
        </w:rPr>
        <w:t xml:space="preserve">Gel Bead-in-Emulsions </w:t>
      </w:r>
      <w:r>
        <w:rPr>
          <w:rFonts w:asciiTheme="majorHAnsi" w:hAnsiTheme="majorHAnsi" w:cstheme="majorHAnsi"/>
          <w:sz w:val="24"/>
          <w:szCs w:val="24"/>
        </w:rPr>
        <w:t>(GEMs), shearing long fragments into short fragments (400-600 bp), attaching a unique barcode to all DNA fragments in one GEM, sequencing paired end (PE) reads on an Illumina sequencer, and using bioinformatics to create pseudo-long reads by reassociating short reads previously contained in one GEM. We generated PacBio HiFi read sequencing data to generate long reads. HiFi reads, which are generally moderate in length (10-30 kb), can span highly repetitive regions of moderate size and can reach base calling accuracy of 99.9%. HiFi reads are generated by creating circularized DNA from the two strands of DNA (5’ and 3’ ends). Within the circularized DNA the 5’ and 3’ strands are separated by a known sequence motif. Primers and a polymerase are annealed to synthesize long subreads where the circularized DNA sequence is transcribed repetitively onto one long sequencing read. The repeating sequences separated by a known motif on one read is then used to generate a highly accurate consensus sequence for the captured region. Hi-C chromatin conformation capture data was generated by Phase Genomics. Hi-C data is useful as it measures the frequency in which two pieces of DNA physically interact to derive information on their physical distance. Hi-C technology uses formaldehyde to crosslink pieces of DNA physically interacting in a nucleus. Crosslinked DNA is fragmented into smaller segments, biotinylated bases are attached to 5’ overhands, the ends of opposite strands are ligated to one another, and crosslinking is reversed to create a circular segment of DNA. DNA is then fragmented and biotinylated DNA, which contains sequence data from physically interacting DNA is pulled down for highly accurate paired-end Illumina sequencing. Thus, Hi-C data gives long-range assembly information and is often a highly useful step for scaffolding linked and long read assemblies into chromosomes.</w:t>
      </w:r>
    </w:p>
    <w:p w14:paraId="703F47A6" w14:textId="77777777" w:rsidR="005B263C" w:rsidRPr="00F20B76" w:rsidRDefault="005B263C" w:rsidP="005B263C">
      <w:pPr>
        <w:spacing w:line="240" w:lineRule="auto"/>
        <w:rPr>
          <w:rFonts w:asciiTheme="majorHAnsi" w:hAnsiTheme="majorHAnsi" w:cstheme="majorHAnsi"/>
          <w:sz w:val="24"/>
          <w:szCs w:val="24"/>
        </w:rPr>
      </w:pPr>
      <w:r>
        <w:rPr>
          <w:rFonts w:asciiTheme="majorHAnsi" w:hAnsiTheme="majorHAnsi" w:cstheme="majorHAnsi"/>
          <w:sz w:val="24"/>
          <w:szCs w:val="24"/>
        </w:rPr>
        <w:t xml:space="preserve">A high-quality delta smelt reference genome provides a valuable resource for conservation research. At the broadest level, a chromosome level genome will provide a resource for evolutionary studies across the tree of life. Narrowing focus to the </w:t>
      </w:r>
      <w:proofErr w:type="spellStart"/>
      <w:r w:rsidRPr="002B09C4">
        <w:rPr>
          <w:rFonts w:asciiTheme="majorHAnsi" w:hAnsiTheme="majorHAnsi" w:cstheme="majorHAnsi"/>
          <w:sz w:val="24"/>
          <w:szCs w:val="24"/>
        </w:rPr>
        <w:t>Osmeridae</w:t>
      </w:r>
      <w:proofErr w:type="spellEnd"/>
      <w:r>
        <w:rPr>
          <w:rFonts w:asciiTheme="majorHAnsi" w:hAnsiTheme="majorHAnsi" w:cstheme="majorHAnsi"/>
          <w:sz w:val="24"/>
          <w:szCs w:val="24"/>
        </w:rPr>
        <w:t xml:space="preserve"> family, the delta smelt reference genome can be used as a tool for genetic studies in other listed, vulnerable, or declining species, such as longfin smelt (</w:t>
      </w:r>
      <w:proofErr w:type="spellStart"/>
      <w:r w:rsidRPr="00F20B76">
        <w:rPr>
          <w:rFonts w:asciiTheme="majorHAnsi" w:hAnsiTheme="majorHAnsi" w:cstheme="majorHAnsi"/>
          <w:i/>
          <w:iCs/>
          <w:sz w:val="24"/>
          <w:szCs w:val="24"/>
        </w:rPr>
        <w:t>Spirinchus</w:t>
      </w:r>
      <w:proofErr w:type="spellEnd"/>
      <w:r w:rsidRPr="00F20B76">
        <w:rPr>
          <w:rFonts w:asciiTheme="majorHAnsi" w:hAnsiTheme="majorHAnsi" w:cstheme="majorHAnsi"/>
          <w:i/>
          <w:iCs/>
          <w:sz w:val="24"/>
          <w:szCs w:val="24"/>
        </w:rPr>
        <w:t xml:space="preserve"> </w:t>
      </w:r>
      <w:proofErr w:type="spellStart"/>
      <w:r w:rsidRPr="00F20B76">
        <w:rPr>
          <w:rFonts w:asciiTheme="majorHAnsi" w:hAnsiTheme="majorHAnsi" w:cstheme="majorHAnsi"/>
          <w:i/>
          <w:iCs/>
          <w:sz w:val="24"/>
          <w:szCs w:val="24"/>
        </w:rPr>
        <w:t>thaleichthys</w:t>
      </w:r>
      <w:proofErr w:type="spellEnd"/>
      <w:r>
        <w:rPr>
          <w:rFonts w:asciiTheme="majorHAnsi" w:hAnsiTheme="majorHAnsi" w:cstheme="majorHAnsi"/>
          <w:sz w:val="24"/>
          <w:szCs w:val="24"/>
        </w:rPr>
        <w:t xml:space="preserve">). Finally, the delta smelt reference genome can be used within the species to identify associations between non-neutral genetic variants and life history phenotypes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(Campbell et al., 2022)</w:t>
      </w:r>
      <w:r>
        <w:rPr>
          <w:rFonts w:asciiTheme="majorHAnsi" w:hAnsiTheme="majorHAnsi" w:cstheme="majorHAnsi"/>
          <w:sz w:val="24"/>
          <w:szCs w:val="24"/>
        </w:rPr>
        <w:fldChar w:fldCharType="end"/>
      </w:r>
      <w:r>
        <w:rPr>
          <w:rFonts w:asciiTheme="majorHAnsi" w:hAnsiTheme="majorHAnsi" w:cstheme="majorHAnsi"/>
          <w:sz w:val="24"/>
          <w:szCs w:val="24"/>
        </w:rPr>
        <w:t xml:space="preserve"> and used to investigate domestication occurring in the propagated refuge population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{"citationID":"r3ZPa0lY","properties":{"formattedCitation":"(Finger et al., 2018)","plainCitation":"(Finger et al., 2018)","noteIndex":0},"citationItems":[{"id":533,"uris":["http://zotero.org/users/local/3tku6QP0/items/Y3FMBSC7"],"itemData":{"id":533,"type":"article-journal","abstract":"Genetic adaptation to captivity is a concern for threatened and endangered species held in conservation hatcheries. Here, we present evidence of genetic adaptation to captivity in a conservation hatchery for the endangered delta smelt (Fish Conservation and Culture Laboratory, University of California Davis; FCCL). The FCCL population is genetically managed with parentage analysis and the addition of wild fish each year. Molecular monitoring indicates little loss of genetic variation and low differentiation between the wild and conservation populations. Yet, we found an increase in offspring survival to reproductive maturity during the subsequent spawning season (recovery rate) in crosses that included one or both cultured parents. Crosses with higher levels of hatchery ancestry tend to produce a greater number of offspring that are recovered the following year.The recovery rate of a cross decreases when offspring are raised in a tank with fish of high levels of hatchery ancestry. We suggest changes in fish rearing practices at the FCCL to reduce genetic adaptation to captivity, as delta smelt numbers in the wild continue to decline and the use of FCCL fish for reintroduction becomes more likely.","container-title":"Journal of Heredity","issue":"6","language":"en","page":"11","source":"Zotero","title":"A Conservation Hatchery Population of Delta Smelt Shows Evidence of Genetic Adaptation to Captivity After 9 Generations","volume":"109","author":[{"family":"Finger","given":"Amanda J"},{"family":"Mahardja","given":"Brian"},{"family":"Fisch","given":"Kathleen M"},{"family":"Benjamin","given":"Alyssa"},{"family":"Lindberg","given":"Joan"},{"family":"Ellison","given":"Luke"},{"family":"Ghebremariam","given":"Tewdros"},{"family":"Hung","given":"Tien-Chieh"},{"family":"May","given":"Bernie"}],"issued":{"date-parts":[["2018"]]}}}],"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(Finger et al., 2018)</w:t>
      </w:r>
      <w:r>
        <w:rPr>
          <w:rFonts w:asciiTheme="majorHAnsi" w:hAnsiTheme="majorHAnsi" w:cstheme="majorHAnsi"/>
          <w:sz w:val="24"/>
          <w:szCs w:val="24"/>
        </w:rPr>
        <w:fldChar w:fldCharType="end"/>
      </w:r>
      <w:r>
        <w:rPr>
          <w:rFonts w:asciiTheme="majorHAnsi" w:hAnsiTheme="majorHAnsi" w:cstheme="majorHAnsi"/>
          <w:sz w:val="24"/>
          <w:szCs w:val="24"/>
        </w:rPr>
        <w:t xml:space="preserve">. Since the captive population of delta smelt is being used as a source for supplementing the wild population and currently represents </w:t>
      </w:r>
      <w:proofErr w:type="gramStart"/>
      <w:r>
        <w:rPr>
          <w:rFonts w:asciiTheme="majorHAnsi" w:hAnsiTheme="majorHAnsi" w:cstheme="majorHAnsi"/>
          <w:sz w:val="24"/>
          <w:szCs w:val="24"/>
        </w:rPr>
        <w:t>the majority of</w:t>
      </w:r>
      <w:proofErr w:type="gramEnd"/>
      <w:r>
        <w:rPr>
          <w:rFonts w:asciiTheme="majorHAnsi" w:hAnsiTheme="majorHAnsi" w:cstheme="majorHAnsi"/>
          <w:sz w:val="24"/>
          <w:szCs w:val="24"/>
        </w:rPr>
        <w:t xml:space="preserve"> all living individuals of the species, this genome provides a powerful resource to develop hatchery management strategies to best support adaptive genetic variation contributing to survival within the delta smelt species.</w:t>
      </w:r>
    </w:p>
    <w:p w14:paraId="4D9E928C" w14:textId="77777777" w:rsidR="005B263C" w:rsidRDefault="005B263C" w:rsidP="00293A58">
      <w:pPr>
        <w:spacing w:line="240" w:lineRule="auto"/>
        <w:ind w:right="270"/>
        <w:rPr>
          <w:rFonts w:asciiTheme="majorHAnsi" w:hAnsiTheme="majorHAnsi" w:cstheme="majorHAnsi"/>
          <w:color w:val="00000A"/>
          <w:sz w:val="24"/>
          <w:szCs w:val="24"/>
          <w:lang w:val="en"/>
        </w:rPr>
      </w:pPr>
    </w:p>
    <w:p w14:paraId="177316F4" w14:textId="35444CD5" w:rsidR="005B263C" w:rsidRDefault="005B263C" w:rsidP="00293A58">
      <w:pPr>
        <w:spacing w:line="240" w:lineRule="auto"/>
        <w:ind w:right="270"/>
        <w:rPr>
          <w:rFonts w:asciiTheme="majorHAnsi" w:hAnsiTheme="majorHAnsi" w:cstheme="majorHAnsi"/>
          <w:color w:val="00000A"/>
          <w:sz w:val="24"/>
          <w:szCs w:val="24"/>
          <w:lang w:val="en"/>
        </w:rPr>
      </w:pPr>
    </w:p>
    <w:p w14:paraId="18445814" w14:textId="77777777" w:rsidR="005B263C" w:rsidRDefault="005B263C" w:rsidP="00293A58">
      <w:pPr>
        <w:spacing w:line="240" w:lineRule="auto"/>
        <w:ind w:right="270"/>
        <w:rPr>
          <w:rFonts w:asciiTheme="majorHAnsi" w:hAnsiTheme="majorHAnsi" w:cstheme="majorHAnsi"/>
          <w:color w:val="00000A"/>
          <w:sz w:val="24"/>
          <w:szCs w:val="24"/>
          <w:lang w:val="en"/>
        </w:rPr>
      </w:pPr>
    </w:p>
    <w:p w14:paraId="6BDCF918" w14:textId="663AEBA0" w:rsidR="00293A58" w:rsidRPr="002C5280" w:rsidRDefault="00293A58" w:rsidP="00293A58">
      <w:pPr>
        <w:spacing w:line="240" w:lineRule="auto"/>
        <w:ind w:right="270"/>
        <w:rPr>
          <w:rFonts w:asciiTheme="majorHAnsi" w:hAnsiTheme="majorHAnsi" w:cstheme="majorHAnsi"/>
          <w:color w:val="00000A"/>
          <w:sz w:val="24"/>
          <w:szCs w:val="24"/>
          <w:lang w:val="en"/>
        </w:rPr>
      </w:pPr>
      <w:r>
        <w:rPr>
          <w:rFonts w:asciiTheme="majorHAnsi" w:hAnsiTheme="majorHAnsi" w:cstheme="majorHAnsi"/>
          <w:color w:val="00000A"/>
          <w:sz w:val="24"/>
          <w:szCs w:val="24"/>
          <w:lang w:val="en"/>
        </w:rPr>
        <w:t xml:space="preserve">Thus, the delta smelt reference genome </w:t>
      </w:r>
      <w:r>
        <w:rPr>
          <w:rFonts w:asciiTheme="majorHAnsi" w:hAnsiTheme="majorHAnsi" w:cstheme="majorHAnsi"/>
          <w:sz w:val="24"/>
          <w:szCs w:val="24"/>
        </w:rPr>
        <w:t>is a valuable tool for active genetic research aiding in the conservation and management of delta smelt and in global efforts to preserve biodiversity and understand genomic commonalities and differences in the branches across the tree of life.</w:t>
      </w:r>
    </w:p>
    <w:p w14:paraId="6B86B325" w14:textId="29938E86" w:rsidR="00293A58" w:rsidRDefault="00293A58"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bookmarkStart w:id="12" w:name="_Toc144802728"/>
      <w:r>
        <w:rPr>
          <w:rFonts w:asciiTheme="majorHAnsi" w:hAnsiTheme="majorHAnsi" w:cstheme="majorHAnsi"/>
        </w:rPr>
        <w:lastRenderedPageBreak/>
        <w:t>Genomics and Conservation</w:t>
      </w:r>
      <w:bookmarkEnd w:id="12"/>
    </w:p>
    <w:p w14:paraId="167F0817" w14:textId="77777777" w:rsidR="003F2C82" w:rsidRDefault="003F2C82" w:rsidP="00137C6E">
      <w:pPr>
        <w:spacing w:line="240" w:lineRule="auto"/>
        <w:ind w:right="270"/>
        <w:rPr>
          <w:rFonts w:asciiTheme="majorHAnsi" w:hAnsiTheme="majorHAnsi" w:cstheme="majorHAnsi"/>
          <w:color w:val="00000A"/>
          <w:sz w:val="24"/>
          <w:szCs w:val="24"/>
        </w:rPr>
      </w:pPr>
    </w:p>
    <w:p w14:paraId="7537986A" w14:textId="5A0F1AF0" w:rsidR="00895DB8" w:rsidRPr="004610EA" w:rsidRDefault="00350627" w:rsidP="006B228C">
      <w:pPr>
        <w:spacing w:line="240" w:lineRule="auto"/>
        <w:ind w:right="270"/>
        <w:rPr>
          <w:rFonts w:asciiTheme="majorHAnsi" w:hAnsiTheme="majorHAnsi" w:cstheme="majorHAnsi"/>
          <w:strike/>
          <w:sz w:val="24"/>
          <w:szCs w:val="24"/>
        </w:rPr>
      </w:pPr>
      <w:r w:rsidRPr="004610EA">
        <w:rPr>
          <w:rFonts w:asciiTheme="majorHAnsi" w:hAnsiTheme="majorHAnsi" w:cstheme="majorHAnsi"/>
          <w:strike/>
          <w:sz w:val="24"/>
          <w:szCs w:val="24"/>
        </w:rPr>
        <w:t>Over the past few decades s</w:t>
      </w:r>
      <w:r w:rsidR="006B228C" w:rsidRPr="004610EA">
        <w:rPr>
          <w:rFonts w:asciiTheme="majorHAnsi" w:hAnsiTheme="majorHAnsi" w:cstheme="majorHAnsi"/>
          <w:strike/>
          <w:sz w:val="24"/>
          <w:szCs w:val="24"/>
        </w:rPr>
        <w:t>equencing technologies have been in an era of rapid growth</w:t>
      </w:r>
      <w:r w:rsidRPr="004610EA">
        <w:rPr>
          <w:rFonts w:asciiTheme="majorHAnsi" w:hAnsiTheme="majorHAnsi" w:cstheme="majorHAnsi"/>
          <w:strike/>
          <w:sz w:val="24"/>
          <w:szCs w:val="24"/>
        </w:rPr>
        <w:t xml:space="preserve">. </w:t>
      </w:r>
      <w:r w:rsidR="00895DB8" w:rsidRPr="004610EA">
        <w:rPr>
          <w:rFonts w:asciiTheme="majorHAnsi" w:hAnsiTheme="majorHAnsi" w:cstheme="majorHAnsi"/>
          <w:strike/>
          <w:sz w:val="24"/>
          <w:szCs w:val="24"/>
        </w:rPr>
        <w:t>Previously, first-generation, or Sanger</w:t>
      </w:r>
      <w:r w:rsidR="00AE7212" w:rsidRPr="004610EA">
        <w:rPr>
          <w:rFonts w:asciiTheme="majorHAnsi" w:hAnsiTheme="majorHAnsi" w:cstheme="majorHAnsi"/>
          <w:strike/>
          <w:sz w:val="24"/>
          <w:szCs w:val="24"/>
        </w:rPr>
        <w:t>,</w:t>
      </w:r>
      <w:r w:rsidR="00895DB8" w:rsidRPr="004610EA">
        <w:rPr>
          <w:rFonts w:asciiTheme="majorHAnsi" w:hAnsiTheme="majorHAnsi" w:cstheme="majorHAnsi"/>
          <w:strike/>
          <w:sz w:val="24"/>
          <w:szCs w:val="24"/>
        </w:rPr>
        <w:t xml:space="preserve"> sequencing only allowed for capturing DNA segments on the order of hundreds of base pairs, was limited to one individual and one loc</w:t>
      </w:r>
      <w:r w:rsidR="002E2FF8" w:rsidRPr="004610EA">
        <w:rPr>
          <w:rFonts w:asciiTheme="majorHAnsi" w:hAnsiTheme="majorHAnsi" w:cstheme="majorHAnsi"/>
          <w:strike/>
          <w:sz w:val="24"/>
          <w:szCs w:val="24"/>
        </w:rPr>
        <w:t>us</w:t>
      </w:r>
      <w:r w:rsidR="00895DB8" w:rsidRPr="004610EA">
        <w:rPr>
          <w:rFonts w:asciiTheme="majorHAnsi" w:hAnsiTheme="majorHAnsi" w:cstheme="majorHAnsi"/>
          <w:strike/>
          <w:sz w:val="24"/>
          <w:szCs w:val="24"/>
        </w:rPr>
        <w:t xml:space="preserve"> per well, and required time consuming primer design to amplify each region of the genome under investigation. R</w:t>
      </w:r>
      <w:r w:rsidR="00336186" w:rsidRPr="004610EA">
        <w:rPr>
          <w:rFonts w:asciiTheme="majorHAnsi" w:hAnsiTheme="majorHAnsi" w:cstheme="majorHAnsi"/>
          <w:strike/>
          <w:sz w:val="24"/>
          <w:szCs w:val="24"/>
        </w:rPr>
        <w:t xml:space="preserve">ecently developed sequencing methods generate millions to billions of base pairs of sequencing data. </w:t>
      </w:r>
      <w:r w:rsidR="004A3452" w:rsidRPr="004610EA">
        <w:rPr>
          <w:rFonts w:asciiTheme="majorHAnsi" w:hAnsiTheme="majorHAnsi" w:cstheme="majorHAnsi"/>
          <w:strike/>
          <w:sz w:val="24"/>
          <w:szCs w:val="24"/>
        </w:rPr>
        <w:t xml:space="preserve">Massively </w:t>
      </w:r>
      <w:r w:rsidR="00FD79E2" w:rsidRPr="004610EA">
        <w:rPr>
          <w:rFonts w:asciiTheme="majorHAnsi" w:hAnsiTheme="majorHAnsi" w:cstheme="majorHAnsi"/>
          <w:strike/>
          <w:sz w:val="24"/>
          <w:szCs w:val="24"/>
        </w:rPr>
        <w:t xml:space="preserve">parallel next generation sequencing technology (NGS) generates </w:t>
      </w:r>
      <w:r w:rsidR="00AE7212" w:rsidRPr="004610EA">
        <w:rPr>
          <w:rFonts w:asciiTheme="majorHAnsi" w:hAnsiTheme="majorHAnsi" w:cstheme="majorHAnsi"/>
          <w:strike/>
          <w:sz w:val="24"/>
          <w:szCs w:val="24"/>
        </w:rPr>
        <w:t xml:space="preserve">millions to billions of </w:t>
      </w:r>
      <w:r w:rsidR="00FD79E2" w:rsidRPr="004610EA">
        <w:rPr>
          <w:rFonts w:asciiTheme="majorHAnsi" w:hAnsiTheme="majorHAnsi" w:cstheme="majorHAnsi"/>
          <w:strike/>
          <w:sz w:val="24"/>
          <w:szCs w:val="24"/>
        </w:rPr>
        <w:t xml:space="preserve">short reads (50 to 400 bases each) per sequencing run and third generation sequencing technology (TGS) generates </w:t>
      </w:r>
      <w:r w:rsidR="00AE7212" w:rsidRPr="004610EA">
        <w:rPr>
          <w:rFonts w:asciiTheme="majorHAnsi" w:hAnsiTheme="majorHAnsi" w:cstheme="majorHAnsi"/>
          <w:strike/>
          <w:sz w:val="24"/>
          <w:szCs w:val="24"/>
        </w:rPr>
        <w:t xml:space="preserve">millions of </w:t>
      </w:r>
      <w:r w:rsidR="00336186" w:rsidRPr="004610EA">
        <w:rPr>
          <w:rFonts w:asciiTheme="majorHAnsi" w:hAnsiTheme="majorHAnsi" w:cstheme="majorHAnsi"/>
          <w:strike/>
          <w:sz w:val="24"/>
          <w:szCs w:val="24"/>
        </w:rPr>
        <w:t xml:space="preserve">long reads (thousands to hundreds of thousands of base pairs </w:t>
      </w:r>
      <w:r w:rsidR="00895DB8" w:rsidRPr="004610EA">
        <w:rPr>
          <w:rFonts w:asciiTheme="majorHAnsi" w:hAnsiTheme="majorHAnsi" w:cstheme="majorHAnsi"/>
          <w:strike/>
          <w:sz w:val="24"/>
          <w:szCs w:val="24"/>
        </w:rPr>
        <w:t>in length</w:t>
      </w:r>
      <w:r w:rsidR="00336186" w:rsidRPr="004610EA">
        <w:rPr>
          <w:rFonts w:asciiTheme="majorHAnsi" w:hAnsiTheme="majorHAnsi" w:cstheme="majorHAnsi"/>
          <w:strike/>
          <w:sz w:val="24"/>
          <w:szCs w:val="24"/>
        </w:rPr>
        <w:t>)</w:t>
      </w:r>
      <w:r w:rsidR="00AE7212" w:rsidRPr="004610EA">
        <w:rPr>
          <w:rFonts w:asciiTheme="majorHAnsi" w:hAnsiTheme="majorHAnsi" w:cstheme="majorHAnsi"/>
          <w:strike/>
          <w:sz w:val="24"/>
          <w:szCs w:val="24"/>
        </w:rPr>
        <w:t xml:space="preserve"> per sequencing run</w:t>
      </w:r>
      <w:r w:rsidR="00336186" w:rsidRPr="004610EA">
        <w:rPr>
          <w:rFonts w:asciiTheme="majorHAnsi" w:hAnsiTheme="majorHAnsi" w:cstheme="majorHAnsi"/>
          <w:strike/>
          <w:sz w:val="24"/>
          <w:szCs w:val="24"/>
        </w:rPr>
        <w:t xml:space="preserve">. </w:t>
      </w:r>
    </w:p>
    <w:p w14:paraId="50621970" w14:textId="77777777" w:rsidR="007A13CF" w:rsidRDefault="007A13CF" w:rsidP="0011235A">
      <w:pPr>
        <w:spacing w:line="240" w:lineRule="auto"/>
        <w:rPr>
          <w:rFonts w:asciiTheme="majorHAnsi" w:hAnsiTheme="majorHAnsi" w:cstheme="majorHAnsi"/>
          <w:sz w:val="24"/>
          <w:szCs w:val="24"/>
          <w:lang w:val="en"/>
        </w:rPr>
      </w:pPr>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B1E5CAB" w14:textId="77FC879B" w:rsidR="003F5039" w:rsidRPr="00FD21E9" w:rsidRDefault="003F5039" w:rsidP="0011235A">
      <w:pPr>
        <w:pStyle w:val="Header"/>
        <w:outlineLvl w:val="1"/>
        <w:rPr>
          <w:rFonts w:asciiTheme="majorHAnsi" w:hAnsiTheme="majorHAnsi" w:cstheme="majorHAnsi"/>
          <w:szCs w:val="24"/>
        </w:rPr>
      </w:pPr>
      <w:bookmarkStart w:id="13" w:name="_Toc113123183"/>
      <w:bookmarkStart w:id="14" w:name="_Toc144802731"/>
      <w:r w:rsidRPr="00FD21E9">
        <w:rPr>
          <w:rFonts w:asciiTheme="majorHAnsi" w:hAnsiTheme="majorHAnsi" w:cstheme="majorHAnsi"/>
          <w:szCs w:val="24"/>
        </w:rPr>
        <w:lastRenderedPageBreak/>
        <w:t>Introduction</w:t>
      </w:r>
      <w:bookmarkEnd w:id="13"/>
      <w:bookmarkEnd w:id="14"/>
    </w:p>
    <w:p w14:paraId="400C4A41" w14:textId="66A4EF57" w:rsidR="007858F9" w:rsidRDefault="007858F9" w:rsidP="007858F9">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Prior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w:t>
      </w:r>
      <w:r w:rsidR="00B83657">
        <w:rPr>
          <w:rFonts w:asciiTheme="majorHAnsi" w:hAnsiTheme="majorHAnsi" w:cstheme="majorHAnsi"/>
          <w:sz w:val="24"/>
          <w:szCs w:val="24"/>
        </w:rPr>
        <w:t xml:space="preserve"> </w:t>
      </w:r>
      <w:r w:rsidR="005877E5">
        <w:rPr>
          <w:rFonts w:asciiTheme="majorHAnsi" w:hAnsiTheme="majorHAnsi" w:cstheme="majorHAnsi"/>
          <w:sz w:val="24"/>
          <w:szCs w:val="24"/>
        </w:rPr>
        <w:t xml:space="preserve">no reference genome for delta smelt had been assembled. </w:t>
      </w:r>
      <w:r w:rsidR="002B3F0A">
        <w:rPr>
          <w:rFonts w:asciiTheme="majorHAnsi" w:hAnsiTheme="majorHAnsi" w:cstheme="majorHAnsi"/>
          <w:color w:val="00000A"/>
          <w:sz w:val="24"/>
          <w:szCs w:val="24"/>
          <w:lang w:val="en"/>
        </w:rPr>
        <w:t xml:space="preserve">Reference genomes of evolutionarily closely related species may be used to study genetic diversity, adaptations, and vulnerabilities when a species-specific reference genome is unavailable. </w:t>
      </w:r>
      <w:r w:rsidR="002B3F0A">
        <w:rPr>
          <w:rFonts w:asciiTheme="majorHAnsi" w:hAnsiTheme="majorHAnsi" w:cstheme="majorHAnsi"/>
          <w:sz w:val="24"/>
          <w:szCs w:val="24"/>
        </w:rPr>
        <w:t xml:space="preserve">However, the three draft genome assemblies from the </w:t>
      </w:r>
      <w:proofErr w:type="spellStart"/>
      <w:r w:rsidR="002B3F0A">
        <w:rPr>
          <w:rFonts w:asciiTheme="majorHAnsi" w:hAnsiTheme="majorHAnsi" w:cstheme="majorHAnsi"/>
          <w:sz w:val="24"/>
          <w:szCs w:val="24"/>
        </w:rPr>
        <w:t>Osmeridae</w:t>
      </w:r>
      <w:proofErr w:type="spellEnd"/>
      <w:r w:rsidR="002B3F0A">
        <w:rPr>
          <w:rFonts w:asciiTheme="majorHAnsi" w:hAnsiTheme="majorHAnsi" w:cstheme="majorHAnsi"/>
          <w:sz w:val="24"/>
          <w:szCs w:val="24"/>
        </w:rPr>
        <w:t xml:space="preserve"> family</w:t>
      </w:r>
      <w:r w:rsidR="00645DED">
        <w:rPr>
          <w:rFonts w:asciiTheme="majorHAnsi" w:hAnsiTheme="majorHAnsi" w:cstheme="majorHAnsi"/>
          <w:sz w:val="24"/>
          <w:szCs w:val="24"/>
        </w:rPr>
        <w:t xml:space="preserve"> which were available</w:t>
      </w:r>
      <w:r w:rsidR="002B3F0A">
        <w:rPr>
          <w:rFonts w:asciiTheme="majorHAnsi" w:hAnsiTheme="majorHAnsi" w:cstheme="majorHAnsi"/>
          <w:sz w:val="24"/>
          <w:szCs w:val="24"/>
        </w:rPr>
        <w:t xml:space="preserve"> on </w:t>
      </w:r>
      <w:r>
        <w:rPr>
          <w:rFonts w:asciiTheme="majorHAnsi" w:hAnsiTheme="majorHAnsi" w:cstheme="majorHAnsi"/>
          <w:sz w:val="24"/>
          <w:szCs w:val="24"/>
        </w:rPr>
        <w:t>GenBank</w:t>
      </w:r>
      <w:r w:rsidR="005877E5">
        <w:rPr>
          <w:rFonts w:asciiTheme="majorHAnsi" w:hAnsiTheme="majorHAnsi" w:cstheme="majorHAnsi"/>
          <w:sz w:val="24"/>
          <w:szCs w:val="24"/>
        </w:rPr>
        <w:t xml:space="preserve"> were highly fragmented</w:t>
      </w:r>
      <w:r>
        <w:rPr>
          <w:rFonts w:asciiTheme="majorHAnsi" w:hAnsiTheme="majorHAnsi" w:cstheme="majorHAnsi"/>
          <w:sz w:val="24"/>
          <w:szCs w:val="24"/>
        </w:rPr>
        <w:t xml:space="preserve">: 1)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Pr>
          <w:rFonts w:asciiTheme="majorHAnsi" w:hAnsiTheme="majorHAnsi" w:cstheme="majorHAnsi"/>
          <w:sz w:val="24"/>
          <w:szCs w:val="24"/>
        </w:rPr>
        <w:t>, N50 = 0.46</w:t>
      </w:r>
      <w:r w:rsidR="00397880">
        <w:rPr>
          <w:rFonts w:asciiTheme="majorHAnsi" w:hAnsiTheme="majorHAnsi" w:cstheme="majorHAnsi"/>
          <w:sz w:val="24"/>
          <w:szCs w:val="24"/>
        </w:rPr>
        <w:t xml:space="preserve"> </w:t>
      </w:r>
      <w:r>
        <w:rPr>
          <w:rFonts w:asciiTheme="majorHAnsi" w:hAnsiTheme="majorHAnsi" w:cstheme="majorHAnsi"/>
          <w:sz w:val="24"/>
          <w:szCs w:val="24"/>
        </w:rPr>
        <w:t>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(European smelt, N50 = 6.8</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N50 = 3.1</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(Table </w:t>
      </w:r>
      <w:r w:rsidR="009261E6">
        <w:rPr>
          <w:rFonts w:asciiTheme="majorHAnsi" w:hAnsiTheme="majorHAnsi" w:cstheme="majorHAnsi"/>
          <w:sz w:val="24"/>
          <w:szCs w:val="24"/>
        </w:rPr>
        <w:t>1</w:t>
      </w:r>
      <w:r w:rsidR="00FE49ED">
        <w:rPr>
          <w:rFonts w:asciiTheme="majorHAnsi" w:hAnsiTheme="majorHAnsi" w:cstheme="majorHAnsi"/>
          <w:sz w:val="24"/>
          <w:szCs w:val="24"/>
        </w:rPr>
        <w:t>.</w:t>
      </w:r>
      <w:r w:rsidR="009261E6">
        <w:rPr>
          <w:rFonts w:asciiTheme="majorHAnsi" w:hAnsiTheme="majorHAnsi" w:cstheme="majorHAnsi"/>
          <w:sz w:val="24"/>
          <w:szCs w:val="24"/>
        </w:rPr>
        <w:t>2</w:t>
      </w:r>
      <w:r>
        <w:rPr>
          <w:rFonts w:asciiTheme="majorHAnsi" w:hAnsiTheme="majorHAnsi" w:cstheme="majorHAnsi"/>
          <w:sz w:val="24"/>
          <w:szCs w:val="24"/>
        </w:rPr>
        <w:t xml:space="preserve">). </w:t>
      </w:r>
      <w:commentRangeStart w:id="15"/>
      <w:del w:id="16" w:author="Andrea Schreier" w:date="2023-10-20T10:25:00Z">
        <w:r w:rsidDel="009261E6">
          <w:rPr>
            <w:rFonts w:asciiTheme="majorHAnsi" w:hAnsiTheme="majorHAnsi" w:cstheme="majorHAnsi"/>
            <w:sz w:val="24"/>
            <w:szCs w:val="24"/>
          </w:rPr>
          <w:delText>Understanding the differences between the delta smelt genome and wakasagi genome, estimated to be 4</w:delText>
        </w:r>
        <w:r w:rsidR="00F6769B" w:rsidDel="009261E6">
          <w:rPr>
            <w:rFonts w:asciiTheme="majorHAnsi" w:hAnsiTheme="majorHAnsi" w:cstheme="majorHAnsi"/>
            <w:sz w:val="24"/>
            <w:szCs w:val="24"/>
          </w:rPr>
          <w:delText>6</w:delText>
        </w:r>
        <w:r w:rsidDel="009261E6">
          <w:rPr>
            <w:rFonts w:asciiTheme="majorHAnsi" w:hAnsiTheme="majorHAnsi" w:cstheme="majorHAnsi"/>
            <w:sz w:val="24"/>
            <w:szCs w:val="24"/>
          </w:rPr>
          <w:delText>4 Mb in size and 2n=</w:delText>
        </w:r>
        <w:r w:rsidR="00685FD6" w:rsidDel="009261E6">
          <w:rPr>
            <w:rFonts w:asciiTheme="majorHAnsi" w:hAnsiTheme="majorHAnsi" w:cstheme="majorHAnsi"/>
            <w:sz w:val="24"/>
            <w:szCs w:val="24"/>
          </w:rPr>
          <w:delText>5</w:delText>
        </w:r>
        <w:r w:rsidDel="009261E6">
          <w:rPr>
            <w:rFonts w:asciiTheme="majorHAnsi" w:hAnsiTheme="majorHAnsi" w:cstheme="majorHAnsi"/>
            <w:sz w:val="24"/>
            <w:szCs w:val="24"/>
          </w:rPr>
          <w:delText xml:space="preserve">6 chromosomes, may be an important factor in conservation efforts as wakasagi were introduced into the SFE in 1959 and are known to hybridize with delta smelt in the wild </w:delText>
        </w:r>
        <w:r w:rsidRPr="004B6F68" w:rsidDel="009261E6">
          <w:rPr>
            <w:rFonts w:asciiTheme="majorHAnsi" w:hAnsiTheme="majorHAnsi" w:cstheme="majorHAnsi"/>
            <w:sz w:val="24"/>
            <w:szCs w:val="24"/>
          </w:rPr>
          <w:fldChar w:fldCharType="begin"/>
        </w:r>
        <w:r w:rsidDel="009261E6">
          <w:rPr>
            <w:rFonts w:asciiTheme="majorHAnsi" w:hAnsiTheme="majorHAnsi" w:cstheme="majorHAnsi"/>
            <w:sz w:val="24"/>
            <w:szCs w:val="24"/>
          </w:rPr>
          <w:del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delInstrText>
        </w:r>
        <w:r w:rsidRPr="004B6F68" w:rsidDel="009261E6">
          <w:rPr>
            <w:rFonts w:asciiTheme="majorHAnsi" w:hAnsiTheme="majorHAnsi" w:cstheme="majorHAnsi"/>
            <w:sz w:val="24"/>
            <w:szCs w:val="24"/>
          </w:rPr>
          <w:fldChar w:fldCharType="separate"/>
        </w:r>
        <w:r w:rsidDel="009261E6">
          <w:rPr>
            <w:rFonts w:ascii="Calibri Light" w:hAnsiTheme="majorHAnsi" w:cs="Calibri Light"/>
            <w:sz w:val="24"/>
          </w:rPr>
          <w:delText>(Dill &amp; Cordone, 1997; Kitada et al., 1980; Xuan et al., 2021)</w:delText>
        </w:r>
        <w:r w:rsidRPr="004B6F68" w:rsidDel="009261E6">
          <w:rPr>
            <w:rFonts w:asciiTheme="majorHAnsi" w:hAnsiTheme="majorHAnsi" w:cstheme="majorHAnsi"/>
            <w:sz w:val="24"/>
            <w:szCs w:val="24"/>
          </w:rPr>
          <w:fldChar w:fldCharType="end"/>
        </w:r>
        <w:r w:rsidRPr="004B6F68" w:rsidDel="009261E6">
          <w:rPr>
            <w:rFonts w:asciiTheme="majorHAnsi" w:hAnsiTheme="majorHAnsi" w:cstheme="majorHAnsi"/>
            <w:sz w:val="24"/>
            <w:szCs w:val="24"/>
          </w:rPr>
          <w:delText xml:space="preserve">. </w:delText>
        </w:r>
      </w:del>
      <w:r>
        <w:rPr>
          <w:rFonts w:asciiTheme="majorHAnsi" w:hAnsiTheme="majorHAnsi" w:cstheme="majorHAnsi"/>
          <w:sz w:val="24"/>
          <w:szCs w:val="24"/>
        </w:rPr>
        <w:t>D</w:t>
      </w:r>
      <w:commentRangeEnd w:id="15"/>
      <w:r w:rsidR="002B3F0A">
        <w:rPr>
          <w:rStyle w:val="CommentReference"/>
        </w:rPr>
        <w:commentReference w:id="15"/>
      </w:r>
      <w:r>
        <w:rPr>
          <w:rFonts w:asciiTheme="majorHAnsi" w:hAnsiTheme="majorHAnsi" w:cstheme="majorHAnsi"/>
          <w:sz w:val="24"/>
          <w:szCs w:val="24"/>
        </w:rPr>
        <w:t xml:space="preserve">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proofErr w:type="spellStart"/>
      <w:r w:rsidR="00F6769B">
        <w:rPr>
          <w:rFonts w:ascii="Calibri Light" w:hAnsiTheme="majorHAnsi" w:cs="Calibri Light"/>
          <w:sz w:val="24"/>
        </w:rPr>
        <w:t>wakasagi</w:t>
      </w:r>
      <w:proofErr w:type="spellEnd"/>
      <w:r w:rsidR="00F6769B">
        <w:rPr>
          <w:rFonts w:ascii="Calibri Light" w:hAnsiTheme="majorHAnsi" w:cs="Calibri Light"/>
          <w:sz w:val="24"/>
        </w:rPr>
        <w:t xml:space="preserve"> genome </w:t>
      </w:r>
      <w:r>
        <w:rPr>
          <w:rFonts w:asciiTheme="majorHAnsi" w:hAnsiTheme="majorHAnsi" w:cstheme="majorHAnsi"/>
          <w:sz w:val="24"/>
          <w:szCs w:val="24"/>
        </w:rPr>
        <w:t xml:space="preserve">publication, the associated reference </w:t>
      </w:r>
      <w:r w:rsidR="00F6769B">
        <w:rPr>
          <w:rFonts w:asciiTheme="majorHAnsi" w:hAnsiTheme="majorHAnsi" w:cstheme="majorHAnsi"/>
          <w:sz w:val="24"/>
          <w:szCs w:val="24"/>
        </w:rPr>
        <w:t xml:space="preserve">assembly </w:t>
      </w:r>
      <w:r>
        <w:rPr>
          <w:rFonts w:asciiTheme="majorHAnsi" w:hAnsiTheme="majorHAnsi" w:cstheme="majorHAnsi"/>
          <w:sz w:val="24"/>
          <w:szCs w:val="24"/>
        </w:rPr>
        <w:t>hosted on GenBank presents a highly fragmented contig assembly (L50 = 477) and is less than 7.5% (34.4</w:t>
      </w:r>
      <w:r w:rsidR="00EE0B9A">
        <w:rPr>
          <w:rFonts w:asciiTheme="majorHAnsi" w:hAnsiTheme="majorHAnsi" w:cstheme="majorHAnsi"/>
          <w:sz w:val="24"/>
          <w:szCs w:val="24"/>
        </w:rPr>
        <w:t xml:space="preserve"> </w:t>
      </w:r>
      <w:r>
        <w:rPr>
          <w:rFonts w:asciiTheme="majorHAnsi" w:hAnsiTheme="majorHAnsi" w:cstheme="majorHAnsi"/>
          <w:sz w:val="24"/>
          <w:szCs w:val="24"/>
        </w:rPr>
        <w:t xml:space="preserve">Mb) of the total sequence length for </w:t>
      </w:r>
      <w:r w:rsidR="00F6769B">
        <w:rPr>
          <w:rFonts w:asciiTheme="majorHAnsi" w:hAnsiTheme="majorHAnsi" w:cstheme="majorHAnsi"/>
          <w:sz w:val="24"/>
          <w:szCs w:val="24"/>
        </w:rPr>
        <w:t>their</w:t>
      </w:r>
      <w:r>
        <w:rPr>
          <w:rFonts w:asciiTheme="majorHAnsi" w:hAnsiTheme="majorHAnsi" w:cstheme="majorHAnsi"/>
          <w:sz w:val="24"/>
          <w:szCs w:val="24"/>
        </w:rPr>
        <w:t xml:space="preserve"> estimated genome size of 464 Mb (Table 2.1). </w:t>
      </w:r>
      <w:commentRangeStart w:id="17"/>
      <w:commentRangeStart w:id="18"/>
      <w:commentRangeStart w:id="19"/>
      <w:r>
        <w:rPr>
          <w:rFonts w:asciiTheme="majorHAnsi" w:hAnsiTheme="majorHAnsi" w:cstheme="majorHAnsi"/>
          <w:sz w:val="24"/>
          <w:szCs w:val="24"/>
        </w:rPr>
        <w:t xml:space="preserve">This discrepancy poses limitations when using the </w:t>
      </w:r>
      <w:r w:rsidR="003E62D5">
        <w:rPr>
          <w:rFonts w:asciiTheme="majorHAnsi" w:hAnsiTheme="majorHAnsi" w:cstheme="majorHAnsi"/>
          <w:sz w:val="24"/>
          <w:szCs w:val="24"/>
        </w:rPr>
        <w:t xml:space="preserve">closely related </w:t>
      </w:r>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assembly as a reference genome in </w:t>
      </w:r>
      <w:ins w:id="20" w:author="Andrea Schreier" w:date="2023-10-20T10:24:00Z">
        <w:r w:rsidR="009261E6">
          <w:rPr>
            <w:rFonts w:asciiTheme="majorHAnsi" w:hAnsiTheme="majorHAnsi" w:cstheme="majorHAnsi"/>
            <w:sz w:val="24"/>
            <w:szCs w:val="24"/>
          </w:rPr>
          <w:t xml:space="preserve">delta smelt </w:t>
        </w:r>
      </w:ins>
      <w:r>
        <w:rPr>
          <w:rFonts w:asciiTheme="majorHAnsi" w:hAnsiTheme="majorHAnsi" w:cstheme="majorHAnsi"/>
          <w:sz w:val="24"/>
          <w:szCs w:val="24"/>
        </w:rPr>
        <w:t>analyses, as it only a partial assembly</w:t>
      </w:r>
      <w:commentRangeEnd w:id="17"/>
      <w:r w:rsidR="00EE0B9A">
        <w:rPr>
          <w:rStyle w:val="CommentReference"/>
        </w:rPr>
        <w:commentReference w:id="17"/>
      </w:r>
      <w:commentRangeEnd w:id="18"/>
      <w:r w:rsidR="003E62D5">
        <w:rPr>
          <w:rStyle w:val="CommentReference"/>
        </w:rPr>
        <w:commentReference w:id="18"/>
      </w:r>
      <w:commentRangeEnd w:id="19"/>
      <w:r w:rsidR="002B3F0A">
        <w:rPr>
          <w:rStyle w:val="CommentReference"/>
        </w:rPr>
        <w:commentReference w:id="19"/>
      </w:r>
      <w:r>
        <w:rPr>
          <w:rFonts w:asciiTheme="majorHAnsi" w:hAnsiTheme="majorHAnsi" w:cstheme="majorHAnsi"/>
          <w:sz w:val="24"/>
          <w:szCs w:val="24"/>
        </w:rPr>
        <w:t>.</w:t>
      </w:r>
    </w:p>
    <w:p w14:paraId="3289722F" w14:textId="18E420F9" w:rsidR="007858F9" w:rsidRDefault="00EE0B9A"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t>Here I describe the development of a</w:t>
      </w:r>
      <w:r w:rsidR="007858F9">
        <w:rPr>
          <w:rFonts w:asciiTheme="majorHAnsi" w:hAnsiTheme="majorHAnsi" w:cstheme="majorHAnsi"/>
          <w:sz w:val="24"/>
          <w:szCs w:val="24"/>
        </w:rPr>
        <w:t xml:space="preserve"> chromosome level delta smelt reference genome</w:t>
      </w:r>
      <w:r w:rsidR="003E62D5">
        <w:rPr>
          <w:rFonts w:asciiTheme="majorHAnsi" w:hAnsiTheme="majorHAnsi" w:cstheme="majorHAnsi"/>
          <w:sz w:val="24"/>
          <w:szCs w:val="24"/>
        </w:rPr>
        <w:t xml:space="preserve"> through a hybrid method of assembly using linked-reads, long reads and chromosome conformation capture</w:t>
      </w:r>
      <w:r>
        <w:rPr>
          <w:rFonts w:asciiTheme="majorHAnsi" w:hAnsiTheme="majorHAnsi" w:cstheme="majorHAnsi"/>
          <w:sz w:val="24"/>
          <w:szCs w:val="24"/>
        </w:rPr>
        <w:t>.</w:t>
      </w:r>
      <w:r w:rsidR="007858F9">
        <w:rPr>
          <w:rFonts w:asciiTheme="majorHAnsi" w:hAnsiTheme="majorHAnsi" w:cstheme="majorHAnsi"/>
          <w:sz w:val="24"/>
          <w:szCs w:val="24"/>
        </w:rPr>
        <w:t xml:space="preserve"> </w:t>
      </w:r>
      <w:commentRangeStart w:id="21"/>
      <w:commentRangeStart w:id="22"/>
      <w:commentRangeStart w:id="23"/>
      <w:r w:rsidR="007858F9">
        <w:rPr>
          <w:rFonts w:asciiTheme="majorHAnsi" w:hAnsiTheme="majorHAnsi" w:cstheme="majorHAnsi"/>
          <w:sz w:val="24"/>
          <w:szCs w:val="24"/>
        </w:rPr>
        <w:t>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 xml:space="preserve"> </w:t>
      </w:r>
      <w:r w:rsidR="002B3F0A">
        <w:rPr>
          <w:rFonts w:asciiTheme="majorHAnsi" w:hAnsiTheme="majorHAnsi" w:cstheme="majorHAnsi"/>
          <w:sz w:val="24"/>
          <w:szCs w:val="24"/>
        </w:rPr>
        <w:t xml:space="preserve">and </w:t>
      </w:r>
      <w:r w:rsidR="007858F9">
        <w:rPr>
          <w:rFonts w:asciiTheme="majorHAnsi" w:hAnsiTheme="majorHAnsi" w:cstheme="majorHAnsi"/>
          <w:sz w:val="24"/>
          <w:szCs w:val="24"/>
        </w:rPr>
        <w:t xml:space="preserve">to inform hatchery management strategies. Further this genomic resource will be useful for investigating hybridization with </w:t>
      </w:r>
      <w:proofErr w:type="spellStart"/>
      <w:r w:rsidR="007858F9">
        <w:rPr>
          <w:rFonts w:asciiTheme="majorHAnsi" w:hAnsiTheme="majorHAnsi" w:cstheme="majorHAnsi"/>
          <w:sz w:val="24"/>
          <w:szCs w:val="24"/>
        </w:rPr>
        <w:t>wakasagi</w:t>
      </w:r>
      <w:proofErr w:type="spellEnd"/>
      <w:r w:rsidR="007858F9">
        <w:rPr>
          <w:rFonts w:asciiTheme="majorHAnsi" w:hAnsiTheme="majorHAnsi" w:cstheme="majorHAnsi"/>
          <w:sz w:val="24"/>
          <w:szCs w:val="24"/>
        </w:rPr>
        <w:t xml:space="preserve">,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sidR="007858F9">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sidR="007858F9">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w:t>
      </w:r>
      <w:commentRangeEnd w:id="21"/>
      <w:r>
        <w:rPr>
          <w:rStyle w:val="CommentReference"/>
        </w:rPr>
        <w:commentReference w:id="21"/>
      </w:r>
      <w:commentRangeEnd w:id="22"/>
      <w:r w:rsidR="005F6881">
        <w:rPr>
          <w:rStyle w:val="CommentReference"/>
        </w:rPr>
        <w:commentReference w:id="22"/>
      </w:r>
      <w:commentRangeEnd w:id="23"/>
      <w:r w:rsidR="002B3F0A">
        <w:rPr>
          <w:rStyle w:val="CommentReference"/>
        </w:rPr>
        <w:commentReference w:id="23"/>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24" w:name="_Toc113123184"/>
      <w:bookmarkStart w:id="25" w:name="_Toc144802732"/>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24"/>
      <w:bookmarkEnd w:id="25"/>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6" w:name="_Toc113123185"/>
      <w:bookmarkStart w:id="27" w:name="_Toc144802733"/>
      <w:r w:rsidRPr="00FD21E9">
        <w:rPr>
          <w:rFonts w:asciiTheme="majorHAnsi" w:hAnsiTheme="majorHAnsi" w:cstheme="majorHAnsi"/>
          <w:sz w:val="24"/>
          <w:szCs w:val="24"/>
        </w:rPr>
        <w:t>Sample collection &amp; DNA extraction</w:t>
      </w:r>
      <w:bookmarkEnd w:id="26"/>
      <w:bookmarkEnd w:id="27"/>
      <w:r w:rsidRPr="00FD21E9">
        <w:rPr>
          <w:rFonts w:asciiTheme="majorHAnsi" w:hAnsiTheme="majorHAnsi" w:cstheme="majorHAnsi"/>
          <w:sz w:val="24"/>
          <w:szCs w:val="24"/>
        </w:rPr>
        <w:t xml:space="preserve"> </w:t>
      </w:r>
    </w:p>
    <w:p w14:paraId="5261C20F" w14:textId="191CFE7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To obtain high molecular weight (HMW) genomic DNA (gDNA)</w:t>
      </w:r>
      <w:r w:rsidR="00EE0B9A">
        <w:rPr>
          <w:rFonts w:asciiTheme="majorHAnsi" w:hAnsiTheme="majorHAnsi" w:cstheme="majorHAnsi"/>
          <w:sz w:val="24"/>
          <w:szCs w:val="24"/>
        </w:rPr>
        <w:t xml:space="preserve"> for long read sequencing</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 xml:space="preserve">used </w:t>
      </w:r>
      <w:r w:rsidRPr="00FD21E9">
        <w:rPr>
          <w:rFonts w:asciiTheme="majorHAnsi" w:hAnsiTheme="majorHAnsi" w:cstheme="majorHAnsi"/>
          <w:sz w:val="24"/>
          <w:szCs w:val="24"/>
        </w:rPr>
        <w:t xml:space="preserve">tissue samples from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00A94661">
        <w:rPr>
          <w:rFonts w:asciiTheme="majorHAnsi" w:hAnsiTheme="majorHAnsi" w:cstheme="majorHAnsi"/>
          <w:sz w:val="24"/>
          <w:szCs w:val="24"/>
        </w:rPr>
        <w:t>fe</w:t>
      </w:r>
      <w:r w:rsidRPr="00FD21E9">
        <w:rPr>
          <w:rFonts w:asciiTheme="majorHAnsi" w:hAnsiTheme="majorHAnsi" w:cstheme="majorHAnsi"/>
          <w:sz w:val="24"/>
          <w:szCs w:val="24"/>
        </w:rPr>
        <w:t xml:space="preserve">male </w:t>
      </w:r>
      <w:r w:rsidR="00A94661" w:rsidRPr="00FD21E9">
        <w:rPr>
          <w:rFonts w:asciiTheme="majorHAnsi" w:hAnsiTheme="majorHAnsi" w:cstheme="majorHAnsi"/>
          <w:iCs/>
          <w:sz w:val="24"/>
          <w:szCs w:val="24"/>
        </w:rPr>
        <w:t>(T1F02_BM_FF</w:t>
      </w:r>
      <w:r w:rsidR="00A94661" w:rsidRPr="00FD21E9">
        <w:rPr>
          <w:rFonts w:asciiTheme="majorHAnsi" w:hAnsiTheme="majorHAnsi" w:cstheme="majorHAnsi"/>
          <w:sz w:val="24"/>
          <w:szCs w:val="24"/>
        </w:rPr>
        <w:t xml:space="preserve"> </w:t>
      </w:r>
      <w:r w:rsidR="00A94661">
        <w:rPr>
          <w:rFonts w:asciiTheme="majorHAnsi" w:hAnsiTheme="majorHAnsi" w:cstheme="majorHAnsi"/>
          <w:sz w:val="24"/>
          <w:szCs w:val="24"/>
        </w:rPr>
        <w:t xml:space="preserve">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male </w:t>
      </w:r>
      <w:r w:rsidR="00A94661" w:rsidRPr="00FD21E9">
        <w:rPr>
          <w:rFonts w:asciiTheme="majorHAnsi" w:hAnsiTheme="majorHAnsi" w:cstheme="majorHAnsi"/>
          <w:iCs/>
          <w:sz w:val="24"/>
          <w:szCs w:val="24"/>
        </w:rPr>
        <w:t>(T3M02_BM_FF</w:t>
      </w:r>
      <w:r w:rsidR="00A94661">
        <w:rPr>
          <w:rFonts w:asciiTheme="majorHAnsi" w:hAnsiTheme="majorHAnsi" w:cstheme="majorHAnsi"/>
          <w:sz w:val="24"/>
          <w:szCs w:val="24"/>
        </w:rPr>
        <w:t xml:space="preserve"> 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r w:rsidR="008B584D">
        <w:rPr>
          <w:rFonts w:asciiTheme="majorHAnsi" w:hAnsiTheme="majorHAnsi" w:cstheme="majorHAnsi"/>
          <w:sz w:val="24"/>
          <w:szCs w:val="24"/>
        </w:rPr>
        <w:t xml:space="preserve">adult </w:t>
      </w:r>
      <w:r w:rsidRPr="00FD21E9">
        <w:rPr>
          <w:rFonts w:asciiTheme="majorHAnsi" w:hAnsiTheme="majorHAnsi" w:cstheme="majorHAnsi"/>
          <w:sz w:val="24"/>
          <w:szCs w:val="24"/>
        </w:rPr>
        <w:t>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w:t>
      </w:r>
      <w:r w:rsidR="007E4662">
        <w:rPr>
          <w:rFonts w:asciiTheme="majorHAnsi" w:hAnsiTheme="majorHAnsi" w:cstheme="majorHAnsi"/>
          <w:sz w:val="24"/>
          <w:szCs w:val="24"/>
        </w:rPr>
        <w:t>I euthanized f</w:t>
      </w:r>
      <w:r w:rsidRPr="00FD21E9">
        <w:rPr>
          <w:rFonts w:asciiTheme="majorHAnsi" w:hAnsiTheme="majorHAnsi" w:cstheme="majorHAnsi"/>
          <w:sz w:val="24"/>
          <w:szCs w:val="24"/>
        </w:rPr>
        <w:t>ish</w:t>
      </w:r>
      <w:r w:rsidR="001B202C">
        <w:rPr>
          <w:rFonts w:asciiTheme="majorHAnsi" w:hAnsiTheme="majorHAnsi" w:cstheme="majorHAnsi"/>
          <w:sz w:val="24"/>
          <w:szCs w:val="24"/>
        </w:rPr>
        <w:t xml:space="preserve"> </w:t>
      </w:r>
      <w:r w:rsidR="007E4662">
        <w:rPr>
          <w:rFonts w:asciiTheme="majorHAnsi" w:hAnsiTheme="majorHAnsi" w:cstheme="majorHAnsi"/>
          <w:sz w:val="24"/>
          <w:szCs w:val="24"/>
        </w:rPr>
        <w:t>in</w:t>
      </w:r>
      <w:r w:rsidR="001B202C">
        <w:rPr>
          <w:rFonts w:asciiTheme="majorHAnsi" w:hAnsiTheme="majorHAnsi" w:cstheme="majorHAnsi"/>
          <w:sz w:val="24"/>
          <w:szCs w:val="24"/>
        </w:rPr>
        <w:t xml:space="preserve"> MS-222</w:t>
      </w:r>
      <w:r w:rsidRPr="00FD21E9">
        <w:rPr>
          <w:rFonts w:asciiTheme="majorHAnsi" w:hAnsiTheme="majorHAnsi" w:cstheme="majorHAnsi"/>
          <w:sz w:val="24"/>
          <w:szCs w:val="24"/>
        </w:rPr>
        <w:t xml:space="preserve"> according to </w:t>
      </w:r>
      <w:r w:rsidR="007E4662">
        <w:rPr>
          <w:rFonts w:asciiTheme="majorHAnsi" w:hAnsiTheme="majorHAnsi" w:cstheme="majorHAnsi"/>
          <w:sz w:val="24"/>
          <w:szCs w:val="24"/>
        </w:rPr>
        <w:t xml:space="preserve">the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 xml:space="preserve">IACUC protocol #21533. After euthanasia,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dissected the fish, sampled muscle, internal organs (heart, liver and spleen) and gill</w:t>
      </w:r>
      <w:r w:rsidR="007E4662">
        <w:rPr>
          <w:rFonts w:asciiTheme="majorHAnsi" w:hAnsiTheme="majorHAnsi" w:cstheme="majorHAnsi"/>
          <w:sz w:val="24"/>
          <w:szCs w:val="24"/>
        </w:rPr>
        <w:t xml:space="preserve"> tissue</w:t>
      </w:r>
      <w:r w:rsidRPr="00FD21E9">
        <w:rPr>
          <w:rFonts w:asciiTheme="majorHAnsi" w:hAnsiTheme="majorHAnsi" w:cstheme="majorHAnsi"/>
          <w:sz w:val="24"/>
          <w:szCs w:val="24"/>
        </w:rPr>
        <w:t xml:space="preserve">, immediately flash froze all tissue samples, and stored samples </w:t>
      </w:r>
      <w:r w:rsidR="001B202C">
        <w:rPr>
          <w:rFonts w:asciiTheme="majorHAnsi" w:hAnsiTheme="majorHAnsi" w:cstheme="majorHAnsi"/>
          <w:sz w:val="24"/>
          <w:szCs w:val="24"/>
        </w:rPr>
        <w:t>at -80</w:t>
      </w:r>
      <w:r w:rsidR="001B202C" w:rsidRPr="00757362">
        <w:rPr>
          <w:rFonts w:asciiTheme="majorHAnsi" w:hAnsiTheme="majorHAnsi" w:cstheme="majorHAnsi"/>
          <w:sz w:val="24"/>
          <w:szCs w:val="24"/>
        </w:rPr>
        <w:t>°</w:t>
      </w:r>
      <w:r w:rsidR="001B202C" w:rsidRPr="00FD21E9">
        <w:rPr>
          <w:rFonts w:asciiTheme="majorHAnsi" w:hAnsiTheme="majorHAnsi" w:cstheme="majorHAnsi"/>
          <w:sz w:val="24"/>
          <w:szCs w:val="24"/>
        </w:rPr>
        <w:t xml:space="preserve">C </w:t>
      </w:r>
      <w:r w:rsidRPr="00FD21E9">
        <w:rPr>
          <w:rFonts w:asciiTheme="majorHAnsi" w:hAnsiTheme="majorHAnsi" w:cstheme="majorHAnsi"/>
          <w:sz w:val="24"/>
          <w:szCs w:val="24"/>
        </w:rPr>
        <w:t xml:space="preserve">isolated or suspended in propylene glycol – two storage methods known to be conducive to HMW gDNA </w:t>
      </w:r>
      <w:r w:rsidR="007E4662">
        <w:rPr>
          <w:rFonts w:asciiTheme="majorHAnsi" w:hAnsiTheme="majorHAnsi" w:cstheme="majorHAnsi"/>
          <w:sz w:val="24"/>
          <w:szCs w:val="24"/>
        </w:rPr>
        <w:t xml:space="preserve">extraction and </w:t>
      </w:r>
      <w:r w:rsidR="005611E7">
        <w:rPr>
          <w:rFonts w:asciiTheme="majorHAnsi" w:hAnsiTheme="majorHAnsi" w:cstheme="majorHAnsi"/>
          <w:sz w:val="24"/>
          <w:szCs w:val="24"/>
        </w:rPr>
        <w:t xml:space="preserve">long read </w:t>
      </w:r>
      <w:r w:rsidRPr="00FD21E9">
        <w:rPr>
          <w:rFonts w:asciiTheme="majorHAnsi" w:hAnsiTheme="majorHAnsi" w:cstheme="majorHAnsi"/>
          <w:sz w:val="24"/>
          <w:szCs w:val="24"/>
        </w:rPr>
        <w:t>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 xml:space="preserve">(Patrick et al., 2016; </w:t>
      </w:r>
      <w:proofErr w:type="spellStart"/>
      <w:r w:rsidR="00D86949">
        <w:rPr>
          <w:rFonts w:ascii="Calibri Light" w:hAnsiTheme="majorHAnsi" w:cs="Calibri Light"/>
          <w:sz w:val="24"/>
        </w:rPr>
        <w:t>Wasko</w:t>
      </w:r>
      <w:proofErr w:type="spellEnd"/>
      <w:r w:rsidR="00D86949">
        <w:rPr>
          <w:rFonts w:ascii="Calibri Light" w:hAnsiTheme="majorHAnsi" w:cs="Calibri Light"/>
          <w:sz w:val="24"/>
        </w:rPr>
        <w:t xml:space="preserve">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282122F7" w14:textId="17D339E0" w:rsidR="00FA6376" w:rsidRDefault="003F5039" w:rsidP="00FA6376">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HMW gDNA was isolated by the UC Davis DNA Technologies &amp; Expression Analysis Core </w:t>
      </w:r>
      <w:r w:rsidR="001D762E">
        <w:rPr>
          <w:rFonts w:asciiTheme="majorHAnsi" w:hAnsiTheme="majorHAnsi" w:cstheme="majorHAnsi"/>
          <w:sz w:val="24"/>
          <w:szCs w:val="24"/>
        </w:rPr>
        <w:t>L</w:t>
      </w:r>
      <w:r w:rsidRPr="00FD21E9">
        <w:rPr>
          <w:rFonts w:asciiTheme="majorHAnsi" w:hAnsiTheme="majorHAnsi" w:cstheme="majorHAnsi"/>
          <w:sz w:val="24"/>
          <w:szCs w:val="24"/>
        </w:rPr>
        <w:t>aboratory</w:t>
      </w:r>
      <w:r w:rsidR="001D762E">
        <w:rPr>
          <w:rFonts w:asciiTheme="majorHAnsi" w:hAnsiTheme="majorHAnsi" w:cstheme="majorHAnsi"/>
          <w:sz w:val="24"/>
          <w:szCs w:val="24"/>
        </w:rPr>
        <w:t xml:space="preserve"> (Genome Center) </w:t>
      </w:r>
      <w:r w:rsidRPr="00FD21E9">
        <w:rPr>
          <w:rFonts w:asciiTheme="majorHAnsi" w:hAnsiTheme="majorHAnsi" w:cstheme="majorHAnsi"/>
          <w:sz w:val="24"/>
          <w:szCs w:val="24"/>
        </w:rPr>
        <w:t xml:space="preserve">following the protocol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 of flash frozen back muscle tissue and scales from a male and female were homogenized using liquid nitrogen grinding. Tissue was lysed in a buffer containing 10 mM Tris-HCl pH 8.0, 125 mM NaCl, 10 mM EDTA pH 8.0, 0.5%</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SDS, 4</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urea and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mg/m</w:t>
      </w:r>
      <w:r w:rsidR="00EE0B9A">
        <w:rPr>
          <w:rFonts w:asciiTheme="majorHAnsi" w:hAnsiTheme="majorHAnsi" w:cstheme="majorHAnsi"/>
          <w:sz w:val="24"/>
          <w:szCs w:val="24"/>
        </w:rPr>
        <w:t>L</w:t>
      </w:r>
      <w:r w:rsidRPr="00FD21E9">
        <w:rPr>
          <w:rFonts w:asciiTheme="majorHAnsi" w:hAnsiTheme="majorHAnsi" w:cstheme="majorHAnsi"/>
          <w:sz w:val="24"/>
          <w:szCs w:val="24"/>
        </w:rPr>
        <w:t xml:space="preserve"> Proteinase </w:t>
      </w:r>
      <w:r w:rsidRPr="00FD21E9">
        <w:rPr>
          <w:rFonts w:asciiTheme="majorHAnsi" w:hAnsiTheme="majorHAnsi" w:cstheme="majorHAnsi"/>
          <w:sz w:val="24"/>
          <w:szCs w:val="24"/>
        </w:rPr>
        <w:lastRenderedPageBreak/>
        <w:t>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and 2X volume of ice-cold ethanol. The DNA pellet was twice washed with 70% ethanol and resuspended in an elution buffer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 xml:space="preserve">mM Tris, pH 8.0). The integrity of the </w:t>
      </w:r>
      <w:r w:rsidR="00FE1854">
        <w:rPr>
          <w:rFonts w:asciiTheme="majorHAnsi" w:hAnsiTheme="majorHAnsi" w:cstheme="majorHAnsi"/>
          <w:sz w:val="24"/>
          <w:szCs w:val="24"/>
        </w:rPr>
        <w:t xml:space="preserve">HMW </w:t>
      </w:r>
      <w:r w:rsidRPr="00FD21E9">
        <w:rPr>
          <w:rFonts w:asciiTheme="majorHAnsi" w:hAnsiTheme="majorHAnsi" w:cstheme="majorHAnsi"/>
          <w:sz w:val="24"/>
          <w:szCs w:val="24"/>
        </w:rPr>
        <w:t>DNA was verified on a Pippin Pulse gel electrophoresis system</w:t>
      </w:r>
      <w:r w:rsidR="00ED38CA">
        <w:rPr>
          <w:rFonts w:asciiTheme="majorHAnsi" w:hAnsiTheme="majorHAnsi" w:cstheme="majorHAnsi"/>
          <w:sz w:val="24"/>
          <w:szCs w:val="24"/>
        </w:rPr>
        <w:t xml:space="preserve"> </w:t>
      </w:r>
      <w:r w:rsidR="00ED38CA">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{"citationID":"iezhp5Xs","properties":{"formattedCitation":"(Sage Sciences, 2014)","plainCitation":"(Sage Sciences, 2014)","dontUpdate":true,"noteIndex":0},"citationItems":[{"id":699,"uris":["http://zotero.org/users/local/3tku6QP0/items/AMF8LQN4"],"itemData":{"id":699,"type":"document","title":"User Manual Pippin Pulse Electrophoresis Power Supply","URL":"https://www.sagescience.com/wp-content/uploads/2014/01/Pippin-Pulse-User-Manual-RevH.pdf","author":[{"family":"Sage Sciences","given":""}],"issued":{"date-parts":[["2014"]]}}}],"schema":"https://github.com/citation-style-language/schema/raw/master/csl-citation.json"} </w:instrText>
      </w:r>
      <w:r w:rsidR="00ED38CA">
        <w:rPr>
          <w:rFonts w:asciiTheme="majorHAnsi" w:hAnsiTheme="majorHAnsi" w:cstheme="majorHAnsi"/>
          <w:sz w:val="24"/>
          <w:szCs w:val="24"/>
        </w:rPr>
        <w:fldChar w:fldCharType="separate"/>
      </w:r>
      <w:r w:rsidR="00ED38CA">
        <w:rPr>
          <w:rFonts w:asciiTheme="majorHAnsi" w:hAnsiTheme="majorHAnsi" w:cstheme="majorHAnsi"/>
          <w:noProof/>
          <w:sz w:val="24"/>
          <w:szCs w:val="24"/>
        </w:rPr>
        <w:t>(Sage Sciences, Beverly, MA)</w:t>
      </w:r>
      <w:r w:rsidR="00ED38CA">
        <w:rPr>
          <w:rFonts w:asciiTheme="majorHAnsi" w:hAnsiTheme="majorHAnsi" w:cstheme="majorHAnsi"/>
          <w:sz w:val="24"/>
          <w:szCs w:val="24"/>
        </w:rPr>
        <w:fldChar w:fldCharType="end"/>
      </w:r>
      <w:r w:rsidR="00ED38CA">
        <w:rPr>
          <w:rFonts w:asciiTheme="majorHAnsi" w:hAnsiTheme="majorHAnsi" w:cstheme="majorHAnsi"/>
          <w:sz w:val="24"/>
          <w:szCs w:val="24"/>
        </w:rPr>
        <w:t>.</w:t>
      </w:r>
      <w:r w:rsidR="00EC0111">
        <w:rPr>
          <w:rFonts w:asciiTheme="majorHAnsi" w:hAnsiTheme="majorHAnsi" w:cstheme="majorHAnsi"/>
          <w:sz w:val="24"/>
          <w:szCs w:val="24"/>
        </w:rPr>
        <w:t xml:space="preserve"> </w:t>
      </w:r>
      <w:r w:rsidRPr="00FD21E9">
        <w:rPr>
          <w:rFonts w:asciiTheme="majorHAnsi" w:hAnsiTheme="majorHAnsi" w:cstheme="majorHAnsi"/>
          <w:sz w:val="24"/>
          <w:szCs w:val="24"/>
        </w:rPr>
        <w:t xml:space="preserve">Purity of the DNA was </w:t>
      </w:r>
      <w:r w:rsidR="00EE0B9A">
        <w:rPr>
          <w:rFonts w:asciiTheme="majorHAnsi" w:hAnsiTheme="majorHAnsi" w:cstheme="majorHAnsi"/>
          <w:sz w:val="24"/>
          <w:szCs w:val="24"/>
        </w:rPr>
        <w:t>determined</w:t>
      </w:r>
      <w:r w:rsidR="00EE0B9A"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by measuring 260/280 and 260/230 absorbance ratios on </w:t>
      </w:r>
      <w:r w:rsidR="00EE0B9A">
        <w:rPr>
          <w:rFonts w:asciiTheme="majorHAnsi" w:hAnsiTheme="majorHAnsi" w:cstheme="majorHAnsi"/>
          <w:sz w:val="24"/>
          <w:szCs w:val="24"/>
        </w:rPr>
        <w:t xml:space="preserve">a </w:t>
      </w:r>
      <w:proofErr w:type="spellStart"/>
      <w:r w:rsidRPr="00FD21E9">
        <w:rPr>
          <w:rFonts w:asciiTheme="majorHAnsi" w:hAnsiTheme="majorHAnsi" w:cstheme="majorHAnsi"/>
          <w:sz w:val="24"/>
          <w:szCs w:val="24"/>
        </w:rPr>
        <w:t>NanoDrop</w:t>
      </w:r>
      <w:proofErr w:type="spellEnd"/>
      <w:r w:rsidR="003F60A5">
        <w:rPr>
          <w:rFonts w:asciiTheme="majorHAnsi" w:hAnsiTheme="majorHAnsi" w:cstheme="majorHAnsi"/>
          <w:sz w:val="24"/>
          <w:szCs w:val="24"/>
        </w:rPr>
        <w:t xml:space="preserve"> 1000 Spectrophotometer</w:t>
      </w:r>
      <w:r w:rsidR="00EC0111">
        <w:rPr>
          <w:rFonts w:asciiTheme="majorHAnsi" w:hAnsiTheme="majorHAnsi" w:cstheme="majorHAnsi"/>
          <w:sz w:val="24"/>
          <w:szCs w:val="24"/>
        </w:rPr>
        <w:t xml:space="preserve"> </w:t>
      </w:r>
      <w:r w:rsidR="00EC0111">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{"citationID":"X3u0qPu1","properties":{"formattedCitation":"(Thermo Scientific, 2010)","plainCitation":"(Thermo Scientific, 2010)","dontUpdate":true,"noteIndex":0},"citationItems":[{"id":697,"uris":["http://zotero.org/users/local/3tku6QP0/items/SPLCJ35K"],"itemData":{"id":697,"type":"document","title":"NanoDrop 1000 Spectrophotometer User's Manual","URL":"https://assets.thermofisher.com/TFS-Assets/CAD/manuals/nd-1000-v3.8-users-manual-8%205x11.pdf","author":[{"family":"Thermo Scientific","given":""}],"issued":{"date-parts":[["2010"]]}}}],"schema":"https://github.com/citation-style-language/schema/raw/master/csl-citation.json"} </w:instrText>
      </w:r>
      <w:r w:rsidR="00EC0111">
        <w:rPr>
          <w:rFonts w:asciiTheme="majorHAnsi" w:hAnsiTheme="majorHAnsi" w:cstheme="majorHAnsi"/>
          <w:sz w:val="24"/>
          <w:szCs w:val="24"/>
        </w:rPr>
        <w:fldChar w:fldCharType="separate"/>
      </w:r>
      <w:r w:rsidR="00EC0111">
        <w:rPr>
          <w:rFonts w:asciiTheme="majorHAnsi" w:hAnsiTheme="majorHAnsi" w:cstheme="majorHAnsi"/>
          <w:noProof/>
          <w:sz w:val="24"/>
          <w:szCs w:val="24"/>
        </w:rPr>
        <w:t>(Thermo Scientific, Wilmington, DE)</w:t>
      </w:r>
      <w:r w:rsidR="00EC0111">
        <w:rPr>
          <w:rFonts w:asciiTheme="majorHAnsi" w:hAnsiTheme="majorHAnsi" w:cstheme="majorHAnsi"/>
          <w:sz w:val="24"/>
          <w:szCs w:val="24"/>
        </w:rPr>
        <w:fldChar w:fldCharType="end"/>
      </w:r>
      <w:r w:rsidR="00FA6376">
        <w:rPr>
          <w:rFonts w:asciiTheme="majorHAnsi" w:hAnsiTheme="majorHAnsi" w:cstheme="majorHAnsi"/>
          <w:sz w:val="24"/>
          <w:szCs w:val="24"/>
        </w:rPr>
        <w:t>. E</w:t>
      </w:r>
      <w:r w:rsidRPr="00FD21E9">
        <w:rPr>
          <w:rFonts w:asciiTheme="majorHAnsi" w:hAnsiTheme="majorHAnsi" w:cstheme="majorHAnsi"/>
          <w:sz w:val="24"/>
          <w:szCs w:val="24"/>
        </w:rPr>
        <w:t>xtractions with an average read fragment length of 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kb</w:t>
      </w:r>
      <w:r w:rsidR="00FA6376">
        <w:rPr>
          <w:rFonts w:asciiTheme="majorHAnsi" w:hAnsiTheme="majorHAnsi" w:cstheme="majorHAnsi"/>
          <w:sz w:val="24"/>
          <w:szCs w:val="24"/>
        </w:rPr>
        <w:t xml:space="preserve"> </w:t>
      </w:r>
      <w:r w:rsidR="00A94661">
        <w:rPr>
          <w:rFonts w:asciiTheme="majorHAnsi" w:hAnsiTheme="majorHAnsi" w:cstheme="majorHAnsi"/>
          <w:iCs/>
          <w:sz w:val="24"/>
          <w:szCs w:val="24"/>
        </w:rPr>
        <w:t>were used for library prep and seq</w:t>
      </w:r>
      <w:r w:rsidR="00A04A7E">
        <w:rPr>
          <w:rFonts w:asciiTheme="majorHAnsi" w:hAnsiTheme="majorHAnsi" w:cstheme="majorHAnsi"/>
          <w:iCs/>
          <w:sz w:val="24"/>
          <w:szCs w:val="24"/>
        </w:rPr>
        <w:t>ue</w:t>
      </w:r>
      <w:r w:rsidR="00A94661">
        <w:rPr>
          <w:rFonts w:asciiTheme="majorHAnsi" w:hAnsiTheme="majorHAnsi" w:cstheme="majorHAnsi"/>
          <w:iCs/>
          <w:sz w:val="24"/>
          <w:szCs w:val="24"/>
        </w:rPr>
        <w:t>ncing</w:t>
      </w:r>
      <w:r w:rsidR="00FA6376">
        <w:rPr>
          <w:rFonts w:asciiTheme="majorHAnsi" w:hAnsiTheme="majorHAnsi" w:cstheme="majorHAnsi"/>
          <w:iCs/>
          <w:sz w:val="24"/>
          <w:szCs w:val="24"/>
        </w:rPr>
        <w:t xml:space="preserve"> at the UC Davis DNA Technologies and Expression Analysis Core.</w:t>
      </w:r>
    </w:p>
    <w:p w14:paraId="39DFEADB" w14:textId="1D600D2F" w:rsidR="005D14A7" w:rsidRPr="00CD0ACF" w:rsidRDefault="00B50827" w:rsidP="002761DB">
      <w:pPr>
        <w:spacing w:line="240" w:lineRule="auto"/>
        <w:ind w:right="270"/>
        <w:rPr>
          <w:rFonts w:asciiTheme="majorHAnsi" w:hAnsiTheme="majorHAnsi" w:cstheme="majorHAnsi"/>
          <w:iCs/>
          <w:sz w:val="24"/>
          <w:szCs w:val="24"/>
        </w:rPr>
      </w:pPr>
      <w:r>
        <w:rPr>
          <w:rFonts w:asciiTheme="majorHAnsi" w:hAnsiTheme="majorHAnsi" w:cstheme="majorHAnsi"/>
          <w:sz w:val="24"/>
          <w:szCs w:val="24"/>
        </w:rPr>
        <w:t xml:space="preserve">If the first library prep and sequencing run </w:t>
      </w:r>
      <w:r w:rsidR="00FA6376">
        <w:rPr>
          <w:rFonts w:asciiTheme="majorHAnsi" w:hAnsiTheme="majorHAnsi" w:cstheme="majorHAnsi"/>
          <w:sz w:val="24"/>
          <w:szCs w:val="24"/>
        </w:rPr>
        <w:t>from</w:t>
      </w:r>
      <w:r>
        <w:rPr>
          <w:rFonts w:asciiTheme="majorHAnsi" w:hAnsiTheme="majorHAnsi" w:cstheme="majorHAnsi"/>
          <w:sz w:val="24"/>
          <w:szCs w:val="24"/>
        </w:rPr>
        <w:t xml:space="preserve"> an individual </w:t>
      </w:r>
      <w:r w:rsidR="00FA6376">
        <w:rPr>
          <w:rFonts w:asciiTheme="majorHAnsi" w:hAnsiTheme="majorHAnsi" w:cstheme="majorHAnsi"/>
          <w:sz w:val="24"/>
          <w:szCs w:val="24"/>
        </w:rPr>
        <w:t xml:space="preserve">sample </w:t>
      </w:r>
      <w:r>
        <w:rPr>
          <w:rFonts w:asciiTheme="majorHAnsi" w:hAnsiTheme="majorHAnsi" w:cstheme="majorHAnsi"/>
          <w:sz w:val="24"/>
          <w:szCs w:val="24"/>
        </w:rPr>
        <w:t>did not obtain sufficient coverage to carry out subsequent assembly for each sex, we selected a second high or low-input library prep based on the amount of extracted HMW gDNA remain</w:t>
      </w:r>
      <w:r w:rsidR="00FA6376">
        <w:rPr>
          <w:rFonts w:asciiTheme="majorHAnsi" w:hAnsiTheme="majorHAnsi" w:cstheme="majorHAnsi"/>
          <w:sz w:val="24"/>
          <w:szCs w:val="24"/>
        </w:rPr>
        <w:t>ing</w:t>
      </w:r>
      <w:r>
        <w:rPr>
          <w:rFonts w:asciiTheme="majorHAnsi" w:hAnsiTheme="majorHAnsi" w:cstheme="majorHAnsi"/>
          <w:sz w:val="24"/>
          <w:szCs w:val="24"/>
        </w:rPr>
        <w:t xml:space="preserve"> for </w:t>
      </w:r>
      <w:proofErr w:type="gramStart"/>
      <w:r>
        <w:rPr>
          <w:rFonts w:asciiTheme="majorHAnsi" w:hAnsiTheme="majorHAnsi" w:cstheme="majorHAnsi"/>
          <w:sz w:val="24"/>
          <w:szCs w:val="24"/>
        </w:rPr>
        <w:t>each individual</w:t>
      </w:r>
      <w:proofErr w:type="gramEnd"/>
      <w:r>
        <w:rPr>
          <w:rFonts w:asciiTheme="majorHAnsi" w:hAnsiTheme="majorHAnsi" w:cstheme="majorHAnsi"/>
          <w:sz w:val="24"/>
          <w:szCs w:val="24"/>
        </w:rPr>
        <w:t xml:space="preserve">. If no further HMW gDNA was available, we resampled tissue, extracted HMW gDNA, library-prepped and sequenced a new individual of the same sex. </w:t>
      </w:r>
      <w:r w:rsidR="00A94661">
        <w:rPr>
          <w:rFonts w:asciiTheme="majorHAnsi" w:hAnsiTheme="majorHAnsi" w:cstheme="majorHAnsi"/>
          <w:iCs/>
          <w:sz w:val="24"/>
          <w:szCs w:val="24"/>
        </w:rPr>
        <w:t>M</w:t>
      </w:r>
      <w:r w:rsidR="005D14A7" w:rsidRPr="00FD21E9">
        <w:rPr>
          <w:rFonts w:asciiTheme="majorHAnsi" w:hAnsiTheme="majorHAnsi" w:cstheme="majorHAnsi"/>
          <w:iCs/>
          <w:sz w:val="24"/>
          <w:szCs w:val="24"/>
        </w:rPr>
        <w:t>uscle tissue from one female</w:t>
      </w:r>
      <w:r w:rsidR="005D14A7">
        <w:rPr>
          <w:rFonts w:asciiTheme="majorHAnsi" w:hAnsiTheme="majorHAnsi" w:cstheme="majorHAnsi"/>
          <w:iCs/>
          <w:sz w:val="24"/>
          <w:szCs w:val="24"/>
        </w:rPr>
        <w:t xml:space="preserve"> individual</w:t>
      </w:r>
      <w:r w:rsidR="005D14A7" w:rsidRPr="00FD21E9">
        <w:rPr>
          <w:rFonts w:asciiTheme="majorHAnsi" w:hAnsiTheme="majorHAnsi" w:cstheme="majorHAnsi"/>
          <w:iCs/>
          <w:sz w:val="24"/>
          <w:szCs w:val="24"/>
        </w:rPr>
        <w:t xml:space="preserve"> (T1F02_BM_FF) was used for </w:t>
      </w:r>
      <w:r w:rsidR="00C454CF">
        <w:rPr>
          <w:rFonts w:asciiTheme="majorHAnsi" w:hAnsiTheme="majorHAnsi" w:cstheme="majorHAnsi"/>
          <w:iCs/>
          <w:sz w:val="24"/>
          <w:szCs w:val="24"/>
        </w:rPr>
        <w:t xml:space="preserve">generating 10X Genomics </w:t>
      </w:r>
      <w:r w:rsidR="005D14A7" w:rsidRPr="00FD21E9">
        <w:rPr>
          <w:rFonts w:asciiTheme="majorHAnsi" w:hAnsiTheme="majorHAnsi" w:cstheme="majorHAnsi"/>
          <w:iCs/>
          <w:sz w:val="24"/>
          <w:szCs w:val="24"/>
        </w:rPr>
        <w:t>linked-read</w:t>
      </w:r>
      <w:r w:rsidR="00C454CF">
        <w:rPr>
          <w:rFonts w:asciiTheme="majorHAnsi" w:hAnsiTheme="majorHAnsi" w:cstheme="majorHAnsi"/>
          <w:iCs/>
          <w:sz w:val="24"/>
          <w:szCs w:val="24"/>
        </w:rPr>
        <w:t>s</w:t>
      </w:r>
      <w:r w:rsidR="005D14A7" w:rsidRPr="00FD21E9">
        <w:rPr>
          <w:rFonts w:asciiTheme="majorHAnsi" w:hAnsiTheme="majorHAnsi" w:cstheme="majorHAnsi"/>
          <w:iCs/>
          <w:sz w:val="24"/>
          <w:szCs w:val="24"/>
        </w:rPr>
        <w:t xml:space="preserve"> and </w:t>
      </w:r>
      <w:r w:rsidR="00C454CF">
        <w:rPr>
          <w:rFonts w:asciiTheme="majorHAnsi" w:hAnsiTheme="majorHAnsi" w:cstheme="majorHAnsi"/>
          <w:iCs/>
          <w:sz w:val="24"/>
          <w:szCs w:val="24"/>
        </w:rPr>
        <w:t xml:space="preserve">Phase Genomics </w:t>
      </w:r>
      <w:proofErr w:type="spellStart"/>
      <w:r w:rsidR="00C454CF">
        <w:rPr>
          <w:rFonts w:asciiTheme="majorHAnsi" w:hAnsiTheme="majorHAnsi" w:cstheme="majorHAnsi"/>
          <w:iCs/>
          <w:sz w:val="24"/>
          <w:szCs w:val="24"/>
        </w:rPr>
        <w:t>Proxiomo</w:t>
      </w:r>
      <w:proofErr w:type="spellEnd"/>
      <w:r w:rsidR="00C454CF">
        <w:rPr>
          <w:rFonts w:asciiTheme="majorHAnsi" w:hAnsiTheme="majorHAnsi" w:cstheme="majorHAnsi"/>
          <w:iCs/>
          <w:sz w:val="24"/>
          <w:szCs w:val="24"/>
        </w:rPr>
        <w:t xml:space="preserve"> </w:t>
      </w:r>
      <w:r w:rsidR="007E4662">
        <w:rPr>
          <w:rFonts w:asciiTheme="majorHAnsi" w:hAnsiTheme="majorHAnsi" w:cstheme="majorHAnsi"/>
          <w:iCs/>
          <w:sz w:val="24"/>
          <w:szCs w:val="24"/>
        </w:rPr>
        <w:t>h</w:t>
      </w:r>
      <w:r w:rsidR="005D14A7" w:rsidRPr="00FD21E9">
        <w:rPr>
          <w:rFonts w:asciiTheme="majorHAnsi" w:hAnsiTheme="majorHAnsi" w:cstheme="majorHAnsi"/>
          <w:iCs/>
          <w:sz w:val="24"/>
          <w:szCs w:val="24"/>
        </w:rPr>
        <w:t>i-</w:t>
      </w:r>
      <w:r w:rsidR="007E4662">
        <w:rPr>
          <w:rFonts w:asciiTheme="majorHAnsi" w:hAnsiTheme="majorHAnsi" w:cstheme="majorHAnsi"/>
          <w:iCs/>
          <w:sz w:val="24"/>
          <w:szCs w:val="24"/>
        </w:rPr>
        <w:t>c</w:t>
      </w:r>
      <w:r w:rsidR="005D14A7" w:rsidRPr="00FD21E9">
        <w:rPr>
          <w:rFonts w:asciiTheme="majorHAnsi" w:hAnsiTheme="majorHAnsi" w:cstheme="majorHAnsi"/>
          <w:iCs/>
          <w:sz w:val="24"/>
          <w:szCs w:val="24"/>
        </w:rPr>
        <w:t xml:space="preserve"> sequencing</w:t>
      </w:r>
      <w:r w:rsidR="00C454CF">
        <w:rPr>
          <w:rFonts w:asciiTheme="majorHAnsi" w:hAnsiTheme="majorHAnsi" w:cstheme="majorHAnsi"/>
          <w:iCs/>
          <w:sz w:val="24"/>
          <w:szCs w:val="24"/>
        </w:rPr>
        <w:t xml:space="preserve"> data,</w:t>
      </w:r>
      <w:r w:rsidR="005D14A7" w:rsidRPr="00FD21E9">
        <w:rPr>
          <w:rFonts w:asciiTheme="majorHAnsi" w:hAnsiTheme="majorHAnsi" w:cstheme="majorHAnsi"/>
          <w:iCs/>
          <w:sz w:val="24"/>
          <w:szCs w:val="24"/>
        </w:rPr>
        <w:t xml:space="preserve"> and gill tissue from </w:t>
      </w:r>
      <w:r w:rsidR="005D14A7">
        <w:rPr>
          <w:rFonts w:asciiTheme="majorHAnsi" w:hAnsiTheme="majorHAnsi" w:cstheme="majorHAnsi"/>
          <w:iCs/>
          <w:sz w:val="24"/>
          <w:szCs w:val="24"/>
        </w:rPr>
        <w:t>a second</w:t>
      </w:r>
      <w:r w:rsidR="005D14A7" w:rsidRPr="00FD21E9">
        <w:rPr>
          <w:rFonts w:asciiTheme="majorHAnsi" w:hAnsiTheme="majorHAnsi" w:cstheme="majorHAnsi"/>
          <w:iCs/>
          <w:sz w:val="24"/>
          <w:szCs w:val="24"/>
        </w:rPr>
        <w:t xml:space="preserve"> female (T3F02_SC_FF) was used for </w:t>
      </w:r>
      <w:r w:rsidR="005D14A7">
        <w:rPr>
          <w:rFonts w:asciiTheme="majorHAnsi" w:hAnsiTheme="majorHAnsi" w:cstheme="majorHAnsi"/>
          <w:iCs/>
          <w:sz w:val="24"/>
          <w:szCs w:val="24"/>
        </w:rPr>
        <w:t xml:space="preserve">generating </w:t>
      </w:r>
      <w:r w:rsidR="00C454CF">
        <w:rPr>
          <w:rFonts w:asciiTheme="majorHAnsi" w:hAnsiTheme="majorHAnsi" w:cstheme="majorHAnsi"/>
          <w:iCs/>
          <w:sz w:val="24"/>
          <w:szCs w:val="24"/>
        </w:rPr>
        <w:t xml:space="preserve">PacBio HiFi </w:t>
      </w:r>
      <w:r w:rsidR="005D14A7">
        <w:rPr>
          <w:rFonts w:asciiTheme="majorHAnsi" w:hAnsiTheme="majorHAnsi" w:cstheme="majorHAnsi"/>
          <w:iCs/>
          <w:sz w:val="24"/>
          <w:szCs w:val="24"/>
        </w:rPr>
        <w:t>long-read</w:t>
      </w:r>
      <w:r w:rsidR="005D14A7"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to increase the total depth of</w:t>
      </w:r>
      <w:r w:rsidR="005D14A7">
        <w:rPr>
          <w:rFonts w:asciiTheme="majorHAnsi" w:hAnsiTheme="majorHAnsi" w:cstheme="majorHAnsi"/>
          <w:iCs/>
          <w:sz w:val="24"/>
          <w:szCs w:val="24"/>
        </w:rPr>
        <w:t xml:space="preserve"> coverage</w:t>
      </w:r>
      <w:r w:rsidR="005D14A7" w:rsidRPr="00FD21E9">
        <w:rPr>
          <w:rFonts w:asciiTheme="majorHAnsi" w:hAnsiTheme="majorHAnsi" w:cstheme="majorHAnsi"/>
          <w:iCs/>
          <w:sz w:val="24"/>
          <w:szCs w:val="24"/>
        </w:rPr>
        <w:t xml:space="preserve">. One male individual (T3M02_BM_FF) was used for </w:t>
      </w:r>
      <w:r w:rsidR="00C454CF">
        <w:rPr>
          <w:rFonts w:asciiTheme="majorHAnsi" w:hAnsiTheme="majorHAnsi" w:cstheme="majorHAnsi"/>
          <w:iCs/>
          <w:sz w:val="24"/>
          <w:szCs w:val="24"/>
        </w:rPr>
        <w:t xml:space="preserve">10X Genomics </w:t>
      </w:r>
      <w:r w:rsidR="005D14A7" w:rsidRPr="00FD21E9">
        <w:rPr>
          <w:rFonts w:asciiTheme="majorHAnsi" w:hAnsiTheme="majorHAnsi" w:cstheme="majorHAnsi"/>
          <w:iCs/>
          <w:sz w:val="24"/>
          <w:szCs w:val="24"/>
        </w:rPr>
        <w:t>linked</w:t>
      </w:r>
      <w:r w:rsidR="00C454CF">
        <w:rPr>
          <w:rFonts w:asciiTheme="majorHAnsi" w:hAnsiTheme="majorHAnsi" w:cstheme="majorHAnsi"/>
          <w:iCs/>
          <w:sz w:val="24"/>
          <w:szCs w:val="24"/>
        </w:rPr>
        <w:t>-read</w:t>
      </w:r>
      <w:r w:rsidR="005D14A7" w:rsidRPr="00FD21E9">
        <w:rPr>
          <w:rFonts w:asciiTheme="majorHAnsi" w:hAnsiTheme="majorHAnsi" w:cstheme="majorHAnsi"/>
          <w:iCs/>
          <w:sz w:val="24"/>
          <w:szCs w:val="24"/>
        </w:rPr>
        <w:t xml:space="preserve"> and </w:t>
      </w:r>
      <w:r w:rsidR="00C454CF">
        <w:rPr>
          <w:rFonts w:asciiTheme="majorHAnsi" w:hAnsiTheme="majorHAnsi" w:cstheme="majorHAnsi"/>
          <w:iCs/>
          <w:sz w:val="24"/>
          <w:szCs w:val="24"/>
        </w:rPr>
        <w:t xml:space="preserve">PacBio HiFi </w:t>
      </w:r>
      <w:r w:rsidR="005D14A7" w:rsidRPr="00FD21E9">
        <w:rPr>
          <w:rFonts w:asciiTheme="majorHAnsi" w:hAnsiTheme="majorHAnsi" w:cstheme="majorHAnsi"/>
          <w:iCs/>
          <w:sz w:val="24"/>
          <w:szCs w:val="24"/>
        </w:rPr>
        <w:t>long read sequencing</w:t>
      </w:r>
      <w:r w:rsidR="00C454CF">
        <w:rPr>
          <w:rFonts w:asciiTheme="majorHAnsi" w:hAnsiTheme="majorHAnsi" w:cstheme="majorHAnsi"/>
          <w:iCs/>
          <w:sz w:val="24"/>
          <w:szCs w:val="24"/>
        </w:rPr>
        <w:t xml:space="preserve"> data</w:t>
      </w:r>
      <w:r w:rsidR="005D14A7" w:rsidRPr="00FD21E9">
        <w:rPr>
          <w:rFonts w:asciiTheme="majorHAnsi" w:hAnsiTheme="majorHAnsi" w:cstheme="majorHAnsi"/>
          <w:iCs/>
          <w:sz w:val="24"/>
          <w:szCs w:val="24"/>
        </w:rPr>
        <w:t xml:space="preserve">, </w:t>
      </w:r>
      <w:commentRangeStart w:id="28"/>
      <w:commentRangeStart w:id="29"/>
      <w:r w:rsidR="005D14A7" w:rsidRPr="00FD21E9">
        <w:rPr>
          <w:rFonts w:asciiTheme="majorHAnsi" w:hAnsiTheme="majorHAnsi" w:cstheme="majorHAnsi"/>
          <w:iCs/>
          <w:sz w:val="24"/>
          <w:szCs w:val="24"/>
        </w:rPr>
        <w:t xml:space="preserve">and </w:t>
      </w:r>
      <w:r w:rsidR="00C454CF">
        <w:rPr>
          <w:rFonts w:asciiTheme="majorHAnsi" w:hAnsiTheme="majorHAnsi" w:cstheme="majorHAnsi"/>
          <w:iCs/>
          <w:sz w:val="24"/>
          <w:szCs w:val="24"/>
        </w:rPr>
        <w:t>pool</w:t>
      </w:r>
      <w:r w:rsidR="000A3BC9">
        <w:rPr>
          <w:rFonts w:asciiTheme="majorHAnsi" w:hAnsiTheme="majorHAnsi" w:cstheme="majorHAnsi"/>
          <w:iCs/>
          <w:sz w:val="24"/>
          <w:szCs w:val="24"/>
        </w:rPr>
        <w:t>ed</w:t>
      </w:r>
      <w:r w:rsidR="00C454CF">
        <w:rPr>
          <w:rFonts w:asciiTheme="majorHAnsi" w:hAnsiTheme="majorHAnsi" w:cstheme="majorHAnsi"/>
          <w:iCs/>
          <w:sz w:val="24"/>
          <w:szCs w:val="24"/>
        </w:rPr>
        <w:t xml:space="preserve"> </w:t>
      </w:r>
      <w:r w:rsidR="005D14A7" w:rsidRPr="00FD21E9">
        <w:rPr>
          <w:rFonts w:asciiTheme="majorHAnsi" w:hAnsiTheme="majorHAnsi" w:cstheme="majorHAnsi"/>
          <w:iCs/>
          <w:sz w:val="24"/>
          <w:szCs w:val="24"/>
        </w:rPr>
        <w:t xml:space="preserve">internal organ tissue from </w:t>
      </w:r>
      <w:r w:rsidR="005D14A7">
        <w:rPr>
          <w:rFonts w:asciiTheme="majorHAnsi" w:hAnsiTheme="majorHAnsi" w:cstheme="majorHAnsi"/>
          <w:iCs/>
          <w:sz w:val="24"/>
          <w:szCs w:val="24"/>
        </w:rPr>
        <w:t>a</w:t>
      </w:r>
      <w:r w:rsidR="005D14A7" w:rsidRPr="00FD21E9">
        <w:rPr>
          <w:rFonts w:asciiTheme="majorHAnsi" w:hAnsiTheme="majorHAnsi" w:cstheme="majorHAnsi"/>
          <w:iCs/>
          <w:sz w:val="24"/>
          <w:szCs w:val="24"/>
        </w:rPr>
        <w:t xml:space="preserve"> second male (T4M01_IO_FF) was used for generating </w:t>
      </w:r>
      <w:r w:rsidR="00C454CF">
        <w:rPr>
          <w:rFonts w:asciiTheme="majorHAnsi" w:hAnsiTheme="majorHAnsi" w:cstheme="majorHAnsi"/>
          <w:iCs/>
          <w:sz w:val="24"/>
          <w:szCs w:val="24"/>
        </w:rPr>
        <w:t>Arima Proximo hi-c</w:t>
      </w:r>
      <w:r w:rsidR="005D14A7" w:rsidRPr="00FD21E9">
        <w:rPr>
          <w:rFonts w:asciiTheme="majorHAnsi" w:hAnsiTheme="majorHAnsi" w:cstheme="majorHAnsi"/>
          <w:iCs/>
          <w:sz w:val="24"/>
          <w:szCs w:val="24"/>
        </w:rPr>
        <w:t xml:space="preserve"> sequencing data </w:t>
      </w:r>
      <w:commentRangeEnd w:id="28"/>
      <w:r w:rsidR="00B0064E">
        <w:rPr>
          <w:rStyle w:val="CommentReference"/>
        </w:rPr>
        <w:commentReference w:id="28"/>
      </w:r>
      <w:commentRangeEnd w:id="29"/>
      <w:r w:rsidR="00FA6376">
        <w:rPr>
          <w:rStyle w:val="CommentReference"/>
        </w:rPr>
        <w:commentReference w:id="29"/>
      </w:r>
      <w:r w:rsidR="005D14A7" w:rsidRPr="00FD21E9">
        <w:rPr>
          <w:rFonts w:asciiTheme="majorHAnsi" w:hAnsiTheme="majorHAnsi" w:cstheme="majorHAnsi"/>
          <w:iCs/>
          <w:sz w:val="24"/>
          <w:szCs w:val="24"/>
        </w:rPr>
        <w:t>(Table 2.2).</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0" w:name="_Toc113123186"/>
      <w:bookmarkStart w:id="31" w:name="_Toc144802734"/>
      <w:r w:rsidRPr="00FD21E9">
        <w:rPr>
          <w:rFonts w:asciiTheme="majorHAnsi" w:hAnsiTheme="majorHAnsi" w:cstheme="majorHAnsi"/>
          <w:sz w:val="24"/>
          <w:szCs w:val="24"/>
        </w:rPr>
        <w:t>Linked-read library prep, sequencing &amp; quality control</w:t>
      </w:r>
      <w:bookmarkEnd w:id="30"/>
      <w:bookmarkEnd w:id="31"/>
    </w:p>
    <w:p w14:paraId="243F302D" w14:textId="344FD675" w:rsidR="003F5039" w:rsidRPr="00FD21E9" w:rsidRDefault="003F5039" w:rsidP="008739C3">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Genomic DNA</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Pr="00FD21E9">
        <w:rPr>
          <w:rFonts w:asciiTheme="majorHAnsi" w:hAnsiTheme="majorHAnsi" w:cstheme="majorHAnsi"/>
          <w:sz w:val="24"/>
          <w:szCs w:val="24"/>
        </w:rPr>
        <w:t xml:space="preserve"> adjusted to a concentration of 0.9 ng/µl and 1.1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w:t>
      </w:r>
      <w:r w:rsidR="000E77BD">
        <w:rPr>
          <w:rFonts w:asciiTheme="majorHAnsi" w:hAnsiTheme="majorHAnsi" w:cstheme="majorHAnsi"/>
          <w:sz w:val="24"/>
          <w:szCs w:val="24"/>
        </w:rPr>
        <w:t>C</w:t>
      </w:r>
      <w:r w:rsidRPr="00FD21E9">
        <w:rPr>
          <w:rFonts w:asciiTheme="majorHAnsi" w:hAnsiTheme="majorHAnsi" w:cstheme="majorHAnsi"/>
          <w:sz w:val="24"/>
          <w:szCs w:val="24"/>
        </w:rPr>
        <w:t>ontroller according to manufacturer’s instructions with one modification. Briefly, gDNA was combined with Master Mix, a library of Genome Gel Beads, and partitioning oil to create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Pr="00FD21E9">
        <w:rPr>
          <w:rFonts w:asciiTheme="majorHAnsi" w:hAnsiTheme="majorHAnsi" w:cstheme="majorHAnsi"/>
          <w:sz w:val="24"/>
          <w:szCs w:val="24"/>
        </w:rPr>
        <w:t>Ultrasonicator</w:t>
      </w:r>
      <w:proofErr w:type="spellEnd"/>
      <w:r w:rsidRPr="00FD21E9">
        <w:rPr>
          <w:rFonts w:asciiTheme="majorHAnsi" w:hAnsiTheme="majorHAnsi" w:cstheme="majorHAnsi"/>
          <w:sz w:val="24"/>
          <w:szCs w:val="24"/>
        </w:rPr>
        <w:t xml:space="preserve"> </w:t>
      </w:r>
      <w:r w:rsidR="00167B56">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{"citationID":"uHQj8NHQ","properties":{"formattedCitation":"(Covaris, 2017)","plainCitation":"(Covaris, 2017)","dontUpdate":true,"noteIndex":0},"citationItems":[{"id":712,"uris":["http://zotero.org/users/local/3tku6QP0/items/9D7WDQPV"],"itemData":{"id":712,"type":"document","title":"E/LE220 Series SonoLab 7 USER MANUAL","URL":"https://cdn.shopify.com/s/files/1/0377/2163/6908/files/pn_010277.pdf?v=1632901354","author":[{"family":"Covaris","given":""}],"issued":{"date-parts":[["2017"]]}}}],"schema":"https://github.com/citation-style-language/schema/raw/master/csl-citation.json"} </w:instrText>
      </w:r>
      <w:r w:rsidR="00167B56">
        <w:rPr>
          <w:rFonts w:asciiTheme="majorHAnsi" w:hAnsiTheme="majorHAnsi" w:cstheme="majorHAnsi"/>
          <w:sz w:val="24"/>
          <w:szCs w:val="24"/>
        </w:rPr>
        <w:fldChar w:fldCharType="separate"/>
      </w:r>
      <w:r w:rsidR="00167B56">
        <w:rPr>
          <w:rFonts w:asciiTheme="majorHAnsi" w:hAnsiTheme="majorHAnsi" w:cstheme="majorHAnsi"/>
          <w:noProof/>
          <w:sz w:val="24"/>
          <w:szCs w:val="24"/>
        </w:rPr>
        <w:t>(Covaris, Woburn, MA)</w:t>
      </w:r>
      <w:r w:rsidR="00167B56">
        <w:rPr>
          <w:rFonts w:asciiTheme="majorHAnsi" w:hAnsiTheme="majorHAnsi" w:cstheme="majorHAnsi"/>
          <w:sz w:val="24"/>
          <w:szCs w:val="24"/>
        </w:rPr>
        <w:fldChar w:fldCharType="end"/>
      </w:r>
      <w:r w:rsidR="00167B56">
        <w:rPr>
          <w:rFonts w:asciiTheme="majorHAnsi" w:hAnsiTheme="majorHAnsi" w:cstheme="majorHAnsi"/>
          <w:sz w:val="24"/>
          <w:szCs w:val="24"/>
        </w:rPr>
        <w:t xml:space="preserve"> </w:t>
      </w:r>
      <w:r w:rsidRPr="00FD21E9">
        <w:rPr>
          <w:rFonts w:asciiTheme="majorHAnsi" w:hAnsiTheme="majorHAnsi" w:cstheme="majorHAnsi"/>
          <w:sz w:val="24"/>
          <w:szCs w:val="24"/>
        </w:rPr>
        <w:t>to approximately 350</w:t>
      </w:r>
      <w:r w:rsidR="00480C67">
        <w:rPr>
          <w:rFonts w:asciiTheme="majorHAnsi" w:hAnsiTheme="majorHAnsi" w:cstheme="majorHAnsi"/>
          <w:sz w:val="24"/>
          <w:szCs w:val="24"/>
        </w:rPr>
        <w:t xml:space="preserve"> </w:t>
      </w:r>
      <w:r w:rsidRPr="00FD21E9">
        <w:rPr>
          <w:rFonts w:asciiTheme="majorHAnsi" w:hAnsiTheme="majorHAnsi" w:cstheme="majorHAnsi"/>
          <w:sz w:val="24"/>
          <w:szCs w:val="24"/>
        </w:rPr>
        <w:t xml:space="preserve">bp (50 seconds at peak power = 175, duty factor = 10, and cycle/burst = 200). </w:t>
      </w:r>
      <w:commentRangeStart w:id="32"/>
      <w:r w:rsidRPr="00FD21E9">
        <w:rPr>
          <w:rFonts w:asciiTheme="majorHAnsi" w:hAnsiTheme="majorHAnsi" w:cstheme="majorHAnsi"/>
          <w:sz w:val="24"/>
          <w:szCs w:val="24"/>
        </w:rPr>
        <w:t>Then, the sheared GEMs were converted to a sequencing library following the 10X standard operating procedure</w:t>
      </w:r>
      <w:commentRangeEnd w:id="32"/>
      <w:r w:rsidR="00FA6376">
        <w:rPr>
          <w:rStyle w:val="CommentReference"/>
        </w:rPr>
        <w:commentReference w:id="32"/>
      </w:r>
      <w:r w:rsidRPr="00FD21E9">
        <w:rPr>
          <w:rFonts w:asciiTheme="majorHAnsi" w:hAnsiTheme="majorHAnsi" w:cstheme="majorHAnsi"/>
          <w:sz w:val="24"/>
          <w:szCs w:val="24"/>
        </w:rPr>
        <w:t xml:space="preserve">. </w:t>
      </w:r>
    </w:p>
    <w:p w14:paraId="27280019" w14:textId="2D127ED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w:t>
      </w:r>
      <w:r w:rsidR="00DF3C75">
        <w:rPr>
          <w:rFonts w:asciiTheme="majorHAnsi" w:hAnsiTheme="majorHAnsi" w:cstheme="majorHAnsi"/>
          <w:sz w:val="24"/>
          <w:szCs w:val="24"/>
        </w:rPr>
        <w:t xml:space="preserve"> </w:t>
      </w:r>
      <w:r w:rsidR="00DF3C75">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{"citationID":"pzf31sbs","properties":{"formattedCitation":"(Illumina, 2022)","plainCitation":"(Illumina, 2022)","dontUpdate":true,"noteIndex":0},"citationItems":[{"id":714,"uris":["http://zotero.org/users/local/3tku6QP0/items/9CDQIU2D"],"itemData":{"id":714,"type":"document","title":"illumina NovaSeq 6000 Sequencing System Guide","author":[{"family":"Illumina","given":""}],"issued":{"date-parts":[["2022"]]}}}],"schema":"https://github.com/citation-style-language/schema/raw/master/csl-citation.json"} </w:instrText>
      </w:r>
      <w:r w:rsidR="00DF3C75">
        <w:rPr>
          <w:rFonts w:asciiTheme="majorHAnsi" w:hAnsiTheme="majorHAnsi" w:cstheme="majorHAnsi"/>
          <w:sz w:val="24"/>
          <w:szCs w:val="24"/>
        </w:rPr>
        <w:fldChar w:fldCharType="separate"/>
      </w:r>
      <w:r w:rsidR="00DF3C75">
        <w:rPr>
          <w:rFonts w:asciiTheme="majorHAnsi" w:hAnsiTheme="majorHAnsi" w:cstheme="majorHAnsi"/>
          <w:noProof/>
          <w:sz w:val="24"/>
          <w:szCs w:val="24"/>
        </w:rPr>
        <w:t>(Illumina, San Diego, CA)</w:t>
      </w:r>
      <w:r w:rsidR="00DF3C75">
        <w:rPr>
          <w:rFonts w:asciiTheme="majorHAnsi" w:hAnsiTheme="majorHAnsi" w:cstheme="majorHAnsi"/>
          <w:sz w:val="24"/>
          <w:szCs w:val="24"/>
        </w:rPr>
        <w:fldChar w:fldCharType="end"/>
      </w:r>
      <w:r w:rsidRPr="00FD21E9">
        <w:rPr>
          <w:rFonts w:asciiTheme="majorHAnsi" w:hAnsiTheme="majorHAnsi" w:cstheme="majorHAnsi"/>
          <w:sz w:val="24"/>
          <w:szCs w:val="24"/>
        </w:rPr>
        <w:t xml:space="preserve"> </w:t>
      </w:r>
      <w:r w:rsidR="00D14BAF">
        <w:rPr>
          <w:rFonts w:asciiTheme="majorHAnsi" w:hAnsiTheme="majorHAnsi" w:cstheme="majorHAnsi"/>
          <w:sz w:val="24"/>
          <w:szCs w:val="24"/>
        </w:rPr>
        <w:t>to generate</w:t>
      </w:r>
      <w:r w:rsidRPr="00FD21E9">
        <w:rPr>
          <w:rFonts w:asciiTheme="majorHAnsi" w:hAnsiTheme="majorHAnsi" w:cstheme="majorHAnsi"/>
          <w:sz w:val="24"/>
          <w:szCs w:val="24"/>
        </w:rPr>
        <w:t xml:space="preserve"> paired-end 150 bp reads. We used a previous inhouse RAD-sequencing-based estimate of a </w:t>
      </w:r>
      <w:r w:rsidRPr="00FD21E9">
        <w:rPr>
          <w:rFonts w:asciiTheme="majorHAnsi" w:hAnsiTheme="majorHAnsi" w:cstheme="majorHAnsi"/>
          <w:sz w:val="24"/>
          <w:szCs w:val="24"/>
        </w:rPr>
        <w:lastRenderedPageBreak/>
        <w:t>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Vurture</w:t>
      </w:r>
      <w:proofErr w:type="spellEnd"/>
      <w:r w:rsidR="00D86949">
        <w:rPr>
          <w:rFonts w:ascii="Calibri Light" w:hAnsiTheme="majorHAnsi" w:cs="Calibri Light"/>
          <w:sz w:val="24"/>
        </w:rPr>
        <w:t xml:space="preserv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73E59C6B"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w:t>
      </w:r>
      <w:r w:rsidR="00112288">
        <w:rPr>
          <w:rFonts w:asciiTheme="majorHAnsi" w:hAnsiTheme="majorHAnsi" w:cstheme="majorHAnsi"/>
          <w:sz w:val="24"/>
          <w:szCs w:val="24"/>
        </w:rPr>
        <w:t>W</w:t>
      </w:r>
      <w:r w:rsidRPr="00FD21E9">
        <w:rPr>
          <w:rFonts w:asciiTheme="majorHAnsi" w:hAnsiTheme="majorHAnsi" w:cstheme="majorHAnsi"/>
          <w:sz w:val="24"/>
          <w:szCs w:val="24"/>
        </w:rPr>
        <w:t xml:space="preserve">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6D3495">
        <w:rPr>
          <w:rFonts w:asciiTheme="majorHAnsi" w:hAnsiTheme="majorHAnsi" w:cstheme="majorHAnsi"/>
          <w:sz w:val="24"/>
          <w:szCs w:val="24"/>
        </w:rPr>
        <w:instrText xml:space="preserve"> ADDIN ZOTERO_ITEM CSL_CITATION {"citationID":"rTYXloYS","properties":{"formattedCitation":"(Mapleson et al., 2017a)","plainCitation":"(Mapleson et al., 2017a)","noteIndex":0},"citationItems":[{"id":"RtxQgvHh/apOxYiJ8","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0505E5">
        <w:rPr>
          <w:rFonts w:ascii="Calibri Light" w:hAnsiTheme="majorHAnsi" w:cs="Calibri Light"/>
          <w:sz w:val="24"/>
        </w:rPr>
        <w:t>(Mapleson et al., 2017a)</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w:t>
      </w:r>
      <w:r w:rsidR="00425ACB" w:rsidRPr="00425ACB">
        <w:rPr>
          <w:rFonts w:asciiTheme="majorHAnsi" w:hAnsiTheme="majorHAnsi" w:cstheme="majorHAnsi"/>
          <w:sz w:val="24"/>
          <w:szCs w:val="24"/>
        </w:rPr>
        <w:t xml:space="preserve">GC content of </w:t>
      </w:r>
      <w:r w:rsidR="00425ACB">
        <w:rPr>
          <w:rFonts w:asciiTheme="majorHAnsi" w:hAnsiTheme="majorHAnsi" w:cstheme="majorHAnsi"/>
          <w:sz w:val="24"/>
          <w:szCs w:val="24"/>
        </w:rPr>
        <w:t>each</w:t>
      </w:r>
      <w:r w:rsidR="00425ACB" w:rsidRPr="00425ACB">
        <w:rPr>
          <w:rFonts w:asciiTheme="majorHAnsi" w:hAnsiTheme="majorHAnsi" w:cstheme="majorHAnsi"/>
          <w:sz w:val="24"/>
          <w:szCs w:val="24"/>
        </w:rPr>
        <w:t xml:space="preserve"> k-mer </w:t>
      </w:r>
      <w:r w:rsidRPr="00FD21E9">
        <w:rPr>
          <w:rFonts w:asciiTheme="majorHAnsi" w:hAnsiTheme="majorHAnsi" w:cstheme="majorHAnsi"/>
          <w:sz w:val="24"/>
          <w:szCs w:val="24"/>
        </w:rPr>
        <w:t xml:space="preserve">against </w:t>
      </w:r>
      <w:r w:rsidR="00425ACB">
        <w:rPr>
          <w:rFonts w:asciiTheme="majorHAnsi" w:hAnsiTheme="majorHAnsi" w:cstheme="majorHAnsi"/>
          <w:sz w:val="24"/>
          <w:szCs w:val="24"/>
        </w:rPr>
        <w:t xml:space="preserve">the </w:t>
      </w:r>
      <w:r w:rsidRPr="00FD21E9">
        <w:rPr>
          <w:rFonts w:asciiTheme="majorHAnsi" w:hAnsiTheme="majorHAnsi" w:cstheme="majorHAnsi"/>
          <w:sz w:val="24"/>
          <w:szCs w:val="24"/>
        </w:rPr>
        <w:t>k-</w:t>
      </w:r>
      <w:proofErr w:type="spellStart"/>
      <w:r w:rsidRPr="00FD21E9">
        <w:rPr>
          <w:rFonts w:asciiTheme="majorHAnsi" w:hAnsiTheme="majorHAnsi" w:cstheme="majorHAnsi"/>
          <w:sz w:val="24"/>
          <w:szCs w:val="24"/>
        </w:rPr>
        <w:t>mer</w:t>
      </w:r>
      <w:r w:rsidR="00425ACB">
        <w:rPr>
          <w:rFonts w:asciiTheme="majorHAnsi" w:hAnsiTheme="majorHAnsi" w:cstheme="majorHAnsi"/>
          <w:sz w:val="24"/>
          <w:szCs w:val="24"/>
        </w:rPr>
        <w:t>’s</w:t>
      </w:r>
      <w:proofErr w:type="spellEnd"/>
      <w:r w:rsidR="00425ACB">
        <w:rPr>
          <w:rFonts w:asciiTheme="majorHAnsi" w:hAnsiTheme="majorHAnsi" w:cstheme="majorHAnsi"/>
          <w:sz w:val="24"/>
          <w:szCs w:val="24"/>
        </w:rPr>
        <w:t xml:space="preserve"> frequency</w:t>
      </w:r>
      <w:r w:rsidRPr="00FD21E9">
        <w:rPr>
          <w:rFonts w:asciiTheme="majorHAnsi" w:hAnsiTheme="majorHAnsi" w:cstheme="majorHAnsi"/>
          <w:sz w:val="24"/>
          <w:szCs w:val="24"/>
        </w:rPr>
        <w:t xml:space="preserve">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 xml:space="preserve">Lastly, we evaluated the data for sequencing bias between the forward (R1) and reverse (R2) </w:t>
      </w:r>
      <w:r w:rsidR="00112288">
        <w:rPr>
          <w:rFonts w:asciiTheme="majorHAnsi" w:hAnsiTheme="majorHAnsi" w:cstheme="majorHAnsi"/>
          <w:iCs/>
          <w:sz w:val="24"/>
          <w:szCs w:val="24"/>
        </w:rPr>
        <w:t>reads</w:t>
      </w:r>
      <w:r w:rsidRPr="00FD21E9">
        <w:rPr>
          <w:rFonts w:asciiTheme="majorHAnsi" w:hAnsiTheme="majorHAnsi" w:cstheme="majorHAnsi"/>
          <w:iCs/>
          <w:sz w:val="24"/>
          <w:szCs w:val="24"/>
        </w:rPr>
        <w:t>.</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3" w:name="_Toc113123187"/>
      <w:bookmarkStart w:id="34" w:name="_Toc144802735"/>
      <w:r w:rsidRPr="00FD21E9">
        <w:rPr>
          <w:rFonts w:asciiTheme="majorHAnsi" w:hAnsiTheme="majorHAnsi" w:cstheme="majorHAnsi"/>
          <w:sz w:val="24"/>
          <w:szCs w:val="24"/>
        </w:rPr>
        <w:t>Long-read library prep, sequencing &amp; quality control</w:t>
      </w:r>
      <w:bookmarkEnd w:id="33"/>
      <w:bookmarkEnd w:id="34"/>
    </w:p>
    <w:p w14:paraId="0573720A" w14:textId="019D1FBC" w:rsidR="003F5039" w:rsidRPr="00FD21E9" w:rsidRDefault="00586A77"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The remaining extracted HMW g</w:t>
      </w:r>
      <w:r w:rsidR="003F5039" w:rsidRPr="00FD21E9">
        <w:rPr>
          <w:rFonts w:asciiTheme="majorHAnsi" w:hAnsiTheme="majorHAnsi" w:cstheme="majorHAnsi"/>
          <w:sz w:val="24"/>
          <w:szCs w:val="24"/>
        </w:rPr>
        <w:t xml:space="preserve">DNA </w:t>
      </w:r>
      <w:r w:rsidR="00CC49C4">
        <w:rPr>
          <w:rFonts w:asciiTheme="majorHAnsi" w:hAnsiTheme="majorHAnsi" w:cstheme="majorHAnsi"/>
          <w:sz w:val="24"/>
          <w:szCs w:val="24"/>
        </w:rPr>
        <w:t xml:space="preserve">from the same </w:t>
      </w:r>
      <w:commentRangeStart w:id="35"/>
      <w:r w:rsidR="00CC49C4">
        <w:rPr>
          <w:rFonts w:asciiTheme="majorHAnsi" w:hAnsiTheme="majorHAnsi" w:cstheme="majorHAnsi"/>
          <w:sz w:val="24"/>
          <w:szCs w:val="24"/>
        </w:rPr>
        <w:t xml:space="preserve">male </w:t>
      </w:r>
      <w:r>
        <w:rPr>
          <w:rFonts w:asciiTheme="majorHAnsi" w:hAnsiTheme="majorHAnsi" w:cstheme="majorHAnsi"/>
          <w:sz w:val="24"/>
          <w:szCs w:val="24"/>
        </w:rPr>
        <w:t xml:space="preserve">individual </w:t>
      </w:r>
      <w:commentRangeEnd w:id="35"/>
      <w:r w:rsidR="0006126E">
        <w:rPr>
          <w:rStyle w:val="CommentReference"/>
        </w:rPr>
        <w:commentReference w:id="35"/>
      </w:r>
      <w:r w:rsidR="00112288">
        <w:rPr>
          <w:rFonts w:asciiTheme="majorHAnsi" w:hAnsiTheme="majorHAnsi" w:cstheme="majorHAnsi"/>
          <w:sz w:val="24"/>
          <w:szCs w:val="24"/>
        </w:rPr>
        <w:t xml:space="preserve">used for </w:t>
      </w:r>
      <w:proofErr w:type="gramStart"/>
      <w:r w:rsidR="00CC49C4">
        <w:rPr>
          <w:rFonts w:asciiTheme="majorHAnsi" w:hAnsiTheme="majorHAnsi" w:cstheme="majorHAnsi"/>
          <w:sz w:val="24"/>
          <w:szCs w:val="24"/>
        </w:rPr>
        <w:t>linked-read</w:t>
      </w:r>
      <w:proofErr w:type="gramEnd"/>
      <w:r w:rsidR="00CC49C4">
        <w:rPr>
          <w:rFonts w:asciiTheme="majorHAnsi" w:hAnsiTheme="majorHAnsi" w:cstheme="majorHAnsi"/>
          <w:sz w:val="24"/>
          <w:szCs w:val="24"/>
        </w:rPr>
        <w:t xml:space="preserve"> </w:t>
      </w:r>
      <w:r w:rsidR="00AB1628">
        <w:rPr>
          <w:rFonts w:asciiTheme="majorHAnsi" w:hAnsiTheme="majorHAnsi" w:cstheme="majorHAnsi"/>
          <w:sz w:val="24"/>
          <w:szCs w:val="24"/>
        </w:rPr>
        <w:t xml:space="preserve">sequencing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BA4333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15 minutes, followed by further enzymatic steps of DNA damage repair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ligation of overhang adapter v3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lastRenderedPageBreak/>
        <w:t>°C for 1 hour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nuclease treatment of SMRTbell® library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 xml:space="preserve">°C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6E9D4044" w:rsidR="003F5039" w:rsidRPr="00FD21E9" w:rsidRDefault="00586A77"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When there </w:t>
      </w:r>
      <w:r w:rsidR="0006126E">
        <w:rPr>
          <w:rFonts w:asciiTheme="majorHAnsi" w:hAnsiTheme="majorHAnsi" w:cstheme="majorHAnsi"/>
          <w:sz w:val="24"/>
          <w:szCs w:val="24"/>
        </w:rPr>
        <w:t>were</w:t>
      </w:r>
      <w:r>
        <w:rPr>
          <w:rFonts w:asciiTheme="majorHAnsi" w:hAnsiTheme="majorHAnsi" w:cstheme="majorHAnsi"/>
          <w:sz w:val="24"/>
          <w:szCs w:val="24"/>
        </w:rPr>
        <w:t xml:space="preserve"> insufficient quantities of extracted DNA, l</w:t>
      </w:r>
      <w:r w:rsidR="003F5039" w:rsidRPr="00FD21E9">
        <w:rPr>
          <w:rFonts w:asciiTheme="majorHAnsi" w:hAnsiTheme="majorHAnsi" w:cstheme="majorHAnsi"/>
          <w:sz w:val="24"/>
          <w:szCs w:val="24"/>
        </w:rPr>
        <w:t>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15 minutes, followed by further enzymatic steps of DNA damage repair at 37</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30 minutes, ligation of overhang adapters v3 at 20</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003F5039"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003F5039"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003F5039"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003F5039" w:rsidRPr="00FD21E9">
        <w:rPr>
          <w:rFonts w:asciiTheme="majorHAnsi" w:hAnsiTheme="majorHAnsi" w:cstheme="majorHAnsi"/>
          <w:sz w:val="24"/>
          <w:szCs w:val="24"/>
        </w:rPr>
        <w:t>8M SMRT Cells and sequenced using a Sequel II sequencing plate 2.0 on Pacific Biosciences Sequel II sequencer.</w:t>
      </w:r>
    </w:p>
    <w:p w14:paraId="76691F89" w14:textId="21B75D29"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2">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statistical model on raw reads to generate base quality called circular consensus (</w:t>
      </w:r>
      <w:r w:rsidR="00391426">
        <w:rPr>
          <w:rFonts w:asciiTheme="majorHAnsi" w:hAnsiTheme="majorHAnsi" w:cstheme="majorHAnsi"/>
          <w:sz w:val="24"/>
          <w:szCs w:val="24"/>
        </w:rPr>
        <w:t>CCS</w:t>
      </w:r>
      <w:r w:rsidRPr="00FD21E9">
        <w:rPr>
          <w:rFonts w:asciiTheme="majorHAnsi" w:hAnsiTheme="majorHAnsi" w:cstheme="majorHAnsi"/>
          <w:sz w:val="24"/>
          <w:szCs w:val="24"/>
        </w:rPr>
        <w:t xml:space="preserve">)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B50827">
        <w:rPr>
          <w:rFonts w:asciiTheme="majorHAnsi" w:hAnsiTheme="majorHAnsi" w:cstheme="majorHAnsi"/>
          <w:sz w:val="24"/>
          <w:szCs w:val="24"/>
        </w:rPr>
        <w:t xml:space="preserve">. </w:t>
      </w:r>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6" w:name="_Toc113123188"/>
      <w:bookmarkStart w:id="37" w:name="_Toc144802736"/>
      <w:r w:rsidRPr="00FD21E9">
        <w:rPr>
          <w:rFonts w:asciiTheme="majorHAnsi" w:hAnsiTheme="majorHAnsi" w:cstheme="majorHAnsi"/>
          <w:sz w:val="24"/>
          <w:szCs w:val="24"/>
        </w:rPr>
        <w:t>Hi-C chromatin conformation capture library prep, sequencing &amp; quality control</w:t>
      </w:r>
      <w:bookmarkEnd w:id="36"/>
      <w:bookmarkEnd w:id="37"/>
    </w:p>
    <w:p w14:paraId="257D6824" w14:textId="06D83D3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using</w:t>
      </w:r>
      <w:r w:rsidR="003A0548">
        <w:rPr>
          <w:rFonts w:asciiTheme="majorHAnsi" w:hAnsiTheme="majorHAnsi" w:cstheme="majorHAnsi"/>
          <w:sz w:val="24"/>
          <w:szCs w:val="24"/>
        </w:rPr>
        <w:t xml:space="preserve"> the</w:t>
      </w:r>
      <w:r w:rsidRPr="00FD21E9">
        <w:rPr>
          <w:rFonts w:asciiTheme="majorHAnsi" w:hAnsiTheme="majorHAnsi" w:cstheme="majorHAnsi"/>
          <w:sz w:val="24"/>
          <w:szCs w:val="24"/>
        </w:rPr>
        <w:t xml:space="preserve"> </w:t>
      </w:r>
      <w:r w:rsidRPr="00EC0C3A">
        <w:rPr>
          <w:rFonts w:asciiTheme="majorHAnsi" w:hAnsiTheme="majorHAnsi" w:cstheme="majorHAnsi"/>
          <w:sz w:val="24"/>
          <w:szCs w:val="24"/>
        </w:rPr>
        <w:t xml:space="preserve">Proximo Hi-C 2.0 Kit, a commercially available version of the Hi-C protocol. Following the manufacturer's instructions for the kit, intact cells from </w:t>
      </w:r>
      <w:r w:rsidR="003A0548">
        <w:rPr>
          <w:rFonts w:asciiTheme="majorHAnsi" w:hAnsiTheme="majorHAnsi" w:cstheme="majorHAnsi"/>
          <w:sz w:val="24"/>
          <w:szCs w:val="24"/>
        </w:rPr>
        <w:t xml:space="preserve">the female </w:t>
      </w:r>
      <w:r w:rsidRPr="00EC0C3A">
        <w:rPr>
          <w:rFonts w:asciiTheme="majorHAnsi" w:hAnsiTheme="majorHAnsi" w:cstheme="majorHAnsi"/>
          <w:sz w:val="24"/>
          <w:szCs w:val="24"/>
        </w:rPr>
        <w:t>sample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Due to the COVID-19 pandemic, we were unable 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4DFAB3A0"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lastRenderedPageBreak/>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w:t>
      </w:r>
      <w:r w:rsidR="00202A99">
        <w:rPr>
          <w:rFonts w:asciiTheme="majorHAnsi" w:hAnsiTheme="majorHAnsi" w:cstheme="majorHAnsi"/>
          <w:sz w:val="24"/>
          <w:szCs w:val="24"/>
        </w:rPr>
        <w:t>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r w:rsidR="007B7A16">
        <w:rPr>
          <w:rFonts w:asciiTheme="majorHAnsi" w:hAnsiTheme="majorHAnsi" w:cstheme="majorHAnsi"/>
          <w:sz w:val="24"/>
          <w:szCs w:val="24"/>
        </w:rPr>
        <w:t>k</w:t>
      </w:r>
      <w:r w:rsidRPr="00FD21E9">
        <w:rPr>
          <w:rFonts w:asciiTheme="majorHAnsi" w:hAnsiTheme="majorHAnsi" w:cstheme="majorHAnsi"/>
          <w:sz w:val="24"/>
          <w:szCs w:val="24"/>
        </w:rPr>
        <w:t>b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38" w:name="_Toc113123189"/>
      <w:bookmarkStart w:id="39" w:name="_Toc144802737"/>
      <w:r w:rsidRPr="0087338E">
        <w:rPr>
          <w:rFonts w:asciiTheme="majorHAnsi" w:hAnsiTheme="majorHAnsi" w:cstheme="majorHAnsi"/>
          <w:sz w:val="24"/>
          <w:szCs w:val="24"/>
        </w:rPr>
        <w:t>Genome assembly</w:t>
      </w:r>
      <w:bookmarkEnd w:id="38"/>
      <w:bookmarkEnd w:id="39"/>
    </w:p>
    <w:p w14:paraId="0F919F6E" w14:textId="6A27EFDD"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Vaser</w:t>
      </w:r>
      <w:proofErr w:type="spellEnd"/>
      <w:r w:rsidR="00D86949" w:rsidRPr="0087338E">
        <w:rPr>
          <w:rFonts w:ascii="Calibri Light" w:hAnsiTheme="majorHAnsi" w:cs="Calibri Light"/>
          <w:sz w:val="24"/>
        </w:rPr>
        <w:t xml:space="preserve">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w:t>
      </w:r>
      <w:r w:rsidR="00E054DD">
        <w:rPr>
          <w:rFonts w:asciiTheme="majorHAnsi" w:hAnsiTheme="majorHAnsi" w:cstheme="majorHAnsi"/>
          <w:color w:val="00000A"/>
          <w:sz w:val="24"/>
          <w:szCs w:val="24"/>
        </w:rPr>
        <w:t xml:space="preserve"> for further scaffolding</w:t>
      </w:r>
      <w:r w:rsidRPr="00FD21E9">
        <w:rPr>
          <w:rFonts w:asciiTheme="majorHAnsi" w:hAnsiTheme="majorHAnsi" w:cstheme="majorHAnsi"/>
          <w:color w:val="00000A"/>
          <w:sz w:val="24"/>
          <w:szCs w:val="24"/>
        </w:rPr>
        <w:t xml:space="preserve">,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Ghurye</w:t>
      </w:r>
      <w:proofErr w:type="spellEnd"/>
      <w:r w:rsidR="00D86949">
        <w:rPr>
          <w:rFonts w:ascii="Calibri Light" w:hAnsiTheme="majorHAnsi" w:cs="Calibri Light"/>
          <w:sz w:val="24"/>
        </w:rPr>
        <w:t xml:space="preserv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0" w:name="_Toc113123190"/>
      <w:bookmarkStart w:id="41" w:name="_Toc144802738"/>
      <w:r w:rsidRPr="00FD21E9">
        <w:rPr>
          <w:rFonts w:asciiTheme="majorHAnsi" w:hAnsiTheme="majorHAnsi" w:cstheme="majorHAnsi"/>
          <w:sz w:val="24"/>
          <w:szCs w:val="24"/>
        </w:rPr>
        <w:t>Assembly quality assessment</w:t>
      </w:r>
      <w:bookmarkEnd w:id="40"/>
      <w:bookmarkEnd w:id="41"/>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w:t>
      </w:r>
      <w:r w:rsidRPr="00FD21E9">
        <w:rPr>
          <w:rFonts w:asciiTheme="majorHAnsi" w:hAnsiTheme="majorHAnsi" w:cstheme="majorHAnsi"/>
          <w:sz w:val="24"/>
          <w:szCs w:val="24"/>
        </w:rPr>
        <w:lastRenderedPageBreak/>
        <w:t>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w:t>
      </w:r>
      <w:proofErr w:type="spellStart"/>
      <w:r w:rsidR="00D86949" w:rsidRPr="00D86949">
        <w:rPr>
          <w:rFonts w:ascii="Calibri Light" w:hAnsiTheme="majorHAnsi" w:cs="Calibri Light"/>
          <w:sz w:val="24"/>
        </w:rPr>
        <w:t>Simão</w:t>
      </w:r>
      <w:proofErr w:type="spellEnd"/>
      <w:r w:rsidR="00D86949" w:rsidRPr="00D86949">
        <w:rPr>
          <w:rFonts w:ascii="Calibri Light" w:hAnsiTheme="majorHAnsi" w:cs="Calibri Light"/>
          <w:sz w:val="24"/>
        </w:rPr>
        <w:t xml:space="preserve">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w:t>
      </w:r>
      <w:proofErr w:type="spellStart"/>
      <w:r w:rsidR="00D86949" w:rsidRPr="00D86949">
        <w:rPr>
          <w:rFonts w:ascii="Calibri Light" w:hAnsiTheme="majorHAnsi" w:cs="Calibri Light"/>
          <w:sz w:val="24"/>
        </w:rPr>
        <w:t>Marçais</w:t>
      </w:r>
      <w:proofErr w:type="spellEnd"/>
      <w:r w:rsidR="00D86949" w:rsidRPr="00D86949">
        <w:rPr>
          <w:rFonts w:ascii="Calibri Light" w:hAnsiTheme="majorHAnsi" w:cs="Calibri Light"/>
          <w:sz w:val="24"/>
        </w:rPr>
        <w:t xml:space="preserve">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Gurevich</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4C94F20D" w:rsidR="003F5039" w:rsidRPr="00FD21E9" w:rsidRDefault="00391426" w:rsidP="0011235A">
      <w:pPr>
        <w:pStyle w:val="HTMLAddress"/>
        <w:spacing w:line="240" w:lineRule="auto"/>
        <w:outlineLvl w:val="2"/>
        <w:rPr>
          <w:rFonts w:asciiTheme="majorHAnsi" w:hAnsiTheme="majorHAnsi" w:cstheme="majorHAnsi"/>
          <w:b/>
          <w:bCs/>
          <w:sz w:val="24"/>
          <w:szCs w:val="24"/>
          <w:u w:val="single"/>
        </w:rPr>
      </w:pPr>
      <w:bookmarkStart w:id="42" w:name="_Toc113123191"/>
      <w:bookmarkStart w:id="43" w:name="_Toc144802739"/>
      <w:r>
        <w:rPr>
          <w:rFonts w:asciiTheme="majorHAnsi" w:hAnsiTheme="majorHAnsi" w:cstheme="majorHAnsi"/>
          <w:sz w:val="24"/>
          <w:szCs w:val="24"/>
        </w:rPr>
        <w:t>K</w:t>
      </w:r>
      <w:r w:rsidR="002C1A78">
        <w:rPr>
          <w:rFonts w:asciiTheme="majorHAnsi" w:hAnsiTheme="majorHAnsi" w:cstheme="majorHAnsi"/>
          <w:sz w:val="24"/>
          <w:szCs w:val="24"/>
        </w:rPr>
        <w:t>aryotyp</w:t>
      </w:r>
      <w:r>
        <w:rPr>
          <w:rFonts w:asciiTheme="majorHAnsi" w:hAnsiTheme="majorHAnsi" w:cstheme="majorHAnsi"/>
          <w:sz w:val="24"/>
          <w:szCs w:val="24"/>
        </w:rPr>
        <w:t>ic</w:t>
      </w:r>
      <w:r w:rsidR="003F5039" w:rsidRPr="00FD21E9">
        <w:rPr>
          <w:rFonts w:asciiTheme="majorHAnsi" w:hAnsiTheme="majorHAnsi" w:cstheme="majorHAnsi"/>
          <w:sz w:val="24"/>
          <w:szCs w:val="24"/>
        </w:rPr>
        <w:t xml:space="preserve"> chromosome validation</w:t>
      </w:r>
      <w:bookmarkEnd w:id="42"/>
      <w:bookmarkEnd w:id="43"/>
    </w:p>
    <w:p w14:paraId="49CD6C97" w14:textId="485AD8FE"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w:t>
      </w:r>
      <w:r w:rsidR="00391426">
        <w:rPr>
          <w:rFonts w:asciiTheme="majorHAnsi" w:hAnsiTheme="majorHAnsi" w:cstheme="majorHAnsi"/>
          <w:sz w:val="24"/>
          <w:szCs w:val="24"/>
        </w:rPr>
        <w:t>et</w:t>
      </w:r>
      <w:r>
        <w:rPr>
          <w:rFonts w:asciiTheme="majorHAnsi" w:hAnsiTheme="majorHAnsi" w:cstheme="majorHAnsi"/>
          <w:sz w:val="24"/>
          <w:szCs w:val="24"/>
        </w:rPr>
        <w:t>ic chromosome evaluation</w:t>
      </w:r>
      <w:r w:rsidR="002A4536">
        <w:rPr>
          <w:rFonts w:asciiTheme="majorHAnsi" w:hAnsiTheme="majorHAnsi" w:cstheme="majorHAnsi"/>
          <w:sz w:val="24"/>
          <w:szCs w:val="24"/>
        </w:rPr>
        <w:t xml:space="preserve"> by karyotyping</w:t>
      </w:r>
      <w:r>
        <w:rPr>
          <w:rFonts w:asciiTheme="majorHAnsi" w:hAnsiTheme="majorHAnsi" w:cstheme="majorHAnsi"/>
          <w:sz w:val="24"/>
          <w:szCs w:val="24"/>
        </w:rPr>
        <w:t xml:space="preserve">. All </w:t>
      </w:r>
      <w:proofErr w:type="gramStart"/>
      <w:r w:rsidR="002A4536">
        <w:rPr>
          <w:rFonts w:asciiTheme="majorHAnsi" w:hAnsiTheme="majorHAnsi" w:cstheme="majorHAnsi"/>
          <w:sz w:val="24"/>
          <w:szCs w:val="24"/>
        </w:rPr>
        <w:t>delta</w:t>
      </w:r>
      <w:proofErr w:type="gramEnd"/>
      <w:r w:rsidR="002A4536">
        <w:rPr>
          <w:rFonts w:asciiTheme="majorHAnsi" w:hAnsiTheme="majorHAnsi" w:cstheme="majorHAnsi"/>
          <w:sz w:val="24"/>
          <w:szCs w:val="24"/>
        </w:rPr>
        <w:t xml:space="preserve"> smelt</w:t>
      </w:r>
      <w:r>
        <w:rPr>
          <w:rFonts w:asciiTheme="majorHAnsi" w:hAnsiTheme="majorHAnsi" w:cstheme="majorHAnsi"/>
          <w:sz w:val="24"/>
          <w:szCs w:val="24"/>
        </w:rPr>
        <w:t xml:space="preserve">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r w:rsidR="008F288C">
        <w:rPr>
          <w:rFonts w:asciiTheme="majorHAnsi" w:hAnsiTheme="majorHAnsi" w:cstheme="majorHAnsi"/>
          <w:sz w:val="24"/>
          <w:szCs w:val="24"/>
        </w:rPr>
        <w:t xml:space="preserve"> </w:t>
      </w:r>
      <w:r w:rsidR="002A4536">
        <w:rPr>
          <w:rFonts w:asciiTheme="majorHAnsi" w:hAnsiTheme="majorHAnsi" w:cstheme="majorHAnsi"/>
          <w:sz w:val="24"/>
          <w:szCs w:val="24"/>
        </w:rPr>
        <w:t xml:space="preserve">The first harvest involved fifteen </w:t>
      </w:r>
      <w:proofErr w:type="gramStart"/>
      <w:r w:rsidR="002A4536">
        <w:rPr>
          <w:rFonts w:asciiTheme="majorHAnsi" w:hAnsiTheme="majorHAnsi" w:cstheme="majorHAnsi"/>
          <w:sz w:val="24"/>
          <w:szCs w:val="24"/>
        </w:rPr>
        <w:t>240 day</w:t>
      </w:r>
      <w:proofErr w:type="gramEnd"/>
      <w:r w:rsidR="002A4536">
        <w:rPr>
          <w:rFonts w:asciiTheme="majorHAnsi" w:hAnsiTheme="majorHAnsi" w:cstheme="majorHAnsi"/>
          <w:sz w:val="24"/>
          <w:szCs w:val="24"/>
        </w:rPr>
        <w:t xml:space="preserve"> post hatch subadult delta smelt and the second harvest us</w:t>
      </w:r>
      <w:r w:rsidR="00391426">
        <w:rPr>
          <w:rFonts w:asciiTheme="majorHAnsi" w:hAnsiTheme="majorHAnsi" w:cstheme="majorHAnsi"/>
          <w:sz w:val="24"/>
          <w:szCs w:val="24"/>
        </w:rPr>
        <w:t>ed</w:t>
      </w:r>
      <w:r w:rsidR="002A4536">
        <w:rPr>
          <w:rFonts w:asciiTheme="majorHAnsi" w:hAnsiTheme="majorHAnsi" w:cstheme="majorHAnsi"/>
          <w:sz w:val="24"/>
          <w:szCs w:val="24"/>
        </w:rPr>
        <w:t xml:space="preserve"> phenotypically sexed female (N = 13) and male (N = 15) adults (360 day post hatch). </w:t>
      </w:r>
      <w:r w:rsidR="008F288C">
        <w:rPr>
          <w:rFonts w:asciiTheme="majorHAnsi" w:hAnsiTheme="majorHAnsi" w:cstheme="majorHAnsi"/>
          <w:sz w:val="24"/>
          <w:szCs w:val="24"/>
        </w:rPr>
        <w:t>Prior to</w:t>
      </w:r>
      <w:r w:rsidR="002A4536">
        <w:rPr>
          <w:rFonts w:asciiTheme="majorHAnsi" w:hAnsiTheme="majorHAnsi" w:cstheme="majorHAnsi"/>
          <w:sz w:val="24"/>
          <w:szCs w:val="24"/>
        </w:rPr>
        <w:t xml:space="preserve"> colchicine</w:t>
      </w:r>
      <w:r w:rsidR="008F288C">
        <w:rPr>
          <w:rFonts w:asciiTheme="majorHAnsi" w:hAnsiTheme="majorHAnsi" w:cstheme="majorHAnsi"/>
          <w:sz w:val="24"/>
          <w:szCs w:val="24"/>
        </w:rPr>
        <w:t xml:space="preserve">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w:t>
      </w:r>
      <w:r w:rsidR="002A4536">
        <w:rPr>
          <w:rFonts w:asciiTheme="majorHAnsi" w:hAnsiTheme="majorHAnsi" w:cstheme="majorHAnsi"/>
          <w:sz w:val="24"/>
          <w:szCs w:val="24"/>
        </w:rPr>
        <w:t xml:space="preserve"> </w:t>
      </w:r>
      <w:r w:rsidR="005D23B9">
        <w:rPr>
          <w:rFonts w:asciiTheme="majorHAnsi" w:hAnsiTheme="majorHAnsi" w:cstheme="majorHAnsi"/>
          <w:sz w:val="24"/>
          <w:szCs w:val="24"/>
        </w:rPr>
        <w:t>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2A4536">
        <w:rPr>
          <w:rFonts w:asciiTheme="majorHAnsi" w:hAnsiTheme="majorHAnsi" w:cstheme="majorHAnsi"/>
          <w:sz w:val="24"/>
          <w:szCs w:val="24"/>
        </w:rPr>
        <w:t xml:space="preserve"> </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Delta smelt</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 xml:space="preserve">(N = </w:t>
      </w:r>
      <w:r w:rsidR="003A0548">
        <w:rPr>
          <w:rFonts w:asciiTheme="majorHAnsi" w:hAnsiTheme="majorHAnsi" w:cstheme="majorHAnsi"/>
          <w:sz w:val="24"/>
          <w:szCs w:val="24"/>
        </w:rPr>
        <w:t>28</w:t>
      </w:r>
      <w:r w:rsidR="002A4536">
        <w:rPr>
          <w:rFonts w:asciiTheme="majorHAnsi" w:hAnsiTheme="majorHAnsi" w:cstheme="majorHAnsi"/>
          <w:sz w:val="24"/>
          <w:szCs w:val="24"/>
        </w:rPr>
        <w:t xml:space="preserve">) </w:t>
      </w:r>
      <w:r w:rsidR="007A3A71">
        <w:rPr>
          <w:rFonts w:asciiTheme="majorHAnsi" w:hAnsiTheme="majorHAnsi" w:cstheme="majorHAnsi"/>
          <w:sz w:val="24"/>
          <w:szCs w:val="24"/>
        </w:rPr>
        <w:t>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r w:rsidR="00AA0A58">
        <w:rPr>
          <w:rFonts w:asciiTheme="majorHAnsi" w:hAnsiTheme="majorHAnsi" w:cstheme="majorHAnsi"/>
          <w:sz w:val="24"/>
          <w:szCs w:val="24"/>
        </w:rPr>
        <w:t>measured</w:t>
      </w:r>
      <w:r w:rsidR="00391426">
        <w:rPr>
          <w:rFonts w:asciiTheme="majorHAnsi" w:hAnsiTheme="majorHAnsi" w:cstheme="majorHAnsi"/>
          <w:sz w:val="24"/>
          <w:szCs w:val="24"/>
        </w:rPr>
        <w:t xml:space="preserve"> (total length)</w:t>
      </w:r>
      <w:r w:rsidR="00AA0A58">
        <w:rPr>
          <w:rFonts w:asciiTheme="majorHAnsi" w:hAnsiTheme="majorHAnsi" w:cstheme="majorHAnsi"/>
          <w:sz w:val="24"/>
          <w:szCs w:val="24"/>
        </w:rPr>
        <w:t xml:space="preserve">,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r w:rsidR="002A4536" w:rsidRPr="00FD21E9">
        <w:rPr>
          <w:rFonts w:asciiTheme="majorHAnsi" w:hAnsiTheme="majorHAnsi" w:cstheme="majorHAnsi"/>
          <w:sz w:val="24"/>
          <w:szCs w:val="24"/>
        </w:rPr>
        <w:t>µ</w:t>
      </w:r>
      <w:r w:rsidR="00735E92">
        <w:rPr>
          <w:rFonts w:asciiTheme="majorHAnsi" w:hAnsiTheme="majorHAnsi" w:cstheme="majorHAnsi"/>
          <w:sz w:val="24"/>
          <w:szCs w:val="24"/>
        </w:rPr>
        <w:t xml:space="preserve">L </w:t>
      </w:r>
      <w:r w:rsidR="003F5039" w:rsidRPr="00FD21E9">
        <w:rPr>
          <w:rFonts w:asciiTheme="majorHAnsi" w:hAnsiTheme="majorHAnsi" w:cstheme="majorHAnsi"/>
          <w:sz w:val="24"/>
          <w:szCs w:val="24"/>
        </w:rPr>
        <w:t>of 1 mg/m</w:t>
      </w:r>
      <w:r w:rsidR="002A4536">
        <w:rPr>
          <w:rFonts w:asciiTheme="majorHAnsi" w:hAnsiTheme="majorHAnsi" w:cstheme="majorHAnsi"/>
          <w:sz w:val="24"/>
          <w:szCs w:val="24"/>
        </w:rPr>
        <w:t>L</w:t>
      </w:r>
      <w:r w:rsidR="003F5039" w:rsidRPr="00FD21E9">
        <w:rPr>
          <w:rFonts w:asciiTheme="majorHAnsi" w:hAnsiTheme="majorHAnsi" w:cstheme="majorHAnsi"/>
          <w:sz w:val="24"/>
          <w:szCs w:val="24"/>
        </w:rPr>
        <w:t xml:space="preserve">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2A4536">
        <w:rPr>
          <w:rFonts w:asciiTheme="majorHAnsi" w:hAnsiTheme="majorHAnsi" w:cstheme="majorHAnsi"/>
          <w:sz w:val="24"/>
          <w:szCs w:val="24"/>
        </w:rPr>
        <w:t xml:space="preserve"> (</w:t>
      </w:r>
      <w:r w:rsidR="005A697F">
        <w:rPr>
          <w:rFonts w:asciiTheme="majorHAnsi" w:hAnsiTheme="majorHAnsi" w:cstheme="majorHAnsi"/>
          <w:sz w:val="24"/>
          <w:szCs w:val="24"/>
        </w:rPr>
        <w:t xml:space="preserve">0.4 </w:t>
      </w:r>
      <w:r w:rsidR="002A4536">
        <w:rPr>
          <w:rFonts w:asciiTheme="majorHAnsi" w:hAnsiTheme="majorHAnsi" w:cstheme="majorHAnsi"/>
          <w:sz w:val="24"/>
          <w:szCs w:val="24"/>
        </w:rPr>
        <w:t>ppt)</w:t>
      </w:r>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w:t>
      </w:r>
      <w:r w:rsidR="002A4536">
        <w:rPr>
          <w:rFonts w:asciiTheme="majorHAnsi" w:hAnsiTheme="majorHAnsi" w:cstheme="majorHAnsi"/>
          <w:sz w:val="24"/>
          <w:szCs w:val="24"/>
        </w:rPr>
        <w:t>t</w:t>
      </w:r>
      <w:r w:rsidR="002B3395">
        <w:rPr>
          <w:rFonts w:asciiTheme="majorHAnsi" w:hAnsiTheme="majorHAnsi" w:cstheme="majorHAnsi"/>
          <w:sz w:val="24"/>
          <w:szCs w:val="24"/>
        </w:rPr>
        <w:t xml:space="preserve">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w:t>
      </w:r>
      <w:r w:rsidR="002A4536">
        <w:rPr>
          <w:rFonts w:asciiTheme="majorHAnsi" w:hAnsiTheme="majorHAnsi" w:cstheme="majorHAnsi"/>
          <w:sz w:val="24"/>
          <w:szCs w:val="24"/>
        </w:rPr>
        <w:t>Adult</w:t>
      </w:r>
      <w:r w:rsidR="004E2817">
        <w:rPr>
          <w:rFonts w:asciiTheme="majorHAnsi" w:hAnsiTheme="majorHAnsi" w:cstheme="majorHAnsi"/>
          <w:sz w:val="24"/>
          <w:szCs w:val="24"/>
        </w:rPr>
        <w:t xml:space="preserve">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r w:rsidR="00AA0A58">
        <w:rPr>
          <w:rFonts w:asciiTheme="majorHAnsi" w:hAnsiTheme="majorHAnsi" w:cstheme="majorHAnsi"/>
          <w:sz w:val="24"/>
          <w:szCs w:val="24"/>
        </w:rPr>
        <w:t xml:space="preserve">, where sex could not be visually determined, </w:t>
      </w:r>
      <w:r w:rsidR="003579EF">
        <w:rPr>
          <w:rFonts w:asciiTheme="majorHAnsi" w:hAnsiTheme="majorHAnsi" w:cstheme="majorHAnsi"/>
          <w:sz w:val="24"/>
          <w:szCs w:val="24"/>
        </w:rPr>
        <w:t xml:space="preserve">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w:t>
      </w:r>
      <w:r w:rsidR="003579EF">
        <w:rPr>
          <w:rFonts w:asciiTheme="majorHAnsi" w:hAnsiTheme="majorHAnsi" w:cstheme="majorHAnsi"/>
          <w:sz w:val="24"/>
          <w:szCs w:val="24"/>
        </w:rPr>
        <w:t xml:space="preserve">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w:t>
      </w:r>
      <w:r w:rsidR="00BD17D8">
        <w:rPr>
          <w:rFonts w:asciiTheme="majorHAnsi" w:hAnsiTheme="majorHAnsi" w:cstheme="majorHAnsi"/>
          <w:sz w:val="24"/>
          <w:szCs w:val="24"/>
        </w:rPr>
        <w:t>c</w:t>
      </w:r>
      <w:r w:rsidR="003579EF">
        <w:rPr>
          <w:rFonts w:asciiTheme="majorHAnsi" w:hAnsiTheme="majorHAnsi" w:cstheme="majorHAnsi"/>
          <w:sz w:val="24"/>
          <w:szCs w:val="24"/>
        </w:rPr>
        <w:t>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07C08166"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w:t>
      </w:r>
      <w:r w:rsidR="00BD17D8">
        <w:rPr>
          <w:rFonts w:asciiTheme="majorHAnsi" w:hAnsiTheme="majorHAnsi" w:cstheme="majorHAnsi"/>
          <w:sz w:val="24"/>
          <w:szCs w:val="24"/>
        </w:rPr>
        <w:t>as</w:t>
      </w:r>
      <w:r w:rsidR="003F5039" w:rsidRPr="00FD21E9">
        <w:rPr>
          <w:rFonts w:asciiTheme="majorHAnsi" w:hAnsiTheme="majorHAnsi" w:cstheme="majorHAnsi"/>
          <w:sz w:val="24"/>
          <w:szCs w:val="24"/>
        </w:rPr>
        <w:t xml:space="preserv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r w:rsidR="002C1A78" w:rsidRPr="002C1A78">
        <w:rPr>
          <w:rFonts w:asciiTheme="majorHAnsi" w:hAnsiTheme="majorHAnsi" w:cstheme="majorHAnsi"/>
          <w:sz w:val="24"/>
          <w:szCs w:val="24"/>
        </w:rPr>
        <w:t xml:space="preserve"> </w:t>
      </w:r>
      <w:r w:rsidR="002C1A78">
        <w:rPr>
          <w:rFonts w:asciiTheme="majorHAnsi" w:hAnsiTheme="majorHAnsi" w:cstheme="majorHAnsi"/>
          <w:sz w:val="24"/>
          <w:szCs w:val="24"/>
        </w:rPr>
        <w:t>Eight and fifteen cell slides were prepared from the first and second harvest, respectively. S</w:t>
      </w:r>
      <w:r w:rsidR="002C1A78" w:rsidRPr="00FD21E9">
        <w:rPr>
          <w:rFonts w:asciiTheme="majorHAnsi" w:hAnsiTheme="majorHAnsi" w:cstheme="majorHAnsi"/>
          <w:sz w:val="24"/>
          <w:szCs w:val="24"/>
        </w:rPr>
        <w:t>eventy-five cell images were collected from the three pooled sample sets (mixed sex, males-only, females-only).</w:t>
      </w:r>
      <w:r w:rsidR="002C1A78">
        <w:rPr>
          <w:rFonts w:asciiTheme="majorHAnsi" w:hAnsiTheme="majorHAnsi" w:cstheme="majorHAnsi"/>
          <w:sz w:val="24"/>
          <w:szCs w:val="24"/>
        </w:rPr>
        <w:t xml:space="preserve"> </w:t>
      </w:r>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44" w:name="_Toc113123192"/>
      <w:bookmarkStart w:id="45" w:name="_Toc144802740"/>
      <w:r w:rsidRPr="00FD21E9">
        <w:rPr>
          <w:rFonts w:asciiTheme="majorHAnsi" w:hAnsiTheme="majorHAnsi" w:cstheme="majorHAnsi"/>
          <w:szCs w:val="24"/>
        </w:rPr>
        <w:lastRenderedPageBreak/>
        <w:t>Results</w:t>
      </w:r>
      <w:bookmarkEnd w:id="44"/>
      <w:bookmarkEnd w:id="45"/>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6" w:name="_Toc113123193"/>
      <w:bookmarkStart w:id="47" w:name="_Toc144802741"/>
      <w:r w:rsidRPr="00FD21E9">
        <w:rPr>
          <w:rFonts w:asciiTheme="majorHAnsi" w:hAnsiTheme="majorHAnsi" w:cstheme="majorHAnsi"/>
          <w:sz w:val="24"/>
          <w:szCs w:val="24"/>
        </w:rPr>
        <w:t>Sample collection &amp; DNA extraction</w:t>
      </w:r>
      <w:bookmarkEnd w:id="46"/>
      <w:bookmarkEnd w:id="47"/>
    </w:p>
    <w:p w14:paraId="1687826F" w14:textId="325E2199" w:rsidR="003F503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iCs/>
          <w:sz w:val="24"/>
          <w:szCs w:val="24"/>
        </w:rPr>
        <w:t xml:space="preserve">HMW gDNA </w:t>
      </w:r>
      <w:r w:rsidR="00FE49ED">
        <w:rPr>
          <w:rFonts w:asciiTheme="majorHAnsi" w:hAnsiTheme="majorHAnsi" w:cstheme="majorHAnsi"/>
          <w:iCs/>
          <w:sz w:val="24"/>
          <w:szCs w:val="24"/>
        </w:rPr>
        <w:t xml:space="preserve">extraction </w:t>
      </w:r>
      <w:r w:rsidRPr="00FD21E9">
        <w:rPr>
          <w:rFonts w:asciiTheme="majorHAnsi" w:hAnsiTheme="majorHAnsi" w:cstheme="majorHAnsi"/>
          <w:iCs/>
          <w:sz w:val="24"/>
          <w:szCs w:val="24"/>
        </w:rPr>
        <w:t xml:space="preserve">from back muscle tissue flash frozen and stored unsuspended in liquid </w:t>
      </w:r>
      <w:r w:rsidR="00FE49ED">
        <w:rPr>
          <w:rFonts w:asciiTheme="majorHAnsi" w:hAnsiTheme="majorHAnsi" w:cstheme="majorHAnsi"/>
          <w:iCs/>
          <w:sz w:val="24"/>
          <w:szCs w:val="24"/>
        </w:rPr>
        <w:t xml:space="preserve">yielded mixed results, so </w:t>
      </w:r>
      <w:r w:rsidRPr="00FD21E9">
        <w:rPr>
          <w:rFonts w:asciiTheme="majorHAnsi" w:hAnsiTheme="majorHAnsi" w:cstheme="majorHAnsi"/>
          <w:iCs/>
          <w:sz w:val="24"/>
          <w:szCs w:val="24"/>
        </w:rPr>
        <w:t>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w:t>
      </w:r>
      <w:r w:rsidR="00CD7629">
        <w:rPr>
          <w:rFonts w:asciiTheme="majorHAnsi" w:hAnsiTheme="majorHAnsi" w:cstheme="majorHAnsi"/>
          <w:iCs/>
          <w:sz w:val="24"/>
          <w:szCs w:val="24"/>
        </w:rPr>
        <w:t xml:space="preserve">. As such, all HMW gDNA </w:t>
      </w:r>
      <w:r w:rsidR="00CD7629" w:rsidRPr="00FD21E9">
        <w:rPr>
          <w:rFonts w:asciiTheme="majorHAnsi" w:hAnsiTheme="majorHAnsi" w:cstheme="majorHAnsi"/>
          <w:iCs/>
          <w:sz w:val="24"/>
          <w:szCs w:val="24"/>
        </w:rPr>
        <w:t xml:space="preserve">extractions were </w:t>
      </w:r>
      <w:r w:rsidR="00CD7629">
        <w:rPr>
          <w:rFonts w:asciiTheme="majorHAnsi" w:hAnsiTheme="majorHAnsi" w:cstheme="majorHAnsi"/>
          <w:iCs/>
          <w:sz w:val="24"/>
          <w:szCs w:val="24"/>
        </w:rPr>
        <w:t xml:space="preserve">from tissues </w:t>
      </w:r>
      <w:r w:rsidR="00CD7629" w:rsidRPr="00FD21E9">
        <w:rPr>
          <w:rFonts w:asciiTheme="majorHAnsi" w:hAnsiTheme="majorHAnsi" w:cstheme="majorHAnsi"/>
          <w:iCs/>
          <w:sz w:val="24"/>
          <w:szCs w:val="24"/>
        </w:rPr>
        <w:t>not suspended in any kind of solution after flash freezing</w:t>
      </w:r>
      <w:r w:rsidRPr="00FD21E9">
        <w:rPr>
          <w:rFonts w:asciiTheme="majorHAnsi" w:hAnsiTheme="majorHAnsi" w:cstheme="majorHAnsi"/>
          <w:iCs/>
          <w:sz w:val="24"/>
          <w:szCs w:val="24"/>
        </w:rPr>
        <w:t xml:space="preserve">. We used </w:t>
      </w:r>
      <w:r w:rsidR="00CD7629">
        <w:rPr>
          <w:rFonts w:asciiTheme="majorHAnsi" w:hAnsiTheme="majorHAnsi" w:cstheme="majorHAnsi"/>
          <w:iCs/>
          <w:sz w:val="24"/>
          <w:szCs w:val="24"/>
        </w:rPr>
        <w:t xml:space="preserve">back muscle, internal organ and/or scale </w:t>
      </w:r>
      <w:r w:rsidRPr="00FD21E9">
        <w:rPr>
          <w:rFonts w:asciiTheme="majorHAnsi" w:hAnsiTheme="majorHAnsi" w:cstheme="majorHAnsi"/>
          <w:iCs/>
          <w:sz w:val="24"/>
          <w:szCs w:val="24"/>
        </w:rPr>
        <w:t>tissue samples 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L for subsequent sequencing (Figure 2.1</w:t>
      </w:r>
      <w:r w:rsidR="00CD7629">
        <w:rPr>
          <w:rFonts w:asciiTheme="majorHAnsi" w:hAnsiTheme="majorHAnsi" w:cstheme="majorHAnsi"/>
          <w:iCs/>
          <w:sz w:val="24"/>
          <w:szCs w:val="24"/>
        </w:rPr>
        <w:t>, Table 2.2</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w:t>
      </w:r>
      <w:r w:rsidR="00FE49ED">
        <w:rPr>
          <w:rFonts w:asciiTheme="majorHAnsi" w:hAnsiTheme="majorHAnsi" w:cstheme="majorHAnsi"/>
          <w:iCs/>
          <w:sz w:val="24"/>
          <w:szCs w:val="24"/>
        </w:rPr>
        <w:t xml:space="preserve">HMW </w:t>
      </w:r>
      <w:r w:rsidRPr="00FD21E9">
        <w:rPr>
          <w:rFonts w:asciiTheme="majorHAnsi" w:hAnsiTheme="majorHAnsi" w:cstheme="majorHAnsi"/>
          <w:iCs/>
          <w:sz w:val="24"/>
          <w:szCs w:val="24"/>
        </w:rPr>
        <w:t xml:space="preserve">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68655D4F" w:rsidR="003F5039" w:rsidRPr="00FD21E9" w:rsidRDefault="003F5039" w:rsidP="0011235A">
      <w:pPr>
        <w:pStyle w:val="HTMLAddress"/>
        <w:spacing w:line="240" w:lineRule="auto"/>
        <w:outlineLvl w:val="2"/>
        <w:rPr>
          <w:rFonts w:asciiTheme="majorHAnsi" w:hAnsiTheme="majorHAnsi" w:cstheme="majorHAnsi"/>
          <w:sz w:val="24"/>
          <w:szCs w:val="24"/>
        </w:rPr>
      </w:pPr>
      <w:bookmarkStart w:id="48" w:name="_Toc113123194"/>
      <w:bookmarkStart w:id="49" w:name="_Toc144802742"/>
      <w:r w:rsidRPr="00FD21E9">
        <w:rPr>
          <w:rFonts w:asciiTheme="majorHAnsi" w:hAnsiTheme="majorHAnsi" w:cstheme="majorHAnsi"/>
          <w:sz w:val="24"/>
          <w:szCs w:val="24"/>
        </w:rPr>
        <w:t>Linked-read sequencing &amp; quality control</w:t>
      </w:r>
      <w:bookmarkEnd w:id="48"/>
      <w:bookmarkEnd w:id="49"/>
    </w:p>
    <w:p w14:paraId="529DA7B4" w14:textId="3C8BCBD8"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library electropherograms </w:t>
      </w:r>
      <w:r w:rsidR="00CD7629">
        <w:rPr>
          <w:rFonts w:asciiTheme="majorHAnsi" w:hAnsiTheme="majorHAnsi" w:cstheme="majorHAnsi"/>
          <w:sz w:val="24"/>
          <w:szCs w:val="24"/>
        </w:rPr>
        <w:t xml:space="preserve">were quantified and </w:t>
      </w:r>
      <w:r w:rsidR="00B706E8">
        <w:rPr>
          <w:rFonts w:asciiTheme="majorHAnsi" w:hAnsiTheme="majorHAnsi" w:cstheme="majorHAnsi"/>
          <w:sz w:val="24"/>
          <w:szCs w:val="24"/>
        </w:rPr>
        <w:t>displayed</w:t>
      </w:r>
      <w:r w:rsidR="00B706E8"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10X sequencing data</w:t>
      </w:r>
      <w:r w:rsidR="00C16CDC">
        <w:rPr>
          <w:rFonts w:asciiTheme="majorHAnsi" w:hAnsiTheme="majorHAnsi" w:cstheme="majorHAnsi"/>
          <w:sz w:val="24"/>
          <w:szCs w:val="24"/>
        </w:rPr>
        <w:t>,</w:t>
      </w:r>
      <w:r w:rsidRPr="00FD21E9">
        <w:rPr>
          <w:rFonts w:asciiTheme="majorHAnsi" w:hAnsiTheme="majorHAnsi" w:cstheme="majorHAnsi"/>
          <w:sz w:val="24"/>
          <w:szCs w:val="24"/>
        </w:rPr>
        <w:t xml:space="preserve">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00B706E8">
        <w:rPr>
          <w:rFonts w:asciiTheme="majorHAnsi" w:hAnsiTheme="majorHAnsi" w:cstheme="majorHAnsi"/>
          <w:sz w:val="24"/>
          <w:szCs w:val="24"/>
        </w:rPr>
        <w:t xml:space="preserve"> and i</w:t>
      </w:r>
      <w:r w:rsidRPr="00FD21E9">
        <w:rPr>
          <w:rFonts w:asciiTheme="majorHAnsi" w:hAnsiTheme="majorHAnsi" w:cstheme="majorHAnsi"/>
          <w:sz w:val="24"/>
          <w:szCs w:val="24"/>
        </w:rPr>
        <w:t>n total, 65,806,680,934 bp of male linked-read sequencing data</w:t>
      </w:r>
      <w:r w:rsidR="00B706E8">
        <w:rPr>
          <w:rFonts w:asciiTheme="majorHAnsi" w:hAnsiTheme="majorHAnsi" w:cstheme="majorHAnsi"/>
          <w:sz w:val="24"/>
          <w:szCs w:val="24"/>
        </w:rPr>
        <w:t xml:space="preserve"> were generated</w:t>
      </w:r>
      <w:r w:rsidRPr="00FD21E9">
        <w:rPr>
          <w:rFonts w:asciiTheme="majorHAnsi" w:hAnsiTheme="majorHAnsi" w:cstheme="majorHAnsi"/>
          <w:sz w:val="24"/>
          <w:szCs w:val="24"/>
        </w:rPr>
        <w:t xml:space="preserve">.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600085F3"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50" w:name="_Toc113123195"/>
      <w:bookmarkStart w:id="51" w:name="_Toc144802743"/>
      <w:r w:rsidRPr="00FD21E9">
        <w:rPr>
          <w:rFonts w:asciiTheme="majorHAnsi" w:hAnsiTheme="majorHAnsi" w:cstheme="majorHAnsi"/>
          <w:sz w:val="24"/>
          <w:szCs w:val="24"/>
        </w:rPr>
        <w:t>Long-read sequencing &amp; quality control</w:t>
      </w:r>
      <w:bookmarkEnd w:id="50"/>
      <w:bookmarkEnd w:id="51"/>
    </w:p>
    <w:p w14:paraId="4D0B36AC" w14:textId="67886D48" w:rsidR="003F503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In order to obtain sufficient sequencing </w:t>
      </w:r>
      <w:proofErr w:type="gramStart"/>
      <w:r>
        <w:rPr>
          <w:rFonts w:asciiTheme="majorHAnsi" w:hAnsiTheme="majorHAnsi" w:cstheme="majorHAnsi"/>
          <w:sz w:val="24"/>
          <w:szCs w:val="24"/>
        </w:rPr>
        <w:t>data</w:t>
      </w:r>
      <w:proofErr w:type="gramEnd"/>
      <w:r>
        <w:rPr>
          <w:rFonts w:asciiTheme="majorHAnsi" w:hAnsiTheme="majorHAnsi" w:cstheme="majorHAnsi"/>
          <w:sz w:val="24"/>
          <w:szCs w:val="24"/>
        </w:rPr>
        <w:t xml:space="preserve"> we</w:t>
      </w:r>
      <w:r w:rsidR="00224AC0">
        <w:rPr>
          <w:rFonts w:asciiTheme="majorHAnsi" w:hAnsiTheme="majorHAnsi" w:cstheme="majorHAnsi"/>
          <w:sz w:val="24"/>
          <w:szCs w:val="24"/>
        </w:rPr>
        <w:t xml:space="preserve"> created two high-input librar</w:t>
      </w:r>
      <w:r w:rsidR="00E733FB">
        <w:rPr>
          <w:rFonts w:asciiTheme="majorHAnsi" w:hAnsiTheme="majorHAnsi" w:cstheme="majorHAnsi"/>
          <w:sz w:val="24"/>
          <w:szCs w:val="24"/>
        </w:rPr>
        <w:t>ies</w:t>
      </w:r>
      <w:r w:rsidR="00224AC0">
        <w:rPr>
          <w:rFonts w:asciiTheme="majorHAnsi" w:hAnsiTheme="majorHAnsi" w:cstheme="majorHAnsi"/>
          <w:sz w:val="24"/>
          <w:szCs w:val="24"/>
        </w:rPr>
        <w:t xml:space="preserve"> from one male individual</w:t>
      </w:r>
      <w:r>
        <w:rPr>
          <w:rFonts w:asciiTheme="majorHAnsi" w:hAnsiTheme="majorHAnsi" w:cstheme="majorHAnsi"/>
          <w:sz w:val="24"/>
          <w:szCs w:val="24"/>
        </w:rPr>
        <w:t xml:space="preserve"> (</w:t>
      </w:r>
      <w:r w:rsidR="00E733FB" w:rsidRPr="00FD21E9">
        <w:rPr>
          <w:rFonts w:asciiTheme="majorHAnsi" w:hAnsiTheme="majorHAnsi" w:cstheme="majorHAnsi"/>
          <w:iCs/>
          <w:sz w:val="24"/>
          <w:szCs w:val="24"/>
        </w:rPr>
        <w:t>T3M02_BM_FF</w:t>
      </w:r>
      <w:r>
        <w:rPr>
          <w:rFonts w:asciiTheme="majorHAnsi" w:hAnsiTheme="majorHAnsi" w:cstheme="majorHAnsi"/>
          <w:sz w:val="24"/>
          <w:szCs w:val="24"/>
        </w:rPr>
        <w:t xml:space="preserve">) and </w:t>
      </w:r>
      <w:r w:rsidR="001C0134">
        <w:rPr>
          <w:rFonts w:asciiTheme="majorHAnsi" w:hAnsiTheme="majorHAnsi" w:cstheme="majorHAnsi"/>
          <w:sz w:val="24"/>
          <w:szCs w:val="24"/>
        </w:rPr>
        <w:t xml:space="preserve">two </w:t>
      </w:r>
      <w:r>
        <w:rPr>
          <w:rFonts w:asciiTheme="majorHAnsi" w:hAnsiTheme="majorHAnsi" w:cstheme="majorHAnsi"/>
          <w:sz w:val="24"/>
          <w:szCs w:val="24"/>
        </w:rPr>
        <w:t>high-input and one low-input library from a second female individual (</w:t>
      </w:r>
      <w:r w:rsidR="00E733FB" w:rsidRPr="00FD21E9">
        <w:rPr>
          <w:rFonts w:asciiTheme="majorHAnsi" w:hAnsiTheme="majorHAnsi" w:cstheme="majorHAnsi"/>
          <w:iCs/>
          <w:sz w:val="24"/>
          <w:szCs w:val="24"/>
        </w:rPr>
        <w:t>T3F02_SC_FF</w:t>
      </w:r>
      <w:r>
        <w:rPr>
          <w:rFonts w:asciiTheme="majorHAnsi" w:hAnsiTheme="majorHAnsi" w:cstheme="majorHAnsi"/>
          <w:sz w:val="24"/>
          <w:szCs w:val="24"/>
        </w:rPr>
        <w:t>) (Table</w:t>
      </w:r>
      <w:r w:rsidR="00E733FB">
        <w:rPr>
          <w:rFonts w:asciiTheme="majorHAnsi" w:hAnsiTheme="majorHAnsi" w:cstheme="majorHAnsi"/>
          <w:sz w:val="24"/>
          <w:szCs w:val="24"/>
        </w:rPr>
        <w:t xml:space="preserve"> 2.2)</w:t>
      </w:r>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of gDNA. The sheared gDNA input 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56E0D16B" w14:textId="77777777" w:rsidR="00E733FB" w:rsidRPr="00FD21E9" w:rsidRDefault="00E733FB" w:rsidP="0011235A">
      <w:pPr>
        <w:spacing w:line="240" w:lineRule="auto"/>
        <w:ind w:right="270"/>
        <w:rPr>
          <w:rFonts w:asciiTheme="majorHAnsi" w:hAnsiTheme="majorHAnsi" w:cstheme="majorHAnsi"/>
          <w:sz w:val="24"/>
          <w:szCs w:val="24"/>
        </w:rPr>
      </w:pP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lastRenderedPageBreak/>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13B97BDD" w:rsidR="003F5039" w:rsidRPr="00FD21E9" w:rsidRDefault="003F5039" w:rsidP="0011235A">
      <w:pPr>
        <w:pStyle w:val="HTMLAddress"/>
        <w:spacing w:line="240" w:lineRule="auto"/>
        <w:outlineLvl w:val="2"/>
        <w:rPr>
          <w:rFonts w:asciiTheme="majorHAnsi" w:hAnsiTheme="majorHAnsi" w:cstheme="majorHAnsi"/>
          <w:sz w:val="24"/>
          <w:szCs w:val="24"/>
        </w:rPr>
      </w:pPr>
      <w:bookmarkStart w:id="52" w:name="_Toc113123196"/>
      <w:bookmarkStart w:id="53" w:name="_Toc144802744"/>
      <w:r w:rsidRPr="00FD21E9">
        <w:rPr>
          <w:rFonts w:asciiTheme="majorHAnsi" w:hAnsiTheme="majorHAnsi" w:cstheme="majorHAnsi"/>
          <w:sz w:val="24"/>
          <w:szCs w:val="24"/>
        </w:rPr>
        <w:t>Hi-C sequencing &amp; quality control</w:t>
      </w:r>
      <w:bookmarkEnd w:id="52"/>
      <w:bookmarkEnd w:id="53"/>
    </w:p>
    <w:p w14:paraId="51586397" w14:textId="0A729AD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 read pairs per contig greater than 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 xml:space="preserve">kb, 18.78% of the read pairs mapped to greater than 10 kb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54" w:name="_Toc113123197"/>
      <w:bookmarkStart w:id="55" w:name="_Toc144802745"/>
      <w:r w:rsidRPr="00FD21E9">
        <w:rPr>
          <w:rFonts w:asciiTheme="majorHAnsi" w:hAnsiTheme="majorHAnsi" w:cstheme="majorHAnsi"/>
          <w:sz w:val="24"/>
          <w:szCs w:val="24"/>
        </w:rPr>
        <w:t>Assembly quality assessment</w:t>
      </w:r>
      <w:bookmarkEnd w:id="54"/>
      <w:bookmarkEnd w:id="55"/>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89.3% complete double copy, and 3.0% fragmented) and 94.4% (3.4% complete single copy, 87.0% complete double copy, and 4.0% fragmented) of the conserved Actinopterygii gene dataset, respectively (Table 2.4).</w:t>
      </w:r>
    </w:p>
    <w:p w14:paraId="081ECC0D" w14:textId="30BEC25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w:t>
      </w:r>
      <w:r w:rsidR="001C71EB">
        <w:rPr>
          <w:rFonts w:asciiTheme="majorHAnsi" w:hAnsiTheme="majorHAnsi" w:cstheme="majorHAnsi"/>
          <w:sz w:val="24"/>
          <w:szCs w:val="24"/>
        </w:rPr>
        <w:t>s</w:t>
      </w:r>
      <w:r w:rsidRPr="00FD21E9">
        <w:rPr>
          <w:rFonts w:asciiTheme="majorHAnsi" w:hAnsiTheme="majorHAnsi" w:cstheme="majorHAnsi"/>
          <w:sz w:val="24"/>
          <w:szCs w:val="24"/>
        </w:rPr>
        <w:t xml:space="preserv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0CCC3B59" w:rsidR="003F5039" w:rsidRPr="00FD21E9" w:rsidRDefault="001C71EB" w:rsidP="0011235A">
      <w:pPr>
        <w:pStyle w:val="HTMLAddress"/>
        <w:spacing w:line="240" w:lineRule="auto"/>
        <w:outlineLvl w:val="2"/>
        <w:rPr>
          <w:rFonts w:asciiTheme="majorHAnsi" w:hAnsiTheme="majorHAnsi" w:cstheme="majorHAnsi"/>
          <w:b/>
          <w:bCs/>
          <w:sz w:val="24"/>
          <w:szCs w:val="24"/>
          <w:u w:val="single"/>
        </w:rPr>
      </w:pPr>
      <w:bookmarkStart w:id="56" w:name="_Toc113123198"/>
      <w:bookmarkStart w:id="57" w:name="_Toc144802746"/>
      <w:r>
        <w:rPr>
          <w:rFonts w:asciiTheme="majorHAnsi" w:hAnsiTheme="majorHAnsi" w:cstheme="majorHAnsi"/>
          <w:sz w:val="24"/>
          <w:szCs w:val="24"/>
        </w:rPr>
        <w:t>K</w:t>
      </w:r>
      <w:r w:rsidR="002C1A78">
        <w:rPr>
          <w:rFonts w:asciiTheme="majorHAnsi" w:hAnsiTheme="majorHAnsi" w:cstheme="majorHAnsi"/>
          <w:sz w:val="24"/>
          <w:szCs w:val="24"/>
        </w:rPr>
        <w:t>aryotyp</w:t>
      </w:r>
      <w:r>
        <w:rPr>
          <w:rFonts w:asciiTheme="majorHAnsi" w:hAnsiTheme="majorHAnsi" w:cstheme="majorHAnsi"/>
          <w:sz w:val="24"/>
          <w:szCs w:val="24"/>
        </w:rPr>
        <w:t>ic</w:t>
      </w:r>
      <w:r w:rsidR="002C1A78">
        <w:rPr>
          <w:rFonts w:asciiTheme="majorHAnsi" w:hAnsiTheme="majorHAnsi" w:cstheme="majorHAnsi"/>
          <w:sz w:val="24"/>
          <w:szCs w:val="24"/>
        </w:rPr>
        <w:t xml:space="preserve"> </w:t>
      </w:r>
      <w:r w:rsidR="003F5039" w:rsidRPr="00FD21E9">
        <w:rPr>
          <w:rFonts w:asciiTheme="majorHAnsi" w:hAnsiTheme="majorHAnsi" w:cstheme="majorHAnsi"/>
          <w:sz w:val="24"/>
          <w:szCs w:val="24"/>
        </w:rPr>
        <w:t>chromosome validation</w:t>
      </w:r>
      <w:bookmarkEnd w:id="56"/>
      <w:bookmarkEnd w:id="57"/>
      <w:r w:rsidR="003F5039" w:rsidRPr="00FD21E9">
        <w:rPr>
          <w:rFonts w:asciiTheme="majorHAnsi" w:hAnsiTheme="majorHAnsi" w:cstheme="majorHAnsi"/>
          <w:sz w:val="24"/>
          <w:szCs w:val="24"/>
        </w:rPr>
        <w:t xml:space="preserve"> </w:t>
      </w:r>
    </w:p>
    <w:p w14:paraId="2A9017F9" w14:textId="5F5AE18D"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w:t>
      </w:r>
      <w:r w:rsidR="001C71EB">
        <w:rPr>
          <w:rFonts w:asciiTheme="majorHAnsi" w:hAnsiTheme="majorHAnsi" w:cstheme="majorHAnsi"/>
          <w:sz w:val="24"/>
          <w:szCs w:val="24"/>
        </w:rPr>
        <w:t>et</w:t>
      </w:r>
      <w:r w:rsidR="00A066C0">
        <w:rPr>
          <w:rFonts w:asciiTheme="majorHAnsi" w:hAnsiTheme="majorHAnsi" w:cstheme="majorHAnsi"/>
          <w:sz w:val="24"/>
          <w:szCs w:val="24"/>
        </w:rPr>
        <w:t xml:space="preserve">ic analyses. </w:t>
      </w:r>
      <w:r w:rsidR="002F52A4">
        <w:rPr>
          <w:rFonts w:asciiTheme="majorHAnsi" w:hAnsiTheme="majorHAnsi" w:cstheme="majorHAnsi"/>
          <w:sz w:val="24"/>
          <w:szCs w:val="24"/>
        </w:rPr>
        <w:t xml:space="preserve">Subadult and adult </w:t>
      </w:r>
      <w:r w:rsidR="00B706E8">
        <w:rPr>
          <w:rFonts w:asciiTheme="majorHAnsi" w:hAnsiTheme="majorHAnsi" w:cstheme="majorHAnsi"/>
          <w:sz w:val="24"/>
          <w:szCs w:val="24"/>
        </w:rPr>
        <w:t xml:space="preserve">total </w:t>
      </w:r>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B706E8">
        <w:rPr>
          <w:rFonts w:asciiTheme="majorHAnsi" w:hAnsiTheme="majorHAnsi" w:cstheme="majorHAnsi"/>
          <w:sz w:val="24"/>
          <w:szCs w:val="24"/>
        </w:rPr>
        <w:t>5</w:t>
      </w:r>
      <w:r w:rsidR="002F52A4">
        <w:rPr>
          <w:rFonts w:asciiTheme="majorHAnsi" w:hAnsiTheme="majorHAnsi" w:cstheme="majorHAnsi"/>
          <w:sz w:val="24"/>
          <w:szCs w:val="24"/>
        </w:rPr>
        <w:t xml:space="preserve"> to </w:t>
      </w:r>
      <w:r w:rsidR="002C1A78">
        <w:rPr>
          <w:rFonts w:asciiTheme="majorHAnsi" w:hAnsiTheme="majorHAnsi" w:cstheme="majorHAnsi"/>
          <w:sz w:val="24"/>
          <w:szCs w:val="24"/>
        </w:rPr>
        <w:t>7.6</w:t>
      </w:r>
      <w:r w:rsidR="002F52A4">
        <w:rPr>
          <w:rFonts w:asciiTheme="majorHAnsi" w:hAnsiTheme="majorHAnsi" w:cstheme="majorHAnsi"/>
          <w:sz w:val="24"/>
          <w:szCs w:val="24"/>
        </w:rPr>
        <w:t xml:space="preserve"> </w:t>
      </w:r>
      <w:r w:rsidR="002C1A78">
        <w:rPr>
          <w:rFonts w:asciiTheme="majorHAnsi" w:hAnsiTheme="majorHAnsi" w:cstheme="majorHAnsi"/>
          <w:sz w:val="24"/>
          <w:szCs w:val="24"/>
        </w:rPr>
        <w:t xml:space="preserve">cm </w:t>
      </w:r>
      <w:r>
        <w:rPr>
          <w:rFonts w:asciiTheme="majorHAnsi" w:hAnsiTheme="majorHAnsi" w:cstheme="majorHAnsi"/>
          <w:sz w:val="24"/>
          <w:szCs w:val="24"/>
        </w:rPr>
        <w:t>(mean</w:t>
      </w:r>
      <w:r w:rsidR="001C71EB">
        <w:rPr>
          <w:rFonts w:asciiTheme="majorHAnsi" w:hAnsiTheme="majorHAnsi" w:cstheme="majorHAnsi"/>
          <w:sz w:val="24"/>
          <w:szCs w:val="24"/>
        </w:rPr>
        <w:t xml:space="preserve"> </w:t>
      </w:r>
      <w:r>
        <w:rPr>
          <w:rFonts w:asciiTheme="majorHAnsi" w:hAnsiTheme="majorHAnsi" w:cstheme="majorHAnsi"/>
          <w:sz w:val="24"/>
          <w:szCs w:val="24"/>
        </w:rPr>
        <w:t>=</w:t>
      </w:r>
      <w:r w:rsidR="001C71EB">
        <w:rPr>
          <w:rFonts w:asciiTheme="majorHAnsi" w:hAnsiTheme="majorHAnsi" w:cstheme="majorHAnsi"/>
          <w:sz w:val="24"/>
          <w:szCs w:val="24"/>
        </w:rPr>
        <w:t xml:space="preserve"> </w:t>
      </w:r>
      <w:r w:rsidR="002C1A78">
        <w:rPr>
          <w:rFonts w:asciiTheme="majorHAnsi" w:hAnsiTheme="majorHAnsi" w:cstheme="majorHAnsi"/>
          <w:sz w:val="24"/>
          <w:szCs w:val="24"/>
        </w:rPr>
        <w:t>6.4</w:t>
      </w:r>
      <w:r>
        <w:rPr>
          <w:rFonts w:asciiTheme="majorHAnsi" w:hAnsiTheme="majorHAnsi" w:cstheme="majorHAnsi"/>
          <w:sz w:val="24"/>
          <w:szCs w:val="24"/>
        </w:rPr>
        <w:t xml:space="preserve"> </w:t>
      </w:r>
      <w:r w:rsidR="002C1A78">
        <w:rPr>
          <w:rFonts w:asciiTheme="majorHAnsi" w:hAnsiTheme="majorHAnsi" w:cstheme="majorHAnsi"/>
          <w:sz w:val="24"/>
          <w:szCs w:val="24"/>
        </w:rPr>
        <w:t>cm</w:t>
      </w:r>
      <w:r>
        <w:rPr>
          <w:rFonts w:asciiTheme="majorHAnsi" w:hAnsiTheme="majorHAnsi" w:cstheme="majorHAnsi"/>
          <w:sz w:val="24"/>
          <w:szCs w:val="24"/>
        </w:rPr>
        <w:t>)</w:t>
      </w:r>
      <w:r w:rsidR="002F52A4">
        <w:rPr>
          <w:rFonts w:asciiTheme="majorHAnsi" w:hAnsiTheme="majorHAnsi" w:cstheme="majorHAnsi"/>
          <w:sz w:val="24"/>
          <w:szCs w:val="24"/>
        </w:rPr>
        <w:t xml:space="preserve"> and </w:t>
      </w:r>
      <w:r w:rsidR="002C1A78">
        <w:rPr>
          <w:rFonts w:asciiTheme="majorHAnsi" w:hAnsiTheme="majorHAnsi" w:cstheme="majorHAnsi"/>
          <w:sz w:val="24"/>
          <w:szCs w:val="24"/>
        </w:rPr>
        <w:t>7</w:t>
      </w:r>
      <w:r w:rsidR="006C6899">
        <w:rPr>
          <w:rFonts w:asciiTheme="majorHAnsi" w:hAnsiTheme="majorHAnsi" w:cstheme="majorHAnsi"/>
          <w:sz w:val="24"/>
          <w:szCs w:val="24"/>
        </w:rPr>
        <w:t xml:space="preserve"> to </w:t>
      </w:r>
      <w:r w:rsidR="002C1A78">
        <w:rPr>
          <w:rFonts w:asciiTheme="majorHAnsi" w:hAnsiTheme="majorHAnsi" w:cstheme="majorHAnsi"/>
          <w:sz w:val="24"/>
          <w:szCs w:val="24"/>
        </w:rPr>
        <w:t xml:space="preserve">10.2 cm </w:t>
      </w:r>
      <w:r>
        <w:rPr>
          <w:rFonts w:asciiTheme="majorHAnsi" w:hAnsiTheme="majorHAnsi" w:cstheme="majorHAnsi"/>
          <w:sz w:val="24"/>
          <w:szCs w:val="24"/>
        </w:rPr>
        <w:t>(mean</w:t>
      </w:r>
      <w:r w:rsidR="001C71EB">
        <w:rPr>
          <w:rFonts w:asciiTheme="majorHAnsi" w:hAnsiTheme="majorHAnsi" w:cstheme="majorHAnsi"/>
          <w:sz w:val="24"/>
          <w:szCs w:val="24"/>
        </w:rPr>
        <w:t xml:space="preserve"> </w:t>
      </w:r>
      <w:r>
        <w:rPr>
          <w:rFonts w:asciiTheme="majorHAnsi" w:hAnsiTheme="majorHAnsi" w:cstheme="majorHAnsi"/>
          <w:sz w:val="24"/>
          <w:szCs w:val="24"/>
        </w:rPr>
        <w:t>=</w:t>
      </w:r>
      <w:r w:rsidR="001C71EB">
        <w:rPr>
          <w:rFonts w:asciiTheme="majorHAnsi" w:hAnsiTheme="majorHAnsi" w:cstheme="majorHAnsi"/>
          <w:sz w:val="24"/>
          <w:szCs w:val="24"/>
        </w:rPr>
        <w:t xml:space="preserve"> </w:t>
      </w:r>
      <w:r w:rsidR="002C1A78">
        <w:rPr>
          <w:rFonts w:asciiTheme="majorHAnsi" w:hAnsiTheme="majorHAnsi" w:cstheme="majorHAnsi"/>
          <w:sz w:val="24"/>
          <w:szCs w:val="24"/>
        </w:rPr>
        <w:t>8.9 cm</w:t>
      </w:r>
      <w:r>
        <w:rPr>
          <w:rFonts w:asciiTheme="majorHAnsi" w:hAnsiTheme="majorHAnsi" w:cstheme="majorHAnsi"/>
          <w:sz w:val="24"/>
          <w:szCs w:val="24"/>
        </w:rPr>
        <w:t>)</w:t>
      </w:r>
      <w:r w:rsidR="002F52A4">
        <w:rPr>
          <w:rFonts w:asciiTheme="majorHAnsi" w:hAnsiTheme="majorHAnsi" w:cstheme="majorHAnsi"/>
          <w:sz w:val="24"/>
          <w:szCs w:val="24"/>
        </w:rPr>
        <w:t xml:space="preserve">, respectively. </w:t>
      </w:r>
      <w:r w:rsidR="00791715">
        <w:rPr>
          <w:rFonts w:asciiTheme="majorHAnsi" w:hAnsiTheme="majorHAnsi" w:cstheme="majorHAnsi"/>
          <w:sz w:val="24"/>
          <w:szCs w:val="24"/>
        </w:rPr>
        <w:t>After quality control filtration to retain only 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58" w:name="_Toc113123199"/>
      <w:bookmarkStart w:id="59" w:name="_Toc144802747"/>
      <w:r w:rsidRPr="00FD21E9">
        <w:rPr>
          <w:rFonts w:asciiTheme="majorHAnsi" w:hAnsiTheme="majorHAnsi" w:cstheme="majorHAnsi"/>
          <w:szCs w:val="24"/>
        </w:rPr>
        <w:t>Discussion &amp; Conclusion</w:t>
      </w:r>
      <w:bookmarkEnd w:id="58"/>
      <w:bookmarkEnd w:id="59"/>
    </w:p>
    <w:p w14:paraId="7CFC316C" w14:textId="28D7FAC5"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 xml:space="preserve">delta smelt </w:t>
      </w:r>
      <w:r w:rsidRPr="00FD21E9">
        <w:rPr>
          <w:rFonts w:asciiTheme="majorHAnsi" w:hAnsiTheme="majorHAnsi" w:cstheme="majorHAnsi"/>
          <w:sz w:val="24"/>
          <w:szCs w:val="24"/>
        </w:rPr>
        <w:t xml:space="preserve">genome assembly for use within and beyond the scope of this dissertation. We have achieved two chromosome-scale reference genomes, one for a female and one for a male </w:t>
      </w:r>
      <w:r w:rsidR="00384916">
        <w:rPr>
          <w:rFonts w:asciiTheme="majorHAnsi" w:hAnsiTheme="majorHAnsi" w:cstheme="majorHAnsi"/>
          <w:sz w:val="24"/>
          <w:szCs w:val="24"/>
        </w:rPr>
        <w:t>delta smelt</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and</w:t>
      </w:r>
      <w:r w:rsidRPr="00FD21E9">
        <w:rPr>
          <w:rFonts w:asciiTheme="majorHAnsi" w:hAnsiTheme="majorHAnsi" w:cstheme="majorHAnsi"/>
          <w:sz w:val="24"/>
          <w:szCs w:val="24"/>
        </w:rPr>
        <w:t xml:space="preserve"> a chromosome count of 2n=56 for the species was independently validated by sequencing-free </w:t>
      </w:r>
      <w:r w:rsidR="002C1A78">
        <w:rPr>
          <w:rFonts w:asciiTheme="majorHAnsi" w:hAnsiTheme="majorHAnsi" w:cstheme="majorHAnsi"/>
          <w:sz w:val="24"/>
          <w:szCs w:val="24"/>
        </w:rPr>
        <w:t>karyotyping</w:t>
      </w:r>
      <w:r w:rsidRPr="00FD21E9">
        <w:rPr>
          <w:rFonts w:asciiTheme="majorHAnsi" w:hAnsiTheme="majorHAnsi" w:cstheme="majorHAnsi"/>
          <w:sz w:val="24"/>
          <w:szCs w:val="24"/>
        </w:rPr>
        <w:t xml:space="preserve">. </w:t>
      </w:r>
      <w:r w:rsidR="00D37010"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2022, and February 03, 2022, respectively and the more contiguous female genome </w:t>
      </w:r>
      <w:r w:rsidR="00D37010">
        <w:rPr>
          <w:rFonts w:asciiTheme="majorHAnsi" w:hAnsiTheme="majorHAnsi" w:cstheme="majorHAnsi"/>
          <w:sz w:val="24"/>
          <w:szCs w:val="24"/>
        </w:rPr>
        <w:t xml:space="preserve">was </w:t>
      </w:r>
      <w:r w:rsidR="00D37010" w:rsidRPr="00FD21E9">
        <w:rPr>
          <w:rFonts w:asciiTheme="majorHAnsi" w:hAnsiTheme="majorHAnsi" w:cstheme="majorHAnsi"/>
          <w:sz w:val="24"/>
          <w:szCs w:val="24"/>
        </w:rPr>
        <w:t xml:space="preserve">annotated by the NCBI Eukaryotic Genome Annotation Pipeline. </w:t>
      </w:r>
    </w:p>
    <w:p w14:paraId="21443E08" w14:textId="5F8EB282"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 xml:space="preserve">Gb, respectively. These total lengths are similar to the </w:t>
      </w:r>
      <w:proofErr w:type="spellStart"/>
      <w:r w:rsidRPr="00FD21E9">
        <w:rPr>
          <w:rFonts w:asciiTheme="majorHAnsi" w:hAnsiTheme="majorHAnsi" w:cstheme="majorHAnsi"/>
          <w:sz w:val="24"/>
          <w:szCs w:val="24"/>
        </w:rPr>
        <w:t>wakasagi</w:t>
      </w:r>
      <w:proofErr w:type="spellEnd"/>
      <w:r w:rsidRPr="00FD21E9">
        <w:rPr>
          <w:rFonts w:asciiTheme="majorHAnsi" w:hAnsiTheme="majorHAnsi" w:cstheme="majorHAnsi"/>
          <w:sz w:val="24"/>
          <w:szCs w:val="24"/>
        </w:rPr>
        <w:t xml:space="preserve">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 first 28 contigs, representing the number of haploid chromosomes confirmed by karyotyping, contain</w:t>
      </w:r>
      <w:r w:rsidR="00384916">
        <w:rPr>
          <w:rFonts w:asciiTheme="majorHAnsi" w:hAnsiTheme="majorHAnsi" w:cstheme="majorHAnsi"/>
          <w:sz w:val="24"/>
          <w:szCs w:val="24"/>
        </w:rPr>
        <w:t>ed</w:t>
      </w:r>
      <w:r w:rsidRPr="00FD21E9">
        <w:rPr>
          <w:rFonts w:asciiTheme="majorHAnsi" w:hAnsiTheme="majorHAnsi" w:cstheme="majorHAnsi"/>
          <w:sz w:val="24"/>
          <w:szCs w:val="24"/>
        </w:rPr>
        <w:t xml:space="preserve"> 73.3% and 81.6% of the 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1C5AF50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r w:rsidR="00384916">
        <w:rPr>
          <w:rFonts w:asciiTheme="majorHAnsi" w:hAnsiTheme="majorHAnsi" w:cstheme="majorHAnsi"/>
          <w:sz w:val="24"/>
          <w:szCs w:val="24"/>
        </w:rPr>
        <w:t xml:space="preserve">not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21CB257D" w14:textId="4E027CFD" w:rsidR="000C33D6" w:rsidRDefault="000C33D6"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diploid 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 xml:space="preserve">(Nygren et al., 1971; </w:t>
      </w:r>
      <w:proofErr w:type="spellStart"/>
      <w:r>
        <w:rPr>
          <w:rFonts w:ascii="Calibri Light" w:hAnsiTheme="majorHAnsi" w:cs="Calibri Light"/>
          <w:sz w:val="24"/>
        </w:rPr>
        <w:t>Ocalewicz</w:t>
      </w:r>
      <w:proofErr w:type="spellEnd"/>
      <w:r>
        <w:rPr>
          <w:rFonts w:ascii="Calibri Light" w:hAnsiTheme="majorHAnsi" w:cs="Calibri Light"/>
          <w:sz w:val="24"/>
        </w:rPr>
        <w:t xml:space="preserve">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w:t>
      </w:r>
      <w:proofErr w:type="spellStart"/>
      <w:r w:rsidR="00450007">
        <w:rPr>
          <w:rFonts w:asciiTheme="majorHAnsi" w:hAnsiTheme="majorHAnsi" w:cstheme="majorHAnsi"/>
          <w:sz w:val="24"/>
          <w:szCs w:val="24"/>
        </w:rPr>
        <w:t>wakasagi</w:t>
      </w:r>
      <w:proofErr w:type="spellEnd"/>
      <w:r w:rsidR="00450007">
        <w:rPr>
          <w:rFonts w:asciiTheme="majorHAnsi" w:hAnsiTheme="majorHAnsi" w:cstheme="majorHAnsi"/>
          <w:sz w:val="24"/>
          <w:szCs w:val="24"/>
        </w:rPr>
        <w:t xml:space="preserve"> (pond)</w:t>
      </w:r>
      <w:r w:rsidR="00450007" w:rsidRPr="00FD21E9">
        <w:rPr>
          <w:rFonts w:asciiTheme="majorHAnsi" w:hAnsiTheme="majorHAnsi" w:cstheme="majorHAnsi"/>
          <w:sz w:val="24"/>
          <w:szCs w:val="24"/>
        </w:rPr>
        <w:t xml:space="preserve"> </w:t>
      </w:r>
      <w:r w:rsidRPr="00FD21E9">
        <w:rPr>
          <w:rFonts w:asciiTheme="majorHAnsi" w:hAnsiTheme="majorHAnsi" w:cstheme="majorHAnsi"/>
          <w:sz w:val="24"/>
          <w:szCs w:val="24"/>
        </w:rPr>
        <w:t>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w:t>
      </w:r>
      <w:proofErr w:type="spellStart"/>
      <w:r>
        <w:rPr>
          <w:rFonts w:ascii="Calibri Light" w:hAnsiTheme="majorHAnsi" w:cs="Calibri Light"/>
          <w:sz w:val="24"/>
        </w:rPr>
        <w:t>Kitada</w:t>
      </w:r>
      <w:proofErr w:type="spellEnd"/>
      <w:r>
        <w:rPr>
          <w:rFonts w:ascii="Calibri Light" w:hAnsiTheme="majorHAnsi" w:cs="Calibri Light"/>
          <w:sz w:val="24"/>
        </w:rPr>
        <w:t xml:space="preserve">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w:t>
      </w:r>
      <w:r w:rsidR="00D37010">
        <w:rPr>
          <w:rFonts w:asciiTheme="majorHAnsi" w:hAnsiTheme="majorHAnsi" w:cstheme="majorHAnsi"/>
          <w:sz w:val="24"/>
          <w:szCs w:val="24"/>
        </w:rPr>
        <w:t>a</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source of the karyotype variation</w:t>
      </w:r>
      <w:r w:rsidR="00D37010">
        <w:rPr>
          <w:rFonts w:asciiTheme="majorHAnsi" w:hAnsiTheme="majorHAnsi" w:cstheme="majorHAnsi"/>
          <w:sz w:val="24"/>
          <w:szCs w:val="24"/>
        </w:rPr>
        <w:t xml:space="preserve"> </w:t>
      </w:r>
      <w:r w:rsidR="007C4EF3">
        <w:rPr>
          <w:rFonts w:asciiTheme="majorHAnsi" w:hAnsiTheme="majorHAnsi" w:cstheme="majorHAnsi"/>
          <w:sz w:val="24"/>
          <w:szCs w:val="24"/>
        </w:rPr>
        <w:t>in</w:t>
      </w:r>
      <w:r w:rsidR="00D37010">
        <w:rPr>
          <w:rFonts w:asciiTheme="majorHAnsi" w:hAnsiTheme="majorHAnsi" w:cstheme="majorHAnsi"/>
          <w:sz w:val="24"/>
          <w:szCs w:val="24"/>
        </w:rPr>
        <w:t xml:space="preserve"> the </w:t>
      </w:r>
      <w:proofErr w:type="spellStart"/>
      <w:r w:rsidR="00D37010">
        <w:rPr>
          <w:rFonts w:asciiTheme="majorHAnsi" w:hAnsiTheme="majorHAnsi" w:cstheme="majorHAnsi"/>
          <w:sz w:val="24"/>
          <w:szCs w:val="24"/>
        </w:rPr>
        <w:t>Osmeridae</w:t>
      </w:r>
      <w:proofErr w:type="spellEnd"/>
      <w:r w:rsidRPr="00FD21E9">
        <w:rPr>
          <w:rFonts w:asciiTheme="majorHAnsi" w:hAnsiTheme="majorHAnsi" w:cstheme="majorHAnsi"/>
          <w:sz w:val="24"/>
          <w:szCs w:val="24"/>
        </w:rPr>
        <w:t xml:space="preserve">, </w:t>
      </w:r>
      <w:r w:rsidR="00D37010">
        <w:rPr>
          <w:rFonts w:asciiTheme="majorHAnsi" w:hAnsiTheme="majorHAnsi" w:cstheme="majorHAnsi"/>
          <w:sz w:val="24"/>
          <w:szCs w:val="24"/>
        </w:rPr>
        <w:t xml:space="preserve">as </w:t>
      </w:r>
      <w:r w:rsidRPr="00FD21E9">
        <w:rPr>
          <w:rFonts w:asciiTheme="majorHAnsi" w:hAnsiTheme="majorHAnsi" w:cstheme="majorHAnsi"/>
          <w:sz w:val="24"/>
          <w:szCs w:val="24"/>
        </w:rPr>
        <w:t>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 xml:space="preserve">(Hartley, 1987; </w:t>
      </w:r>
      <w:proofErr w:type="spellStart"/>
      <w:r>
        <w:rPr>
          <w:rFonts w:ascii="Calibri Light" w:hAnsiTheme="majorHAnsi" w:cs="Calibri Light"/>
          <w:sz w:val="24"/>
        </w:rPr>
        <w:t>Ocalewicz</w:t>
      </w:r>
      <w:proofErr w:type="spellEnd"/>
      <w:r>
        <w:rPr>
          <w:rFonts w:ascii="Calibri Light" w:hAnsiTheme="majorHAnsi" w:cs="Calibri Light"/>
          <w:sz w:val="24"/>
        </w:rPr>
        <w:t xml:space="preserve">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w:t>
      </w:r>
      <w:r w:rsidR="00D37010">
        <w:rPr>
          <w:rFonts w:asciiTheme="majorHAnsi" w:hAnsiTheme="majorHAnsi" w:cstheme="majorHAnsi"/>
          <w:sz w:val="24"/>
          <w:szCs w:val="24"/>
        </w:rPr>
        <w:t>any</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smelts studied cytogenetically, and here we found no evidence for sex-specific chromosomes although a more detailed study is necessary given the small sample size and low resolution of </w:t>
      </w:r>
      <w:r w:rsidR="007C4EF3">
        <w:rPr>
          <w:rFonts w:asciiTheme="majorHAnsi" w:hAnsiTheme="majorHAnsi" w:cstheme="majorHAnsi"/>
          <w:sz w:val="24"/>
          <w:szCs w:val="24"/>
        </w:rPr>
        <w:t xml:space="preserve">karyotype </w:t>
      </w:r>
      <w:r w:rsidRPr="00FD21E9">
        <w:rPr>
          <w:rFonts w:asciiTheme="majorHAnsi" w:hAnsiTheme="majorHAnsi" w:cstheme="majorHAnsi"/>
          <w:sz w:val="24"/>
          <w:szCs w:val="24"/>
        </w:rPr>
        <w:t xml:space="preserve">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r w:rsidRPr="00FD21E9">
        <w:rPr>
          <w:rFonts w:asciiTheme="majorHAnsi" w:hAnsiTheme="majorHAnsi" w:cstheme="majorHAnsi"/>
          <w:sz w:val="24"/>
          <w:szCs w:val="24"/>
        </w:rPr>
        <w:t>. Chromosome composition is a descriptive metric, and our findings did not alter or affect our genome assembly process.</w:t>
      </w:r>
    </w:p>
    <w:p w14:paraId="522C01BB" w14:textId="534C3AFA"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w:t>
      </w:r>
      <w:r w:rsidR="007C4EF3">
        <w:rPr>
          <w:rFonts w:asciiTheme="majorHAnsi" w:hAnsiTheme="majorHAnsi" w:cstheme="majorHAnsi"/>
          <w:sz w:val="24"/>
          <w:szCs w:val="24"/>
        </w:rPr>
        <w:t xml:space="preserve">delta smelt </w:t>
      </w:r>
      <w:r>
        <w:rPr>
          <w:rFonts w:asciiTheme="majorHAnsi" w:hAnsiTheme="majorHAnsi" w:cstheme="majorHAnsi"/>
          <w:sz w:val="24"/>
          <w:szCs w:val="24"/>
        </w:rPr>
        <w:t>reference genome provides a valuable resource for smelt conservation research. It is the most contiguous assembled smelt genome publicly available</w:t>
      </w:r>
      <w:r w:rsidR="00450007">
        <w:rPr>
          <w:rFonts w:asciiTheme="majorHAnsi" w:hAnsiTheme="majorHAnsi" w:cstheme="majorHAnsi"/>
          <w:sz w:val="24"/>
          <w:szCs w:val="24"/>
        </w:rPr>
        <w:t xml:space="preserve"> with timely</w:t>
      </w:r>
      <w:r w:rsidR="00081378">
        <w:rPr>
          <w:rFonts w:asciiTheme="majorHAnsi" w:hAnsiTheme="majorHAnsi" w:cstheme="majorHAnsi"/>
          <w:sz w:val="24"/>
          <w:szCs w:val="24"/>
        </w:rPr>
        <w:t xml:space="preserve"> broad </w:t>
      </w:r>
      <w:r w:rsidR="006B6CB5">
        <w:rPr>
          <w:rFonts w:asciiTheme="majorHAnsi" w:hAnsiTheme="majorHAnsi" w:cstheme="majorHAnsi"/>
          <w:sz w:val="24"/>
          <w:szCs w:val="24"/>
        </w:rPr>
        <w:t>and specific</w:t>
      </w:r>
      <w:r w:rsidR="00450007">
        <w:rPr>
          <w:rFonts w:asciiTheme="majorHAnsi" w:hAnsiTheme="majorHAnsi" w:cstheme="majorHAnsi"/>
          <w:sz w:val="24"/>
          <w:szCs w:val="24"/>
        </w:rPr>
        <w:t xml:space="preserve"> uses</w:t>
      </w:r>
      <w:r w:rsidR="007C4EF3">
        <w:rPr>
          <w:rFonts w:asciiTheme="majorHAnsi" w:hAnsiTheme="majorHAnsi" w:cstheme="majorHAnsi"/>
          <w:sz w:val="24"/>
          <w:szCs w:val="24"/>
        </w:rPr>
        <w:t>.</w:t>
      </w:r>
      <w:r w:rsidR="006B6CB5">
        <w:rPr>
          <w:rFonts w:asciiTheme="majorHAnsi" w:hAnsiTheme="majorHAnsi" w:cstheme="majorHAnsi"/>
          <w:sz w:val="24"/>
          <w:szCs w:val="24"/>
        </w:rPr>
        <w:t xml:space="preserve"> At the broadest level, this chromosome level genome provides a resource for evolutionary studies across the tree of life. Within the </w:t>
      </w:r>
      <w:proofErr w:type="spellStart"/>
      <w:r w:rsidR="006B6CB5" w:rsidRPr="002B09C4">
        <w:rPr>
          <w:rFonts w:asciiTheme="majorHAnsi" w:hAnsiTheme="majorHAnsi" w:cstheme="majorHAnsi"/>
          <w:sz w:val="24"/>
          <w:szCs w:val="24"/>
        </w:rPr>
        <w:t>Osmeridae</w:t>
      </w:r>
      <w:proofErr w:type="spellEnd"/>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F20B76">
        <w:rPr>
          <w:rFonts w:asciiTheme="majorHAnsi" w:hAnsiTheme="majorHAnsi" w:cstheme="majorHAnsi"/>
          <w:sz w:val="24"/>
          <w:szCs w:val="24"/>
        </w:rPr>
        <w:t xml:space="preserve"> </w:t>
      </w:r>
      <w:r w:rsidR="00F20B76">
        <w:rPr>
          <w:rFonts w:asciiTheme="majorHAnsi" w:hAnsiTheme="majorHAnsi" w:cstheme="majorHAnsi"/>
          <w:sz w:val="24"/>
          <w:szCs w:val="24"/>
        </w:rPr>
        <w:lastRenderedPageBreak/>
        <w:t>(</w:t>
      </w:r>
      <w:proofErr w:type="spellStart"/>
      <w:r w:rsidR="00F20B76" w:rsidRPr="00F20B76">
        <w:rPr>
          <w:rFonts w:asciiTheme="majorHAnsi" w:hAnsiTheme="majorHAnsi" w:cstheme="majorHAnsi"/>
          <w:i/>
          <w:iCs/>
          <w:sz w:val="24"/>
          <w:szCs w:val="24"/>
        </w:rPr>
        <w:t>Spirinchus</w:t>
      </w:r>
      <w:proofErr w:type="spellEnd"/>
      <w:r w:rsidR="00F20B76" w:rsidRPr="00F20B76">
        <w:rPr>
          <w:rFonts w:asciiTheme="majorHAnsi" w:hAnsiTheme="majorHAnsi" w:cstheme="majorHAnsi"/>
          <w:i/>
          <w:iCs/>
          <w:sz w:val="24"/>
          <w:szCs w:val="24"/>
        </w:rPr>
        <w:t xml:space="preserve"> </w:t>
      </w:r>
      <w:proofErr w:type="spellStart"/>
      <w:r w:rsidR="00F20B76" w:rsidRPr="00F20B76">
        <w:rPr>
          <w:rFonts w:asciiTheme="majorHAnsi" w:hAnsiTheme="majorHAnsi" w:cstheme="majorHAnsi"/>
          <w:i/>
          <w:iCs/>
          <w:sz w:val="24"/>
          <w:szCs w:val="24"/>
        </w:rPr>
        <w:t>thaleichthys</w:t>
      </w:r>
      <w:proofErr w:type="spellEnd"/>
      <w:r w:rsidR="00F20B76">
        <w:rPr>
          <w:rFonts w:asciiTheme="majorHAnsi" w:hAnsiTheme="majorHAnsi" w:cstheme="majorHAnsi"/>
          <w:sz w:val="24"/>
          <w:szCs w:val="24"/>
        </w:rPr>
        <w:t>)</w:t>
      </w:r>
      <w:r w:rsidR="006B6CB5">
        <w:rPr>
          <w:rFonts w:asciiTheme="majorHAnsi" w:hAnsiTheme="majorHAnsi" w:cstheme="majorHAnsi"/>
          <w:sz w:val="24"/>
          <w:szCs w:val="24"/>
        </w:rPr>
        <w:t>. Specifically, 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EB2600">
        <w:rPr>
          <w:rFonts w:asciiTheme="majorHAnsi" w:hAnsiTheme="majorHAnsi" w:cstheme="majorHAnsi"/>
          <w:sz w:val="24"/>
          <w:szCs w:val="24"/>
        </w:rPr>
        <w:instrText xml:space="preserve"> ADDIN ZOTERO_ITEM CSL_CITATION {"citationID":"A9KD1j1g","properties":{"formattedCitation":"(Campbell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r w:rsidR="00D37010">
        <w:rPr>
          <w:rFonts w:asciiTheme="majorHAnsi" w:hAnsiTheme="majorHAnsi" w:cstheme="majorHAnsi"/>
          <w:sz w:val="24"/>
          <w:szCs w:val="24"/>
        </w:rPr>
        <w:t xml:space="preserve">It has also been used to investigate mechanisms driving domestication of the FCCL population </w:t>
      </w:r>
      <w:r w:rsidR="002B5B6D">
        <w:rPr>
          <w:rFonts w:asciiTheme="majorHAnsi" w:hAnsiTheme="majorHAnsi" w:cstheme="majorHAnsi"/>
          <w:sz w:val="24"/>
          <w:szCs w:val="24"/>
        </w:rPr>
        <w:fldChar w:fldCharType="begin"/>
      </w:r>
      <w:r w:rsidR="006D3495">
        <w:rPr>
          <w:rFonts w:asciiTheme="majorHAnsi" w:hAnsiTheme="majorHAnsi" w:cstheme="majorHAnsi"/>
          <w:sz w:val="24"/>
          <w:szCs w:val="24"/>
        </w:rPr>
        <w:instrText xml:space="preserve"> ADDIN ZOTERO_ITEM CSL_CITATION {"citationID":"7GeOZGp7","properties":{"formattedCitation":"(Habibi, 2022)","plainCitation":"(Habibi, 2022)","dontUpdate":true,"noteIndex":0},"citationItems":[{"id":715,"uris":["http://zotero.org/users/local/3tku6QP0/items/HGJQ6I8B"],"itemData":{"id":715,"type":"thesis","abstract":"In this dissertation, genomic tools were applied to investigate populations of two endangered native species of California for conservation purposes. The first species is the McCloud River Redband Trout (MRRT; Oncorhynchus mykiss stonei), a unique subspecies of rainbow trout that inhabits the isolated Upper McCloud River of Northern California. A major threat to MRRT is introgressive hybridization with non-native rainbow trout from historical stocking and contemporary unauthorized introductions. To help address this concern, I collected RAD-sequencing data on 308 total individuals from MRRT and other California O. mykiss populations and examined population structure using Principal Component and admixture analyses. I found that populations of MRRT in Sheepheaven, Swamp, Edson, and Moosehead creeks are nonintrogressed. Additionally, I saw no evidence of introgression in Dry Creek, and suggest further investigation to determine if it can be considered a core MRRT conservation population. Sheepheaven Creek was previously thought to be the sole historical lineage of MRRT, but our analysis identified three: Sheepheaven, Edson, and Dry creeks, all of which should be preserved. Finally, I discovered diagnostic and polymorphic SNP markers for monitoring introgression and genetic diversity in MRRT. The results provide a valuable resource for the conservation and management of MRRT.The second species is the endangered delta smelt (Hypomesus transpacificus). A refuge population of delta smelt has been maintained in a conservation hatchery system at the Fish Conservation and Culture Lab at UC Davis (FCCL). The FCCL uses a pedigree-based breeding system to keep the hatchery fish genetically close to the wild population. Despite intense genetic management at the FCCL, evidence of fitness differences between wild and cultured fish was reported. To investigate domestication selection, I used RAD-sequencing and Whole Genome Bisulfite Sequencing to collect genomic and epigenomic data on archived FCCL fin clip samples. For the genomic experiment, I grouped 240 individuals based on their level of hatchery ancestry (Domestication Index = DI) to low, medium, and high DI groups plus wild group. Selection signatures were examined using two FST comparisons: early (wild/low ID) vs. late (medium/high DI) groups, and wild vs. hatchery (low/medium/high DI) groups. I identified one candidate region on chromosome 22 as being putatively under domestication selection and discovered four genes located in this region through its annotation. Other candidate regions identified in this study need to be investigated further. My results also suggest domestication selection happens quickly (i.e., in early generations). For the epigenomic experiment, I investigated the methylation change between the wild and hatchery environments, and the inheritance patterns of the methylation changes after three generations in captivity. To do this, I collected 104 males and females from wild and hatchery delta smelt. I chose families with individuals grouped based on their generation number: G0, G1, G2, and G3. The most informative differentially methylated regions (DMRs) between the two environments were discovered by comparing methylation differences of individuals between G0 (n=12) and G3 (n=10) groups. A total of 201 significant DMRs (p-value &lt; 0.05) were discovered across 26 chromosomes. The ratio of hypermethylated DMRs was 2.4 times more than hypomethylated DMRs in the hatchery group versus the wild group (71% to 29%). Genes associated with the DMRs in our study were predominantly involved in swimming and transmembrane activity. Methylation status of those DMRs in all the individuals at the group level, revealed possible evidence of methylation inheritance across generations but further examination at the level of individual family did not illustrate a clear inheritance pattern. Collectively, our findings may ultimately help the FCCL to adjust their protocol to minimize the rate of hatchery adaptation, and thus improve the likelihood of success for future supplementation.","event-place":"Davis, CA","genre":"PhD","publisher":"University of California Davis","publisher-place":"Davis, CA","title":"Conservation genomics of two California endangered native species: Delta smelt and Upper McCloud River Redband trout.","author":[{"family":"Habibi","given":"Ensi"}],"issued":{"date-parts":[["2022"]]}}}],"schema":"https://github.com/citation-style-language/schema/raw/master/csl-citation.json"} </w:instrText>
      </w:r>
      <w:r w:rsidR="002B5B6D">
        <w:rPr>
          <w:rFonts w:asciiTheme="majorHAnsi" w:hAnsiTheme="majorHAnsi" w:cstheme="majorHAnsi"/>
          <w:sz w:val="24"/>
          <w:szCs w:val="24"/>
        </w:rPr>
        <w:fldChar w:fldCharType="separate"/>
      </w:r>
      <w:r w:rsidR="007A1A46">
        <w:rPr>
          <w:rFonts w:asciiTheme="majorHAnsi" w:hAnsiTheme="majorHAnsi" w:cstheme="majorHAnsi"/>
          <w:noProof/>
          <w:sz w:val="24"/>
          <w:szCs w:val="24"/>
        </w:rPr>
        <w:t>(Habibi, 2022</w:t>
      </w:r>
      <w:r w:rsidR="002B5B6D">
        <w:rPr>
          <w:rFonts w:asciiTheme="majorHAnsi" w:hAnsiTheme="majorHAnsi" w:cstheme="majorHAnsi"/>
          <w:sz w:val="24"/>
          <w:szCs w:val="24"/>
        </w:rPr>
        <w:fldChar w:fldCharType="end"/>
      </w:r>
      <w:r w:rsidR="00D37010">
        <w:rPr>
          <w:rFonts w:asciiTheme="majorHAnsi" w:hAnsiTheme="majorHAnsi" w:cstheme="majorHAnsi"/>
          <w:sz w:val="24"/>
          <w:szCs w:val="24"/>
        </w:rPr>
        <w:t xml:space="preserve">; </w:t>
      </w:r>
      <w:commentRangeStart w:id="60"/>
      <w:commentRangeStart w:id="61"/>
      <w:commentRangeStart w:id="62"/>
      <w:r w:rsidR="00D37010">
        <w:rPr>
          <w:rFonts w:asciiTheme="majorHAnsi" w:hAnsiTheme="majorHAnsi" w:cstheme="majorHAnsi"/>
          <w:sz w:val="24"/>
          <w:szCs w:val="24"/>
        </w:rPr>
        <w:t>Habibi et al., in prep</w:t>
      </w:r>
      <w:commentRangeEnd w:id="60"/>
      <w:r w:rsidR="00D37010">
        <w:rPr>
          <w:rStyle w:val="CommentReference"/>
        </w:rPr>
        <w:commentReference w:id="60"/>
      </w:r>
      <w:commentRangeEnd w:id="61"/>
      <w:r w:rsidR="002B5B6D">
        <w:rPr>
          <w:rStyle w:val="CommentReference"/>
        </w:rPr>
        <w:commentReference w:id="61"/>
      </w:r>
      <w:commentRangeEnd w:id="62"/>
      <w:r w:rsidR="007C4EF3">
        <w:rPr>
          <w:rStyle w:val="CommentReference"/>
        </w:rPr>
        <w:commentReference w:id="62"/>
      </w:r>
      <w:r w:rsidR="00D37010">
        <w:rPr>
          <w:rFonts w:asciiTheme="majorHAnsi" w:hAnsiTheme="majorHAnsi" w:cstheme="majorHAnsi"/>
          <w:sz w:val="24"/>
          <w:szCs w:val="24"/>
        </w:rPr>
        <w:t xml:space="preserve">). </w:t>
      </w:r>
      <w:r w:rsidR="00A7543D">
        <w:rPr>
          <w:rFonts w:asciiTheme="majorHAnsi" w:hAnsiTheme="majorHAnsi" w:cstheme="majorHAnsi"/>
          <w:sz w:val="24"/>
          <w:szCs w:val="24"/>
        </w:rPr>
        <w:t xml:space="preserve">Since </w:t>
      </w:r>
      <w:r w:rsidR="004C3847">
        <w:rPr>
          <w:rFonts w:asciiTheme="majorHAnsi" w:hAnsiTheme="majorHAnsi" w:cstheme="majorHAnsi"/>
          <w:sz w:val="24"/>
          <w:szCs w:val="24"/>
        </w:rPr>
        <w:t xml:space="preserve">the </w:t>
      </w:r>
      <w:r w:rsidR="00A7543D">
        <w:rPr>
          <w:rFonts w:asciiTheme="majorHAnsi" w:hAnsiTheme="majorHAnsi" w:cstheme="majorHAnsi"/>
          <w:sz w:val="24"/>
          <w:szCs w:val="24"/>
        </w:rPr>
        <w:t>captive population of delta smelt are being used as a source for supplemen</w:t>
      </w:r>
      <w:r w:rsidR="00D37010">
        <w:rPr>
          <w:rFonts w:asciiTheme="majorHAnsi" w:hAnsiTheme="majorHAnsi" w:cstheme="majorHAnsi"/>
          <w:sz w:val="24"/>
          <w:szCs w:val="24"/>
        </w:rPr>
        <w:t>ting</w:t>
      </w:r>
      <w:r w:rsidR="00A7543D">
        <w:rPr>
          <w:rFonts w:asciiTheme="majorHAnsi" w:hAnsiTheme="majorHAnsi" w:cstheme="majorHAnsi"/>
          <w:sz w:val="24"/>
          <w:szCs w:val="24"/>
        </w:rPr>
        <w:t xml:space="preserve">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w:t>
      </w:r>
      <w:proofErr w:type="gramStart"/>
      <w:r w:rsidR="00A7543D">
        <w:rPr>
          <w:rFonts w:asciiTheme="majorHAnsi" w:hAnsiTheme="majorHAnsi" w:cstheme="majorHAnsi"/>
          <w:sz w:val="24"/>
          <w:szCs w:val="24"/>
        </w:rPr>
        <w:t>the majority of</w:t>
      </w:r>
      <w:proofErr w:type="gramEnd"/>
      <w:r w:rsidR="00A7543D">
        <w:rPr>
          <w:rFonts w:asciiTheme="majorHAnsi" w:hAnsiTheme="majorHAnsi" w:cstheme="majorHAnsi"/>
          <w:sz w:val="24"/>
          <w:szCs w:val="24"/>
        </w:rPr>
        <w:t xml:space="preserve"> all living individuals of the species, this genome provides a powerful resource to develop hatchery management strategies to best support </w:t>
      </w:r>
      <w:r w:rsidR="00D37010">
        <w:rPr>
          <w:rFonts w:asciiTheme="majorHAnsi" w:hAnsiTheme="majorHAnsi" w:cstheme="majorHAnsi"/>
          <w:sz w:val="24"/>
          <w:szCs w:val="24"/>
        </w:rPr>
        <w:t xml:space="preserve">conservation of </w:t>
      </w:r>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p>
    <w:p w14:paraId="645139E1" w14:textId="69F5D758" w:rsidR="008914E8" w:rsidRDefault="008914E8" w:rsidP="0011235A">
      <w:pPr>
        <w:spacing w:after="0" w:line="240" w:lineRule="auto"/>
        <w:jc w:val="left"/>
      </w:pPr>
      <w:r>
        <w:br w:type="page"/>
      </w:r>
    </w:p>
    <w:p w14:paraId="2AA7D175" w14:textId="77777777" w:rsidR="00756DE9" w:rsidRPr="00756DE9" w:rsidRDefault="00756DE9" w:rsidP="00756DE9">
      <w:pPr>
        <w:spacing w:before="300" w:after="40" w:line="240" w:lineRule="auto"/>
        <w:outlineLvl w:val="0"/>
        <w:rPr>
          <w:rFonts w:ascii="Calibri Light" w:hAnsi="Calibri Light"/>
          <w:smallCaps/>
          <w:spacing w:val="5"/>
          <w:sz w:val="32"/>
          <w:szCs w:val="32"/>
        </w:rPr>
      </w:pPr>
      <w:bookmarkStart w:id="63" w:name="_Toc113440558"/>
      <w:r w:rsidRPr="00756DE9">
        <w:rPr>
          <w:rFonts w:ascii="Calibri Light" w:hAnsi="Calibri Light"/>
          <w:smallCaps/>
          <w:spacing w:val="5"/>
          <w:sz w:val="32"/>
          <w:szCs w:val="32"/>
        </w:rPr>
        <w:lastRenderedPageBreak/>
        <w:t xml:space="preserve">Chapter </w:t>
      </w:r>
      <w:r w:rsidRPr="00756DE9">
        <w:rPr>
          <w:rFonts w:ascii="Calibri Light" w:hAnsi="Calibri Light"/>
          <w:smallCaps/>
          <w:spacing w:val="5"/>
          <w:sz w:val="32"/>
          <w:szCs w:val="32"/>
        </w:rPr>
        <w:t>2</w:t>
      </w:r>
      <w:r w:rsidRPr="00756DE9">
        <w:rPr>
          <w:rFonts w:ascii="Calibri Light" w:hAnsi="Calibri Light"/>
          <w:smallCaps/>
          <w:spacing w:val="5"/>
          <w:sz w:val="32"/>
          <w:szCs w:val="32"/>
        </w:rPr>
        <w:t xml:space="preserve"> – Investigation in identifying sex-specific markers in delta smelt</w:t>
      </w:r>
    </w:p>
    <w:p w14:paraId="031B4E4C" w14:textId="77777777" w:rsidR="00756DE9" w:rsidRPr="00756DE9" w:rsidRDefault="00756DE9" w:rsidP="00756DE9">
      <w:pPr>
        <w:spacing w:after="0" w:line="240" w:lineRule="auto"/>
        <w:jc w:val="left"/>
        <w:rPr>
          <w:rFonts w:ascii="Times New Roman" w:eastAsia="Times New Roman" w:hAnsi="Times New Roman" w:cs="Times New Roman"/>
          <w:sz w:val="24"/>
          <w:szCs w:val="24"/>
        </w:rPr>
      </w:pPr>
    </w:p>
    <w:p w14:paraId="49977673" w14:textId="77777777" w:rsidR="00756DE9" w:rsidRPr="00756DE9" w:rsidRDefault="00756DE9" w:rsidP="00756DE9">
      <w:pPr>
        <w:tabs>
          <w:tab w:val="center" w:pos="4680"/>
          <w:tab w:val="right" w:pos="9360"/>
        </w:tabs>
        <w:spacing w:after="0" w:line="240" w:lineRule="auto"/>
        <w:outlineLvl w:val="1"/>
        <w:rPr>
          <w:rFonts w:asciiTheme="majorHAnsi" w:hAnsiTheme="majorHAnsi" w:cstheme="majorHAnsi"/>
          <w:b/>
          <w:sz w:val="24"/>
        </w:rPr>
      </w:pPr>
      <w:r w:rsidRPr="00756DE9">
        <w:rPr>
          <w:rFonts w:asciiTheme="majorHAnsi" w:hAnsiTheme="majorHAnsi" w:cstheme="majorHAnsi"/>
          <w:b/>
          <w:sz w:val="24"/>
        </w:rPr>
        <w:t>Introduction</w:t>
      </w:r>
    </w:p>
    <w:p w14:paraId="52A80680" w14:textId="0C594EBA" w:rsidR="00756DE9" w:rsidRPr="00756DE9" w:rsidRDefault="00756DE9" w:rsidP="00756DE9">
      <w:pPr>
        <w:spacing w:after="0" w:line="240" w:lineRule="auto"/>
        <w:jc w:val="left"/>
        <w:rPr>
          <w:rFonts w:asciiTheme="majorHAnsi" w:eastAsia="Times New Roman" w:hAnsiTheme="majorHAnsi" w:cstheme="majorHAnsi"/>
          <w:bCs/>
          <w:iCs/>
          <w:color w:val="00000A"/>
          <w:sz w:val="24"/>
          <w:szCs w:val="24"/>
        </w:rPr>
      </w:pPr>
      <w:r w:rsidRPr="00756DE9">
        <w:rPr>
          <w:rFonts w:asciiTheme="majorHAnsi" w:eastAsia="Times New Roman" w:hAnsiTheme="majorHAnsi" w:cstheme="majorHAnsi"/>
          <w:bCs/>
          <w:iCs/>
          <w:color w:val="00000A"/>
          <w:sz w:val="24"/>
          <w:szCs w:val="24"/>
        </w:rPr>
        <w:t xml:space="preserve">Fish represent the oldest and most diverse group of vertebrates on earth with over 30,000 described species </w:t>
      </w:r>
      <w:r w:rsidRPr="00756DE9">
        <w:rPr>
          <w:rFonts w:asciiTheme="majorHAnsi" w:eastAsia="Times New Roman" w:hAnsiTheme="majorHAnsi" w:cstheme="majorHAnsi"/>
          <w:color w:val="00000A"/>
          <w:sz w:val="24"/>
          <w:szCs w:val="24"/>
        </w:rPr>
        <w:fldChar w:fldCharType="begin"/>
      </w:r>
      <w:r w:rsidR="006D3495">
        <w:rPr>
          <w:rFonts w:asciiTheme="majorHAnsi" w:eastAsia="Times New Roman" w:hAnsiTheme="majorHAnsi" w:cstheme="majorHAnsi"/>
          <w:bCs/>
          <w:iCs/>
          <w:color w:val="00000A"/>
          <w:sz w:val="24"/>
          <w:szCs w:val="24"/>
        </w:rPr>
        <w:instrText xml:space="preserve"> ADDIN ZOTERO_ITEM CSL_CITATION {"citationID":"aQMj26sz","properties":{"formattedCitation":"(Carroll, 1997; Long, 2011; Nelson et al., 2016)","plainCitation":"(Carroll, 1997; Long, 2011; Nelson et al., 2016)","noteIndex":0},"citationItems":[{"id":603,"uris":["http://zotero.org/users/local/3tku6QP0/items/2HFK96Z2"],"itemData":{"id":603,"type":"book","edition":"7","event-place":"New York, NY, USA","ISBN":"978-0-7167-1822-2","publisher":"W.H. Freeman and Company","publisher-place":"New York, NY, USA","title":"Vertebrate Paleontology and Evolution","author":[{"family":"Carroll","given":"Robert L."}],"issued":{"date-parts":[["1997"]]}}},{"id":602,"uris":["http://zotero.org/users/local/3tku6QP0/items/7HLKCG3C"],"itemData":{"id":602,"type":"book","abstract":"This work traces the evolutionary history of fishes over the course of 500 million years, from armoured fishes and monster sharks to fishes with arms that breathe air. It describes the discovery of fossil remains and explains the techniques used in their interpretation.","edition":"2","ISBN":"978-0-8018-4992-3","publisher":"Johns Hopkins University Press","title":"The Rise of Fishes: 500 Million Years of Evolution","author":[{"family":"Long","given":"John A."}],"issued":{"date-parts":[["2011"]]}}},{"id":"RtxQgvHh/AgYNa4MV","uris":["http://www.mendeley.com/documents/?uuid=15be4d65-07bf-4803-90e6-835556babe79"],"itemData":{"ISBN":"9781118342336","author":[{"dropping-particle":"","family":"Nelson","given":"Joseph S.","non-dropping-particle":"","parse-names":false,"suffix":""},{"dropping-particle":"","family":"Grande","given":"Terry C.","non-dropping-particle":"","parse-names":false,"suffix":""},{"dropping-particle":"","family":"Wilson","given":"Mark V. H.","non-dropping-particle":"","parse-names":false,"suffix":""}],"edition":"5th","id":"ITEM-1","issued":{"date-parts":[["2016"]]},"publisher":"John Wiley &amp; Sons","publisher-place":"Hoboken, New Jersey","title":"Fishes of the World","type":"book"}}],"schema":"https://github.com/citation-style-language/schema/raw/master/csl-citation.json"} </w:instrText>
      </w:r>
      <w:r w:rsidRPr="00756DE9">
        <w:rPr>
          <w:rFonts w:asciiTheme="majorHAnsi" w:eastAsia="Times New Roman" w:hAnsiTheme="majorHAnsi" w:cstheme="majorHAnsi"/>
          <w:bCs/>
          <w:iCs/>
          <w:color w:val="00000A"/>
          <w:sz w:val="24"/>
          <w:szCs w:val="24"/>
        </w:rPr>
        <w:fldChar w:fldCharType="separate"/>
      </w:r>
      <w:r w:rsidRPr="00756DE9">
        <w:rPr>
          <w:rFonts w:asciiTheme="majorHAnsi" w:eastAsia="Times New Roman" w:hAnsiTheme="majorHAnsi" w:cstheme="majorHAnsi"/>
          <w:color w:val="00000A"/>
          <w:sz w:val="24"/>
          <w:szCs w:val="24"/>
        </w:rPr>
        <w:t>(Carroll, 1997; Long, 2011; Nelson et al., 2016)</w:t>
      </w:r>
      <w:r w:rsidRPr="00756DE9">
        <w:rPr>
          <w:rFonts w:asciiTheme="majorHAnsi" w:eastAsia="Times New Roman" w:hAnsiTheme="majorHAnsi" w:cstheme="majorHAnsi"/>
          <w:color w:val="00000A"/>
          <w:sz w:val="24"/>
          <w:szCs w:val="24"/>
        </w:rPr>
        <w:fldChar w:fldCharType="end"/>
      </w:r>
      <w:r w:rsidRPr="00756DE9">
        <w:rPr>
          <w:rFonts w:asciiTheme="majorHAnsi" w:eastAsia="Times New Roman" w:hAnsiTheme="majorHAnsi" w:cstheme="majorHAnsi"/>
          <w:bCs/>
          <w:iCs/>
          <w:color w:val="00000A"/>
          <w:sz w:val="24"/>
          <w:szCs w:val="24"/>
        </w:rPr>
        <w:t xml:space="preserve">. With this diversity and exposure to variable environments comes a vast array of morphological, physiological, behavioral, developmental and sexual mechanisms </w:t>
      </w:r>
      <w:r w:rsidRPr="00756DE9">
        <w:rPr>
          <w:rFonts w:asciiTheme="majorHAnsi" w:eastAsia="Times New Roman" w:hAnsiTheme="majorHAnsi" w:cstheme="majorHAnsi"/>
          <w:color w:val="00000A"/>
          <w:sz w:val="24"/>
          <w:szCs w:val="24"/>
        </w:rPr>
        <w:fldChar w:fldCharType="begin"/>
      </w:r>
      <w:r w:rsidR="006D3495">
        <w:rPr>
          <w:rFonts w:asciiTheme="majorHAnsi" w:eastAsia="Times New Roman" w:hAnsiTheme="majorHAnsi" w:cstheme="majorHAnsi"/>
          <w:bCs/>
          <w:iCs/>
          <w:color w:val="00000A"/>
          <w:sz w:val="24"/>
          <w:szCs w:val="24"/>
        </w:rPr>
        <w:instrText xml:space="preserve"> ADDIN ZOTERO_ITEM CSL_CITATION {"citationID":"u3JVdqnL","properties":{"formattedCitation":"(Baroiller et al., 1999; Kikuchi &amp; Hamaguchi, 2013; Nagahama, 2005; Nakamura et al., 1998)","plainCitation":"(Baroiller et al., 1999; Kikuchi &amp; Hamaguchi, 2013; Nagahama, 2005; Nakamura et al., 1998)","noteIndex":0},"citationItems":[{"id":"RtxQgvHh/bE81fUND","uris":["http://www.mendeley.com/documents/?uuid=195dc493-418d-4e6d-89aa-e5ebfed03d1f"],"itemData":{"DOI":"10.1007/s10695-006-7590-2","ISBN":"1069500675902","ISSN":"09201742","abstract":"We have used various genetic and molecular approaches to investigate the mechanisms of sex determination and gonadal sex differentiation in fish. DMY was identified as the sex-determining gene of medaka. In tilapia, endogenous estrogens act as natural inducers of ovarian differentiation, while DMRT1 may be important for testicular differentiation. The roles of these regulators in sex determination and gonadal sex differentiation were ascertained using a gene or hormonal blockade strategy.","author":[{"dropping-particle":"","family":"Nagahama","given":"Y.","non-dropping-particle":"","parse-names":false,"suffix":""}],"container-title":"Fish Physiology and Biochemistry","id":"ITEM-1","issued":{"date-parts":[["2005"]]},"page":"105-109","title":"Molecular mechanisms of sex determination and gonadal sex differentiation in fish","type":"article-journal","volume":"31"}},{"id":"RtxQgvHh/DaIMXUS1","uris":["http://www.mendeley.com/documents/?uuid=aa8e43cc-6d00-4ef8-a00c-76b26ae61859"],"itemData":{"DOI":"10.1007/978-3-0348-7781-7_9","abstract":"This paper reviews current knowledge concerning the endocrine and environmental regulation of gonadal sex differentiation in gonochoristic fish. In gonochoristic fish, although potentially active around this period, the hypothalamo-pituitary axis is probably not involved in triggering sex differentiation. Although steroids and steroidogenic enzymes are probably not the initial triggers of sex differentiation, new data, including molecular approaches, have confirmed that they are key physiological steps in the regulation of this process. Environmental factors can strongly influence sex differentiation in gonochoristic fish. The most important environmental determinant of sex would appear to be temperature. Interactions between environmental factors and genotype have been suggested for gonochoristic fish.","author":[{"dropping-particle":"","family":"Baroiller","given":"Jean-François","non-dropping-particle":"","parse-names":false,"suffix":""},{"dropping-particle":"","family":"Guiguen","given":"Yann","non-dropping-particle":"","parse-names":false,"suffix":""},{"dropping-particle":"","family":"Fostier","given":"A","non-dropping-particle":"","parse-names":false,"suffix":""}],"container-title":"Cellular and Molecular Life Sciences","id":"ITEM-2","issued":{"date-parts":[["1999"]]},"page":"910-931","title":"Endocrine and environmental aspects of sex differentiation in fish","type":"article-journal","volume":"55"}},{"id":"RtxQgvHh/hRlHtECr","uris":["http://www.mendeley.com/documents/?uuid=31f7b719-a731-4e93-8b61-431457911517"],"itemData":{"DOI":"10.1002/dvdy.23927","ISSN":"10588388","abstract":"Although the molecular mechanisms underlying many developmental events are conserved across vertebrate taxa, the lability at the top of the sex-determining (SD) cascade has been evident from the fact that four master SD genes have been identified: mammalian Sry; chicken DMRT1; medaka Dmy; and Xenopus laevis DM-W. This diversity is thought to be associated with the turnover of sex chromosomes, which is likely to be more frequent in fishes and other poikilotherms than in therian mammals and birds. Recently, four novel candidates for vertebrate SD genes were reported, all of them in fishes. These include amhy in the Patagonian pejerrey, Gsdf in Oryzias luzonensis, Amhr2 in fugu and sdY in rainbow trout. These studies provide a good opportunity to infer patterns from the seemingly chaotic picture of sex determination systems. Here, we review recent advances in our understanding of the master SD genes in fishes.","author":[{"dropping-particle":"","family":"Kikuchi","given":"Kiyoshi","non-dropping-particle":"","parse-names":false,"suffix":""},{"dropping-particle":"","family":"Hamaguchi","given":"Satoshi","non-dropping-particle":"","parse-names":false,"suffix":""}],"container-title":"Developmental Dynamics","id":"ITEM-4","issue":"4","issued":{"date-parts":[["2013"]]},"page":"339-353","title":"Novel sex-determining genes in fish and sex chromosome evolution","type":"article-journal","volume":"242"}},{"id":437,"uris":["http://zotero.org/users/local/3tku6QP0/items/ZYLD8CMZ"],"itemData":{"id":437,"type":"article-journal","container-title":"Journal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fish","volume":"281","author":[{"family":"Nakamura","given":"Masaru"},{"family":"Kobayashi","given":"Tohru"},{"family":"Chang","given":"Xiao-tian"}],"issued":{"date-parts":[["1998"]]}}}],"schema":"https://github.com/citation-style-language/schema/raw/master/csl-citation.json"} </w:instrText>
      </w:r>
      <w:r w:rsidRPr="00756DE9">
        <w:rPr>
          <w:rFonts w:asciiTheme="majorHAnsi" w:eastAsia="Times New Roman" w:hAnsiTheme="majorHAnsi" w:cstheme="majorHAnsi"/>
          <w:bCs/>
          <w:iCs/>
          <w:color w:val="00000A"/>
          <w:sz w:val="24"/>
          <w:szCs w:val="24"/>
        </w:rPr>
        <w:fldChar w:fldCharType="separate"/>
      </w:r>
      <w:r w:rsidRPr="00756DE9">
        <w:rPr>
          <w:rFonts w:asciiTheme="majorHAnsi" w:eastAsia="Times New Roman" w:hAnsiTheme="majorHAnsi" w:cstheme="majorHAnsi"/>
          <w:color w:val="00000A"/>
          <w:sz w:val="24"/>
          <w:szCs w:val="24"/>
        </w:rPr>
        <w:t>(</w:t>
      </w:r>
      <w:proofErr w:type="spellStart"/>
      <w:r w:rsidRPr="00756DE9">
        <w:rPr>
          <w:rFonts w:asciiTheme="majorHAnsi" w:eastAsia="Times New Roman" w:hAnsiTheme="majorHAnsi" w:cstheme="majorHAnsi"/>
          <w:color w:val="00000A"/>
          <w:sz w:val="24"/>
          <w:szCs w:val="24"/>
        </w:rPr>
        <w:t>Baroiller</w:t>
      </w:r>
      <w:proofErr w:type="spellEnd"/>
      <w:r w:rsidRPr="00756DE9">
        <w:rPr>
          <w:rFonts w:asciiTheme="majorHAnsi" w:eastAsia="Times New Roman" w:hAnsiTheme="majorHAnsi" w:cstheme="majorHAnsi"/>
          <w:color w:val="00000A"/>
          <w:sz w:val="24"/>
          <w:szCs w:val="24"/>
        </w:rPr>
        <w:t xml:space="preserve"> et al., 1999; Kikuchi &amp; Hamaguchi, 2013; </w:t>
      </w:r>
      <w:proofErr w:type="spellStart"/>
      <w:r w:rsidRPr="00756DE9">
        <w:rPr>
          <w:rFonts w:asciiTheme="majorHAnsi" w:eastAsia="Times New Roman" w:hAnsiTheme="majorHAnsi" w:cstheme="majorHAnsi"/>
          <w:color w:val="00000A"/>
          <w:sz w:val="24"/>
          <w:szCs w:val="24"/>
        </w:rPr>
        <w:t>Nagahama</w:t>
      </w:r>
      <w:proofErr w:type="spellEnd"/>
      <w:r w:rsidRPr="00756DE9">
        <w:rPr>
          <w:rFonts w:asciiTheme="majorHAnsi" w:eastAsia="Times New Roman" w:hAnsiTheme="majorHAnsi" w:cstheme="majorHAnsi"/>
          <w:color w:val="00000A"/>
          <w:sz w:val="24"/>
          <w:szCs w:val="24"/>
        </w:rPr>
        <w:t>, 2005; Nakamura et al., 1998)</w:t>
      </w:r>
      <w:r w:rsidRPr="00756DE9">
        <w:rPr>
          <w:rFonts w:asciiTheme="majorHAnsi" w:eastAsia="Times New Roman" w:hAnsiTheme="majorHAnsi" w:cstheme="majorHAnsi"/>
          <w:color w:val="00000A"/>
          <w:sz w:val="24"/>
          <w:szCs w:val="24"/>
        </w:rPr>
        <w:fldChar w:fldCharType="end"/>
      </w:r>
      <w:r w:rsidRPr="00756DE9">
        <w:rPr>
          <w:rFonts w:asciiTheme="majorHAnsi" w:eastAsia="Times New Roman" w:hAnsiTheme="majorHAnsi" w:cstheme="majorHAnsi"/>
          <w:bCs/>
          <w:iCs/>
          <w:color w:val="00000A"/>
          <w:sz w:val="24"/>
          <w:szCs w:val="24"/>
        </w:rPr>
        <w:t xml:space="preserve">. In teleost fishes, sex determination is </w:t>
      </w:r>
      <w:r w:rsidRPr="00756DE9">
        <w:rPr>
          <w:rFonts w:asciiTheme="majorHAnsi" w:eastAsia="Times New Roman" w:hAnsiTheme="majorHAnsi" w:cstheme="majorHAnsi"/>
          <w:bCs/>
          <w:iCs/>
          <w:sz w:val="24"/>
          <w:szCs w:val="24"/>
        </w:rPr>
        <w:t xml:space="preserve">a highly variable and often plastic trait </w:t>
      </w:r>
      <w:r w:rsidRPr="00756DE9">
        <w:rPr>
          <w:rFonts w:asciiTheme="majorHAnsi" w:eastAsia="Times New Roman" w:hAnsiTheme="majorHAnsi" w:cstheme="majorHAnsi"/>
          <w:sz w:val="24"/>
          <w:szCs w:val="24"/>
        </w:rPr>
        <w:t xml:space="preserve">driven by genetic and/or environmental mechanisms. Individuals may be gonochoristic or hermaphroditic or can switch sexes within a life cycle </w:t>
      </w:r>
      <w:r w:rsidRPr="00756DE9">
        <w:rPr>
          <w:rFonts w:asciiTheme="majorHAnsi" w:eastAsia="Times New Roman" w:hAnsiTheme="majorHAnsi" w:cstheme="majorHAnsi"/>
          <w:sz w:val="24"/>
          <w:szCs w:val="24"/>
        </w:rPr>
        <w:fldChar w:fldCharType="begin"/>
      </w:r>
      <w:r w:rsidR="006D3495">
        <w:rPr>
          <w:rFonts w:asciiTheme="majorHAnsi" w:eastAsia="Times New Roman" w:hAnsiTheme="majorHAnsi" w:cstheme="majorHAnsi"/>
          <w:bCs/>
          <w:iCs/>
          <w:sz w:val="24"/>
          <w:szCs w:val="24"/>
        </w:rPr>
        <w:instrText xml:space="preserve"> ADDIN ZOTERO_ITEM CSL_CITATION {"citationID":"6jSMilzg","properties":{"formattedCitation":"(Bachtrog et al., 2014; Baroiller &amp; D\\uc0\\u8217{}Cotta, 2016; Kobayashi et al., 2013; Nakamura et al., 1998; Volff, 2005)","plainCitation":"(Bachtrog et al., 2014; Baroiller &amp; D’Cotta, 2016; Kobayashi et al., 2013; Nakamura et al., 1998; Volff, 2005)","noteIndex":0},"citationItems":[{"id":370,"uris":["http://zotero.org/users/local/3tku6QP0/items/FCIHQPP4"],"itemData":{"id":370,"type":"article-journal","container-title":"PLoS Biology","DOI":"10.1371/journal.pbio.1001899","ISSN":"1545-7885 (Electronic)\\r1544-9173 (Linking)","issue":"7","page":"e1001899-e1001899","title":"Sex Determination: Why So Many Ways of Doing It?","volume":"12","author":[{"family":"Bachtrog","given":"Doris"},{"family":"Perrin","given":"Nicolas"},{"family":"Ming","given":"Ray"},{"family":"Valenzuela","given":"Nicole"},{"family":"Mayrose","given":"Itay"},{"family":"Peichel","given":"Catherine L."},{"family":"Hahn","given":"Matthew W."},{"family":"Ashman","given":"Tia-Lynn"},{"family":"Vamosi","given":"Jana C."},{"family":"Ross","given":"Laura"},{"family":"Kirkpatrick","given":"Mark"},{"family":"Kitano","given":"Jun"},{"family":"Otto","given":"Sarah P."},{"family":"Mank","given":"Judith E."}],"issued":{"date-parts":[["2014"]]}}},{"id":617,"uris":["http://zotero.org/users/local/3tku6QP0/items/LK9TRZGZ"],"itemData":{"id":617,"type":"article-journal","container-title":"Sexual Development","language":"en","page":"242-266","source":"Zotero","title":"The Reversible Sex of Gonochoristic Fish: Insights and Consequences","volume":"10","author":[{"family":"Baroiller","given":"Jean-François"},{"family":"D’Cotta","given":"Helena"}],"issued":{"date-parts":[["2016"]]}}},{"id":615,"uris":["http://zotero.org/users/local/3tku6QP0/items/P9PTRC7I"],"itemData":{"id":615,"type":"article-journal","abstract":"Among vertebrates, fishes show an exceptional range of reproductive strategies regarding the expression of their sexuality. Fish sexualities were categorized into gonochorism, synchronous/sequential hermaphrodite, or unisexual reproduction. In gonochoristic fishes, sex is determined genetically or by environmental factors. After sex determination, the gonads are differentiated into ovary or testis, with the sex remaining fixed for the entire life cycle. In contrast, some sequential hermaphrodite fishes can change their sex from male to female (protandrous), female to male (protogynous), or serially (bi-directional sex change) in their life cycle. In many cases, sex change is cued by social factors such as the disappearance of a male or female from a group. This unique diversity in fishes provides an ideal animal model to investigate sex determination and differentiation in vertebrates. This review first discusses genetic-orientated sex determination mechanisms. Then, we address the gonadal sex differentiation process in a gonochoristic fish, using an example of the Nile tilapia. Finally, we discuss various types of sex change that occur in hermaphrodite fishes.","container-title":"Sexual Development","DOI":"10.1159/000342009","ISSN":"1661-5425, 1661-5433","issue":"1-3","journalAbbreviation":"Sex Dev","language":"en","page":"115-125","source":"DOI.org (Crossref)","title":"Diversity and Plasticity of Sex Determination and Differentiation in Fishes","volume":"7","author":[{"family":"Kobayashi","given":"Y."},{"family":"Nagahama","given":"Y."},{"family":"Nakamura","given":"M."}],"issued":{"date-parts":[["2013"]]}}},{"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id":"RtxQgvHh/o6zP9aBP","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N.","non-dropping-particle":"","parse-names":false,"suffix":""}],"container-title":"Heredity","id":"ITEM-1","issue":"3","issued":{"date-parts":[["2005"]]},"page":"280-294","title":"Genome evolution and biodiversity in teleost fish","type":"article-journal","volume":"94"}}],"schema":"https://github.com/citation-style-language/schema/raw/master/csl-citation.json"}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Calibri Light" w:eastAsia="Times New Roman" w:hAnsiTheme="majorHAnsi" w:cs="Calibri Light"/>
          <w:sz w:val="24"/>
          <w:szCs w:val="24"/>
        </w:rPr>
        <w:t>(</w:t>
      </w:r>
      <w:proofErr w:type="spellStart"/>
      <w:r w:rsidRPr="00756DE9">
        <w:rPr>
          <w:rFonts w:ascii="Calibri Light" w:eastAsia="Times New Roman" w:hAnsiTheme="majorHAnsi" w:cs="Calibri Light"/>
          <w:sz w:val="24"/>
          <w:szCs w:val="24"/>
        </w:rPr>
        <w:t>Bachtrog</w:t>
      </w:r>
      <w:proofErr w:type="spellEnd"/>
      <w:r w:rsidRPr="00756DE9">
        <w:rPr>
          <w:rFonts w:ascii="Calibri Light" w:eastAsia="Times New Roman" w:hAnsiTheme="majorHAnsi" w:cs="Calibri Light"/>
          <w:sz w:val="24"/>
          <w:szCs w:val="24"/>
        </w:rPr>
        <w:t xml:space="preserve"> et al., 2014; </w:t>
      </w:r>
      <w:proofErr w:type="spellStart"/>
      <w:r w:rsidRPr="00756DE9">
        <w:rPr>
          <w:rFonts w:ascii="Calibri Light" w:eastAsia="Times New Roman" w:hAnsiTheme="majorHAnsi" w:cs="Calibri Light"/>
          <w:sz w:val="24"/>
          <w:szCs w:val="24"/>
        </w:rPr>
        <w:t>Baroiller</w:t>
      </w:r>
      <w:proofErr w:type="spellEnd"/>
      <w:r w:rsidRPr="00756DE9">
        <w:rPr>
          <w:rFonts w:ascii="Calibri Light" w:eastAsia="Times New Roman" w:hAnsiTheme="majorHAnsi" w:cs="Calibri Light"/>
          <w:sz w:val="24"/>
          <w:szCs w:val="24"/>
        </w:rPr>
        <w:t xml:space="preserve"> &amp; </w:t>
      </w:r>
      <w:proofErr w:type="spellStart"/>
      <w:r w:rsidRPr="00756DE9">
        <w:rPr>
          <w:rFonts w:ascii="Calibri Light" w:eastAsia="Times New Roman" w:hAnsiTheme="majorHAnsi" w:cs="Calibri Light"/>
          <w:sz w:val="24"/>
          <w:szCs w:val="24"/>
        </w:rPr>
        <w:t>D’Cotta</w:t>
      </w:r>
      <w:proofErr w:type="spellEnd"/>
      <w:r w:rsidRPr="00756DE9">
        <w:rPr>
          <w:rFonts w:ascii="Calibri Light" w:eastAsia="Times New Roman" w:hAnsiTheme="majorHAnsi" w:cs="Calibri Light"/>
          <w:sz w:val="24"/>
          <w:szCs w:val="24"/>
        </w:rPr>
        <w:t xml:space="preserve">, 2016; Kobayashi et al., 2013; Nakamura et al., 1998; </w:t>
      </w:r>
      <w:proofErr w:type="spellStart"/>
      <w:r w:rsidRPr="00756DE9">
        <w:rPr>
          <w:rFonts w:ascii="Calibri Light" w:eastAsia="Times New Roman" w:hAnsiTheme="majorHAnsi" w:cs="Calibri Light"/>
          <w:sz w:val="24"/>
          <w:szCs w:val="24"/>
        </w:rPr>
        <w:t>Volff</w:t>
      </w:r>
      <w:proofErr w:type="spellEnd"/>
      <w:r w:rsidRPr="00756DE9">
        <w:rPr>
          <w:rFonts w:ascii="Calibri Light" w:eastAsia="Times New Roman" w:hAnsiTheme="majorHAnsi" w:cs="Calibri Light"/>
          <w:sz w:val="24"/>
          <w:szCs w:val="24"/>
        </w:rPr>
        <w:t>, 2005)</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bCs/>
          <w:iCs/>
          <w:sz w:val="24"/>
          <w:szCs w:val="24"/>
        </w:rPr>
        <w:t xml:space="preserve">. Known influences for environmental sex determination (ESD) include population or social dynamics, temperature, sex ratio, pH, background color, and salinity, and </w:t>
      </w:r>
      <w:commentRangeStart w:id="64"/>
      <w:commentRangeStart w:id="65"/>
      <w:commentRangeStart w:id="66"/>
      <w:r w:rsidRPr="00756DE9">
        <w:rPr>
          <w:rFonts w:asciiTheme="majorHAnsi" w:eastAsia="Times New Roman" w:hAnsiTheme="majorHAnsi" w:cstheme="majorHAnsi"/>
          <w:bCs/>
          <w:iCs/>
          <w:sz w:val="24"/>
          <w:szCs w:val="24"/>
        </w:rPr>
        <w:t>sex reversal may occur throughout the lifespan of a fish</w:t>
      </w:r>
      <w:commentRangeEnd w:id="64"/>
      <w:r w:rsidRPr="00756DE9">
        <w:rPr>
          <w:rFonts w:ascii="Times New Roman" w:eastAsia="Times New Roman" w:hAnsi="Times New Roman" w:cs="Times New Roman"/>
          <w:sz w:val="16"/>
          <w:szCs w:val="16"/>
        </w:rPr>
        <w:commentReference w:id="64"/>
      </w:r>
      <w:commentRangeEnd w:id="65"/>
      <w:r w:rsidRPr="00756DE9">
        <w:rPr>
          <w:rFonts w:ascii="Times New Roman" w:eastAsia="Times New Roman" w:hAnsi="Times New Roman" w:cs="Times New Roman"/>
          <w:sz w:val="16"/>
          <w:szCs w:val="16"/>
        </w:rPr>
        <w:commentReference w:id="65"/>
      </w:r>
      <w:commentRangeEnd w:id="66"/>
      <w:r w:rsidRPr="00756DE9">
        <w:rPr>
          <w:rFonts w:ascii="Times New Roman" w:eastAsia="Times New Roman" w:hAnsi="Times New Roman" w:cs="Times New Roman"/>
          <w:sz w:val="16"/>
          <w:szCs w:val="16"/>
        </w:rPr>
        <w:commentReference w:id="66"/>
      </w:r>
      <w:r w:rsidRPr="00756DE9">
        <w:rPr>
          <w:rFonts w:asciiTheme="majorHAnsi" w:eastAsia="Times New Roman" w:hAnsiTheme="majorHAnsi" w:cstheme="majorHAnsi"/>
          <w:bCs/>
          <w:iCs/>
          <w:sz w:val="24"/>
          <w:szCs w:val="24"/>
        </w:rPr>
        <w:t xml:space="preserve"> </w:t>
      </w:r>
      <w:r w:rsidRPr="00756DE9">
        <w:rPr>
          <w:rFonts w:asciiTheme="majorHAnsi" w:eastAsia="Times New Roman" w:hAnsiTheme="majorHAnsi" w:cstheme="majorHAnsi"/>
          <w:bCs/>
          <w:iCs/>
          <w:sz w:val="24"/>
          <w:szCs w:val="24"/>
        </w:rPr>
        <w:fldChar w:fldCharType="begin"/>
      </w:r>
      <w:r w:rsidR="006D3495">
        <w:rPr>
          <w:rFonts w:asciiTheme="majorHAnsi" w:eastAsia="Times New Roman" w:hAnsiTheme="majorHAnsi" w:cstheme="majorHAnsi"/>
          <w:bCs/>
          <w:iCs/>
          <w:sz w:val="24"/>
          <w:szCs w:val="24"/>
        </w:rPr>
        <w:instrText xml:space="preserve"> ADDIN ZOTERO_ITEM CSL_CITATION {"citationID":"VHglbLMV","properties":{"formattedCitation":"(Shen &amp; Wang, 2018; Tenugu &amp; Senthilkumaran, 2022; Uhlenhaut et al., 2009)","plainCitation":"(Shen &amp; Wang, 2018; Tenugu &amp; Senthilkumaran, 2022; Uhlenhaut et al., 2009)","noteIndex":0},"citationItems":[{"id":776,"uris":["http://zotero.org/users/local/3tku6QP0/items/J8QL73L6"],"itemData":{"id":776,"type":"chapter","container-title":"Sex Control in Aquaculture","edition":"1","ISBN":"978-1-119-12726-0","language":"en","note":"DOI: 10.1002/9781119127291.ch4","page":"85-115","publisher":"Wiley","source":"DOI.org (Crossref)","title":"Environmental Sex Determination and Sex Differentiation in Teleosts – How Sex Is Established","URL":"https://onlinelibrary.wiley.com/doi/10.1002/9781119127291.ch4","editor":[{"family":"Wang","given":"Han‐Ping"},{"family":"Piferrer","given":"Francesc"},{"family":"Chen","given":"Song‐Lin"},{"family":"Shen","given":"Zhi‐Gang"}],"author":[{"family":"Shen","given":"Zhi‐Gang"},{"family":"Wang","given":"Han‐Ping"}],"accessed":{"date-parts":[["2023",10,30]]},"issued":{"date-parts":[["2018",11,26]]}}},{"id":768,"uris":["http://zotero.org/users/local/3tku6QP0/items/LLEZLCRI"],"itemData":{"id":768,"type":"article-journal","abstract":"Sex reversal is one of the characteristic properties of sexual plasticity in bony fishes wherein both natural and induced sex change happens at various stages of life cycle in different species. Sex determination in gonochoristic species is genetically regulated, wherein the same sex is retained throughout their life span whereas hermaph­ rodites change their sex during development or adulthood. In sequential hermaphrodites, serial sex change occurs at different points of life cycle. Concurrently, synchronous hermaphrodites function as both the sexes during spawning. Other variables like temperature, pH and social factors can trigger sex reversal in teleost. Sex reversal through gene mutations and chemicals/hormones, including sex steroids, can be induced mostly at early developmental stages but natural sex reversal can occur at any time. Sex reversal mechanism shows morpho­ logical to molecular changes, which are ideal for identification of sex-specific gene markers. In fact, gonadal transdifferentiation occurs at the molecular level through differential expression of transcription factors and steroidogenic enzyme genes vis-a-vis hormones, thereby imparting phenotypic or structural changes. In addition, brain shows sexual dimorphism which is mostly consequential to gonadal sex development and occasionally either causative. The major breakthrough in this line is the identification of sex determining genes such as dmy/ dmrt1Yb, gsdfY, sox3 in the Japanese medaka and amhY in Patagonian pejerrey. Incidentally, the induction of mono-sex population by favouring one sex due to sex-specific differences in growth is an important economic boom for aquaculture. This review comprehensively highlights key molecular factors involved in natural and induced sex reversal conditions to illustrate teleostean sexual plasticity and its application perspectives.","container-title":"Aquaculture and Fisheries","DOI":"10.1016/j.aaf.2022.02.007","ISSN":"2468550X","issue":"5","journalAbbreviation":"Aquaculture and Fisheries","language":"en","page":"525-539","source":"DOI.org (Crossref)","title":"Sexual plasticity in bony fishes: Analyzing morphological to molecular changes of sex reversal","title-short":"Sexual plasticity in bony fishes","volume":"7","author":[{"family":"Tenugu","given":"Swathi"},{"family":"Senthilkumaran","given":"Balasubramanian"}],"issued":{"date-parts":[["2022",9]]}}},{"id":770,"uris":["http://zotero.org/users/local/3tku6QP0/items/R54SFBAP"],"itemData":{"id":770,"type":"article-journal","abstract":"In mammals, the transcription factor SRY, encoded by the Y chromosome, is normally responsible for triggering the indifferent gonads to develop as testes rather than ovaries. However, testis differentiation can occur in its absence. Here we demonstrate in the mouse that a single factor, the forkhead transcriptional regulator FOXL2, is required to prevent transdifferentiation of an adult ovary to a testis. Inducible deletion of Foxl2 in adult ovarian follicles leads to immediate upregulation of testis-speciﬁc genes including the critical SRY target gene Sox9. Concordantly, reprogramming of granulosa and theca cell lineages into Sertoli-like and Leydig-like cell lineages occurs with testosterone levels comparable to those of normal XY male littermates. Our results show that maintenance of the ovarian phenotype is an active process throughout life. They might also have important medical implications for the understanding and treatment of some disorders of sexual development in children and premature menopause in women.","container-title":"Cell","DOI":"10.1016/j.cell.2009.11.021","ISSN":"00928674","issue":"6","journalAbbreviation":"Cell","language":"en","page":"1130-1142","source":"DOI.org (Crossref)","title":"Somatic Sex Reprogramming of Adult Ovaries to Testes by FOXL2 Ablation","volume":"139","author":[{"family":"Uhlenhaut","given":"N. Henriette"},{"family":"Jakob","given":"Susanne"},{"family":"Anlag","given":"Katrin"},{"family":"Eisenberger","given":"Tobias"},{"family":"Sekido","given":"Ryohei"},{"family":"Kress","given":"Jana"},{"family":"Treier","given":"Anna-Corina"},{"family":"Klugmann","given":"Claudia"},{"family":"Klasen","given":"Christian"},{"family":"Holter","given":"Nadine I."},{"family":"Riethmacher","given":"Dieter"},{"family":"Schütz","given":"Günther"},{"family":"Cooney","given":"Austin J."},{"family":"Lovell-Badge","given":"Robin"},{"family":"Treier","given":"Mathias"}],"issued":{"date-parts":[["2009",12]]}}}],"schema":"https://github.com/citation-style-language/schema/raw/master/csl-citation.json"}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Theme="majorHAnsi" w:eastAsia="Times New Roman" w:hAnsiTheme="majorHAnsi" w:cstheme="majorHAnsi"/>
          <w:bCs/>
          <w:iCs/>
          <w:noProof/>
          <w:sz w:val="24"/>
          <w:szCs w:val="24"/>
        </w:rPr>
        <w:t>(Shen &amp; Wang, 2018; Tenugu &amp; Senthilkumaran, 2022; Uhlenhaut et al., 2009)</w:t>
      </w:r>
      <w:r w:rsidRPr="00756DE9">
        <w:rPr>
          <w:rFonts w:asciiTheme="majorHAnsi" w:eastAsia="Times New Roman" w:hAnsiTheme="majorHAnsi" w:cstheme="majorHAnsi"/>
          <w:bCs/>
          <w:iCs/>
          <w:sz w:val="24"/>
          <w:szCs w:val="24"/>
        </w:rPr>
        <w:fldChar w:fldCharType="end"/>
      </w:r>
      <w:r w:rsidRPr="00756DE9">
        <w:rPr>
          <w:rFonts w:asciiTheme="majorHAnsi" w:eastAsia="Times New Roman" w:hAnsiTheme="majorHAnsi" w:cstheme="majorHAnsi"/>
          <w:bCs/>
          <w:iCs/>
          <w:sz w:val="24"/>
          <w:szCs w:val="24"/>
        </w:rPr>
        <w:t xml:space="preserve">. Within genetic sex determination (GSD), sex is resolved upon the fusion of gametes. Chromosomal (heterogametic males (XY) or females (ZW)) or genic (female- or male-specific master sex determining regulators) mechanisms drive the primary sexual development and gonadal output of individuals with GSD </w:t>
      </w:r>
      <w:r w:rsidRPr="00756DE9">
        <w:rPr>
          <w:rFonts w:asciiTheme="majorHAnsi" w:eastAsia="Times New Roman" w:hAnsiTheme="majorHAnsi" w:cstheme="majorHAnsi"/>
          <w:bCs/>
          <w:iCs/>
          <w:sz w:val="24"/>
          <w:szCs w:val="24"/>
        </w:rPr>
        <w:fldChar w:fldCharType="begin"/>
      </w:r>
      <w:r w:rsidR="006D3495">
        <w:rPr>
          <w:rFonts w:asciiTheme="majorHAnsi" w:eastAsia="Times New Roman" w:hAnsiTheme="majorHAnsi" w:cstheme="majorHAnsi"/>
          <w:bCs/>
          <w:iCs/>
          <w:sz w:val="24"/>
          <w:szCs w:val="24"/>
        </w:rPr>
        <w:instrText xml:space="preserve"> ADDIN ZOTERO_ITEM CSL_CITATION {"citationID":"SFUKhMBw","properties":{"formattedCitation":"(Bhattacharya &amp; Modi, 2021; Devlin &amp; Nagahama, 2002; Guiguen et al., 2018)","plainCitation":"(Bhattacharya &amp; Modi, 2021; Devlin &amp; Nagahama, 2002; Guiguen et al., 2018)","noteIndex":0},"citationItems":[{"id":725,"uris":["http://zotero.org/users/local/3tku6QP0/items/44W8ARGN"],"itemData":{"id":725,"type":"chapter","abstract":"Sex determination (SD) is the fundamental developmental process crucial for the survival of biological species. Fishes are the only class of vertebrates which show a larger plasticity in gonadal development and are represented by both gonochoristic (one sex at a time) and hermaphrodite (more than one sex) species. In teleosts, SD is either regulated by the genetic mode (GSD), where male and female have different sets of alleles that specify their reproductive fate and morphology, or determined by environmental variables (ESD) such as temperature, pH, salinity, or social conditions. Male-restricted master regulators like Dmy, Gsdf, Amhy, SdY, Sox3, and Dmrt1 or female-speciﬁc Foxl2 and Foxl3 have been well documented in different teleost species till date. However, the critical balance between the turnover rates of testosterone (T) to either estrogen (E2) or 11-ketotestosterone (11-KT) regulated by either aromatase enzyme (coded by Cyp19a1a) or 11β-hydroxylase enzyme (coded by Cyp11b) and 11β-hydroxysteroid dehydrogenase enzyme (coded by Hsd11b2), respectively, ﬁnally determines the sexual development and gonadal output. This chapter precisely discusses various SD mechanisms like the environmental conditions including social cue, endocrine factors, and genetic regulatory network(s) that collectively determine the gonadal fate and function in teleosts.","container-title":"Recent updates in molecular Endocrinology and Reproductive Physiology of Fish","event-place":"Singapore","ISBN":"9789811583681","language":"en","note":"DOI: 10.1007/978-981-15-8369-8_9","page":"121-138","publisher":"Springer Singapore","publisher-place":"Singapore","source":"DOI.org (Crossref)","title":"Sex Determination in Teleost Fish","URL":"https://link.springer.com/10.1007/978-981-15-8369-8_9","editor":[{"family":"Sundaray","given":"Jitendra Kumar"},{"family":"Rather","given":"Mohd Ashraf"},{"family":"Kumar","given":"Sujit"},{"family":"Agarwal","given":"Deepak"}],"author":[{"family":"Bhattacharya","given":"Indrashis"},{"family":"Modi","given":"Deepak"}],"accessed":{"date-parts":[["2023",10,15]]},"issued":{"date-parts":[["2021"]]}}},{"id":"RtxQgvHh/dlUvn7ef","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tag8QPtV/eilve3hA","issue":"3-4","issued":{"date-parts":[["2002"]]},"page":"191-364","title":"Sex determination and sex differentiation in fish: An overview of genetic, physiological, and environmental influences","type":"article-journal","volume":"208"}},{"id":775,"uris":["http://zotero.org/users/local/3tku6QP0/items/P8Q2H3CT"],"itemData":{"id":775,"type":"chapter","container-title":"Sex Control in Aquaculture","edition":"1","ISBN":"978-1-119-12726-0","language":"en","note":"DOI: 10.1002/9781119127291.ch2","page":"35-63","publisher":"Wiley","source":"DOI.org (Crossref)","title":"Sex Determination and Differentiation in Fish: Genetic, Genomic, and Endocrine Aspects","title-short":"Sex Determination and Differentiation in Fish","URL":"https://onlinelibrary.wiley.com/doi/10.1002/9781119127291.ch2","editor":[{"family":"Wang","given":"Han‐Ping"},{"family":"Piferrer","given":"Francesc"},{"family":"Chen","given":"Song‐Lin"},{"family":"Shen","given":"Zhi‐Gang"}],"author":[{"family":"Guiguen","given":"Yann"},{"family":"Fostier","given":"Alexis"},{"family":"Herpin","given":"Amaury"}],"accessed":{"date-parts":[["2023",10,30]]},"issued":{"date-parts":[["2018",11,26]]}}}],"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Theme="majorHAnsi" w:eastAsia="Times New Roman" w:hAnsiTheme="majorHAnsi" w:cstheme="majorHAnsi"/>
          <w:bCs/>
          <w:iCs/>
          <w:noProof/>
          <w:sz w:val="24"/>
          <w:szCs w:val="24"/>
        </w:rPr>
        <w:t>(Bhattacharya &amp; Modi, 2021; Devlin &amp; Nagahama, 2002; Guiguen et al., 2018)</w:t>
      </w:r>
      <w:r w:rsidRPr="00756DE9">
        <w:rPr>
          <w:rFonts w:asciiTheme="majorHAnsi" w:eastAsia="Times New Roman" w:hAnsiTheme="majorHAnsi" w:cstheme="majorHAnsi"/>
          <w:bCs/>
          <w:iCs/>
          <w:sz w:val="24"/>
          <w:szCs w:val="24"/>
        </w:rPr>
        <w:fldChar w:fldCharType="end"/>
      </w:r>
      <w:r w:rsidRPr="00756DE9">
        <w:rPr>
          <w:rFonts w:asciiTheme="majorHAnsi" w:eastAsia="Times New Roman" w:hAnsiTheme="majorHAnsi" w:cstheme="majorHAnsi"/>
          <w:bCs/>
          <w:iCs/>
          <w:sz w:val="24"/>
          <w:szCs w:val="24"/>
        </w:rPr>
        <w:t xml:space="preserve">. Co-occurring sex determining pathways may utilize any combination of ESD and GSD mechanisms where environmental factors influencing epigenetics may alter the sex of GSD individuals through environmental sex reversal (ESR) </w:t>
      </w:r>
      <w:r w:rsidRPr="00756DE9">
        <w:rPr>
          <w:rFonts w:asciiTheme="majorHAnsi" w:eastAsia="Times New Roman" w:hAnsiTheme="majorHAnsi" w:cstheme="majorHAnsi"/>
          <w:bCs/>
          <w:iCs/>
          <w:sz w:val="24"/>
          <w:szCs w:val="24"/>
        </w:rPr>
        <w:fldChar w:fldCharType="begin"/>
      </w:r>
      <w:r w:rsidR="006D3495">
        <w:rPr>
          <w:rFonts w:asciiTheme="majorHAnsi" w:eastAsia="Times New Roman" w:hAnsiTheme="majorHAnsi" w:cstheme="majorHAnsi"/>
          <w:bCs/>
          <w:iCs/>
          <w:sz w:val="24"/>
          <w:szCs w:val="24"/>
        </w:rPr>
        <w:instrText xml:space="preserve"> ADDIN ZOTERO_ITEM CSL_CITATION {"citationID":"hl6SaVwV","properties":{"formattedCitation":"(Devlin &amp; Nagahama, 2002; Shao et al., 2014)","plainCitation":"(Devlin &amp; Nagahama, 2002; Shao et al., 2014)","noteIndex":0},"citationItems":[{"id":"RtxQgvHh/dlUvn7ef","uris":["http://www.mendeley.com/documents/?uuid=a30ee487-33a4-4c79-8bfa-367738cec317"],"itemData":{"DOI":"10.1016/S0044-8486(02)00057-1","ISBN":"0044-8486","ISSN":"00448486","abstract":"A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tag8QPtV/eilve3hA","issue":"3-4","issued":{"date-parts":[["2002"]]},"page":"191-364","title":"Sex determination and sex differentiation in fish: An overview of genetic, physiological, and environmental influences","type":"article-journal","volume":"208"}},{"id":727,"uris":["http://zotero.org/users/local/3tku6QP0/items/47394HWW"],"itemData":{"id":727,"type":"article-journal","abstract":"Environmental sex determination (ESD) occurs in divergent, phylogenetically unrelated taxa, and in some species, co-occurs with genetic sex determination (GSD) mechanisms. Although epigenetic regulation in response to environmental effects has long been proposed to be associated with ESD, a systemic analysis on epigenetic regulation of ESD is still lacking. Using half-smooth tongue sole (\n              Cynoglossus semilaevis\n              ) as a model—a marine fish that has both ZW chromosomal GSD and temperature-dependent ESD—we investigated the role of DNA methylation in transition from GSD to ESD. Comparative analysis of the gonadal DNA methylomes of pseudomale, female, and normal male fish revealed that genes in the sex determination pathways are the major targets of substantial methylation modification during sexual reversal. Methylation modification in pseudomales is globally inherited in their ZW offspring, which can naturally develop into pseudomales without temperature incubation. Transcriptome analysis revealed that dosage compensation occurs in a restricted, methylated cytosine enriched Z chromosomal region in pseudomale testes, achieving equal expression level in normal male testes. In contrast, female-specific W chromosomal genes are suppressed in pseudomales by methylation regulation. We conclude that epigenetic regulation plays multiple crucial roles in sexual reversal of tongue sole fish. We also offer the first clues on the mechanisms behind gene dosage balancing in an organism that undergoes sexual reversal. Finally, we suggest a causal link between the bias sex chromosome assortment in the offspring of a pseudomale family and the transgenerational epigenetic inheritance of sexual reversal in tongue sole fish.","container-title":"Genome Research","DOI":"10.1101/gr.162172.113","ISSN":"1088-9051","issue":"4","journalAbbreviation":"Genome Res.","language":"en","page":"604-615","source":"DOI.org (Crossref)","title":"Epigenetic modification and inheritance in sexual reversal of fish","volume":"24","author":[{"family":"Shao","given":"Changwei"},{"family":"Li","given":"Qiye"},{"family":"Chen","given":"Songlin"},{"family":"Zhang","given":"Pei"},{"family":"Lian","given":"Jinmin"},{"family":"Hu","given":"Qiaomu"},{"family":"Sun","given":"Bing"},{"family":"Jin","given":"Lijun"},{"family":"Liu","given":"Shanshan"},{"family":"Wang","given":"Zongji"},{"family":"Zhao","given":"Hongmei"},{"family":"Jin","given":"Zonghui"},{"family":"Liang","given":"Zhuo"},{"family":"Li","given":"Yangzhen"},{"family":"Zheng","given":"Qiumei"},{"family":"Zhang","given":"Yong"},{"family":"Wang","given":"Jun"},{"family":"Zhang","given":"Guojie"}],"issued":{"date-parts":[["2014",4]]}}}],"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Theme="majorHAnsi" w:eastAsia="Times New Roman" w:hAnsiTheme="majorHAnsi" w:cstheme="majorHAnsi"/>
          <w:bCs/>
          <w:iCs/>
          <w:noProof/>
          <w:sz w:val="24"/>
          <w:szCs w:val="24"/>
        </w:rPr>
        <w:t>(Devlin &amp; Nagahama, 2002; Shao et al., 2014)</w:t>
      </w:r>
      <w:r w:rsidRPr="00756DE9">
        <w:rPr>
          <w:rFonts w:asciiTheme="majorHAnsi" w:eastAsia="Times New Roman" w:hAnsiTheme="majorHAnsi" w:cstheme="majorHAnsi"/>
          <w:bCs/>
          <w:iCs/>
          <w:sz w:val="24"/>
          <w:szCs w:val="24"/>
        </w:rPr>
        <w:fldChar w:fldCharType="end"/>
      </w:r>
      <w:r w:rsidRPr="00756DE9">
        <w:rPr>
          <w:rFonts w:asciiTheme="majorHAnsi" w:eastAsia="Times New Roman" w:hAnsiTheme="majorHAnsi" w:cstheme="majorHAnsi"/>
          <w:bCs/>
          <w:iCs/>
          <w:sz w:val="24"/>
          <w:szCs w:val="24"/>
        </w:rPr>
        <w:t xml:space="preserve">. Understanding how sex is determined in a species allows for more effective management practices such as the ability to utilize ESR strategies to produce desired sex ratios in captive populations or to non-lethally sex fish at all life stages, regardless of gametic expression </w:t>
      </w:r>
      <w:r w:rsidRPr="00756DE9">
        <w:rPr>
          <w:rFonts w:asciiTheme="majorHAnsi" w:eastAsia="Times New Roman" w:hAnsiTheme="majorHAnsi" w:cstheme="majorHAnsi"/>
          <w:bCs/>
          <w:iCs/>
          <w:sz w:val="24"/>
          <w:szCs w:val="24"/>
        </w:rPr>
        <w:fldChar w:fldCharType="begin"/>
      </w:r>
      <w:r w:rsidRPr="00756DE9">
        <w:rPr>
          <w:rFonts w:asciiTheme="majorHAnsi" w:eastAsia="Times New Roman" w:hAnsiTheme="majorHAnsi" w:cstheme="majorHAnsi"/>
          <w:bCs/>
          <w:iCs/>
          <w:sz w:val="24"/>
          <w:szCs w:val="24"/>
        </w:rPr>
        <w:instrText xml:space="preserve"> ADDIN ZOTERO_ITEM CSL_CITATION {"citationID":"txq7hsoN","properties":{"formattedCitation":"(Stelkens &amp; Wedekind, 2010)","plainCitation":"(Stelkens &amp; Wedekind, 2010)","noteIndex":0},"citationItems":[{"id":731,"uris":["http://zotero.org/users/local/3tku6QP0/items/CHTJMMV5"],"itemData":{"id":731,"type":"article-journal","abstract":"The great diversity of sex determination mechanisms in animals and plants ranges from genetic sex determination (GSD, e.g. mammals, birds, and most dioecious plants) to environmental sex determination (ESD, e.g. many reptiles) and includes a mixture of both, for example when an individual’s genetically determined sex is environmentally reversed during ontogeny (ESR, environmental sex reversal, e.g. many fish and amphibia). ESD and ESR can lead to widely varying and unstable population sex ratios. Populations exposed to conditions such as endocrine-active substances or temperature shifts may decline over time due to skewed sex ratios, a scenario that may become increasingly relevant with greater anthropogenic interference on watercourses. Continuous exposure of populations to factors causing ESR could lead to the extinction of genetic sex factors and may render a population dependent on the environmental factors that induce the sex change. However, ESR also presents opportunities for population management, especially if the Y or W chromosome is not, or not severely, degenerated. This seems to be the case in many amphibians and fish. Population growth or decline in such species can potentially be controlled through the introduction of so-called Trojan sex genes carriers, individuals that possess sex chromosomes or genes opposite from what their phenotype predicts. Here, we review the conditions for ESR, its prevalence in natural populations, the resulting physiological and reproductive consequences, and how these may become instrumental for population management.","container-title":"Molecular Ecology","DOI":"10.1111/j.1365-294X.2010.04526.x","ISSN":"09621083","issue":"4","language":"en","page":"627-646","source":"DOI.org (Crossref)","title":"Environmental sex reversal, Trojan sex genes, and sex ratio adjustment: conditions and population consequences: ENVIRONMENTAL SEX REVERSAL AND TROJAN SEX GENES","title-short":"Environmental sex reversal, Trojan sex genes, and sex ratio adjustment","volume":"19","author":[{"family":"Stelkens","given":"Rike B."},{"family":"Wedekind","given":"Claus"}],"issued":{"date-parts":[["2010",2]]}}}],"schema":"https://github.com/citation-style-language/schema/raw/master/csl-citation.json"}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Theme="majorHAnsi" w:eastAsia="Times New Roman" w:hAnsiTheme="majorHAnsi" w:cstheme="majorHAnsi"/>
          <w:bCs/>
          <w:iCs/>
          <w:noProof/>
          <w:sz w:val="24"/>
          <w:szCs w:val="24"/>
        </w:rPr>
        <w:t>(Stelkens &amp; Wedekind, 2010)</w:t>
      </w:r>
      <w:r w:rsidRPr="00756DE9">
        <w:rPr>
          <w:rFonts w:asciiTheme="majorHAnsi" w:eastAsia="Times New Roman" w:hAnsiTheme="majorHAnsi" w:cstheme="majorHAnsi"/>
          <w:bCs/>
          <w:iCs/>
          <w:sz w:val="24"/>
          <w:szCs w:val="24"/>
        </w:rPr>
        <w:fldChar w:fldCharType="end"/>
      </w:r>
      <w:r w:rsidRPr="00756DE9">
        <w:rPr>
          <w:rFonts w:asciiTheme="majorHAnsi" w:eastAsia="Times New Roman" w:hAnsiTheme="majorHAnsi" w:cstheme="majorHAnsi"/>
          <w:bCs/>
          <w:iCs/>
          <w:sz w:val="24"/>
          <w:szCs w:val="24"/>
        </w:rPr>
        <w:t>.</w:t>
      </w:r>
    </w:p>
    <w:p w14:paraId="130E3C7C" w14:textId="77777777" w:rsidR="00756DE9" w:rsidRPr="00756DE9" w:rsidRDefault="00756DE9" w:rsidP="00756DE9">
      <w:pPr>
        <w:spacing w:after="0" w:line="240" w:lineRule="auto"/>
        <w:jc w:val="left"/>
        <w:rPr>
          <w:rFonts w:asciiTheme="majorHAnsi" w:eastAsia="Times New Roman" w:hAnsiTheme="majorHAnsi" w:cstheme="majorHAnsi"/>
          <w:bCs/>
          <w:iCs/>
          <w:sz w:val="24"/>
          <w:szCs w:val="24"/>
        </w:rPr>
      </w:pPr>
    </w:p>
    <w:p w14:paraId="24332EAD" w14:textId="77777777" w:rsidR="00756DE9" w:rsidRPr="00756DE9" w:rsidRDefault="00756DE9" w:rsidP="00756DE9">
      <w:pPr>
        <w:spacing w:after="0" w:line="240" w:lineRule="auto"/>
        <w:jc w:val="left"/>
        <w:rPr>
          <w:rFonts w:asciiTheme="majorHAnsi" w:eastAsia="Times New Roman" w:hAnsiTheme="majorHAnsi" w:cstheme="majorHAnsi"/>
          <w:bCs/>
          <w:iCs/>
          <w:color w:val="00000A"/>
          <w:sz w:val="24"/>
          <w:szCs w:val="24"/>
        </w:rPr>
      </w:pPr>
      <w:r w:rsidRPr="00756DE9">
        <w:rPr>
          <w:rFonts w:asciiTheme="majorHAnsi" w:eastAsia="Times New Roman" w:hAnsiTheme="majorHAnsi" w:cstheme="majorHAnsi"/>
          <w:bCs/>
          <w:iCs/>
          <w:color w:val="00000A"/>
          <w:sz w:val="24"/>
          <w:szCs w:val="24"/>
        </w:rPr>
        <w:t xml:space="preserve">Sex-ratio bias </w:t>
      </w:r>
      <w:r w:rsidRPr="00756DE9">
        <w:rPr>
          <w:rFonts w:asciiTheme="majorHAnsi" w:eastAsia="Times New Roman" w:hAnsiTheme="majorHAnsi" w:cstheme="majorHAnsi"/>
          <w:bCs/>
          <w:iCs/>
          <w:sz w:val="24"/>
          <w:szCs w:val="24"/>
        </w:rPr>
        <w:t xml:space="preserve">within populations can occur at all stages of life for reasons such as environmental conditions </w:t>
      </w:r>
      <w:r w:rsidRPr="00756DE9">
        <w:rPr>
          <w:rFonts w:asciiTheme="majorHAnsi" w:eastAsia="Times New Roman" w:hAnsiTheme="majorHAnsi" w:cstheme="majorHAnsi"/>
          <w:bCs/>
          <w:iCs/>
          <w:sz w:val="24"/>
          <w:szCs w:val="24"/>
        </w:rPr>
        <w:fldChar w:fldCharType="begin"/>
      </w:r>
      <w:r w:rsidRPr="00756DE9">
        <w:rPr>
          <w:rFonts w:asciiTheme="majorHAnsi" w:eastAsia="Times New Roman" w:hAnsiTheme="majorHAnsi" w:cstheme="majorHAnsi"/>
          <w:bCs/>
          <w:iCs/>
          <w:sz w:val="24"/>
          <w:szCs w:val="24"/>
        </w:rPr>
        <w:instrText xml:space="preserve"> ADDIN ZOTERO_ITEM CSL_CITATION {"citationID":"aeJirIHY","properties":{"formattedCitation":"(Korpelainen, 1990)","plainCitation":"(Korpelainen, 1990)","noteIndex":0},"citationItems":[{"id":627,"uris":["http://zotero.org/users/local/3tku6QP0/items/EN3DY5W9"],"itemData":{"id":627,"type":"article-journal","container-title":"Biological Reviews","DOI":"10.1111/j.1469-185X.1990.tb01187.x","ISSN":"1464-7931, 1469-185X","issue":"2","journalAbbreviation":"Biological Reviews","language":"en","page":"147-184","source":"DOI.org (Crossref)","title":"SEX RATIOS AND CONDITIONS REQUIRED FOR ENVIRONMENTAL SEX DETERMINATION IN ANIMALS","volume":"65","author":[{"family":"Korpelainen","given":"Helena"}],"issued":{"date-parts":[["1990",5]]}}}],"schema":"https://github.com/citation-style-language/schema/raw/master/csl-citation.json"}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Theme="majorHAnsi" w:eastAsia="Times New Roman" w:hAnsiTheme="majorHAnsi" w:cstheme="majorHAnsi"/>
          <w:bCs/>
          <w:iCs/>
          <w:noProof/>
          <w:sz w:val="24"/>
          <w:szCs w:val="24"/>
        </w:rPr>
        <w:t>(Korpelainen, 1990)</w:t>
      </w:r>
      <w:r w:rsidRPr="00756DE9">
        <w:rPr>
          <w:rFonts w:asciiTheme="majorHAnsi" w:eastAsia="Times New Roman" w:hAnsiTheme="majorHAnsi" w:cstheme="majorHAnsi"/>
          <w:bCs/>
          <w:iCs/>
          <w:sz w:val="24"/>
          <w:szCs w:val="24"/>
        </w:rPr>
        <w:fldChar w:fldCharType="end"/>
      </w:r>
      <w:r w:rsidRPr="00756DE9">
        <w:rPr>
          <w:rFonts w:asciiTheme="majorHAnsi" w:eastAsia="Times New Roman" w:hAnsiTheme="majorHAnsi" w:cstheme="majorHAnsi"/>
          <w:bCs/>
          <w:iCs/>
          <w:sz w:val="24"/>
          <w:szCs w:val="24"/>
        </w:rPr>
        <w:t xml:space="preserve">, temperature changes </w:t>
      </w:r>
      <w:r w:rsidRPr="00756DE9">
        <w:rPr>
          <w:rFonts w:asciiTheme="majorHAnsi" w:eastAsia="Times New Roman" w:hAnsiTheme="majorHAnsi" w:cstheme="majorHAnsi"/>
          <w:bCs/>
          <w:iCs/>
          <w:sz w:val="24"/>
          <w:szCs w:val="24"/>
        </w:rPr>
        <w:fldChar w:fldCharType="begin"/>
      </w:r>
      <w:r w:rsidRPr="00756DE9">
        <w:rPr>
          <w:rFonts w:asciiTheme="majorHAnsi" w:eastAsia="Times New Roman" w:hAnsiTheme="majorHAnsi" w:cstheme="majorHAnsi"/>
          <w:bCs/>
          <w:iCs/>
          <w:sz w:val="24"/>
          <w:szCs w:val="24"/>
        </w:rPr>
        <w:instrText xml:space="preserve"> ADDIN ZOTERO_ITEM CSL_CITATION {"citationID":"jYO7lRep","properties":{"formattedCitation":"(Baroiller &amp; D\\uc0\\u8217{}Cotta, 2016; Geffroy &amp; Wedekind, 2020)","plainCitation":"(Baroiller &amp; D’Cotta, 2016; Geffroy &amp; Wedekind, 2020)","noteIndex":0},"citationItems":[{"id":617,"uris":["http://zotero.org/users/local/3tku6QP0/items/LK9TRZGZ"],"itemData":{"id":617,"type":"article-journal","container-title":"Sexual Development","language":"en","page":"242-266","source":"Zotero","title":"The Reversible Sex of Gonochoristic Fish: Insights and Consequences","volume":"10","author":[{"family":"Baroiller","given":"Jean-François"},{"family":"D’Cotta","given":"Helena"}],"issued":{"date-parts":[["2016"]]}}},{"id":613,"uris":["http://zotero.org/users/local/3tku6QP0/items/FEMDWU4Z"],"itemData":{"id":613,"type":"article-journal","abstract":"In fishes, sex is determined by genetics, the environment or an interaction of both. Temperature is among the most important environmental factors that can affect sex determination. As a consequence, changes in temperature at critical developmental stages can induce biases in primary sex ratios in some species. However, early sex ratios can also be biased by sex-specific tolerances to environmental stresses that may, in some cases, be amplified by changes in water temperature. Sex-specific reactions to environmental stress have been observed at early larval stages before gonad formation starts. It is therefore necessary to distinguish between temperature effects on sex determination, generally acting through the stress axis or epigenetic mechanisms, and temperature effects on sex-specific mortality. Both are likely to affect sex ratios and hence population dynamics. Moreover, in cases where temperature effects on sex determination lead to genotype–phenotype mismatches, long-term effects on population dynamics are possible, for example temperature-induced masculinization potentially leading to the loss of Y chromosomes or feminization to male-biased operational sex ratios in future generations. To date, most studies under controlled conditions conclude that if temperature affects sex ratios, elevated temperatures mostly lead to a male bias. The few studies that have been performed on wild populations seem to confirm this general trend. Recent findings suggest that transgenerational plasticity could mitigate the effects of warming on sex ratios in some populations.","container-title":"Journal of Fish Biology","DOI":"10.1111/jfb.14429","ISSN":"0022-1112, 1095-8649","issue":"3","journalAbbreviation":"J Fish Biol","language":"en","page":"596-606","source":"DOI.org (Crossref)","title":"Effects of global warming on sex ratios in fishes","volume":"97","author":[{"family":"Geffroy","given":"Benjamin"},{"family":"Wedekind","given":"Claus"}],"issued":{"date-parts":[["2020",9]]}}}],"schema":"https://github.com/citation-style-language/schema/raw/master/csl-citation.json"}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Calibri Light" w:eastAsia="Times New Roman" w:hAnsiTheme="majorHAnsi" w:cs="Calibri Light"/>
          <w:sz w:val="24"/>
          <w:szCs w:val="24"/>
        </w:rPr>
        <w:t>(</w:t>
      </w:r>
      <w:proofErr w:type="spellStart"/>
      <w:r w:rsidRPr="00756DE9">
        <w:rPr>
          <w:rFonts w:ascii="Calibri Light" w:eastAsia="Times New Roman" w:hAnsiTheme="majorHAnsi" w:cs="Calibri Light"/>
          <w:sz w:val="24"/>
          <w:szCs w:val="24"/>
        </w:rPr>
        <w:t>Baroiller</w:t>
      </w:r>
      <w:proofErr w:type="spellEnd"/>
      <w:r w:rsidRPr="00756DE9">
        <w:rPr>
          <w:rFonts w:ascii="Calibri Light" w:eastAsia="Times New Roman" w:hAnsiTheme="majorHAnsi" w:cs="Calibri Light"/>
          <w:sz w:val="24"/>
          <w:szCs w:val="24"/>
        </w:rPr>
        <w:t xml:space="preserve"> &amp; </w:t>
      </w:r>
      <w:proofErr w:type="spellStart"/>
      <w:r w:rsidRPr="00756DE9">
        <w:rPr>
          <w:rFonts w:ascii="Calibri Light" w:eastAsia="Times New Roman" w:hAnsiTheme="majorHAnsi" w:cs="Calibri Light"/>
          <w:sz w:val="24"/>
          <w:szCs w:val="24"/>
        </w:rPr>
        <w:t>D’Cotta</w:t>
      </w:r>
      <w:proofErr w:type="spellEnd"/>
      <w:r w:rsidRPr="00756DE9">
        <w:rPr>
          <w:rFonts w:ascii="Calibri Light" w:eastAsia="Times New Roman" w:hAnsiTheme="majorHAnsi" w:cs="Calibri Light"/>
          <w:sz w:val="24"/>
          <w:szCs w:val="24"/>
        </w:rPr>
        <w:t xml:space="preserve">, 2016; </w:t>
      </w:r>
      <w:proofErr w:type="spellStart"/>
      <w:r w:rsidRPr="00756DE9">
        <w:rPr>
          <w:rFonts w:ascii="Calibri Light" w:eastAsia="Times New Roman" w:hAnsiTheme="majorHAnsi" w:cs="Calibri Light"/>
          <w:sz w:val="24"/>
          <w:szCs w:val="24"/>
        </w:rPr>
        <w:t>Geffroy</w:t>
      </w:r>
      <w:proofErr w:type="spellEnd"/>
      <w:r w:rsidRPr="00756DE9">
        <w:rPr>
          <w:rFonts w:ascii="Calibri Light" w:eastAsia="Times New Roman" w:hAnsiTheme="majorHAnsi" w:cs="Calibri Light"/>
          <w:sz w:val="24"/>
          <w:szCs w:val="24"/>
        </w:rPr>
        <w:t xml:space="preserve"> &amp; </w:t>
      </w:r>
      <w:proofErr w:type="spellStart"/>
      <w:r w:rsidRPr="00756DE9">
        <w:rPr>
          <w:rFonts w:ascii="Calibri Light" w:eastAsia="Times New Roman" w:hAnsiTheme="majorHAnsi" w:cs="Calibri Light"/>
          <w:sz w:val="24"/>
          <w:szCs w:val="24"/>
        </w:rPr>
        <w:t>Wedekind</w:t>
      </w:r>
      <w:proofErr w:type="spellEnd"/>
      <w:r w:rsidRPr="00756DE9">
        <w:rPr>
          <w:rFonts w:ascii="Calibri Light" w:eastAsia="Times New Roman" w:hAnsiTheme="majorHAnsi" w:cs="Calibri Light"/>
          <w:sz w:val="24"/>
          <w:szCs w:val="24"/>
        </w:rPr>
        <w:t>, 2020)</w:t>
      </w:r>
      <w:r w:rsidRPr="00756DE9">
        <w:rPr>
          <w:rFonts w:asciiTheme="majorHAnsi" w:eastAsia="Times New Roman" w:hAnsiTheme="majorHAnsi" w:cstheme="majorHAnsi"/>
          <w:bCs/>
          <w:iCs/>
          <w:sz w:val="24"/>
          <w:szCs w:val="24"/>
        </w:rPr>
        <w:fldChar w:fldCharType="end"/>
      </w:r>
      <w:r w:rsidRPr="00756DE9">
        <w:rPr>
          <w:rFonts w:asciiTheme="majorHAnsi" w:eastAsia="Times New Roman" w:hAnsiTheme="majorHAnsi" w:cstheme="majorHAnsi"/>
          <w:bCs/>
          <w:iCs/>
          <w:sz w:val="24"/>
          <w:szCs w:val="24"/>
        </w:rPr>
        <w:t xml:space="preserve">, sex-specific dispersal patterns </w:t>
      </w:r>
      <w:r w:rsidRPr="00756DE9">
        <w:rPr>
          <w:rFonts w:asciiTheme="majorHAnsi" w:eastAsia="Times New Roman" w:hAnsiTheme="majorHAnsi" w:cstheme="majorHAnsi"/>
          <w:bCs/>
          <w:iCs/>
          <w:sz w:val="24"/>
          <w:szCs w:val="24"/>
        </w:rPr>
        <w:fldChar w:fldCharType="begin"/>
      </w:r>
      <w:r w:rsidRPr="00756DE9">
        <w:rPr>
          <w:rFonts w:asciiTheme="majorHAnsi" w:eastAsia="Times New Roman" w:hAnsiTheme="majorHAnsi" w:cstheme="majorHAnsi"/>
          <w:bCs/>
          <w:iCs/>
          <w:sz w:val="24"/>
          <w:szCs w:val="24"/>
        </w:rPr>
        <w:instrText xml:space="preserve"> ADDIN ZOTERO_ITEM CSL_CITATION {"citationID":"xsiYKZt2","properties":{"formattedCitation":"(Hutchings &amp; Gerber, 2002)","plainCitation":"(Hutchings &amp; Gerber, 2002)","noteIndex":0},"citationItems":[{"id":619,"uris":["http://zotero.org/users/local/3tku6QP0/items/34RXDYER"],"itemData":{"id":619,"type":"article-journal","container-title":"Proceedings of the Royal Society B: Biological Sciences","DOI":"10.1098/rspb.2002.2176","language":"en","page":"2487-2493","source":"Zotero","title":"Sex–biased dispersal in a salmonid fish","volume":"269","author":[{"family":"Hutchings","given":"Jeffrey A"},{"family":"Gerber","given":"Leah"}],"issued":{"date-parts":[["2002"]]}}}],"schema":"https://github.com/citation-style-language/schema/raw/master/csl-citation.json"}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Theme="majorHAnsi" w:eastAsia="Times New Roman" w:hAnsiTheme="majorHAnsi" w:cstheme="majorHAnsi"/>
          <w:bCs/>
          <w:iCs/>
          <w:noProof/>
          <w:sz w:val="24"/>
          <w:szCs w:val="24"/>
        </w:rPr>
        <w:t>(Hutchings &amp; Gerber, 2002)</w:t>
      </w:r>
      <w:r w:rsidRPr="00756DE9">
        <w:rPr>
          <w:rFonts w:asciiTheme="majorHAnsi" w:eastAsia="Times New Roman" w:hAnsiTheme="majorHAnsi" w:cstheme="majorHAnsi"/>
          <w:bCs/>
          <w:iCs/>
          <w:sz w:val="24"/>
          <w:szCs w:val="24"/>
        </w:rPr>
        <w:fldChar w:fldCharType="end"/>
      </w:r>
      <w:r w:rsidRPr="00756DE9">
        <w:rPr>
          <w:rFonts w:asciiTheme="majorHAnsi" w:eastAsia="Times New Roman" w:hAnsiTheme="majorHAnsi" w:cstheme="majorHAnsi"/>
          <w:bCs/>
          <w:iCs/>
          <w:sz w:val="24"/>
          <w:szCs w:val="24"/>
        </w:rPr>
        <w:t xml:space="preserve">, parental condition </w:t>
      </w:r>
      <w:r w:rsidRPr="00756DE9">
        <w:rPr>
          <w:rFonts w:asciiTheme="majorHAnsi" w:eastAsia="Times New Roman" w:hAnsiTheme="majorHAnsi" w:cstheme="majorHAnsi"/>
          <w:bCs/>
          <w:iCs/>
          <w:sz w:val="24"/>
          <w:szCs w:val="24"/>
        </w:rPr>
        <w:fldChar w:fldCharType="begin"/>
      </w:r>
      <w:r w:rsidRPr="00756DE9">
        <w:rPr>
          <w:rFonts w:asciiTheme="majorHAnsi" w:eastAsia="Times New Roman" w:hAnsiTheme="majorHAnsi" w:cstheme="majorHAnsi"/>
          <w:bCs/>
          <w:iCs/>
          <w:sz w:val="24"/>
          <w:szCs w:val="24"/>
        </w:rPr>
        <w:instrText xml:space="preserve"> ADDIN ZOTERO_ITEM CSL_CITATION {"citationID":"ydEqm5lg","properties":{"formattedCitation":"(Trivers &amp; Willard, 1973)","plainCitation":"(Trivers &amp; Willard, 1973)","noteIndex":0},"citationItems":[{"id":622,"uris":["http://zotero.org/users/local/3tku6QP0/items/U4TX9ZEE"],"itemData":{"id":622,"type":"article-journal","abstract":"Theory and data suggest that a male in good condition at the end of the period of parental investment is expected to outreproduce a sister in similar condition, while she is expected to outreproduce him if both are in poor condition. Accordingly, natural selection should favor parental ability to adjust the sex ratio of offspring produced according to parental ability to invest. Data from mammals support the model: As maternal condition declines, the adult female tends to produce a lower ratio of males to females.","container-title":"Science","DOI":"10.1126/science.179.4068.90","issue":"4068","note":"_eprint: https://www.science.org/doi/pdf/10.1126/science.179.4068.90","page":"90-92","title":"Natural Selection of Parental Ability to Vary the Sex Ratio of Offspring","volume":"179","author":[{"family":"Trivers","given":"Robert L."},{"family":"Willard","given":"Dan E."}],"issued":{"date-parts":[["1973"]]}}}],"schema":"https://github.com/citation-style-language/schema/raw/master/csl-citation.json"}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Theme="majorHAnsi" w:eastAsia="Times New Roman" w:hAnsiTheme="majorHAnsi" w:cstheme="majorHAnsi"/>
          <w:bCs/>
          <w:iCs/>
          <w:noProof/>
          <w:sz w:val="24"/>
          <w:szCs w:val="24"/>
        </w:rPr>
        <w:t>(Trivers &amp; Willard, 1973)</w:t>
      </w:r>
      <w:r w:rsidRPr="00756DE9">
        <w:rPr>
          <w:rFonts w:asciiTheme="majorHAnsi" w:eastAsia="Times New Roman" w:hAnsiTheme="majorHAnsi" w:cstheme="majorHAnsi"/>
          <w:bCs/>
          <w:iCs/>
          <w:sz w:val="24"/>
          <w:szCs w:val="24"/>
        </w:rPr>
        <w:fldChar w:fldCharType="end"/>
      </w:r>
      <w:r w:rsidRPr="00756DE9">
        <w:rPr>
          <w:rFonts w:asciiTheme="majorHAnsi" w:eastAsia="Times New Roman" w:hAnsiTheme="majorHAnsi" w:cstheme="majorHAnsi"/>
          <w:bCs/>
          <w:iCs/>
          <w:sz w:val="24"/>
          <w:szCs w:val="24"/>
        </w:rPr>
        <w:t xml:space="preserve">, and sex-biased harvesting </w:t>
      </w:r>
      <w:r w:rsidRPr="00756DE9">
        <w:rPr>
          <w:rFonts w:asciiTheme="majorHAnsi" w:eastAsia="Times New Roman" w:hAnsiTheme="majorHAnsi" w:cstheme="majorHAnsi"/>
          <w:bCs/>
          <w:iCs/>
          <w:sz w:val="24"/>
          <w:szCs w:val="24"/>
        </w:rPr>
        <w:fldChar w:fldCharType="begin"/>
      </w:r>
      <w:r w:rsidRPr="00756DE9">
        <w:rPr>
          <w:rFonts w:asciiTheme="majorHAnsi" w:eastAsia="Times New Roman" w:hAnsiTheme="majorHAnsi" w:cstheme="majorHAnsi"/>
          <w:bCs/>
          <w:iCs/>
          <w:sz w:val="24"/>
          <w:szCs w:val="24"/>
        </w:rPr>
        <w:instrText xml:space="preserve"> ADDIN ZOTERO_ITEM CSL_CITATION {"citationID":"3O9g0AgP","properties":{"formattedCitation":"(Robertson et al., 2006)","plainCitation":"(Robertson et al., 2006)","noteIndex":0},"citationItems":[{"id":625,"uris":["http://zotero.org/users/local/3tku6QP0/items/88CRIY73"],"itemData":{"id":625,"type":"article-journal","abstract":"Supplementary feeding is often a key tool in the intensive management of captive and threatened species. Although it can increase such parameters as breeding frequency and individual survival, supplementary feeding may produce undesirable side effects that increase overall extinction risk. Recent attempts to increase breeding frequency and success in the kakapo\n              Strigops habroptilus\n              using supplementary feeding inadvertently resulted in highly male-biased chick sex ratios. Here, we describe how the inclusion of sex allocation theory has remedied this conservation dilemma. Our study is the first to manipulate chick sex ratios in an endangered species by altering maternal condition and highlights the importance of incorporating evolutionary theory into modern conservation practice.","container-title":"Biology Letters","DOI":"10.1098/rsbl.2005.0430","ISSN":"1744-9561, 1744-957X","issue":"2","journalAbbreviation":"Biol. Lett.","language":"en","page":"229-231","source":"DOI.org (Crossref)","title":"Sex allocation theory aids species conservation","volume":"2","author":[{"family":"Robertson","given":"Bruce C"},{"family":"Elliott","given":"Graeme P"},{"family":"Eason","given":"Daryl K"},{"family":"Clout","given":"Mick N"},{"family":"Gemmell","given":"Neil J"}],"issued":{"date-parts":[["2006",6,22]]}}}],"schema":"https://github.com/citation-style-language/schema/raw/master/csl-citation.json"}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Theme="majorHAnsi" w:eastAsia="Times New Roman" w:hAnsiTheme="majorHAnsi" w:cstheme="majorHAnsi"/>
          <w:bCs/>
          <w:iCs/>
          <w:noProof/>
          <w:sz w:val="24"/>
          <w:szCs w:val="24"/>
        </w:rPr>
        <w:t>(Robertson et al., 2006)</w:t>
      </w:r>
      <w:r w:rsidRPr="00756DE9">
        <w:rPr>
          <w:rFonts w:asciiTheme="majorHAnsi" w:eastAsia="Times New Roman" w:hAnsiTheme="majorHAnsi" w:cstheme="majorHAnsi"/>
          <w:bCs/>
          <w:iCs/>
          <w:sz w:val="24"/>
          <w:szCs w:val="24"/>
        </w:rPr>
        <w:fldChar w:fldCharType="end"/>
      </w:r>
      <w:r w:rsidRPr="00756DE9">
        <w:rPr>
          <w:rFonts w:asciiTheme="majorHAnsi" w:eastAsia="Times New Roman" w:hAnsiTheme="majorHAnsi" w:cstheme="majorHAnsi"/>
          <w:bCs/>
          <w:iCs/>
          <w:sz w:val="24"/>
          <w:szCs w:val="24"/>
        </w:rPr>
        <w:t xml:space="preserve">, to name a few. </w:t>
      </w:r>
      <w:r w:rsidRPr="00756DE9">
        <w:rPr>
          <w:rFonts w:asciiTheme="majorHAnsi" w:eastAsia="Times New Roman" w:hAnsiTheme="majorHAnsi" w:cstheme="majorHAnsi"/>
          <w:bCs/>
          <w:iCs/>
          <w:color w:val="00000A"/>
          <w:sz w:val="24"/>
          <w:szCs w:val="24"/>
        </w:rPr>
        <w:t xml:space="preserve">Skewed sex ratios can have discrete consequences within populations. Of most concern, sex-ratio bias within small, isolated populations can arise through demographic stochasticity and contribute to increased risk of extinction </w:t>
      </w:r>
      <w:r w:rsidRPr="00756DE9">
        <w:rPr>
          <w:rFonts w:asciiTheme="majorHAnsi" w:eastAsia="Times New Roman" w:hAnsiTheme="majorHAnsi" w:cstheme="majorHAnsi"/>
          <w:bCs/>
          <w:iCs/>
          <w:color w:val="00000A"/>
          <w:sz w:val="24"/>
          <w:szCs w:val="24"/>
        </w:rPr>
        <w:fldChar w:fldCharType="begin"/>
      </w:r>
      <w:r w:rsidRPr="00756DE9">
        <w:rPr>
          <w:rFonts w:asciiTheme="majorHAnsi" w:eastAsia="Times New Roman" w:hAnsiTheme="majorHAnsi" w:cstheme="majorHAnsi"/>
          <w:bCs/>
          <w:iCs/>
          <w:color w:val="00000A"/>
          <w:sz w:val="24"/>
          <w:szCs w:val="24"/>
        </w:rPr>
        <w:instrText xml:space="preserve"> ADDIN ZOTERO_ITEM CSL_CITATION {"citationID":"oJqlr6JL","properties":{"formattedCitation":"(Lande, 1993)","plainCitation":"(Lande, 1993)","noteIndex":0},"citationItems":[{"id":605,"uris":["http://zotero.org/users/local/3tku6QP0/items/YTDZSYWW"],"itemData":{"id":605,"type":"article-journal","abstract":"Stochastic factors affecting the demography of a single population are analyzed to determine the relative risks of extinction from demographic stochasticity, environmental stochasticity, and random catastrophes. Relative risks are assessed by comparing asymptotic scaling relationships describing how the average time to extinction, T, increases with the carrying capacity of a population, K, under each stochastic factor alone. Stochastic factors are added to a simple model of exponential growth up to K. A critical parameter affecting the extinction dynamics is $$\\tilde r,$$ the long-run growth rate of a population below K, including stochastic factors. If r̃ is positive, with demographic stochasticity T increases asymptotically as a nearly exponential function of K, and with either environmental stochasticity or random catastrophes T increases asymptotically as a power of K. If r̃ is negative, under any stochastic demographic factor, T increases asymptotically with the logarithm of K. Thus, for sufficiently large populations, the risk of extinction from demographic stochasticity is less important than that from either environmental stochasticity or random catastrophes. The relative risks of extinction from environmental stochasticity and random catastrophes depend on the mean and environmental variance of population growth rate, and the magnitude and frequency of catastrophes. Contrary to previous assertions in the literature, a population of modest size subject to environmental stochasticity or random catastrophes can persist for a long time, if r̃ is substantially positive.","container-title":"The American Naturalist","DOI":"10.1086/285580","issue":"6","note":"_eprint: https://doi.org/10.1086/285580\nPMID: 29519140","page":"911-927","title":"Risks of Population Extinction from Demographic and Environmental Stochasticity and Random Catastrophes","volume":"142","author":[{"family":"Lande","given":"Russell"}],"issued":{"date-parts":[["1993"]]}}}],"schema":"https://github.com/citation-style-language/schema/raw/master/csl-citation.json"} </w:instrText>
      </w:r>
      <w:r w:rsidRPr="00756DE9">
        <w:rPr>
          <w:rFonts w:asciiTheme="majorHAnsi" w:eastAsia="Times New Roman" w:hAnsiTheme="majorHAnsi" w:cstheme="majorHAnsi"/>
          <w:bCs/>
          <w:iCs/>
          <w:color w:val="00000A"/>
          <w:sz w:val="24"/>
          <w:szCs w:val="24"/>
        </w:rPr>
        <w:fldChar w:fldCharType="separate"/>
      </w:r>
      <w:r w:rsidRPr="00756DE9">
        <w:rPr>
          <w:rFonts w:asciiTheme="majorHAnsi" w:eastAsia="Times New Roman" w:hAnsiTheme="majorHAnsi" w:cstheme="majorHAnsi"/>
          <w:bCs/>
          <w:iCs/>
          <w:noProof/>
          <w:color w:val="00000A"/>
          <w:sz w:val="24"/>
          <w:szCs w:val="24"/>
        </w:rPr>
        <w:t>(Lande, 1993)</w:t>
      </w:r>
      <w:r w:rsidRPr="00756DE9">
        <w:rPr>
          <w:rFonts w:asciiTheme="majorHAnsi" w:eastAsia="Times New Roman" w:hAnsiTheme="majorHAnsi" w:cstheme="majorHAnsi"/>
          <w:bCs/>
          <w:iCs/>
          <w:color w:val="00000A"/>
          <w:sz w:val="24"/>
          <w:szCs w:val="24"/>
        </w:rPr>
        <w:fldChar w:fldCharType="end"/>
      </w:r>
      <w:r w:rsidRPr="00756DE9">
        <w:rPr>
          <w:rFonts w:asciiTheme="majorHAnsi" w:eastAsia="Times New Roman" w:hAnsiTheme="majorHAnsi" w:cstheme="majorHAnsi"/>
          <w:bCs/>
          <w:iCs/>
          <w:color w:val="00000A"/>
          <w:sz w:val="24"/>
          <w:szCs w:val="24"/>
        </w:rPr>
        <w:t xml:space="preserve">. Sex ratio bias can contribute to a </w:t>
      </w:r>
      <w:commentRangeStart w:id="67"/>
      <w:r w:rsidRPr="00756DE9">
        <w:rPr>
          <w:rFonts w:asciiTheme="majorHAnsi" w:eastAsia="Times New Roman" w:hAnsiTheme="majorHAnsi" w:cstheme="majorHAnsi"/>
          <w:bCs/>
          <w:iCs/>
          <w:color w:val="00000A"/>
          <w:sz w:val="24"/>
          <w:szCs w:val="24"/>
        </w:rPr>
        <w:t xml:space="preserve">decrease in the number of breeding individuals </w:t>
      </w:r>
      <w:commentRangeEnd w:id="67"/>
      <w:r w:rsidRPr="00756DE9">
        <w:rPr>
          <w:rFonts w:ascii="Times New Roman" w:eastAsia="Times New Roman" w:hAnsi="Times New Roman" w:cs="Times New Roman"/>
          <w:sz w:val="16"/>
          <w:szCs w:val="16"/>
        </w:rPr>
        <w:commentReference w:id="67"/>
      </w:r>
      <w:r w:rsidRPr="00756DE9">
        <w:rPr>
          <w:rFonts w:asciiTheme="majorHAnsi" w:eastAsia="Times New Roman" w:hAnsiTheme="majorHAnsi" w:cstheme="majorHAnsi"/>
          <w:bCs/>
          <w:iCs/>
          <w:color w:val="00000A"/>
          <w:sz w:val="24"/>
          <w:szCs w:val="24"/>
        </w:rPr>
        <w:t>(i.e. N</w:t>
      </w:r>
      <w:r w:rsidRPr="00756DE9">
        <w:rPr>
          <w:rFonts w:asciiTheme="majorHAnsi" w:eastAsia="Times New Roman" w:hAnsiTheme="majorHAnsi" w:cstheme="majorHAnsi"/>
          <w:bCs/>
          <w:iCs/>
          <w:color w:val="00000A"/>
          <w:sz w:val="24"/>
          <w:szCs w:val="24"/>
          <w:vertAlign w:val="subscript"/>
        </w:rPr>
        <w:t>e</w:t>
      </w:r>
      <w:r w:rsidRPr="00756DE9">
        <w:rPr>
          <w:rFonts w:asciiTheme="majorHAnsi" w:eastAsia="Times New Roman" w:hAnsiTheme="majorHAnsi" w:cstheme="majorHAnsi"/>
          <w:bCs/>
          <w:iCs/>
          <w:color w:val="00000A"/>
          <w:sz w:val="24"/>
          <w:szCs w:val="24"/>
        </w:rPr>
        <w:t xml:space="preserve">) resulting in populations more susceptible to the effects of inbreeding depression, genetic drift and reductions in fitness </w:t>
      </w:r>
      <w:r w:rsidRPr="00756DE9">
        <w:rPr>
          <w:rFonts w:asciiTheme="majorHAnsi" w:eastAsia="Times New Roman" w:hAnsiTheme="majorHAnsi" w:cstheme="majorHAnsi"/>
          <w:bCs/>
          <w:iCs/>
          <w:color w:val="00000A"/>
          <w:sz w:val="24"/>
          <w:szCs w:val="24"/>
        </w:rPr>
        <w:fldChar w:fldCharType="begin"/>
      </w:r>
      <w:r w:rsidRPr="00756DE9">
        <w:rPr>
          <w:rFonts w:asciiTheme="majorHAnsi" w:eastAsia="Times New Roman" w:hAnsiTheme="majorHAnsi" w:cstheme="majorHAnsi"/>
          <w:bCs/>
          <w:iCs/>
          <w:color w:val="00000A"/>
          <w:sz w:val="24"/>
          <w:szCs w:val="24"/>
        </w:rPr>
        <w:instrText xml:space="preserve"> ADDIN ZOTERO_ITEM CSL_CITATION {"citationID":"4Z6l2onM","properties":{"formattedCitation":"(Frankham, 2005; Hedrick &amp; Garcia-Dorado, 2016; Kardos et al., 2016)","plainCitation":"(Frankham, 2005; Hedrick &amp; Garcia-Dorado, 2016; Kardos et al., 2016)","noteIndex":0},"citationItems":[{"id":303,"uris":["http://zotero.org/users/local/3tku6QP0/items/JAQPNXLK"],"itemData":{"id":303,"type":"article-journal","abstract":"The role of genetic factors in extinction has been a controversial issue, especially since Lande's paper [Genetics and demography in biological conservation, Science 241 (1988) 1455-1460] paper in Science. Here I review the evidence on the contribution of genetic factors to extinction risk. Inbreeding depression, loss of genetic diversity and mutation accumulation have been hypothesised to increase extinction risk. There is now compelling evidence that inbreeding depression and loss of genetic diversity increase extinction risk in laboratory populations of naturally outbreeding species. There is now clear evidence for inbreeding depression in wild species of naturally outbreeding species and strong grounds from individual case studies and from computer projections for believing that this contributes to extinction risk. Further, most species are not driven to extinction before genetic factors have time to impact. The contributions of mutation accumulation to extinction risk in threatened taxa appear to be small and to require very many generations. Thus, there is now sufficient evidence to regard the controversies regarding the contribution of genetic factors to extinction risk as resolved. If genetic factors are ignored, extinction risk will be underestimated and inappropriate recovery strategies may be used. © 2005 Elsevier Ltd. All rights reserved.","container-title":"Biological Conservation","DOI":"10.1016/j.biocon.2005.05.002","ISSN":"0006-3207, 0006-3207","issue":"2","page":"131-140","title":"Genetics and extinction","volume":"126","author":[{"family":"Frankham","given":"Richard"}],"issued":{"date-parts":[["2005"]]}}},{"id":778,"uris":["http://zotero.org/users/local/3tku6QP0/items/YBK9IYQ3"],"itemData":{"id":778,"type":"article-journal","container-title":"Trends in Ecology &amp; Evolution","DOI":"10.1016/j.tree.2016.09.005","ISSN":"01695347","issue":"12","journalAbbreviation":"Trends in Ecology &amp; Evolution","language":"en","page":"940-952","source":"DOI.org (Crossref)","title":"Understanding Inbreeding Depression, Purging, and Genetic Rescue","volume":"31","author":[{"family":"Hedrick","given":"Philip W."},{"family":"Garcia-Dorado","given":"Aurora"}],"issued":{"date-parts":[["2016",12]]}}},{"id":780,"uris":["http://zotero.org/users/local/3tku6QP0/items/K7F7BP72"],"itemData":{"id":780,"type":"article-journal","abstract":"Inbreeding depression (reduced fitness of individuals with related parents) has long been a major focus of ecology, evolution, and conservation biology. Despite decades of research, we still have a limited understanding of the strength, underlying genetic mechanisms, and demographic consequences of inbreeding depression in the wild. Studying inbreeding depression in natural populations has been hampered by the inability to precisely measure individual inbreeding. Fortunately, the rapidly increasing availability of high-­throughput sequencing data means it is now feasible to measure the inbreeding of any individual with high precision. Here, we review how genomic data are advancing our understanding of inbreeding depression in the wild. Recent results show that individual inbreeding and inbreeding depression can be measured more precisely with genomic data than via traditional pedigree analysis. Additionally, the availability of genomic data has made it possible to pinpoint loci with large effects contributing to inbreeding depression in wild populations, although this will continue to be a challenging task in many study systems due to low statistical power. Now that reliably measuring individual inbreeding is no longer a limitation, a major focus of future studies should be to more accurately quantify effects of inbreeding depression on population growth and viability.","container-title":"Evolutionary Applications","DOI":"10.1111/eva.12414","ISSN":"1752-4571, 1752-4571","issue":"10","journalAbbreviation":"Evolutionary Applications","language":"en","page":"1205-1218","source":"DOI.org (Crossref)","title":"Genomics advances the study of inbreeding depression in the wild","volume":"9","author":[{"family":"Kardos","given":"Marty"},{"family":"Taylor","given":"Helen R."},{"family":"Ellegren","given":"Hans"},{"family":"Luikart","given":"Gordon"},{"family":"Allendorf","given":"Fred W."}],"issued":{"date-parts":[["2016",12]]}}}],"schema":"https://github.com/citation-style-language/schema/raw/master/csl-citation.json"} </w:instrText>
      </w:r>
      <w:r w:rsidRPr="00756DE9">
        <w:rPr>
          <w:rFonts w:asciiTheme="majorHAnsi" w:eastAsia="Times New Roman" w:hAnsiTheme="majorHAnsi" w:cstheme="majorHAnsi"/>
          <w:bCs/>
          <w:iCs/>
          <w:color w:val="00000A"/>
          <w:sz w:val="24"/>
          <w:szCs w:val="24"/>
        </w:rPr>
        <w:fldChar w:fldCharType="separate"/>
      </w:r>
      <w:r w:rsidRPr="00756DE9">
        <w:rPr>
          <w:rFonts w:asciiTheme="majorHAnsi" w:eastAsia="Times New Roman" w:hAnsiTheme="majorHAnsi" w:cstheme="majorHAnsi"/>
          <w:bCs/>
          <w:iCs/>
          <w:noProof/>
          <w:color w:val="00000A"/>
          <w:sz w:val="24"/>
          <w:szCs w:val="24"/>
        </w:rPr>
        <w:t>(Frankham, 2005; Hedrick &amp; Garcia-Dorado, 2016; Kardos et al., 2016)</w:t>
      </w:r>
      <w:r w:rsidRPr="00756DE9">
        <w:rPr>
          <w:rFonts w:asciiTheme="majorHAnsi" w:eastAsia="Times New Roman" w:hAnsiTheme="majorHAnsi" w:cstheme="majorHAnsi"/>
          <w:bCs/>
          <w:iCs/>
          <w:color w:val="00000A"/>
          <w:sz w:val="24"/>
          <w:szCs w:val="24"/>
        </w:rPr>
        <w:fldChar w:fldCharType="end"/>
      </w:r>
      <w:r w:rsidRPr="00756DE9">
        <w:rPr>
          <w:rFonts w:asciiTheme="majorHAnsi" w:eastAsia="Times New Roman" w:hAnsiTheme="majorHAnsi" w:cstheme="majorHAnsi"/>
          <w:bCs/>
          <w:iCs/>
          <w:color w:val="00000A"/>
          <w:sz w:val="24"/>
          <w:szCs w:val="24"/>
        </w:rPr>
        <w:t xml:space="preserve">. Additionally, male sex-bias within wild populations, especially small populations, can lead to positive feedback loops where populations can no longer meet minimum viability thresholds and enter extinction vortexes </w:t>
      </w:r>
      <w:r w:rsidRPr="00756DE9">
        <w:rPr>
          <w:rFonts w:asciiTheme="majorHAnsi" w:eastAsia="Times New Roman" w:hAnsiTheme="majorHAnsi" w:cstheme="majorHAnsi"/>
          <w:bCs/>
          <w:iCs/>
          <w:color w:val="00000A"/>
          <w:sz w:val="24"/>
          <w:szCs w:val="24"/>
        </w:rPr>
        <w:fldChar w:fldCharType="begin"/>
      </w:r>
      <w:r w:rsidRPr="00756DE9">
        <w:rPr>
          <w:rFonts w:asciiTheme="majorHAnsi" w:eastAsia="Times New Roman" w:hAnsiTheme="majorHAnsi" w:cstheme="majorHAnsi"/>
          <w:bCs/>
          <w:iCs/>
          <w:color w:val="00000A"/>
          <w:sz w:val="24"/>
          <w:szCs w:val="24"/>
        </w:rPr>
        <w:instrText xml:space="preserve"> ADDIN ZOTERO_ITEM CSL_CITATION {"citationID":"tuaOsEcr","properties":{"formattedCitation":"(Gilpin &amp; Soule, 1986; Rankin et al., 2011)","plainCitation":"(Gilpin &amp; Soule, 1986; Rankin et al., 2011)","noteIndex":0},"citationItems":[{"id":629,"uris":["http://zotero.org/users/local/3tku6QP0/items/87HKJZN8"],"itemData":{"id":629,"type":"chapter","container-title":"Minimum viable populations : Processes of species extinction","event-place":"Cambridge, England","ISBN":"978-0-511-62340-0","publisher":"Cambridge University Press","publisher-place":"Cambridge, England","title":"Viable Populations for Conservation","author":[{"family":"Gilpin","given":"Michael E"},{"family":"Soule","given":"Michael E"}],"issued":{"date-parts":[["1986"]]}}},{"id":631,"uris":["http://zotero.org/users/local/3tku6QP0/items/2W8WB4DM"],"itemData":{"id":631,"type":"article-journal","abstract":"It is widely understood that the costs and beneﬁts of mating can affect the fecundity and survival of individuals. Sexual conﬂict may have profound consequences for populations as a result of the negative effects it causes males and females to have on one another’s ﬁtness. Here we present a model describing the evolution of sexual conﬂict, in which males inﬂict a direct cost on female ﬁtness. We show that these costs can drive the entire population to extinction. To males, females are an essential but ﬁnite resource over which they have to compete. Population extinction owing to sexual conﬂict can therefore be seen as an evolutionary tragedy of the commons. Our model shows that a positive feedback between harassment and the operational sex ratio is responsible for the demise of females and, thus, for population extinction. We further show that the evolution of female resistance to counter harassment can prevent a tragedy of the commons. Our ﬁndings not only demonstrate that sexual conﬂict can drive a population to extinction but also highlight how simple mechanisms, such as harassment costs to males and females and the coevolution between harassment and resistance, can help avert a tragedy of the commons caused by sexual conﬂict.","container-title":"The American Naturalist","DOI":"10.1086/659947","ISSN":"0003-0147, 1537-5323","issue":"6","journalAbbreviation":"The American Naturalist","language":"en","page":"780-791","source":"DOI.org (Crossref)","title":"Sexual Conflict and the Tragedy of the Commons","volume":"177","author":[{"family":"Rankin","given":"Daniel J."},{"family":"Dieckmann","given":"Ulf"},{"family":"Kokko","given":"Hanna"}],"issued":{"date-parts":[["2011",6]]}}}],"schema":"https://github.com/citation-style-language/schema/raw/master/csl-citation.json"} </w:instrText>
      </w:r>
      <w:r w:rsidRPr="00756DE9">
        <w:rPr>
          <w:rFonts w:asciiTheme="majorHAnsi" w:eastAsia="Times New Roman" w:hAnsiTheme="majorHAnsi" w:cstheme="majorHAnsi"/>
          <w:bCs/>
          <w:iCs/>
          <w:color w:val="00000A"/>
          <w:sz w:val="24"/>
          <w:szCs w:val="24"/>
        </w:rPr>
        <w:fldChar w:fldCharType="separate"/>
      </w:r>
      <w:r w:rsidRPr="00756DE9">
        <w:rPr>
          <w:rFonts w:asciiTheme="majorHAnsi" w:eastAsia="Times New Roman" w:hAnsiTheme="majorHAnsi" w:cstheme="majorHAnsi"/>
          <w:bCs/>
          <w:iCs/>
          <w:noProof/>
          <w:color w:val="00000A"/>
          <w:sz w:val="24"/>
          <w:szCs w:val="24"/>
        </w:rPr>
        <w:t>(Gilpin &amp; Soule, 1986; Rankin et al., 2011)</w:t>
      </w:r>
      <w:r w:rsidRPr="00756DE9">
        <w:rPr>
          <w:rFonts w:asciiTheme="majorHAnsi" w:eastAsia="Times New Roman" w:hAnsiTheme="majorHAnsi" w:cstheme="majorHAnsi"/>
          <w:bCs/>
          <w:iCs/>
          <w:color w:val="00000A"/>
          <w:sz w:val="24"/>
          <w:szCs w:val="24"/>
        </w:rPr>
        <w:fldChar w:fldCharType="end"/>
      </w:r>
      <w:r w:rsidRPr="00756DE9">
        <w:rPr>
          <w:rFonts w:asciiTheme="majorHAnsi" w:eastAsia="Times New Roman" w:hAnsiTheme="majorHAnsi" w:cstheme="majorHAnsi"/>
          <w:bCs/>
          <w:iCs/>
          <w:color w:val="00000A"/>
          <w:sz w:val="24"/>
          <w:szCs w:val="24"/>
        </w:rPr>
        <w:t>. Because delta smelt have a small population size, understanding sex ratios throughout the life cycle of the annual species would allow for a better understanding of population dynamics in the wild.</w:t>
      </w:r>
    </w:p>
    <w:p w14:paraId="5A925D37" w14:textId="77777777" w:rsidR="00756DE9" w:rsidRPr="00756DE9" w:rsidRDefault="00756DE9" w:rsidP="00756DE9">
      <w:pPr>
        <w:spacing w:after="0" w:line="240" w:lineRule="auto"/>
        <w:jc w:val="left"/>
        <w:rPr>
          <w:rFonts w:asciiTheme="majorHAnsi" w:eastAsia="Times New Roman" w:hAnsiTheme="majorHAnsi" w:cstheme="majorHAnsi"/>
          <w:bCs/>
          <w:iCs/>
          <w:color w:val="00000A"/>
          <w:sz w:val="24"/>
          <w:szCs w:val="24"/>
        </w:rPr>
      </w:pPr>
    </w:p>
    <w:p w14:paraId="3C0EF3ED" w14:textId="3D1ED9A7" w:rsidR="00756DE9" w:rsidRPr="00756DE9" w:rsidRDefault="00756DE9" w:rsidP="00756DE9">
      <w:pPr>
        <w:spacing w:after="0" w:line="240" w:lineRule="auto"/>
        <w:jc w:val="left"/>
        <w:rPr>
          <w:rFonts w:asciiTheme="majorHAnsi" w:eastAsia="Times New Roman" w:hAnsiTheme="majorHAnsi" w:cstheme="majorHAnsi"/>
          <w:bCs/>
          <w:iCs/>
          <w:color w:val="00000A"/>
          <w:sz w:val="24"/>
          <w:szCs w:val="24"/>
        </w:rPr>
      </w:pPr>
      <w:r w:rsidRPr="00756DE9">
        <w:rPr>
          <w:rFonts w:asciiTheme="majorHAnsi" w:eastAsia="Times New Roman" w:hAnsiTheme="majorHAnsi" w:cstheme="majorHAnsi"/>
          <w:bCs/>
          <w:iCs/>
          <w:color w:val="00000A"/>
          <w:sz w:val="24"/>
          <w:szCs w:val="24"/>
        </w:rPr>
        <w:t xml:space="preserve">While understanding sex determination mechanisms is essential to understanding the evolution of sex chromosomes and the effects of the environment on genetic expression of sex </w:t>
      </w:r>
      <w:r w:rsidRPr="00756DE9">
        <w:rPr>
          <w:rFonts w:asciiTheme="majorHAnsi" w:eastAsia="Times New Roman" w:hAnsiTheme="majorHAnsi" w:cstheme="majorHAnsi"/>
          <w:color w:val="00000A"/>
          <w:sz w:val="24"/>
          <w:szCs w:val="24"/>
        </w:rPr>
        <w:fldChar w:fldCharType="begin"/>
      </w:r>
      <w:r w:rsidR="006D3495">
        <w:rPr>
          <w:rFonts w:asciiTheme="majorHAnsi" w:eastAsia="Times New Roman" w:hAnsiTheme="majorHAnsi" w:cstheme="majorHAnsi"/>
          <w:bCs/>
          <w:iCs/>
          <w:color w:val="00000A"/>
          <w:sz w:val="24"/>
          <w:szCs w:val="24"/>
        </w:rPr>
        <w:instrText xml:space="preserve"> ADDIN ZOTERO_ITEM CSL_CITATION {"citationID":"fw2QppLM","properties":{"formattedCitation":"(Mei &amp; Gui, 2015)","plainCitation":"(Mei &amp; Gui, 2015)","noteIndex":0},"citationItems":[{"id":"RtxQgvHh/PK23EHUb","uris":["http://www.mendeley.com/documents/?uuid=bf62f766-0bdc-4713-80eb-0c79ca8ca548"],"itemData":{"DOI":"10.1007/s11427-014-4797-9","ISSN":"16747305","abstract":"Aquaculture has made an enormous contribution to the world food production, especially to the sustainable supply of animal proteins. The utility of diverse reproduction strategies in fish, such as the exploiting use of unisexual gynogenesis, has created a typical case of fish genetic breeding. A number of fish species show substantial sexual dimorphism that is closely linked to multiple economic traits including growth rate and body size, and the efficient development of sex-linked genetic markers and sex control biotechnologies has provided significant approaches to increase the production and value for commercial purposes. Along with the rapid development of genomics and molecular genetic techniques, the genetic basis of sexual dimorphism has been gradually deciphered, and great progress has been made in the mechanisms of fish sex determination and identification of sex-determining genes. This review summarizes the progress to provide some directive and objective thinking for further research in this field.","author":[{"dropping-particle":"","family":"Mei","given":"Jie","non-dropping-particle":"","parse-names":false,"suffix":""},{"dropping-particle":"","family":"Gui","given":"Jian Fang","non-dropping-particle":"","parse-names":false,"suffix":""}],"container-title":"Science China Life Sciences","id":"ITEM-1","issue":"2","issued":{"date-parts":[["2015"]]},"page":"124-136","title":"Genetic basis and biotechnological manipulation of sexual dimorphism and sex determination in fish","type":"article-journal","volume":"58"}}],"schema":"https://github.com/citation-style-language/schema/raw/master/csl-citation.json"} </w:instrText>
      </w:r>
      <w:r w:rsidRPr="00756DE9">
        <w:rPr>
          <w:rFonts w:asciiTheme="majorHAnsi" w:eastAsia="Times New Roman" w:hAnsiTheme="majorHAnsi" w:cstheme="majorHAnsi"/>
          <w:bCs/>
          <w:iCs/>
          <w:color w:val="00000A"/>
          <w:sz w:val="24"/>
          <w:szCs w:val="24"/>
        </w:rPr>
        <w:fldChar w:fldCharType="separate"/>
      </w:r>
      <w:r w:rsidRPr="00756DE9">
        <w:rPr>
          <w:rFonts w:asciiTheme="majorHAnsi" w:eastAsia="Times New Roman" w:hAnsiTheme="majorHAnsi" w:cstheme="majorHAnsi"/>
          <w:color w:val="00000A"/>
          <w:sz w:val="24"/>
          <w:szCs w:val="24"/>
        </w:rPr>
        <w:t xml:space="preserve">(Mei &amp; </w:t>
      </w:r>
      <w:proofErr w:type="spellStart"/>
      <w:r w:rsidRPr="00756DE9">
        <w:rPr>
          <w:rFonts w:asciiTheme="majorHAnsi" w:eastAsia="Times New Roman" w:hAnsiTheme="majorHAnsi" w:cstheme="majorHAnsi"/>
          <w:color w:val="00000A"/>
          <w:sz w:val="24"/>
          <w:szCs w:val="24"/>
        </w:rPr>
        <w:t>Gui</w:t>
      </w:r>
      <w:proofErr w:type="spellEnd"/>
      <w:r w:rsidRPr="00756DE9">
        <w:rPr>
          <w:rFonts w:asciiTheme="majorHAnsi" w:eastAsia="Times New Roman" w:hAnsiTheme="majorHAnsi" w:cstheme="majorHAnsi"/>
          <w:color w:val="00000A"/>
          <w:sz w:val="24"/>
          <w:szCs w:val="24"/>
        </w:rPr>
        <w:t xml:space="preserve">, </w:t>
      </w:r>
      <w:r w:rsidRPr="00756DE9">
        <w:rPr>
          <w:rFonts w:asciiTheme="majorHAnsi" w:eastAsia="Times New Roman" w:hAnsiTheme="majorHAnsi" w:cstheme="majorHAnsi"/>
          <w:color w:val="00000A"/>
          <w:sz w:val="24"/>
          <w:szCs w:val="24"/>
        </w:rPr>
        <w:lastRenderedPageBreak/>
        <w:t>2015)</w:t>
      </w:r>
      <w:r w:rsidRPr="00756DE9">
        <w:rPr>
          <w:rFonts w:asciiTheme="majorHAnsi" w:eastAsia="Times New Roman" w:hAnsiTheme="majorHAnsi" w:cstheme="majorHAnsi"/>
          <w:color w:val="00000A"/>
          <w:sz w:val="24"/>
          <w:szCs w:val="24"/>
        </w:rPr>
        <w:fldChar w:fldCharType="end"/>
      </w:r>
      <w:r w:rsidRPr="00756DE9">
        <w:rPr>
          <w:rFonts w:asciiTheme="majorHAnsi" w:eastAsia="Times New Roman" w:hAnsiTheme="majorHAnsi" w:cstheme="majorHAnsi"/>
          <w:color w:val="00000A"/>
          <w:sz w:val="24"/>
          <w:szCs w:val="24"/>
        </w:rPr>
        <w:t xml:space="preserve">, the ability to identify the sex of individual fish without lethal sampling provides a less invasive strategy for </w:t>
      </w:r>
      <w:r w:rsidRPr="00756DE9">
        <w:rPr>
          <w:rFonts w:asciiTheme="majorHAnsi" w:eastAsia="Times New Roman" w:hAnsiTheme="majorHAnsi" w:cstheme="majorHAnsi"/>
          <w:bCs/>
          <w:iCs/>
          <w:color w:val="00000A"/>
          <w:sz w:val="24"/>
          <w:szCs w:val="24"/>
        </w:rPr>
        <w:t xml:space="preserve">population level studies of wild fish—a crucial aspect for threatened and endangered species—and aquaculture management. Despite the State of California’s active monitoring of the wild delta smelt population abundance and distribution, the inability to identify the sex of fish at all life stages leaves an important metric of population dynamics unknown. Because mechanisms for sex determination vary between closely related species and within different populations of a single species, an investigation into causative mechanisms and a search for diagnostic markers must be performed at the individual species level </w:t>
      </w:r>
      <w:r w:rsidRPr="00756DE9">
        <w:rPr>
          <w:rFonts w:asciiTheme="majorHAnsi" w:eastAsia="Times New Roman" w:hAnsiTheme="majorHAnsi" w:cstheme="majorHAnsi"/>
          <w:color w:val="00000A"/>
          <w:sz w:val="24"/>
          <w:szCs w:val="24"/>
        </w:rPr>
        <w:fldChar w:fldCharType="begin"/>
      </w:r>
      <w:r w:rsidR="006D3495">
        <w:rPr>
          <w:rFonts w:asciiTheme="majorHAnsi" w:eastAsia="Times New Roman" w:hAnsiTheme="majorHAnsi" w:cstheme="majorHAnsi"/>
          <w:bCs/>
          <w:iCs/>
          <w:color w:val="00000A"/>
          <w:sz w:val="24"/>
          <w:szCs w:val="24"/>
        </w:rPr>
        <w:instrText xml:space="preserve"> ADDIN ZOTERO_ITEM CSL_CITATION {"citationID":"xN876Iit","properties":{"formattedCitation":"(Conover &amp; Kynard, 2013; Devlin &amp; Nagahama, 2002; Kobayashi et al., 2013; Mank &amp; Avise, 2009; Nakamura et al., 1998; Volff, 2005; Volff &amp; Schartl, 2001)","plainCitation":"(Conover &amp; Kynard, 2013; Devlin &amp; Nagahama, 2002; Kobayashi et al., 2013; Mank &amp; Avise, 2009; Nakamura et al., 1998; Volff, 2005; Volff &amp; Schartl, 2001)","noteIndex":0},"citationItems":[{"id":"RtxQgvHh/b33Ibb6v","uris":["http://www.mendeley.com/documents/?uuid=8b73779d-f525-48e0-ba64-b1dbd7428d63"],"itemData":{"author":[{"dropping-particle":"","family":"Conover","given":"David O","non-dropping-particle":"","parse-names":false,"suffix":""},{"dropping-particle":"","family":"Kynard","given":"Boyd E","non-dropping-particle":"","parse-names":false,"suffix":""}],"id":"ITEM-1","issue":"4507","issued":{"date-parts":[["2013"]]},"page":"577-579","title":"Environmental Sex Determination : Interaction of Temperature and Genotype in a Fish Environmental Sex Determinaffon : Interaction of Temperature and Genotype in a Fish","type":"article-journal","volume":"213"}},{"id":"RtxQgvHh/dlUvn7ef","uris":["http://www.mendeley.com/documents/?uuid=a30ee487-33a4-4c79-8bfa-367738cec317"],"itemData":{"DOI":"10.1016/S0044-8486(02)00057-1","ISBN":"0044-8486","ISSN":"00448486","abstract":"A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-2","issue":"3-4","issued":{"date-parts":[["2002"]]},"page":"191-364","title":"Sex determination and sex differentiation in fish: An overview of genetic, physiological, and environmental influences","type":"article-journal","volume":"208"}},{"id":615,"uris":["http://zotero.org/users/local/3tku6QP0/items/P9PTRC7I"],"itemData":{"id":615,"type":"article-journal","abstract":"Among vertebrates, fishes show an exceptional range of reproductive strategies regarding the expression of their sexuality. Fish sexualities were categorized into gonochorism, synchronous/sequential hermaphrodite, or unisexual reproduction. In gonochoristic fishes, sex is determined genetically or by environmental factors. After sex determination, the gonads are differentiated into ovary or testis, with the sex remaining fixed for the entire life cycle. In contrast, some sequential hermaphrodite fishes can change their sex from male to female (protandrous), female to male (protogynous), or serially (bi-directional sex change) in their life cycle. In many cases, sex change is cued by social factors such as the disappearance of a male or female from a group. This unique diversity in fishes provides an ideal animal model to investigate sex determination and differentiation in vertebrates. This review first discusses genetic-orientated sex determination mechanisms. Then, we address the gonadal sex differentiation process in a gonochoristic fish, using an example of the Nile tilapia. Finally, we discuss various types of sex change that occur in hermaphrodite fishes.","container-title":"Sexual Development","DOI":"10.1159/000342009","ISSN":"1661-5425, 1661-5433","issue":"1-3","journalAbbreviation":"Sex Dev","language":"en","page":"115-125","source":"DOI.org (Crossref)","title":"Diversity and Plasticity of Sex Determination and Differentiation in Fishes","volume":"7","author":[{"family":"Kobayashi","given":"Y."},{"family":"Nagahama","given":"Y."},{"family":"Nakamura","given":"M."}],"issued":{"date-parts":[["2013"]]}}},{"id":"RtxQgvHh/iLiMXWhR","uris":["http://www.mendeley.com/documents/?uuid=ca7bd1e9-8e27-4fa2-9b33-fd6639fafc12"],"itemData":{"DOI":"10.1159/000223071","ISSN":"16615425","abstract":"Sex determination, due to the obvious association with re- production and Darwinian fitness, has been traditionally as- sumed to be a relatively conserved trait. However, research on teleost fishes has shown that this need not be the case, as these animals display a remarkable diversity in the ways that they determine sex. These different mechanisms, which include constitutive genetic mechanisms on sex chromo- somes, polygenic constitutive mechanisms, environmental influences, hermaphroditism, and unisexuality have each originated numerous independent times in the teleosts. The evolutionary lability of sex determination, and the corre- sponding rapid rate of turn-over among different modes, makes the teleost clade an excellent model with which to test theories regarding the evolution of sex determining ad- aptations. Much of the plasticity in sex determination likely results from the dynamic teleost genome, and recent ad- vances in fish genetics and genomics have revealed the role of gene and genome duplication in fostering emergence and turn-over of sex determining mechanisms.","author":[{"dropping-particle":"","family":"Mank","given":"J. E.","non-dropping-particle":"","parse-names":false,"suffix":""},{"dropping-particle":"","family":"Avise","given":"J. C.","non-dropping-particle":"","parse-names":false,"suffix":""}],"container-title":"Sexual Development","id":"ITEM-3","issue":"2-3","issued":{"date-parts":[["2009"]]},"page":"60-67","title":"Evolutionary diversity and turn-over of sex determination in teleost fishes","type":"article-journal","volume":"3"}},{"id":437,"uris":["http://zotero.org/users/local/3tku6QP0/items/ZYLD8CMZ"],"itemData":{"id":437,"type":"article-journal","container-title":"Journal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id":"RtxQgvHh/o6zP9aBP","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N.","non-dropping-particle":"","parse-names":false,"suffix":""}],"container-title":"Heredity","id":"ITEM-4","issue":"3","issued":{"date-parts":[["2005"]]},"page":"280-294","title":"Genome evolution and biodiversity in teleost fish","type":"article-journal","volume":"94"}},{"id":766,"uris":["http://zotero.org/users/local/3tku6QP0/items/CMGAMU6X"],"itemData":{"id":766,"type":"article-journal","abstract":"Poeciliids are one of the best-studied groups of ﬁshes with respect to sex determination. They present an amazing variety of mechanisms, which span from simple XX-XY or ZZ-ZW systems to polyfactorial sex determination. The gonosomes of poeciliids generally are homomorphic, but very early stages of sex chromosome differentiation have been occasionally detected in some species. In the platyﬁsh Xiphophorus maculatus, gene loci involved in melanoma formation, in different pigmentation patterns and in sexual maturity are closely linked to the sex-determining locus in the subtelomeric region of the X- and Y- chromosomes. The majority of traits encoded by these loci are highly polymorphic. This phenomenon might be explained by the high level of genomic plasticity apparently affecting the sex-determining region, where frequent rearrangements such as duplications, deletions, ampliﬁcations, and transpositions frequently occur. We propose that the high plasticity of the sex-determining region might explain the variability of sex determination in Xiphophorus and other poeciliids.","container-title":"Genetica","language":"en","page":"101-110","source":"Zotero","title":"Variability of genetic sex determination in poeciliid fishes","volume":"111","author":[{"family":"Volff","given":"J. N."},{"family":"Schartl","given":"M."}],"issued":{"date-parts":[["2001"]]}}}],"schema":"https://github.com/citation-style-language/schema/raw/master/csl-citation.json"} </w:instrText>
      </w:r>
      <w:r w:rsidRPr="00756DE9">
        <w:rPr>
          <w:rFonts w:asciiTheme="majorHAnsi" w:eastAsia="Times New Roman" w:hAnsiTheme="majorHAnsi" w:cstheme="majorHAnsi"/>
          <w:bCs/>
          <w:iCs/>
          <w:color w:val="00000A"/>
          <w:sz w:val="24"/>
          <w:szCs w:val="24"/>
        </w:rPr>
        <w:fldChar w:fldCharType="separate"/>
      </w:r>
      <w:r w:rsidRPr="00756DE9">
        <w:rPr>
          <w:rFonts w:asciiTheme="majorHAnsi" w:eastAsia="Times New Roman" w:hAnsiTheme="majorHAnsi" w:cstheme="majorHAnsi"/>
          <w:color w:val="00000A"/>
          <w:sz w:val="24"/>
          <w:szCs w:val="24"/>
        </w:rPr>
        <w:t xml:space="preserve">(Conover &amp; Kynard, 2013; Devlin &amp; </w:t>
      </w:r>
      <w:proofErr w:type="spellStart"/>
      <w:r w:rsidRPr="00756DE9">
        <w:rPr>
          <w:rFonts w:asciiTheme="majorHAnsi" w:eastAsia="Times New Roman" w:hAnsiTheme="majorHAnsi" w:cstheme="majorHAnsi"/>
          <w:color w:val="00000A"/>
          <w:sz w:val="24"/>
          <w:szCs w:val="24"/>
        </w:rPr>
        <w:t>Nagahama</w:t>
      </w:r>
      <w:proofErr w:type="spellEnd"/>
      <w:r w:rsidRPr="00756DE9">
        <w:rPr>
          <w:rFonts w:asciiTheme="majorHAnsi" w:eastAsia="Times New Roman" w:hAnsiTheme="majorHAnsi" w:cstheme="majorHAnsi"/>
          <w:color w:val="00000A"/>
          <w:sz w:val="24"/>
          <w:szCs w:val="24"/>
        </w:rPr>
        <w:t xml:space="preserve">, 2002; Kobayashi et al., 2013; </w:t>
      </w:r>
      <w:proofErr w:type="spellStart"/>
      <w:r w:rsidRPr="00756DE9">
        <w:rPr>
          <w:rFonts w:asciiTheme="majorHAnsi" w:eastAsia="Times New Roman" w:hAnsiTheme="majorHAnsi" w:cstheme="majorHAnsi"/>
          <w:color w:val="00000A"/>
          <w:sz w:val="24"/>
          <w:szCs w:val="24"/>
        </w:rPr>
        <w:t>Mank</w:t>
      </w:r>
      <w:proofErr w:type="spellEnd"/>
      <w:r w:rsidRPr="00756DE9">
        <w:rPr>
          <w:rFonts w:asciiTheme="majorHAnsi" w:eastAsia="Times New Roman" w:hAnsiTheme="majorHAnsi" w:cstheme="majorHAnsi"/>
          <w:color w:val="00000A"/>
          <w:sz w:val="24"/>
          <w:szCs w:val="24"/>
        </w:rPr>
        <w:t xml:space="preserve"> &amp; </w:t>
      </w:r>
      <w:proofErr w:type="spellStart"/>
      <w:r w:rsidRPr="00756DE9">
        <w:rPr>
          <w:rFonts w:asciiTheme="majorHAnsi" w:eastAsia="Times New Roman" w:hAnsiTheme="majorHAnsi" w:cstheme="majorHAnsi"/>
          <w:color w:val="00000A"/>
          <w:sz w:val="24"/>
          <w:szCs w:val="24"/>
        </w:rPr>
        <w:t>Avise</w:t>
      </w:r>
      <w:proofErr w:type="spellEnd"/>
      <w:r w:rsidRPr="00756DE9">
        <w:rPr>
          <w:rFonts w:asciiTheme="majorHAnsi" w:eastAsia="Times New Roman" w:hAnsiTheme="majorHAnsi" w:cstheme="majorHAnsi"/>
          <w:color w:val="00000A"/>
          <w:sz w:val="24"/>
          <w:szCs w:val="24"/>
        </w:rPr>
        <w:t xml:space="preserve">, 2009; Nakamura et al., 1998; </w:t>
      </w:r>
      <w:proofErr w:type="spellStart"/>
      <w:r w:rsidRPr="00756DE9">
        <w:rPr>
          <w:rFonts w:asciiTheme="majorHAnsi" w:eastAsia="Times New Roman" w:hAnsiTheme="majorHAnsi" w:cstheme="majorHAnsi"/>
          <w:color w:val="00000A"/>
          <w:sz w:val="24"/>
          <w:szCs w:val="24"/>
        </w:rPr>
        <w:t>Volff</w:t>
      </w:r>
      <w:proofErr w:type="spellEnd"/>
      <w:r w:rsidRPr="00756DE9">
        <w:rPr>
          <w:rFonts w:asciiTheme="majorHAnsi" w:eastAsia="Times New Roman" w:hAnsiTheme="majorHAnsi" w:cstheme="majorHAnsi"/>
          <w:color w:val="00000A"/>
          <w:sz w:val="24"/>
          <w:szCs w:val="24"/>
        </w:rPr>
        <w:t xml:space="preserve">, 2005; </w:t>
      </w:r>
      <w:proofErr w:type="spellStart"/>
      <w:r w:rsidRPr="00756DE9">
        <w:rPr>
          <w:rFonts w:asciiTheme="majorHAnsi" w:eastAsia="Times New Roman" w:hAnsiTheme="majorHAnsi" w:cstheme="majorHAnsi"/>
          <w:color w:val="00000A"/>
          <w:sz w:val="24"/>
          <w:szCs w:val="24"/>
        </w:rPr>
        <w:t>Volff</w:t>
      </w:r>
      <w:proofErr w:type="spellEnd"/>
      <w:r w:rsidRPr="00756DE9">
        <w:rPr>
          <w:rFonts w:asciiTheme="majorHAnsi" w:eastAsia="Times New Roman" w:hAnsiTheme="majorHAnsi" w:cstheme="majorHAnsi"/>
          <w:color w:val="00000A"/>
          <w:sz w:val="24"/>
          <w:szCs w:val="24"/>
        </w:rPr>
        <w:t xml:space="preserve"> &amp; </w:t>
      </w:r>
      <w:proofErr w:type="spellStart"/>
      <w:r w:rsidRPr="00756DE9">
        <w:rPr>
          <w:rFonts w:asciiTheme="majorHAnsi" w:eastAsia="Times New Roman" w:hAnsiTheme="majorHAnsi" w:cstheme="majorHAnsi"/>
          <w:color w:val="00000A"/>
          <w:sz w:val="24"/>
          <w:szCs w:val="24"/>
        </w:rPr>
        <w:t>Schartl</w:t>
      </w:r>
      <w:proofErr w:type="spellEnd"/>
      <w:r w:rsidRPr="00756DE9">
        <w:rPr>
          <w:rFonts w:asciiTheme="majorHAnsi" w:eastAsia="Times New Roman" w:hAnsiTheme="majorHAnsi" w:cstheme="majorHAnsi"/>
          <w:color w:val="00000A"/>
          <w:sz w:val="24"/>
          <w:szCs w:val="24"/>
        </w:rPr>
        <w:t>, 2001)</w:t>
      </w:r>
      <w:r w:rsidRPr="00756DE9">
        <w:rPr>
          <w:rFonts w:asciiTheme="majorHAnsi" w:eastAsia="Times New Roman" w:hAnsiTheme="majorHAnsi" w:cstheme="majorHAnsi"/>
          <w:color w:val="00000A"/>
          <w:sz w:val="24"/>
          <w:szCs w:val="24"/>
        </w:rPr>
        <w:fldChar w:fldCharType="end"/>
      </w:r>
      <w:r w:rsidRPr="00756DE9">
        <w:rPr>
          <w:rFonts w:asciiTheme="majorHAnsi" w:eastAsia="Times New Roman" w:hAnsiTheme="majorHAnsi" w:cstheme="majorHAnsi"/>
          <w:bCs/>
          <w:iCs/>
          <w:color w:val="00000A"/>
          <w:sz w:val="24"/>
          <w:szCs w:val="24"/>
        </w:rPr>
        <w:t>.</w:t>
      </w:r>
    </w:p>
    <w:p w14:paraId="24B0A8FC" w14:textId="77777777" w:rsidR="00756DE9" w:rsidRPr="00756DE9" w:rsidRDefault="00756DE9" w:rsidP="00756DE9">
      <w:pPr>
        <w:spacing w:after="0" w:line="240" w:lineRule="auto"/>
        <w:jc w:val="left"/>
        <w:rPr>
          <w:rFonts w:asciiTheme="majorHAnsi" w:eastAsia="Times New Roman" w:hAnsiTheme="majorHAnsi" w:cstheme="majorHAnsi"/>
          <w:bCs/>
          <w:iCs/>
          <w:color w:val="00000A"/>
          <w:sz w:val="24"/>
          <w:szCs w:val="24"/>
        </w:rPr>
      </w:pPr>
      <w:r w:rsidRPr="00756DE9">
        <w:rPr>
          <w:rFonts w:asciiTheme="majorHAnsi" w:eastAsia="Times New Roman" w:hAnsiTheme="majorHAnsi" w:cstheme="majorHAnsi"/>
          <w:bCs/>
          <w:iCs/>
          <w:color w:val="00000A"/>
          <w:sz w:val="24"/>
          <w:szCs w:val="24"/>
        </w:rPr>
        <w:br w:type="page"/>
      </w:r>
    </w:p>
    <w:p w14:paraId="284F95E1" w14:textId="77777777" w:rsidR="00756DE9" w:rsidRPr="00756DE9" w:rsidRDefault="00756DE9" w:rsidP="00756DE9">
      <w:pPr>
        <w:spacing w:after="0" w:line="240" w:lineRule="auto"/>
        <w:jc w:val="left"/>
        <w:rPr>
          <w:rFonts w:asciiTheme="majorHAnsi" w:eastAsia="Times New Roman" w:hAnsiTheme="majorHAnsi" w:cstheme="majorHAnsi"/>
          <w:bCs/>
          <w:iCs/>
          <w:color w:val="00000A"/>
          <w:sz w:val="24"/>
          <w:szCs w:val="24"/>
        </w:rPr>
      </w:pPr>
    </w:p>
    <w:bookmarkEnd w:id="63"/>
    <w:p w14:paraId="10359369" w14:textId="77777777" w:rsidR="00756DE9" w:rsidRPr="00756DE9" w:rsidRDefault="00756DE9" w:rsidP="00756DE9">
      <w:pPr>
        <w:spacing w:after="0" w:line="240" w:lineRule="auto"/>
        <w:jc w:val="left"/>
        <w:rPr>
          <w:rFonts w:asciiTheme="majorHAnsi" w:eastAsia="Times New Roman" w:hAnsiTheme="majorHAnsi" w:cstheme="majorHAnsi"/>
          <w:bCs/>
          <w:iCs/>
          <w:color w:val="00000A"/>
          <w:sz w:val="24"/>
          <w:szCs w:val="24"/>
        </w:rPr>
      </w:pPr>
      <w:r w:rsidRPr="00756DE9">
        <w:rPr>
          <w:rFonts w:asciiTheme="majorHAnsi" w:eastAsia="Times New Roman" w:hAnsiTheme="majorHAnsi" w:cstheme="majorHAnsi"/>
          <w:bCs/>
          <w:iCs/>
          <w:color w:val="00000A"/>
          <w:sz w:val="24"/>
          <w:szCs w:val="24"/>
        </w:rPr>
        <w:t>Delta smelt are a gonochoristic species where individuals do not display ESR nor appear to have environmental regulation of sex determination, which leads to the hypothesis that sex may be determined through genetics alone. This chapter investigates the assembled genomes of female and male delta smelt to probe for and define the extent of sex determining region(s) within delta smelt. Through utilizing different techniques for identifying associative markers with sex, we sought to develop markers diagnostic of sex to provide managers a non-lethal method of sexing individuals in the wild for the practical management of a listed species.</w:t>
      </w:r>
    </w:p>
    <w:p w14:paraId="7264DF3C" w14:textId="77777777" w:rsidR="00756DE9" w:rsidRPr="00756DE9" w:rsidRDefault="00756DE9" w:rsidP="00756DE9">
      <w:pPr>
        <w:spacing w:after="0" w:line="240" w:lineRule="auto"/>
        <w:jc w:val="left"/>
        <w:rPr>
          <w:rFonts w:asciiTheme="majorHAnsi" w:eastAsia="Times New Roman" w:hAnsiTheme="majorHAnsi" w:cstheme="majorHAnsi"/>
          <w:bCs/>
          <w:iCs/>
          <w:color w:val="00000A"/>
          <w:sz w:val="24"/>
          <w:szCs w:val="24"/>
        </w:rPr>
      </w:pPr>
    </w:p>
    <w:p w14:paraId="22D4F490" w14:textId="535AA1CF"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bCs/>
          <w:iCs/>
          <w:color w:val="00000A"/>
          <w:sz w:val="24"/>
          <w:szCs w:val="24"/>
        </w:rPr>
        <w:t xml:space="preserve">Knowing population demographic information will lead to informed management decisions to best support recovery efforts for imperiled delta smelt. The ability to determine sex through genetics and non-invasively capture population level demographic information in delta smelt would mark a large step forward in management of the species both in the wild and in captivity. </w:t>
      </w:r>
      <w:r w:rsidRPr="00756DE9">
        <w:rPr>
          <w:rFonts w:asciiTheme="majorHAnsi" w:eastAsia="Times New Roman" w:hAnsiTheme="majorHAnsi" w:cstheme="majorHAnsi"/>
          <w:bCs/>
          <w:iCs/>
          <w:sz w:val="24"/>
          <w:szCs w:val="24"/>
        </w:rPr>
        <w:t>Currently</w:t>
      </w:r>
      <w:r w:rsidRPr="00756DE9">
        <w:rPr>
          <w:rFonts w:asciiTheme="majorHAnsi" w:eastAsia="Times New Roman" w:hAnsiTheme="majorHAnsi" w:cstheme="majorHAnsi"/>
          <w:bCs/>
          <w:iCs/>
          <w:color w:val="00000A"/>
          <w:sz w:val="24"/>
          <w:szCs w:val="24"/>
        </w:rPr>
        <w:t xml:space="preserve"> the sex of a delta smelt can only be determined</w:t>
      </w:r>
      <w:r w:rsidRPr="00756DE9">
        <w:rPr>
          <w:rFonts w:asciiTheme="majorHAnsi" w:eastAsia="Times New Roman" w:hAnsiTheme="majorHAnsi" w:cstheme="majorHAnsi"/>
          <w:bCs/>
          <w:iCs/>
          <w:sz w:val="24"/>
          <w:szCs w:val="24"/>
        </w:rPr>
        <w:t xml:space="preserve"> non-lethally by the expression of reproductive cells (i.e. eggs or sperm), where pressure is put on the abdomen of fish until eggs (in females) or running milt (in males) are excreted </w:t>
      </w:r>
      <w:r w:rsidRPr="00756DE9">
        <w:rPr>
          <w:rFonts w:asciiTheme="majorHAnsi" w:eastAsia="Times New Roman" w:hAnsiTheme="majorHAnsi" w:cstheme="majorHAnsi"/>
          <w:bCs/>
          <w:iCs/>
          <w:sz w:val="24"/>
          <w:szCs w:val="24"/>
        </w:rPr>
        <w:fldChar w:fldCharType="begin"/>
      </w:r>
      <w:r w:rsidRPr="00756DE9">
        <w:rPr>
          <w:rFonts w:asciiTheme="majorHAnsi" w:eastAsia="Times New Roman" w:hAnsiTheme="majorHAnsi" w:cstheme="majorHAnsi"/>
          <w:bCs/>
          <w:iCs/>
          <w:sz w:val="24"/>
          <w:szCs w:val="24"/>
        </w:rPr>
        <w:instrText xml:space="preserve"> ADDIN ZOTERO_ITEM CSL_CITATION {"citationID":"xYk2ePRW","properties":{"formattedCitation":"(Lindberg et al., 2013)","plainCitation":"(Lindberg et al., 2013)","noteIndex":0},"citationItems":[{"id":463,"uris":["http://zotero.org/users/local/3tku6QP0/items/IAFSSLBH"],"itemData":{"id":463,"type":"article-journal","abstract":"In response to Federal listing of the Delta Smelt Hypomesus transpacificus as a threatened species in 1993, intensive fish culture techniques were developed to provide a supply of fish for research activities. The Delta Smelt was listed as endangered by the state of California in 2009, and several agencies worked quickly to develop a captive refuge population under genetic management. Captive 2-year-old wild-origin Delta Smelt served as the founding population in 2008. Each year, 250 genetically selected, single pair crosses are made in vitro, and the resultant full-sibling families are combined to rear in multifamily groups. Typically, eight families are reared together from egg to adult stage, with 80% or more of the initial families represented at the adult stage. Multifamily rearing provides an efficient way of achieving a breeding population of 500 in a smaller facility. Juvenile survival increased from 18% in 2009 to 39% in 2010, as facilities and methodologies improved. Growth rate also increased significantly from 2009 to 2010 (from 0.19 to 0.25mm/d). Subdermal alphanumeric tags identified individuals and allowed spawning of select individuals to preserve genetic diversity in the refuge population. Group marking, by adipose fin clip, provided efficiencies in time and space. Tagging and genetic analyses enabled in vitro spawning of recommended pair crosses each year. At present, we recommend completing the majority of spawning from February to mid-May and continuing to augment the refuge population with wild fish each year. The refuge population provides one type of safeguard against species extinction and provides an example for endangered fish culture. Received March 16, 2012; accepted November 18, 2012","container-title":"North American Journal of Aquaculture","DOI":"10.1080/15222055.2012.751942","issue":"2","page":"186-196","title":"Aquaculture methods for a genetically managed population of endangered delta smelt","volume":"75","author":[{"family":"Lindberg","given":"Joan C."},{"family":"Tigan","given":"Galen"},{"family":"Ellison","given":"Luke"},{"family":"Rettinghouse","given":"Theresa"},{"family":"Nagel","given":"Meredith M."},{"family":"Fisch","given":"Kathleen M."}],"issued":{"date-parts":[["2013"]]}}}],"schema":"https://github.com/citation-style-language/schema/raw/master/csl-citation.json"}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Theme="majorHAnsi" w:eastAsia="Times New Roman" w:hAnsiTheme="majorHAnsi" w:cstheme="majorHAnsi"/>
          <w:sz w:val="24"/>
          <w:szCs w:val="24"/>
        </w:rPr>
        <w:t>(Lindberg et al., 2013)</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bCs/>
          <w:iCs/>
          <w:sz w:val="24"/>
          <w:szCs w:val="24"/>
        </w:rPr>
        <w:t>. Dissection and visual inspection of gonads represents a lethal method to identify sex. Because sexual identification of wild fish depends on the physiological status of an individual fish, only about two-thirds of wild adult delta smelt sampled can be sexed (Hammock pers. comm.).</w:t>
      </w:r>
      <w:r w:rsidRPr="00756DE9">
        <w:rPr>
          <w:rFonts w:asciiTheme="majorHAnsi" w:eastAsia="Times New Roman" w:hAnsiTheme="majorHAnsi" w:cstheme="majorHAnsi"/>
          <w:bCs/>
          <w:iCs/>
          <w:color w:val="00000A"/>
          <w:sz w:val="24"/>
          <w:szCs w:val="24"/>
        </w:rPr>
        <w:t xml:space="preserve"> This presents a hurdle in studying the wild population and for rearing fish in captivity.</w:t>
      </w:r>
      <w:r w:rsidRPr="00756DE9">
        <w:rPr>
          <w:rFonts w:asciiTheme="majorHAnsi" w:eastAsia="Times New Roman" w:hAnsiTheme="majorHAnsi" w:cstheme="majorHAnsi"/>
          <w:bCs/>
          <w:iCs/>
          <w:sz w:val="24"/>
          <w:szCs w:val="24"/>
        </w:rPr>
        <w:t xml:space="preserve"> </w:t>
      </w:r>
      <w:r w:rsidRPr="00756DE9">
        <w:rPr>
          <w:rFonts w:asciiTheme="majorHAnsi" w:eastAsia="Times New Roman" w:hAnsiTheme="majorHAnsi" w:cstheme="majorHAnsi"/>
          <w:bCs/>
          <w:iCs/>
          <w:color w:val="00000A"/>
          <w:sz w:val="24"/>
          <w:szCs w:val="24"/>
        </w:rPr>
        <w:t xml:space="preserve">Within the wild population, the ability to genetically sex fish through non-lethal fin clip sampling, without culling or relying on gametic expression, will allow ecologists to reliably sex fish at all stages of their life cycle without reducing the species’ population size. Genetic identification of sex in the captive refuge population would allow for fish to be sexed at all stages of their </w:t>
      </w:r>
      <w:proofErr w:type="gramStart"/>
      <w:r w:rsidRPr="00756DE9">
        <w:rPr>
          <w:rFonts w:asciiTheme="majorHAnsi" w:eastAsia="Times New Roman" w:hAnsiTheme="majorHAnsi" w:cstheme="majorHAnsi"/>
          <w:bCs/>
          <w:iCs/>
          <w:color w:val="00000A"/>
          <w:sz w:val="24"/>
          <w:szCs w:val="24"/>
        </w:rPr>
        <w:t>lifecycle, and</w:t>
      </w:r>
      <w:proofErr w:type="gramEnd"/>
      <w:r w:rsidRPr="00756DE9">
        <w:rPr>
          <w:rFonts w:asciiTheme="majorHAnsi" w:eastAsia="Times New Roman" w:hAnsiTheme="majorHAnsi" w:cstheme="majorHAnsi"/>
          <w:bCs/>
          <w:iCs/>
          <w:color w:val="00000A"/>
          <w:sz w:val="24"/>
          <w:szCs w:val="24"/>
        </w:rPr>
        <w:t xml:space="preserve"> allowing managers to factor population demographics into breeding decisions. While state and federal agencies conduct annual abundance and distribution monitoring throughout the San Francisco Estuary (SFE) at different stages of delta smelt development, knowledge of sex-ratios throughout their lifecycle is currently unknown. Since sex ratio bias has the potential to significantly alter the success of the species, i</w:t>
      </w:r>
      <w:r w:rsidRPr="00756DE9">
        <w:rPr>
          <w:rFonts w:asciiTheme="majorHAnsi" w:eastAsia="Times New Roman" w:hAnsiTheme="majorHAnsi" w:cstheme="majorHAnsi"/>
          <w:bCs/>
          <w:iCs/>
          <w:sz w:val="24"/>
          <w:szCs w:val="24"/>
        </w:rPr>
        <w:t>dentifying the genetic underpinnings of sex determination within delta smelt and developing a genetic sex marker to identify sex would allow managers to make more informed decisions and better understand the influences affecting the fate of the wild population. Such information would inform decisions on how to best utilize the</w:t>
      </w:r>
      <w:r w:rsidRPr="00756DE9">
        <w:rPr>
          <w:rFonts w:asciiTheme="majorHAnsi" w:eastAsia="Times New Roman" w:hAnsiTheme="majorHAnsi" w:cstheme="majorHAnsi"/>
          <w:sz w:val="24"/>
          <w:szCs w:val="24"/>
        </w:rPr>
        <w:t xml:space="preserve"> captive breeding program to reduce genetic bottlenecks associated with skewed sex bias</w:t>
      </w:r>
      <w:r w:rsidRPr="00756DE9">
        <w:rPr>
          <w:rFonts w:asciiTheme="majorHAnsi" w:eastAsia="Times New Roman" w:hAnsiTheme="majorHAnsi" w:cstheme="majorHAnsi"/>
          <w:bCs/>
          <w:iCs/>
          <w:sz w:val="24"/>
          <w:szCs w:val="24"/>
        </w:rPr>
        <w:t>.</w:t>
      </w:r>
      <w:r w:rsidRPr="00756DE9">
        <w:rPr>
          <w:rFonts w:asciiTheme="majorHAnsi" w:eastAsia="Times New Roman" w:hAnsiTheme="majorHAnsi" w:cstheme="majorHAnsi"/>
          <w:sz w:val="24"/>
          <w:szCs w:val="24"/>
        </w:rPr>
        <w:t xml:space="preserve"> The ability to non-lethally sex fish opens up the door for </w:t>
      </w:r>
      <w:r w:rsidRPr="00756DE9">
        <w:rPr>
          <w:rFonts w:asciiTheme="majorHAnsi" w:eastAsia="Times New Roman" w:hAnsiTheme="majorHAnsi" w:cstheme="majorHAnsi"/>
          <w:bCs/>
          <w:iCs/>
          <w:sz w:val="24"/>
          <w:szCs w:val="24"/>
        </w:rPr>
        <w:t xml:space="preserve">managers to better understand current and past population dynamics, carry out species modeling, and test the association of sex-specific behavior, geographic location, salinity, and life stage to identify vulnerable subgroup(s) which can then be classified as high priority for conservation efforts, protection, and future research </w:t>
      </w:r>
      <w:r w:rsidRPr="00756DE9">
        <w:rPr>
          <w:rFonts w:asciiTheme="majorHAnsi" w:eastAsia="Times New Roman" w:hAnsiTheme="majorHAnsi" w:cstheme="majorHAnsi"/>
          <w:sz w:val="24"/>
          <w:szCs w:val="24"/>
        </w:rPr>
        <w:fldChar w:fldCharType="begin"/>
      </w:r>
      <w:r w:rsidR="006D3495">
        <w:rPr>
          <w:rFonts w:asciiTheme="majorHAnsi" w:eastAsia="Times New Roman" w:hAnsiTheme="majorHAnsi" w:cstheme="majorHAnsi"/>
          <w:bCs/>
          <w:iCs/>
          <w:sz w:val="24"/>
          <w:szCs w:val="24"/>
        </w:rPr>
        <w:instrText xml:space="preserve"> ADDIN ZOTERO_ITEM CSL_CITATION {"citationID":"0oOf1QI5","properties":{"formattedCitation":"(Marchi et al., 2021; Mart\\uc0\\u237{}nez et al., 2014)","plainCitation":"(Marchi et al., 2021; Martínez et al., 2014)","noteIndex":0},"citationItems":[{"id":784,"uris":["http://zotero.org/users/local/3tku6QP0/items/9AK8CNLS"],"itemData":{"id":784,"type":"article-journal","container-title":"Current Biology","DOI":"10.1016/j.cub.2021.01.053","ISSN":"09609822","issue":"6","journalAbbreviation":"Current Biology","language":"en","page":"R276-R279","source":"DOI.org (Crossref)","title":"Demographic inference","volume":"31","author":[{"family":"Marchi","given":"Nina"},{"family":"Schlichta","given":"Flávia"},{"family":"Excoffier","given":"Laurent"}],"issued":{"date-parts":[["2021",3]]}}},{"id":"RtxQgvHh/0e3Ly18A","uris":["http://www.mendeley.com/documents/?uuid=3af4d83b-2c36-4da1-8342-03a91ca7e55d"],"itemData":{"DOI":"10.3389/fgene.2014.00340","ISSN":"16648021","abstract":"Controlling the sex ratio is essential in finfish farming. A balanced sex ratio is usually good for broodstock management, since it enables to develop appropriate breeding schemes. However, in some species the production of monosex populations is desirable because the existence of sexual dimorphism, primarily in growth or first time of sexual maturation, but also in color or shape, can render one sex more valuable. The knowledge of the genetic architecture of sex determination (SD) is convenient for controlling sex ratio and for the implementation of breeding programs. Unlike mammals and birds, which show highly conserved master genes that control a conserved genetic network responsible for gonad differentiation (GD), a huge diversity of SD mechanisms has been reported in fish. Despite theory predictions, more than one gene is in many cases involved in fish SD and genetic differences have been observed in the GD network. Environmental factors also play a relevant role and epigenetic mechanisms are becoming increasingly recognized for the establishment and maintenance of the GD pathways. Although major genetic factors are frequently involved in fish SD, these observations strongly suggest that SD in this group resembles a complex trait. Accordingly, the application of quantitative genetics combined with genomic tools is desirable to address its study and in fact, when applied, it has frequently demonstrated a multigene trait interacting with environmental factors in model and cultured fish species. This scenario has notable implications for aquaculture and, depending upon the species, from chromosome manipulation or environmental control techniques up to classical selection or marker assisted selection programs, are being applied. In this review, we selected four relevant species or fish groups to illustrate this diversity and hence the technologies that can be used by the industry for the control of sex ratio: turbot and European sea bass, two reference species of the European aquaculture, and salmonids and tilapia, representing the fish for which there are well established breeding programs.","author":[{"dropping-particle":"","family":"Martínez","given":"Paulino","non-dropping-particle":"","parse-names":false,"suffix":""},{"dropping-particle":"","family":"Viñas","given":"Ana M.","non-dropping-particle":"","parse-names":false,"suffix":""},{"dropping-particle":"","family":"Sánchez","given":"Laura","non-dropping-particle":"","parse-names":false,"suffix":""},{"dropping-particle":"","family":"Díaz","given":"Noelia","non-dropping-particle":"","parse-names":false,"suffix":""},{"dropping-particle":"","family":"Ribas","given":"Laia","non-dropping-particle":"","parse-names":false,"suffix":""},{"dropping-particle":"","family":"Piferrer","given":"Francesc","non-dropping-particle":"","parse-names":false,"suffix":""}],"container-title":"Frontiers in Genetics","id":"ITEM-1","issue":"SEP","issued":{"date-parts":[["2014"]]},"page":"1-13","title":"Genetic architecture of sex determination in fish: Applications to sex ratio control in aquaculture","type":"article-journal","volume":"5"}}],"schema":"https://github.com/citation-style-language/schema/raw/master/csl-citation.json"} </w:instrText>
      </w:r>
      <w:r w:rsidRPr="00756DE9">
        <w:rPr>
          <w:rFonts w:asciiTheme="majorHAnsi" w:eastAsia="Times New Roman" w:hAnsiTheme="majorHAnsi" w:cstheme="majorHAnsi"/>
          <w:bCs/>
          <w:iCs/>
          <w:sz w:val="24"/>
          <w:szCs w:val="24"/>
        </w:rPr>
        <w:fldChar w:fldCharType="separate"/>
      </w:r>
      <w:r w:rsidRPr="00756DE9">
        <w:rPr>
          <w:rFonts w:ascii="Calibri Light" w:eastAsia="Times New Roman" w:hAnsiTheme="majorHAnsi" w:cs="Calibri Light"/>
          <w:sz w:val="24"/>
          <w:szCs w:val="24"/>
        </w:rPr>
        <w:t>(</w:t>
      </w:r>
      <w:proofErr w:type="spellStart"/>
      <w:r w:rsidRPr="00756DE9">
        <w:rPr>
          <w:rFonts w:ascii="Calibri Light" w:eastAsia="Times New Roman" w:hAnsiTheme="majorHAnsi" w:cs="Calibri Light"/>
          <w:sz w:val="24"/>
          <w:szCs w:val="24"/>
        </w:rPr>
        <w:t>Marchi</w:t>
      </w:r>
      <w:proofErr w:type="spellEnd"/>
      <w:r w:rsidRPr="00756DE9">
        <w:rPr>
          <w:rFonts w:ascii="Calibri Light" w:eastAsia="Times New Roman" w:hAnsiTheme="majorHAnsi" w:cs="Calibri Light"/>
          <w:sz w:val="24"/>
          <w:szCs w:val="24"/>
        </w:rPr>
        <w:t xml:space="preserve"> et al., 2021; Martínez et al., 2014)</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xml:space="preserve">. </w:t>
      </w:r>
    </w:p>
    <w:p w14:paraId="5EB70437" w14:textId="77777777" w:rsidR="00756DE9" w:rsidRPr="00756DE9" w:rsidRDefault="00756DE9" w:rsidP="00756DE9">
      <w:pPr>
        <w:spacing w:after="0" w:line="240" w:lineRule="auto"/>
        <w:jc w:val="left"/>
        <w:rPr>
          <w:rFonts w:asciiTheme="majorHAnsi" w:eastAsia="Times New Roman" w:hAnsiTheme="majorHAnsi" w:cstheme="majorHAnsi"/>
          <w:bCs/>
          <w:iCs/>
          <w:sz w:val="24"/>
          <w:szCs w:val="24"/>
        </w:rPr>
      </w:pPr>
    </w:p>
    <w:p w14:paraId="2E298BE5"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This chapter focuses on investigating methods to assign the sex of wild and captive delta smelt relatively non-invasively through identifying genetic markers. We sought to identify candidate loci associated with sex using three methods: 1) a genome-wide association study, 2) read depth analysis, and 3) k-mer analysis. The genome-wide association study uses a reference genome and RAD-sequencing data to look for SNPs diagnostic of sex. Our read depth analysis investigates </w:t>
      </w:r>
      <w:r w:rsidRPr="00756DE9">
        <w:rPr>
          <w:rFonts w:asciiTheme="majorHAnsi" w:eastAsia="Times New Roman" w:hAnsiTheme="majorHAnsi" w:cstheme="majorHAnsi"/>
          <w:sz w:val="24"/>
          <w:szCs w:val="24"/>
        </w:rPr>
        <w:lastRenderedPageBreak/>
        <w:t>RAD-sequencing data to probe for read depth disparities between females and males which would be expected in chromosome-based sex determination. And finally, our k-mer analysis is a reference genome free investigation into sequence differences between female and male individual’s linked-read data.</w:t>
      </w:r>
    </w:p>
    <w:p w14:paraId="0AE8A8D6"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1AA1C8A6"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4B9B56E7" w14:textId="77777777" w:rsidR="00756DE9" w:rsidRPr="00756DE9" w:rsidRDefault="00756DE9" w:rsidP="00756DE9">
      <w:pPr>
        <w:tabs>
          <w:tab w:val="center" w:pos="4680"/>
          <w:tab w:val="right" w:pos="9360"/>
        </w:tabs>
        <w:spacing w:after="0" w:line="240" w:lineRule="auto"/>
        <w:outlineLvl w:val="1"/>
        <w:rPr>
          <w:rFonts w:asciiTheme="majorHAnsi" w:hAnsiTheme="majorHAnsi" w:cstheme="majorHAnsi"/>
          <w:b/>
          <w:sz w:val="24"/>
          <w:szCs w:val="24"/>
        </w:rPr>
      </w:pPr>
      <w:bookmarkStart w:id="68" w:name="_Toc113273223"/>
      <w:bookmarkStart w:id="69" w:name="_Toc113440560"/>
      <w:r w:rsidRPr="00756DE9">
        <w:rPr>
          <w:rFonts w:asciiTheme="majorHAnsi" w:hAnsiTheme="majorHAnsi" w:cstheme="majorHAnsi"/>
          <w:b/>
          <w:sz w:val="24"/>
          <w:szCs w:val="24"/>
        </w:rPr>
        <w:t>Methods</w:t>
      </w:r>
      <w:bookmarkEnd w:id="68"/>
      <w:bookmarkEnd w:id="69"/>
    </w:p>
    <w:p w14:paraId="2161CA84" w14:textId="77777777" w:rsidR="00756DE9" w:rsidRPr="00756DE9" w:rsidRDefault="00756DE9" w:rsidP="00756DE9">
      <w:pPr>
        <w:spacing w:line="240" w:lineRule="auto"/>
        <w:outlineLvl w:val="2"/>
        <w:rPr>
          <w:rFonts w:asciiTheme="majorHAnsi" w:hAnsiTheme="majorHAnsi" w:cstheme="majorHAnsi"/>
          <w:i/>
          <w:iCs/>
          <w:sz w:val="24"/>
          <w:szCs w:val="24"/>
        </w:rPr>
      </w:pPr>
      <w:bookmarkStart w:id="70" w:name="_Toc113273224"/>
      <w:bookmarkStart w:id="71" w:name="_Toc113440561"/>
      <w:r w:rsidRPr="00756DE9">
        <w:rPr>
          <w:rFonts w:asciiTheme="majorHAnsi" w:hAnsiTheme="majorHAnsi" w:cstheme="majorHAnsi"/>
          <w:i/>
          <w:iCs/>
          <w:sz w:val="24"/>
          <w:szCs w:val="24"/>
        </w:rPr>
        <w:t>Sample collection, DNA extraction</w:t>
      </w:r>
      <w:bookmarkEnd w:id="70"/>
      <w:bookmarkEnd w:id="71"/>
      <w:r w:rsidRPr="00756DE9">
        <w:rPr>
          <w:rFonts w:asciiTheme="majorHAnsi" w:hAnsiTheme="majorHAnsi" w:cstheme="majorHAnsi"/>
          <w:i/>
          <w:iCs/>
          <w:sz w:val="24"/>
          <w:szCs w:val="24"/>
        </w:rPr>
        <w:t xml:space="preserve"> &amp; sequencing </w:t>
      </w:r>
    </w:p>
    <w:p w14:paraId="3FA2E153" w14:textId="02040BD2"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To obtain sequencing data, we sampled adipose fin clips from 24 female and 24 male captive-bred individuals reared within the refuge colony at the UC Davis Fish Conservation and Culture Laboratory (FCCL). Each fish was sexually identified through dissection or gametic expression. DNA was extracted using the Qiagen </w:t>
      </w:r>
      <w:proofErr w:type="spellStart"/>
      <w:r w:rsidRPr="00756DE9">
        <w:rPr>
          <w:rFonts w:asciiTheme="majorHAnsi" w:eastAsia="Times New Roman" w:hAnsiTheme="majorHAnsi" w:cstheme="majorHAnsi"/>
          <w:sz w:val="24"/>
          <w:szCs w:val="24"/>
        </w:rPr>
        <w:t>DNEasy</w:t>
      </w:r>
      <w:proofErr w:type="spellEnd"/>
      <w:r w:rsidRPr="00756DE9">
        <w:rPr>
          <w:rFonts w:asciiTheme="majorHAnsi" w:eastAsia="Times New Roman" w:hAnsiTheme="majorHAnsi" w:cstheme="majorHAnsi"/>
          <w:sz w:val="24"/>
          <w:szCs w:val="24"/>
        </w:rPr>
        <w:t xml:space="preserve"> 96 Blood &amp; Tissue Kit (Cat No/ID: 69504) as per the manufacturer’s protocol with one modification, eluting in 100 </w:t>
      </w:r>
      <w:proofErr w:type="spellStart"/>
      <w:r w:rsidRPr="00756DE9">
        <w:rPr>
          <w:rFonts w:asciiTheme="majorHAnsi" w:eastAsia="Times New Roman" w:hAnsiTheme="majorHAnsi" w:cstheme="majorHAnsi"/>
          <w:sz w:val="24"/>
          <w:szCs w:val="24"/>
        </w:rPr>
        <w:t>uL</w:t>
      </w:r>
      <w:proofErr w:type="spellEnd"/>
      <w:r w:rsidRPr="00756DE9">
        <w:rPr>
          <w:rFonts w:asciiTheme="majorHAnsi" w:eastAsia="Times New Roman" w:hAnsiTheme="majorHAnsi" w:cstheme="majorHAnsi"/>
          <w:sz w:val="24"/>
          <w:szCs w:val="24"/>
        </w:rPr>
        <w:t xml:space="preserve"> of deionized water rather than the proprietary AE Buffer included with the kit. To sample a broad distribution of loci throughout the genome, we digested DNA using the </w:t>
      </w:r>
      <w:r w:rsidRPr="00756DE9">
        <w:rPr>
          <w:rFonts w:asciiTheme="majorHAnsi" w:eastAsia="Times New Roman" w:hAnsiTheme="majorHAnsi" w:cstheme="majorHAnsi"/>
          <w:i/>
          <w:iCs/>
          <w:sz w:val="24"/>
          <w:szCs w:val="24"/>
        </w:rPr>
        <w:t>Pst1</w:t>
      </w:r>
      <w:r w:rsidRPr="00756DE9">
        <w:rPr>
          <w:rFonts w:asciiTheme="majorHAnsi" w:eastAsia="Times New Roman" w:hAnsiTheme="majorHAnsi" w:cstheme="majorHAnsi"/>
          <w:sz w:val="24"/>
          <w:szCs w:val="24"/>
        </w:rPr>
        <w:t xml:space="preserve"> restriction enzyme. RAD-sequencing libraries were prepared according to </w:t>
      </w:r>
      <w:r w:rsidRPr="00756DE9">
        <w:rPr>
          <w:rFonts w:asciiTheme="majorHAnsi" w:eastAsia="Times New Roman" w:hAnsiTheme="majorHAnsi" w:cstheme="majorHAnsi"/>
          <w:sz w:val="24"/>
          <w:szCs w:val="24"/>
        </w:rPr>
        <w:fldChar w:fldCharType="begin"/>
      </w:r>
      <w:r w:rsidR="006D3495">
        <w:rPr>
          <w:rFonts w:asciiTheme="majorHAnsi" w:eastAsia="Times New Roman" w:hAnsiTheme="majorHAnsi" w:cstheme="majorHAnsi"/>
          <w:sz w:val="24"/>
          <w:szCs w:val="24"/>
        </w:rPr>
        <w:instrText xml:space="preserve"> ADDIN ZOTERO_ITEM CSL_CITATION {"citationID":"2SW9t8I5","properties":{"formattedCitation":"(Ali et al., 2016)","plainCitation":"(Ali et al., 2016)","dontUpdate":true,"noteIndex":0},"citationItems":[{"id":"RtxQgvHh/4I3VJWJ7","uris":["http://www.mendeley.com/documents/?uuid=108c1601-9e2f-4f7b-81a8-b381c49c5d30"],"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R.","non-dropping-particle":"","parse-names":false,"suffix":""}],"container-title":"Genetics","id":"ptErfmMn/jEDgCDZq","issue":"2","issued":{"date-parts":[["2016"]]},"page":"389-400","title":"Rad capture (Rapture): Flexible and efficient sequence-based genotyping","type":"article-journal","volume":"202"}}],"schema":"https://github.com/citation-style-language/schema/raw/master/csl-citation.json"}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sz w:val="24"/>
          <w:szCs w:val="24"/>
        </w:rPr>
        <w:t>Ali et al., (2016)</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xml:space="preserve"> and sequenced with 150 bp paired-end reads on an Illumina </w:t>
      </w:r>
      <w:proofErr w:type="spellStart"/>
      <w:r w:rsidRPr="00756DE9">
        <w:rPr>
          <w:rFonts w:asciiTheme="majorHAnsi" w:eastAsia="Times New Roman" w:hAnsiTheme="majorHAnsi" w:cstheme="majorHAnsi"/>
          <w:sz w:val="24"/>
          <w:szCs w:val="24"/>
        </w:rPr>
        <w:t>HiSeq</w:t>
      </w:r>
      <w:proofErr w:type="spellEnd"/>
      <w:r w:rsidRPr="00756DE9">
        <w:rPr>
          <w:rFonts w:asciiTheme="majorHAnsi" w:eastAsia="Times New Roman" w:hAnsiTheme="majorHAnsi" w:cstheme="majorHAnsi"/>
          <w:sz w:val="24"/>
          <w:szCs w:val="24"/>
        </w:rPr>
        <w:t xml:space="preserve"> 4000 sequencer. </w:t>
      </w:r>
    </w:p>
    <w:p w14:paraId="66AB0FE8"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4B8E208E"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RAD-sequencing data was used for the genome-wide association study, and depth analysis, and female and male 10X Genomics linked-read sequencing data generated for the </w:t>
      </w:r>
      <w:r w:rsidRPr="00756DE9">
        <w:rPr>
          <w:rFonts w:asciiTheme="majorHAnsi" w:eastAsia="Times New Roman" w:hAnsiTheme="majorHAnsi" w:cstheme="majorHAnsi"/>
          <w:i/>
          <w:iCs/>
          <w:sz w:val="24"/>
          <w:szCs w:val="24"/>
        </w:rPr>
        <w:t xml:space="preserve">de novo </w:t>
      </w:r>
      <w:r w:rsidRPr="00756DE9">
        <w:rPr>
          <w:rFonts w:asciiTheme="majorHAnsi" w:eastAsia="Times New Roman" w:hAnsiTheme="majorHAnsi" w:cstheme="majorHAnsi"/>
          <w:sz w:val="24"/>
          <w:szCs w:val="24"/>
        </w:rPr>
        <w:t xml:space="preserve">genome assembly were used for k-mer analyses. We aligned raw RAD-sequencing data to each reference genome using bwa v0.7.17-r1188 </w:t>
      </w:r>
      <w:r w:rsidRPr="00756DE9">
        <w:rPr>
          <w:rFonts w:asciiTheme="majorHAnsi" w:eastAsia="Times New Roman" w:hAnsiTheme="majorHAnsi" w:cstheme="majorHAnsi"/>
          <w:sz w:val="24"/>
          <w:szCs w:val="24"/>
        </w:rPr>
        <w:fldChar w:fldCharType="begin"/>
      </w:r>
      <w:r w:rsidRPr="00756DE9">
        <w:rPr>
          <w:rFonts w:asciiTheme="majorHAnsi" w:eastAsia="Times New Roman" w:hAnsiTheme="majorHAnsi" w:cstheme="majorHAnsi"/>
          <w:sz w:val="24"/>
          <w:szCs w:val="24"/>
        </w:rPr>
        <w:instrText xml:space="preserve"> ADDIN ZOTERO_ITEM CSL_CITATION {"citationID":"kqib9fyq","properties":{"formattedCitation":"(Li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noProof/>
          <w:sz w:val="24"/>
          <w:szCs w:val="24"/>
        </w:rPr>
        <w:t>(Li &amp; Durbin, 2009)</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xml:space="preserve"> and </w:t>
      </w:r>
      <w:proofErr w:type="spellStart"/>
      <w:r w:rsidRPr="00756DE9">
        <w:rPr>
          <w:rFonts w:asciiTheme="majorHAnsi" w:eastAsia="Times New Roman" w:hAnsiTheme="majorHAnsi" w:cstheme="majorHAnsi"/>
          <w:sz w:val="24"/>
          <w:szCs w:val="24"/>
        </w:rPr>
        <w:t>samtools</w:t>
      </w:r>
      <w:proofErr w:type="spellEnd"/>
      <w:r w:rsidRPr="00756DE9">
        <w:rPr>
          <w:rFonts w:asciiTheme="majorHAnsi" w:eastAsia="Times New Roman" w:hAnsiTheme="majorHAnsi" w:cstheme="majorHAnsi"/>
          <w:sz w:val="24"/>
          <w:szCs w:val="24"/>
        </w:rPr>
        <w:t xml:space="preserve"> v1.9 </w:t>
      </w:r>
      <w:r w:rsidRPr="00756DE9">
        <w:rPr>
          <w:rFonts w:asciiTheme="majorHAnsi" w:eastAsia="Times New Roman" w:hAnsiTheme="majorHAnsi" w:cstheme="majorHAnsi"/>
          <w:sz w:val="24"/>
          <w:szCs w:val="24"/>
        </w:rPr>
        <w:fldChar w:fldCharType="begin"/>
      </w:r>
      <w:r w:rsidRPr="00756DE9">
        <w:rPr>
          <w:rFonts w:asciiTheme="majorHAnsi" w:eastAsia="Times New Roman" w:hAnsiTheme="majorHAnsi" w:cstheme="majorHAnsi"/>
          <w:sz w:val="24"/>
          <w:szCs w:val="24"/>
        </w:rPr>
        <w:instrText xml:space="preserve"> ADDIN ZOTERO_ITEM CSL_CITATION {"citationID":"ZcPObSzy","properties":{"formattedCitation":"(Li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noProof/>
          <w:sz w:val="24"/>
          <w:szCs w:val="24"/>
        </w:rPr>
        <w:t>(Li et al., 2009)</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xml:space="preserve"> using an inhouse bash script (</w:t>
      </w:r>
      <w:hyperlink r:id="rId13" w:history="1">
        <w:r w:rsidRPr="00756DE9">
          <w:rPr>
            <w:rFonts w:asciiTheme="majorHAnsi" w:eastAsia="Times New Roman" w:hAnsiTheme="majorHAnsi" w:cstheme="majorHAnsi"/>
            <w:color w:val="0563C1" w:themeColor="hyperlink"/>
            <w:sz w:val="24"/>
            <w:szCs w:val="24"/>
            <w:u w:val="single"/>
          </w:rPr>
          <w:t>https://raw.githubusercontent.com/shannonekj/ngs_scripts/master/align_RAD_2019.sh</w:t>
        </w:r>
      </w:hyperlink>
      <w:r w:rsidRPr="00756DE9">
        <w:rPr>
          <w:rFonts w:asciiTheme="majorHAnsi" w:eastAsia="Times New Roman" w:hAnsiTheme="majorHAnsi" w:cstheme="majorHAnsi"/>
          <w:sz w:val="24"/>
          <w:szCs w:val="24"/>
        </w:rPr>
        <w:t xml:space="preserve">). In short, we sorted reads, filled in mate </w:t>
      </w:r>
      <w:proofErr w:type="gramStart"/>
      <w:r w:rsidRPr="00756DE9">
        <w:rPr>
          <w:rFonts w:asciiTheme="majorHAnsi" w:eastAsia="Times New Roman" w:hAnsiTheme="majorHAnsi" w:cstheme="majorHAnsi"/>
          <w:sz w:val="24"/>
          <w:szCs w:val="24"/>
        </w:rPr>
        <w:t>coordinates</w:t>
      </w:r>
      <w:proofErr w:type="gramEnd"/>
      <w:r w:rsidRPr="00756DE9">
        <w:rPr>
          <w:rFonts w:asciiTheme="majorHAnsi" w:eastAsia="Times New Roman" w:hAnsiTheme="majorHAnsi" w:cstheme="majorHAnsi"/>
          <w:sz w:val="24"/>
          <w:szCs w:val="24"/>
        </w:rPr>
        <w:t xml:space="preserve"> and insert size fields, and removed duplicate reads to obtain a filtered dataset for subsequent analyses.</w:t>
      </w:r>
    </w:p>
    <w:p w14:paraId="2683C94B"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28CE16B1" w14:textId="77777777" w:rsidR="00756DE9" w:rsidRPr="00756DE9" w:rsidRDefault="00756DE9" w:rsidP="00756DE9">
      <w:pPr>
        <w:spacing w:line="240" w:lineRule="auto"/>
        <w:outlineLvl w:val="2"/>
        <w:rPr>
          <w:rFonts w:asciiTheme="majorHAnsi" w:hAnsiTheme="majorHAnsi" w:cstheme="majorHAnsi"/>
          <w:i/>
          <w:iCs/>
          <w:sz w:val="24"/>
          <w:szCs w:val="24"/>
        </w:rPr>
      </w:pPr>
      <w:bookmarkStart w:id="72" w:name="_Toc113440562"/>
      <w:r w:rsidRPr="00756DE9">
        <w:rPr>
          <w:rFonts w:asciiTheme="majorHAnsi" w:hAnsiTheme="majorHAnsi" w:cstheme="majorHAnsi"/>
          <w:i/>
          <w:iCs/>
          <w:sz w:val="24"/>
          <w:szCs w:val="24"/>
        </w:rPr>
        <w:t>Genome-wide association study</w:t>
      </w:r>
      <w:bookmarkEnd w:id="72"/>
    </w:p>
    <w:p w14:paraId="054952FB" w14:textId="00D050E4"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We performed two sets of genome-wide association studies (GWAS) using a dominant and recessive model for each of the previously assembled male and female reference genomes. To do this, we tested for case-control differences in allele frequencies of genotype likelihoods spread throughout the genome. Female and male individuals were assigned as cases (1) and controls (0), respectively. Next, we fed individual status into a dominant (</w:t>
      </w:r>
      <w:r w:rsidRPr="00756DE9">
        <w:rPr>
          <w:rFonts w:ascii="Courier" w:eastAsia="Times New Roman" w:hAnsi="Courier" w:cstheme="majorHAnsi"/>
          <w:sz w:val="24"/>
          <w:szCs w:val="24"/>
        </w:rPr>
        <w:t>-model 2</w:t>
      </w:r>
      <w:r w:rsidRPr="00756DE9">
        <w:rPr>
          <w:rFonts w:asciiTheme="majorHAnsi" w:eastAsia="Times New Roman" w:hAnsiTheme="majorHAnsi" w:cstheme="majorHAnsi"/>
          <w:sz w:val="24"/>
          <w:szCs w:val="24"/>
        </w:rPr>
        <w:t>) or recessive (</w:t>
      </w:r>
      <w:r w:rsidRPr="00756DE9">
        <w:rPr>
          <w:rFonts w:ascii="Courier" w:eastAsia="Times New Roman" w:hAnsi="Courier" w:cstheme="majorHAnsi"/>
          <w:sz w:val="24"/>
          <w:szCs w:val="24"/>
        </w:rPr>
        <w:t>-model 3</w:t>
      </w:r>
      <w:r w:rsidRPr="00756DE9">
        <w:rPr>
          <w:rFonts w:asciiTheme="majorHAnsi" w:eastAsia="Times New Roman" w:hAnsiTheme="majorHAnsi" w:cstheme="majorHAnsi"/>
          <w:sz w:val="24"/>
          <w:szCs w:val="24"/>
        </w:rPr>
        <w:t xml:space="preserve">) model association analysis using ANGSD v0.921 </w:t>
      </w:r>
      <w:r w:rsidRPr="00756DE9">
        <w:rPr>
          <w:rFonts w:asciiTheme="majorHAnsi" w:eastAsia="Times New Roman" w:hAnsiTheme="majorHAnsi" w:cstheme="majorHAnsi"/>
          <w:sz w:val="24"/>
          <w:szCs w:val="24"/>
        </w:rPr>
        <w:fldChar w:fldCharType="begin"/>
      </w:r>
      <w:r w:rsidR="006D3495">
        <w:rPr>
          <w:rFonts w:asciiTheme="majorHAnsi" w:eastAsia="Times New Roman" w:hAnsiTheme="majorHAnsi" w:cstheme="majorHAnsi"/>
          <w:sz w:val="24"/>
          <w:szCs w:val="24"/>
        </w:rPr>
        <w:instrText xml:space="preserve"> ADDIN ZOTERO_ITEM CSL_CITATION {"citationID":"BASK10z8","properties":{"formattedCitation":"(Korneliussen et al., 2014)","plainCitation":"(Korneliussen et al., 2014)","noteIndex":0},"citationItems":[{"id":"RtxQgvHh/RSnVjwiB","uris":["http://www.mendeley.com/documents/?uuid=46f586f0-ecac-4bdd-8896-3541f7bbbfd8"],"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Bioinformatics","id":"ITEM-1","issue":"1","issued":{"date-parts":[["2014"]]},"page":"1-13","title":"ANGSD: Analysis of Next Generation Sequencing Data","type":"article-journal","volume":"15"}}],"schema":"https://github.com/citation-style-language/schema/raw/master/csl-citation.json"}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sz w:val="24"/>
          <w:szCs w:val="24"/>
        </w:rPr>
        <w:t>(</w:t>
      </w:r>
      <w:proofErr w:type="spellStart"/>
      <w:r w:rsidRPr="00756DE9">
        <w:rPr>
          <w:rFonts w:asciiTheme="majorHAnsi" w:eastAsia="Times New Roman" w:hAnsiTheme="majorHAnsi" w:cstheme="majorHAnsi"/>
          <w:sz w:val="24"/>
          <w:szCs w:val="24"/>
        </w:rPr>
        <w:t>Korneliussen</w:t>
      </w:r>
      <w:proofErr w:type="spellEnd"/>
      <w:r w:rsidRPr="00756DE9">
        <w:rPr>
          <w:rFonts w:asciiTheme="majorHAnsi" w:eastAsia="Times New Roman" w:hAnsiTheme="majorHAnsi" w:cstheme="majorHAnsi"/>
          <w:sz w:val="24"/>
          <w:szCs w:val="24"/>
        </w:rPr>
        <w:t xml:space="preserve"> et al., 2014)</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xml:space="preserve"> with the following additional specifications </w:t>
      </w:r>
      <w:r w:rsidRPr="00756DE9">
        <w:rPr>
          <w:rFonts w:ascii="Courier" w:eastAsia="Times New Roman" w:hAnsi="Courier" w:cstheme="majorHAnsi"/>
          <w:sz w:val="24"/>
          <w:szCs w:val="24"/>
        </w:rPr>
        <w:t>-</w:t>
      </w:r>
      <w:proofErr w:type="spellStart"/>
      <w:r w:rsidRPr="00756DE9">
        <w:rPr>
          <w:rFonts w:ascii="Courier" w:eastAsia="Times New Roman" w:hAnsi="Courier" w:cstheme="majorHAnsi"/>
          <w:sz w:val="24"/>
          <w:szCs w:val="24"/>
        </w:rPr>
        <w:t>doAsso</w:t>
      </w:r>
      <w:proofErr w:type="spellEnd"/>
      <w:r w:rsidRPr="00756DE9">
        <w:rPr>
          <w:rFonts w:ascii="Courier" w:eastAsia="Times New Roman" w:hAnsi="Courier" w:cstheme="majorHAnsi"/>
          <w:sz w:val="24"/>
          <w:szCs w:val="24"/>
        </w:rPr>
        <w:t xml:space="preserve"> 1 -GL 1 -</w:t>
      </w:r>
      <w:proofErr w:type="spellStart"/>
      <w:r w:rsidRPr="00756DE9">
        <w:rPr>
          <w:rFonts w:ascii="Courier" w:eastAsia="Times New Roman" w:hAnsi="Courier" w:cstheme="majorHAnsi"/>
          <w:sz w:val="24"/>
          <w:szCs w:val="24"/>
        </w:rPr>
        <w:t>doMajorMinor</w:t>
      </w:r>
      <w:proofErr w:type="spellEnd"/>
      <w:r w:rsidRPr="00756DE9">
        <w:rPr>
          <w:rFonts w:ascii="Courier" w:eastAsia="Times New Roman" w:hAnsi="Courier" w:cstheme="majorHAnsi"/>
          <w:sz w:val="24"/>
          <w:szCs w:val="24"/>
        </w:rPr>
        <w:t xml:space="preserve"> 1 -</w:t>
      </w:r>
      <w:proofErr w:type="spellStart"/>
      <w:r w:rsidRPr="00756DE9">
        <w:rPr>
          <w:rFonts w:ascii="Courier" w:eastAsia="Times New Roman" w:hAnsi="Courier" w:cstheme="majorHAnsi"/>
          <w:sz w:val="24"/>
          <w:szCs w:val="24"/>
        </w:rPr>
        <w:t>doMaf</w:t>
      </w:r>
      <w:proofErr w:type="spellEnd"/>
      <w:r w:rsidRPr="00756DE9">
        <w:rPr>
          <w:rFonts w:ascii="Courier" w:eastAsia="Times New Roman" w:hAnsi="Courier" w:cstheme="majorHAnsi"/>
          <w:sz w:val="24"/>
          <w:szCs w:val="24"/>
        </w:rPr>
        <w:t xml:space="preserve"> 1 -SNP_pval 1e-6</w:t>
      </w:r>
      <w:r w:rsidRPr="00756DE9">
        <w:rPr>
          <w:rFonts w:asciiTheme="majorHAnsi" w:eastAsia="Times New Roman" w:hAnsiTheme="majorHAnsi" w:cstheme="majorHAnsi"/>
          <w:sz w:val="24"/>
          <w:szCs w:val="24"/>
        </w:rPr>
        <w:t xml:space="preserve"> (https://raw.githubusercontent.com/shannonekj/DS_sex-marker/master/scripts/doAssoc_LRT.sh). Allelic association with sex category was reported as a likelihood ratio test (LRT) statistic which is chi-square distributed with one degree of freedom. We applied a conservative significance cutoff with a Bonferroni corrected p-value using the formula </w:t>
      </w:r>
      <m:oMath>
        <m:r>
          <w:rPr>
            <w:rFonts w:ascii="Cambria Math" w:eastAsia="Times New Roman" w:hAnsi="Cambria Math" w:cstheme="majorHAnsi"/>
            <w:sz w:val="24"/>
            <w:szCs w:val="24"/>
          </w:rPr>
          <m:t>p=</m:t>
        </m:r>
        <m:f>
          <m:fPr>
            <m:ctrlPr>
              <w:rPr>
                <w:rFonts w:ascii="Cambria Math" w:eastAsia="Times New Roman" w:hAnsi="Cambria Math" w:cstheme="majorHAnsi"/>
                <w:sz w:val="24"/>
                <w:szCs w:val="24"/>
              </w:rPr>
            </m:ctrlPr>
          </m:fPr>
          <m:num>
            <m:r>
              <w:rPr>
                <w:rFonts w:ascii="Cambria Math" w:eastAsia="Times New Roman" w:hAnsi="Cambria Math" w:cstheme="majorHAnsi"/>
                <w:sz w:val="24"/>
                <w:szCs w:val="24"/>
              </w:rPr>
              <m:t>α</m:t>
            </m:r>
          </m:num>
          <m:den>
            <m:r>
              <w:rPr>
                <w:rFonts w:ascii="Cambria Math" w:eastAsia="Times New Roman" w:hAnsi="Cambria Math" w:cstheme="majorHAnsi"/>
                <w:sz w:val="24"/>
                <w:szCs w:val="24"/>
              </w:rPr>
              <m:t>n</m:t>
            </m:r>
          </m:den>
        </m:f>
      </m:oMath>
      <w:r w:rsidRPr="00756DE9">
        <w:rPr>
          <w:rFonts w:asciiTheme="majorHAnsi" w:eastAsia="Times New Roman" w:hAnsiTheme="majorHAnsi" w:cstheme="majorHAnsi"/>
          <w:sz w:val="24"/>
          <w:szCs w:val="24"/>
        </w:rPr>
        <w:t xml:space="preserve"> where</w:t>
      </w:r>
      <w:r w:rsidRPr="00756DE9">
        <w:rPr>
          <w:rFonts w:ascii="Cambria Math" w:eastAsia="Times New Roman" w:hAnsi="Cambria Math" w:cstheme="majorHAnsi"/>
          <w:i/>
          <w:sz w:val="24"/>
          <w:szCs w:val="24"/>
        </w:rPr>
        <w:t xml:space="preserve"> </w:t>
      </w:r>
      <m:oMath>
        <m:r>
          <w:rPr>
            <w:rFonts w:ascii="Cambria Math" w:eastAsia="Times New Roman" w:hAnsi="Cambria Math" w:cstheme="majorHAnsi"/>
            <w:sz w:val="24"/>
            <w:szCs w:val="24"/>
          </w:rPr>
          <m:t>α</m:t>
        </m:r>
      </m:oMath>
      <w:r w:rsidRPr="00756DE9">
        <w:rPr>
          <w:rFonts w:asciiTheme="majorHAnsi" w:eastAsia="Times New Roman" w:hAnsiTheme="majorHAnsi" w:cstheme="majorHAnsi"/>
          <w:sz w:val="24"/>
          <w:szCs w:val="24"/>
        </w:rPr>
        <w:t xml:space="preserve"> is the desired p-value or significance threshold (</w:t>
      </w:r>
      <m:oMath>
        <m:r>
          <w:rPr>
            <w:rFonts w:ascii="Cambria Math" w:eastAsia="Times New Roman" w:hAnsi="Cambria Math" w:cstheme="majorHAnsi"/>
            <w:sz w:val="24"/>
            <w:szCs w:val="24"/>
          </w:rPr>
          <m:t>α</m:t>
        </m:r>
      </m:oMath>
      <w:r w:rsidRPr="00756DE9">
        <w:rPr>
          <w:rFonts w:asciiTheme="majorHAnsi" w:eastAsia="Times New Roman" w:hAnsiTheme="majorHAnsi" w:cstheme="majorHAnsi"/>
          <w:sz w:val="24"/>
          <w:szCs w:val="24"/>
        </w:rPr>
        <w:t xml:space="preserve"> = 0.05), </w:t>
      </w:r>
      <m:oMath>
        <m:r>
          <w:rPr>
            <w:rFonts w:ascii="Cambria Math" w:eastAsia="Times New Roman" w:hAnsi="Cambria Math" w:cstheme="majorHAnsi"/>
            <w:sz w:val="24"/>
            <w:szCs w:val="24"/>
          </w:rPr>
          <m:t>n</m:t>
        </m:r>
      </m:oMath>
      <w:r w:rsidRPr="00756DE9">
        <w:rPr>
          <w:rFonts w:asciiTheme="majorHAnsi" w:eastAsia="Times New Roman" w:hAnsiTheme="majorHAnsi" w:cstheme="majorHAnsi"/>
          <w:sz w:val="24"/>
          <w:szCs w:val="24"/>
        </w:rPr>
        <w:t xml:space="preserve"> is the number of loci analyzed (</w:t>
      </w:r>
      <m:oMath>
        <m:r>
          <w:rPr>
            <w:rFonts w:ascii="Cambria Math" w:eastAsia="Times New Roman" w:hAnsi="Cambria Math" w:cstheme="majorHAnsi"/>
            <w:sz w:val="24"/>
            <w:szCs w:val="24"/>
          </w:rPr>
          <m:t>n</m:t>
        </m:r>
      </m:oMath>
      <w:r w:rsidRPr="00756DE9">
        <w:rPr>
          <w:rFonts w:asciiTheme="majorHAnsi" w:eastAsia="Times New Roman" w:hAnsiTheme="majorHAnsi" w:cstheme="majorHAnsi"/>
          <w:sz w:val="24"/>
          <w:szCs w:val="24"/>
        </w:rPr>
        <w:t xml:space="preserve"> varies depending on number of RAD tags post-filtration), and </w:t>
      </w:r>
      <m:oMath>
        <m:r>
          <w:rPr>
            <w:rFonts w:ascii="Cambria Math" w:eastAsia="Times New Roman" w:hAnsi="Cambria Math" w:cstheme="majorHAnsi"/>
            <w:sz w:val="24"/>
            <w:szCs w:val="24"/>
          </w:rPr>
          <m:t>p</m:t>
        </m:r>
      </m:oMath>
      <w:r w:rsidRPr="00756DE9">
        <w:rPr>
          <w:rFonts w:asciiTheme="majorHAnsi" w:eastAsia="Times New Roman" w:hAnsiTheme="majorHAnsi" w:cstheme="majorHAnsi"/>
          <w:sz w:val="24"/>
          <w:szCs w:val="24"/>
        </w:rPr>
        <w:t xml:space="preserve"> is the adjusted p-value given the number of loci used in the analysis.</w:t>
      </w:r>
    </w:p>
    <w:p w14:paraId="69011004"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68D0696E" w14:textId="77777777" w:rsidR="00756DE9" w:rsidRPr="00756DE9" w:rsidRDefault="00756DE9" w:rsidP="00756DE9">
      <w:pPr>
        <w:spacing w:line="240" w:lineRule="auto"/>
        <w:outlineLvl w:val="2"/>
        <w:rPr>
          <w:rFonts w:asciiTheme="majorHAnsi" w:hAnsiTheme="majorHAnsi" w:cstheme="majorHAnsi"/>
          <w:i/>
          <w:iCs/>
          <w:sz w:val="24"/>
          <w:szCs w:val="24"/>
        </w:rPr>
      </w:pPr>
      <w:r w:rsidRPr="00756DE9">
        <w:rPr>
          <w:rFonts w:asciiTheme="majorHAnsi" w:hAnsiTheme="majorHAnsi" w:cstheme="majorHAnsi"/>
          <w:i/>
          <w:iCs/>
          <w:sz w:val="24"/>
          <w:szCs w:val="24"/>
        </w:rPr>
        <w:t>Depth analysis</w:t>
      </w:r>
    </w:p>
    <w:p w14:paraId="1E698418"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We investigated RAD-sequencing data for read depth disparities between sexes expected to occur in </w:t>
      </w:r>
      <w:proofErr w:type="spellStart"/>
      <w:r w:rsidRPr="00756DE9">
        <w:rPr>
          <w:rFonts w:asciiTheme="majorHAnsi" w:eastAsia="Times New Roman" w:hAnsiTheme="majorHAnsi" w:cstheme="majorHAnsi"/>
          <w:sz w:val="24"/>
          <w:szCs w:val="24"/>
        </w:rPr>
        <w:t>digametic</w:t>
      </w:r>
      <w:proofErr w:type="spellEnd"/>
      <w:r w:rsidRPr="00756DE9">
        <w:rPr>
          <w:rFonts w:asciiTheme="majorHAnsi" w:eastAsia="Times New Roman" w:hAnsiTheme="majorHAnsi" w:cstheme="majorHAnsi"/>
          <w:sz w:val="24"/>
          <w:szCs w:val="24"/>
        </w:rPr>
        <w:t xml:space="preserve"> species. To do this, we looked for signs of sex-specific sequencing depth differences between female and male RAD-tags. We performed two experiments – the first using our female reference genome and second using our male reference genome as a reference genome. Each experiment used the 24 female and 24 male alignment files from the prior GWAS. First, we acquired the depth of aligned reads at every nucleotide in the reference genome (</w:t>
      </w:r>
      <w:proofErr w:type="spellStart"/>
      <w:r w:rsidRPr="00756DE9">
        <w:rPr>
          <w:rFonts w:ascii="Courier" w:eastAsia="Times New Roman" w:hAnsi="Courier" w:cstheme="majorHAnsi"/>
          <w:sz w:val="24"/>
          <w:szCs w:val="24"/>
        </w:rPr>
        <w:t>samtools</w:t>
      </w:r>
      <w:proofErr w:type="spellEnd"/>
      <w:r w:rsidRPr="00756DE9">
        <w:rPr>
          <w:rFonts w:ascii="Courier" w:eastAsia="Times New Roman" w:hAnsi="Courier" w:cstheme="majorHAnsi"/>
          <w:sz w:val="24"/>
          <w:szCs w:val="24"/>
        </w:rPr>
        <w:t xml:space="preserve"> depth -aa</w:t>
      </w:r>
      <w:r w:rsidRPr="00756DE9">
        <w:rPr>
          <w:rFonts w:asciiTheme="majorHAnsi" w:eastAsia="Times New Roman" w:hAnsiTheme="majorHAnsi" w:cstheme="majorHAnsi"/>
          <w:sz w:val="24"/>
          <w:szCs w:val="24"/>
        </w:rPr>
        <w:t xml:space="preserve">) using </w:t>
      </w:r>
      <w:proofErr w:type="spellStart"/>
      <w:r w:rsidRPr="00756DE9">
        <w:rPr>
          <w:rFonts w:asciiTheme="majorHAnsi" w:eastAsia="Times New Roman" w:hAnsiTheme="majorHAnsi" w:cstheme="majorHAnsi"/>
          <w:sz w:val="24"/>
          <w:szCs w:val="24"/>
        </w:rPr>
        <w:t>samtools</w:t>
      </w:r>
      <w:proofErr w:type="spellEnd"/>
      <w:r w:rsidRPr="00756DE9">
        <w:rPr>
          <w:rFonts w:asciiTheme="majorHAnsi" w:eastAsia="Times New Roman" w:hAnsiTheme="majorHAnsi" w:cstheme="majorHAnsi"/>
          <w:sz w:val="24"/>
          <w:szCs w:val="24"/>
        </w:rPr>
        <w:t xml:space="preserve"> v1.9 </w:t>
      </w:r>
      <w:r w:rsidRPr="00756DE9">
        <w:rPr>
          <w:rFonts w:asciiTheme="majorHAnsi" w:eastAsia="Times New Roman" w:hAnsiTheme="majorHAnsi" w:cstheme="majorHAnsi"/>
          <w:sz w:val="24"/>
          <w:szCs w:val="24"/>
        </w:rPr>
        <w:fldChar w:fldCharType="begin"/>
      </w:r>
      <w:r w:rsidRPr="00756DE9">
        <w:rPr>
          <w:rFonts w:asciiTheme="majorHAnsi" w:eastAsia="Times New Roman" w:hAnsiTheme="majorHAnsi" w:cstheme="majorHAnsi"/>
          <w:sz w:val="24"/>
          <w:szCs w:val="24"/>
        </w:rPr>
        <w:instrText xml:space="preserve"> ADDIN ZOTERO_ITEM CSL_CITATION {"citationID":"WUpsn2hS","properties":{"formattedCitation":"(Li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noProof/>
          <w:sz w:val="24"/>
          <w:szCs w:val="24"/>
        </w:rPr>
        <w:t>(Li et al., 2009)</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Next, we discarded loci with zero coverage in both sexes and compared the ratio of the mean depth for females and males at each locus (https://raw.githubusercontent.com/shannonekj/DS_sex-marker/master/scripts/get_depth_24v24.pl). To identify locations in the genome where one sex exhibited consistently high coverage and the opposite sex exhibited less than or equal to half of the opposite sex’s depth, we looked for high-fidelity regions greater than 5,000 bp exhibiting a sex coverage ratio greater than or equal to two.</w:t>
      </w:r>
    </w:p>
    <w:p w14:paraId="50FD4C1B" w14:textId="77777777" w:rsidR="00756DE9" w:rsidRPr="00756DE9" w:rsidRDefault="00756DE9" w:rsidP="00756DE9">
      <w:pPr>
        <w:spacing w:after="0" w:line="240" w:lineRule="auto"/>
        <w:jc w:val="left"/>
        <w:rPr>
          <w:rFonts w:asciiTheme="majorHAnsi" w:eastAsia="Times New Roman" w:hAnsiTheme="majorHAnsi" w:cstheme="majorHAnsi"/>
          <w:b/>
          <w:bCs/>
          <w:sz w:val="24"/>
          <w:szCs w:val="24"/>
          <w:u w:val="single"/>
        </w:rPr>
      </w:pPr>
    </w:p>
    <w:p w14:paraId="205D9B46" w14:textId="77777777" w:rsidR="00756DE9" w:rsidRPr="00756DE9" w:rsidRDefault="00756DE9" w:rsidP="00756DE9">
      <w:pPr>
        <w:spacing w:line="240" w:lineRule="auto"/>
        <w:outlineLvl w:val="2"/>
        <w:rPr>
          <w:rFonts w:asciiTheme="majorHAnsi" w:hAnsiTheme="majorHAnsi" w:cstheme="majorHAnsi"/>
          <w:i/>
          <w:iCs/>
          <w:sz w:val="24"/>
          <w:szCs w:val="24"/>
        </w:rPr>
      </w:pPr>
      <w:bookmarkStart w:id="73" w:name="_Toc113440564"/>
      <w:r w:rsidRPr="00756DE9">
        <w:rPr>
          <w:rFonts w:asciiTheme="majorHAnsi" w:hAnsiTheme="majorHAnsi" w:cstheme="majorHAnsi"/>
          <w:i/>
          <w:iCs/>
          <w:sz w:val="24"/>
          <w:szCs w:val="24"/>
        </w:rPr>
        <w:t>K-mer analysis</w:t>
      </w:r>
      <w:bookmarkEnd w:id="73"/>
    </w:p>
    <w:p w14:paraId="421AA2BF"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Next, we used a k-mer based approach to look for unique differences of sequence content in males versus females. First, we created and filtered sex-specific sequence signatures from the female and male </w:t>
      </w:r>
      <w:proofErr w:type="gramStart"/>
      <w:r w:rsidRPr="00756DE9">
        <w:rPr>
          <w:rFonts w:asciiTheme="majorHAnsi" w:eastAsia="Times New Roman" w:hAnsiTheme="majorHAnsi" w:cstheme="majorHAnsi"/>
          <w:sz w:val="24"/>
          <w:szCs w:val="24"/>
        </w:rPr>
        <w:t>individuals’</w:t>
      </w:r>
      <w:proofErr w:type="gramEnd"/>
      <w:r w:rsidRPr="00756DE9">
        <w:rPr>
          <w:rFonts w:asciiTheme="majorHAnsi" w:eastAsia="Times New Roman" w:hAnsiTheme="majorHAnsi" w:cstheme="majorHAnsi"/>
          <w:sz w:val="24"/>
          <w:szCs w:val="24"/>
        </w:rPr>
        <w:t xml:space="preserve"> linked-read sequence data generated for our genome assemblies. Next, we created </w:t>
      </w:r>
      <w:proofErr w:type="spellStart"/>
      <w:r w:rsidRPr="00756DE9">
        <w:rPr>
          <w:rFonts w:asciiTheme="majorHAnsi" w:eastAsia="Times New Roman" w:hAnsiTheme="majorHAnsi" w:cstheme="majorHAnsi"/>
          <w:sz w:val="24"/>
          <w:szCs w:val="24"/>
        </w:rPr>
        <w:t>MinHash</w:t>
      </w:r>
      <w:proofErr w:type="spellEnd"/>
      <w:r w:rsidRPr="00756DE9">
        <w:rPr>
          <w:rFonts w:asciiTheme="majorHAnsi" w:eastAsia="Times New Roman" w:hAnsiTheme="majorHAnsi" w:cstheme="majorHAnsi"/>
          <w:sz w:val="24"/>
          <w:szCs w:val="24"/>
        </w:rPr>
        <w:t xml:space="preserve"> sketches of 21-mers for each sequencing data file (</w:t>
      </w:r>
      <w:proofErr w:type="spellStart"/>
      <w:r w:rsidRPr="00756DE9">
        <w:rPr>
          <w:rFonts w:ascii="Courier" w:eastAsia="Times New Roman" w:hAnsi="Courier" w:cstheme="majorHAnsi"/>
          <w:sz w:val="24"/>
          <w:szCs w:val="24"/>
        </w:rPr>
        <w:t>sourmash</w:t>
      </w:r>
      <w:proofErr w:type="spellEnd"/>
      <w:r w:rsidRPr="00756DE9">
        <w:rPr>
          <w:rFonts w:ascii="Courier" w:eastAsia="Times New Roman" w:hAnsi="Courier" w:cstheme="majorHAnsi"/>
          <w:sz w:val="24"/>
          <w:szCs w:val="24"/>
        </w:rPr>
        <w:t xml:space="preserve"> compute</w:t>
      </w:r>
      <w:r w:rsidRPr="00756DE9">
        <w:rPr>
          <w:rFonts w:asciiTheme="majorHAnsi" w:eastAsia="Times New Roman" w:hAnsiTheme="majorHAnsi" w:cstheme="majorHAnsi"/>
          <w:sz w:val="24"/>
          <w:szCs w:val="24"/>
        </w:rPr>
        <w:t xml:space="preserve"> </w:t>
      </w:r>
      <w:r w:rsidRPr="00756DE9">
        <w:rPr>
          <w:rFonts w:ascii="Courier" w:eastAsia="Times New Roman" w:hAnsi="Courier" w:cstheme="majorHAnsi"/>
          <w:sz w:val="24"/>
          <w:szCs w:val="24"/>
        </w:rPr>
        <w:t>-k 21, 31, 51</w:t>
      </w:r>
      <w:r w:rsidRPr="00756DE9">
        <w:rPr>
          <w:rFonts w:asciiTheme="majorHAnsi" w:eastAsia="Times New Roman" w:hAnsiTheme="majorHAnsi" w:cstheme="majorHAnsi"/>
          <w:sz w:val="24"/>
          <w:szCs w:val="24"/>
        </w:rPr>
        <w:t>,</w:t>
      </w:r>
      <w:r w:rsidRPr="00756DE9">
        <w:rPr>
          <w:rFonts w:ascii="Courier" w:eastAsia="Times New Roman" w:hAnsi="Courier" w:cstheme="majorHAnsi"/>
          <w:sz w:val="24"/>
          <w:szCs w:val="24"/>
        </w:rPr>
        <w:t xml:space="preserve"> --scaled 100 --track-abundance</w:t>
      </w:r>
      <w:r w:rsidRPr="00756DE9">
        <w:rPr>
          <w:rFonts w:asciiTheme="majorHAnsi" w:eastAsia="Times New Roman" w:hAnsiTheme="majorHAnsi" w:cstheme="majorHAnsi"/>
          <w:sz w:val="24"/>
          <w:szCs w:val="24"/>
        </w:rPr>
        <w:t>) and merged the resulting signature files together (</w:t>
      </w:r>
      <w:proofErr w:type="spellStart"/>
      <w:r w:rsidRPr="00756DE9">
        <w:rPr>
          <w:rFonts w:ascii="Courier" w:eastAsia="Times New Roman" w:hAnsi="Courier" w:cstheme="majorHAnsi"/>
          <w:sz w:val="24"/>
          <w:szCs w:val="24"/>
        </w:rPr>
        <w:t>sourmash</w:t>
      </w:r>
      <w:proofErr w:type="spellEnd"/>
      <w:r w:rsidRPr="00756DE9">
        <w:rPr>
          <w:rFonts w:ascii="Courier" w:eastAsia="Times New Roman" w:hAnsi="Courier" w:cstheme="majorHAnsi"/>
          <w:sz w:val="24"/>
          <w:szCs w:val="24"/>
        </w:rPr>
        <w:t xml:space="preserve"> sig merge</w:t>
      </w:r>
      <w:r w:rsidRPr="00756DE9">
        <w:rPr>
          <w:rFonts w:asciiTheme="majorHAnsi" w:eastAsia="Times New Roman" w:hAnsiTheme="majorHAnsi" w:cstheme="majorHAnsi"/>
          <w:sz w:val="24"/>
          <w:szCs w:val="24"/>
        </w:rPr>
        <w:t xml:space="preserve"> </w:t>
      </w:r>
      <w:r w:rsidRPr="00756DE9">
        <w:rPr>
          <w:rFonts w:ascii="Courier" w:eastAsia="Times New Roman" w:hAnsi="Courier" w:cstheme="majorHAnsi"/>
          <w:sz w:val="24"/>
          <w:szCs w:val="24"/>
        </w:rPr>
        <w:t>-k 21</w:t>
      </w:r>
      <w:r w:rsidRPr="00756DE9">
        <w:rPr>
          <w:rFonts w:asciiTheme="majorHAnsi" w:eastAsia="Times New Roman" w:hAnsiTheme="majorHAnsi" w:cstheme="majorHAnsi"/>
          <w:sz w:val="24"/>
          <w:szCs w:val="24"/>
        </w:rPr>
        <w:t xml:space="preserve">) using </w:t>
      </w:r>
      <w:proofErr w:type="spellStart"/>
      <w:r w:rsidRPr="00756DE9">
        <w:rPr>
          <w:rFonts w:asciiTheme="majorHAnsi" w:eastAsia="Times New Roman" w:hAnsiTheme="majorHAnsi" w:cstheme="majorHAnsi"/>
          <w:sz w:val="24"/>
          <w:szCs w:val="24"/>
        </w:rPr>
        <w:t>sourmash</w:t>
      </w:r>
      <w:proofErr w:type="spellEnd"/>
      <w:r w:rsidRPr="00756DE9">
        <w:rPr>
          <w:rFonts w:asciiTheme="majorHAnsi" w:eastAsia="Times New Roman" w:hAnsiTheme="majorHAnsi" w:cstheme="majorHAnsi"/>
          <w:sz w:val="24"/>
          <w:szCs w:val="24"/>
        </w:rPr>
        <w:t xml:space="preserve"> c3.5.0 </w:t>
      </w:r>
      <w:r w:rsidRPr="00756DE9">
        <w:rPr>
          <w:rFonts w:asciiTheme="majorHAnsi" w:eastAsia="Times New Roman" w:hAnsiTheme="majorHAnsi" w:cstheme="majorHAnsi"/>
          <w:sz w:val="24"/>
          <w:szCs w:val="24"/>
        </w:rPr>
        <w:fldChar w:fldCharType="begin"/>
      </w:r>
      <w:r w:rsidRPr="00756DE9">
        <w:rPr>
          <w:rFonts w:asciiTheme="majorHAnsi" w:eastAsia="Times New Roman" w:hAnsiTheme="majorHAnsi" w:cstheme="majorHAnsi"/>
          <w:sz w:val="24"/>
          <w:szCs w:val="24"/>
        </w:rPr>
        <w:instrText xml:space="preserve"> ADDIN ZOTERO_ITEM CSL_CITATION {"citationID":"PMuEi7NF","properties":{"formattedCitation":"(Brown &amp; Irber, 2016)","plainCitation":"(Brown &amp; Irber, 2016)","noteIndex":0},"citationItems":[{"id":508,"uris":["http://zotero.org/users/local/3tku6QP0/items/K5M8IMDZ"],"itemData":{"id":508,"type":"article-journal","container-title":"The Journal of Open Source Software","DOI":"10.21105/joss.00027","ISSN":"2475-9066","issue":"5","journalAbbreviation":"JOSS","language":"en","page":"27","source":"DOI.org (Crossref)","title":"sourmash: a library for MinHash sketching of DNA","title-short":"sourmash","volume":"1","author":[{"family":"Brown","given":"C. Titus"},{"family":"Irber","given":"Luiz"}],"issued":{"date-parts":[["2016",9,14]]}}}],"schema":"https://github.com/citation-style-language/schema/raw/master/csl-citation.json"}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sz w:val="24"/>
          <w:szCs w:val="24"/>
        </w:rPr>
        <w:t xml:space="preserve">(Brown &amp; </w:t>
      </w:r>
      <w:proofErr w:type="spellStart"/>
      <w:r w:rsidRPr="00756DE9">
        <w:rPr>
          <w:rFonts w:asciiTheme="majorHAnsi" w:eastAsia="Times New Roman" w:hAnsiTheme="majorHAnsi" w:cstheme="majorHAnsi"/>
          <w:sz w:val="24"/>
          <w:szCs w:val="24"/>
        </w:rPr>
        <w:t>Irber</w:t>
      </w:r>
      <w:proofErr w:type="spellEnd"/>
      <w:r w:rsidRPr="00756DE9">
        <w:rPr>
          <w:rFonts w:asciiTheme="majorHAnsi" w:eastAsia="Times New Roman" w:hAnsiTheme="majorHAnsi" w:cstheme="majorHAnsi"/>
          <w:sz w:val="24"/>
          <w:szCs w:val="24"/>
        </w:rPr>
        <w:t>, 2016)</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After, we eliminated k-mers likely to be the product of sequencing errors by purging signature files of k-mers with abundances less than five (</w:t>
      </w:r>
      <w:proofErr w:type="spellStart"/>
      <w:r w:rsidRPr="00756DE9">
        <w:rPr>
          <w:rFonts w:ascii="Courier" w:eastAsia="Times New Roman" w:hAnsi="Courier" w:cstheme="majorHAnsi"/>
          <w:sz w:val="24"/>
          <w:szCs w:val="24"/>
        </w:rPr>
        <w:t>sourmash</w:t>
      </w:r>
      <w:proofErr w:type="spellEnd"/>
      <w:r w:rsidRPr="00756DE9">
        <w:rPr>
          <w:rFonts w:ascii="Courier" w:eastAsia="Times New Roman" w:hAnsi="Courier" w:cstheme="majorHAnsi"/>
          <w:sz w:val="24"/>
          <w:szCs w:val="24"/>
        </w:rPr>
        <w:t xml:space="preserve"> sig filter -m 5</w:t>
      </w:r>
      <w:r w:rsidRPr="00756DE9">
        <w:rPr>
          <w:rFonts w:asciiTheme="majorHAnsi" w:eastAsia="Times New Roman" w:hAnsiTheme="majorHAnsi" w:cstheme="majorHAnsi"/>
          <w:sz w:val="24"/>
          <w:szCs w:val="24"/>
        </w:rPr>
        <w:t>). We extracted all unique k-mers from the dataset, normalized abundances for each sex and observed the ratios of male to female abundances. Finally, we discarded k-mers shared between female and males to obtain sex-specific k-mers and selected high abundance (50-100x) k-mers. The resulting high abundance, single sex k-mers were used in subsequent k-mer analyses.</w:t>
      </w:r>
    </w:p>
    <w:p w14:paraId="12E25CD2"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110F9931"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Initially, we determined if the high abundance male-only k-mers were consistently elevated in a large region of the genome. To do this, we extracted contigs containing five or more k-mers from the A</w:t>
      </w:r>
      <w:r w:rsidRPr="00756DE9">
        <w:rPr>
          <w:rFonts w:asciiTheme="majorHAnsi" w:eastAsia="Times New Roman" w:hAnsiTheme="majorHAnsi" w:cstheme="majorHAnsi"/>
          <w:sz w:val="24"/>
          <w:szCs w:val="24"/>
          <w:vertAlign w:val="subscript"/>
        </w:rPr>
        <w:t>1</w:t>
      </w:r>
      <w:r w:rsidRPr="00756DE9">
        <w:rPr>
          <w:rFonts w:asciiTheme="majorHAnsi" w:eastAsia="Times New Roman" w:hAnsiTheme="majorHAnsi" w:cstheme="majorHAnsi"/>
          <w:sz w:val="24"/>
          <w:szCs w:val="24"/>
        </w:rPr>
        <w:t xml:space="preserve"> version of the delta smelt assembly (Joslin et al., in prep). We used the A</w:t>
      </w:r>
      <w:r w:rsidRPr="00756DE9">
        <w:rPr>
          <w:rFonts w:asciiTheme="majorHAnsi" w:eastAsia="Times New Roman" w:hAnsiTheme="majorHAnsi" w:cstheme="majorHAnsi"/>
          <w:sz w:val="24"/>
          <w:szCs w:val="24"/>
          <w:vertAlign w:val="subscript"/>
        </w:rPr>
        <w:t>1</w:t>
      </w:r>
      <w:r w:rsidRPr="00756DE9">
        <w:rPr>
          <w:rFonts w:asciiTheme="majorHAnsi" w:eastAsia="Times New Roman" w:hAnsiTheme="majorHAnsi" w:cstheme="majorHAnsi"/>
          <w:sz w:val="24"/>
          <w:szCs w:val="24"/>
        </w:rPr>
        <w:t xml:space="preserve"> assembly to acquire contigs with moderate contiguity compared to the final reference genome (Table 2.4). Because we scaled down the number of hashes to 1/1,000 in the </w:t>
      </w:r>
      <w:proofErr w:type="spellStart"/>
      <w:r w:rsidRPr="00756DE9">
        <w:rPr>
          <w:rFonts w:asciiTheme="majorHAnsi" w:eastAsia="Times New Roman" w:hAnsiTheme="majorHAnsi" w:cstheme="majorHAnsi"/>
          <w:sz w:val="24"/>
          <w:szCs w:val="24"/>
        </w:rPr>
        <w:t>sourmash</w:t>
      </w:r>
      <w:proofErr w:type="spellEnd"/>
      <w:r w:rsidRPr="00756DE9">
        <w:rPr>
          <w:rFonts w:asciiTheme="majorHAnsi" w:eastAsia="Times New Roman" w:hAnsiTheme="majorHAnsi" w:cstheme="majorHAnsi"/>
          <w:sz w:val="24"/>
          <w:szCs w:val="24"/>
        </w:rPr>
        <w:t xml:space="preserve"> compute step, each selected contig was expected to have a minimum length of roughly 5,000 bp. We compared the abundance of female-only and male-only k-mers found within contigs and took the median abundance of k-mers within every contig to find the given contig’s abundance in each sex. Lastly, we compared the female contig abundance to the male contig abundance and isolated the male-only contigs to compile a “putative Y” subset of sequences for further validation.</w:t>
      </w:r>
    </w:p>
    <w:p w14:paraId="1E74A96C"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7C9445AF"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lastRenderedPageBreak/>
        <w:t xml:space="preserve">We ran a depth analysis on reads </w:t>
      </w:r>
      <w:commentRangeStart w:id="74"/>
      <w:r w:rsidRPr="00756DE9">
        <w:rPr>
          <w:rFonts w:asciiTheme="majorHAnsi" w:eastAsia="Times New Roman" w:hAnsiTheme="majorHAnsi" w:cstheme="majorHAnsi"/>
          <w:sz w:val="24"/>
          <w:szCs w:val="24"/>
        </w:rPr>
        <w:t xml:space="preserve">contained within the putative Y reads </w:t>
      </w:r>
      <w:commentRangeEnd w:id="74"/>
      <w:r w:rsidRPr="00756DE9">
        <w:rPr>
          <w:rFonts w:ascii="Times New Roman" w:eastAsia="Times New Roman" w:hAnsi="Times New Roman" w:cs="Times New Roman"/>
          <w:sz w:val="16"/>
          <w:szCs w:val="16"/>
        </w:rPr>
        <w:commentReference w:id="74"/>
      </w:r>
      <w:r w:rsidRPr="00756DE9">
        <w:rPr>
          <w:rFonts w:asciiTheme="majorHAnsi" w:eastAsia="Times New Roman" w:hAnsiTheme="majorHAnsi" w:cstheme="majorHAnsi"/>
          <w:sz w:val="24"/>
          <w:szCs w:val="24"/>
        </w:rPr>
        <w:t xml:space="preserve">to look for RAD-tags which confirmed the presence of male-specific sequences in individuals beyond the single female and male used in our k-mer analysis. First, we filtered the putative Y contigs which entirely aligned to one location within the male reference genome using a stringent end-to-end alignment in bowtie2 v2.5.0 </w:t>
      </w:r>
      <w:r w:rsidRPr="00756DE9">
        <w:rPr>
          <w:rFonts w:asciiTheme="majorHAnsi" w:eastAsia="Times New Roman" w:hAnsiTheme="majorHAnsi" w:cstheme="majorHAnsi"/>
          <w:sz w:val="24"/>
          <w:szCs w:val="24"/>
        </w:rPr>
        <w:fldChar w:fldCharType="begin"/>
      </w:r>
      <w:r w:rsidRPr="00756DE9">
        <w:rPr>
          <w:rFonts w:asciiTheme="majorHAnsi" w:eastAsia="Times New Roman" w:hAnsiTheme="majorHAnsi" w:cstheme="majorHAnsi"/>
          <w:sz w:val="24"/>
          <w:szCs w:val="24"/>
        </w:rPr>
        <w:instrText xml:space="preserve"> ADDIN ZOTERO_ITEM CSL_CITATION {"citationID":"zIcbnaYd","properties":{"formattedCitation":"(Langmead &amp; Salzberg, 2012)","plainCitation":"(Langmead &amp; Salzberg, 2012)","noteIndex":0},"citationItems":[{"id":633,"uris":["http://zotero.org/users/local/3tku6QP0/items/QSMWZ2A2"],"itemData":{"id":633,"type":"article-journal","abstract":"The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noProof/>
          <w:sz w:val="24"/>
          <w:szCs w:val="24"/>
        </w:rPr>
        <w:t>(Langmead &amp; Salzberg, 2012)</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xml:space="preserve">. Next, we filtered for alignment depth information at loci where both putative Y contigs and RAD-sequencing reads aligned to the male reference genome using the software </w:t>
      </w:r>
      <w:proofErr w:type="spellStart"/>
      <w:r w:rsidRPr="00756DE9">
        <w:rPr>
          <w:rFonts w:asciiTheme="majorHAnsi" w:eastAsia="Times New Roman" w:hAnsiTheme="majorHAnsi" w:cstheme="majorHAnsi"/>
          <w:sz w:val="24"/>
          <w:szCs w:val="24"/>
        </w:rPr>
        <w:t>BEDtools</w:t>
      </w:r>
      <w:proofErr w:type="spellEnd"/>
      <w:r w:rsidRPr="00756DE9">
        <w:rPr>
          <w:rFonts w:asciiTheme="majorHAnsi" w:eastAsia="Times New Roman" w:hAnsiTheme="majorHAnsi" w:cstheme="majorHAnsi"/>
          <w:sz w:val="24"/>
          <w:szCs w:val="24"/>
        </w:rPr>
        <w:t xml:space="preserve"> v2.29.2 </w:t>
      </w:r>
      <w:r w:rsidRPr="00756DE9">
        <w:rPr>
          <w:rFonts w:asciiTheme="majorHAnsi" w:eastAsia="Times New Roman" w:hAnsiTheme="majorHAnsi" w:cstheme="majorHAnsi"/>
          <w:sz w:val="24"/>
          <w:szCs w:val="24"/>
        </w:rPr>
        <w:fldChar w:fldCharType="begin"/>
      </w:r>
      <w:r w:rsidRPr="00756DE9">
        <w:rPr>
          <w:rFonts w:asciiTheme="majorHAnsi" w:eastAsia="Times New Roman" w:hAnsiTheme="majorHAnsi" w:cstheme="majorHAnsi"/>
          <w:sz w:val="24"/>
          <w:szCs w:val="24"/>
        </w:rPr>
        <w:instrText xml:space="preserve"> ADDIN ZOTERO_ITEM CSL_CITATION {"citationID":"ewMd1rWc","properties":{"formattedCitation":"(Quinlan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noProof/>
          <w:sz w:val="24"/>
          <w:szCs w:val="24"/>
        </w:rPr>
        <w:t>(Quinlan &amp; Hall, 2010)</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After obtaining depth information across all putative Y regions, we ran the same depth analysis described above.</w:t>
      </w:r>
    </w:p>
    <w:p w14:paraId="5F424647"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0C8F0DCE"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67113C8C" w14:textId="77777777" w:rsidR="00756DE9" w:rsidRPr="00756DE9" w:rsidRDefault="00756DE9" w:rsidP="00756DE9">
      <w:pPr>
        <w:tabs>
          <w:tab w:val="center" w:pos="4680"/>
          <w:tab w:val="right" w:pos="9360"/>
        </w:tabs>
        <w:spacing w:after="0" w:line="240" w:lineRule="auto"/>
        <w:outlineLvl w:val="1"/>
        <w:rPr>
          <w:rFonts w:asciiTheme="majorHAnsi" w:hAnsiTheme="majorHAnsi" w:cstheme="majorHAnsi"/>
          <w:b/>
          <w:sz w:val="24"/>
          <w:szCs w:val="24"/>
        </w:rPr>
      </w:pPr>
      <w:bookmarkStart w:id="75" w:name="_Toc113440565"/>
      <w:r w:rsidRPr="00756DE9">
        <w:rPr>
          <w:rFonts w:asciiTheme="majorHAnsi" w:hAnsiTheme="majorHAnsi" w:cstheme="majorHAnsi"/>
          <w:b/>
          <w:sz w:val="24"/>
          <w:szCs w:val="24"/>
        </w:rPr>
        <w:t>Results</w:t>
      </w:r>
      <w:bookmarkEnd w:id="75"/>
    </w:p>
    <w:p w14:paraId="1B4CC737" w14:textId="77777777" w:rsidR="00756DE9" w:rsidRPr="00756DE9" w:rsidRDefault="00756DE9" w:rsidP="00756DE9">
      <w:pPr>
        <w:spacing w:line="240" w:lineRule="auto"/>
        <w:outlineLvl w:val="2"/>
        <w:rPr>
          <w:rFonts w:asciiTheme="majorHAnsi" w:hAnsiTheme="majorHAnsi" w:cstheme="majorHAnsi"/>
          <w:i/>
          <w:iCs/>
          <w:sz w:val="24"/>
          <w:szCs w:val="24"/>
        </w:rPr>
      </w:pPr>
      <w:bookmarkStart w:id="76" w:name="_Toc113440566"/>
      <w:r w:rsidRPr="00756DE9">
        <w:rPr>
          <w:rFonts w:asciiTheme="majorHAnsi" w:hAnsiTheme="majorHAnsi" w:cstheme="majorHAnsi"/>
          <w:i/>
          <w:iCs/>
          <w:sz w:val="24"/>
          <w:szCs w:val="24"/>
        </w:rPr>
        <w:t>Sample collection, DNA extraction</w:t>
      </w:r>
      <w:bookmarkEnd w:id="76"/>
      <w:r w:rsidRPr="00756DE9">
        <w:rPr>
          <w:rFonts w:asciiTheme="majorHAnsi" w:hAnsiTheme="majorHAnsi" w:cstheme="majorHAnsi"/>
          <w:i/>
          <w:iCs/>
          <w:sz w:val="24"/>
          <w:szCs w:val="24"/>
        </w:rPr>
        <w:t xml:space="preserve"> &amp; sequencing</w:t>
      </w:r>
    </w:p>
    <w:p w14:paraId="6B834239"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We acquired RAD-sequencing data from a total of 48 (24 female and 24 male) captive-bred delta smelt. The average </w:t>
      </w:r>
      <w:proofErr w:type="spellStart"/>
      <w:r w:rsidRPr="00756DE9">
        <w:rPr>
          <w:rFonts w:asciiTheme="majorHAnsi" w:eastAsia="Times New Roman" w:hAnsiTheme="majorHAnsi" w:cstheme="majorHAnsi"/>
          <w:sz w:val="24"/>
          <w:szCs w:val="24"/>
        </w:rPr>
        <w:t>Phred</w:t>
      </w:r>
      <w:proofErr w:type="spellEnd"/>
      <w:r w:rsidRPr="00756DE9">
        <w:rPr>
          <w:rFonts w:asciiTheme="majorHAnsi" w:eastAsia="Times New Roman" w:hAnsiTheme="majorHAnsi" w:cstheme="majorHAnsi"/>
          <w:sz w:val="24"/>
          <w:szCs w:val="24"/>
        </w:rPr>
        <w:t xml:space="preserve"> score for all reads was 39 and mean number of reads captured per individual was 10,644,266 and 9,698,327 in female and male sequencing data, respectively. </w:t>
      </w:r>
    </w:p>
    <w:p w14:paraId="25907C38"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32FA3F65" w14:textId="77777777" w:rsidR="00756DE9" w:rsidRPr="00756DE9" w:rsidRDefault="00756DE9" w:rsidP="00756DE9">
      <w:pPr>
        <w:spacing w:line="240" w:lineRule="auto"/>
        <w:outlineLvl w:val="2"/>
        <w:rPr>
          <w:rFonts w:asciiTheme="majorHAnsi" w:hAnsiTheme="majorHAnsi" w:cstheme="majorHAnsi"/>
          <w:i/>
          <w:iCs/>
          <w:sz w:val="24"/>
          <w:szCs w:val="24"/>
        </w:rPr>
      </w:pPr>
      <w:bookmarkStart w:id="77" w:name="_Toc113440567"/>
      <w:r w:rsidRPr="00756DE9">
        <w:rPr>
          <w:rFonts w:asciiTheme="majorHAnsi" w:hAnsiTheme="majorHAnsi" w:cstheme="majorHAnsi"/>
          <w:i/>
          <w:iCs/>
          <w:sz w:val="24"/>
          <w:szCs w:val="24"/>
        </w:rPr>
        <w:t>Genome-wide association study</w:t>
      </w:r>
      <w:bookmarkEnd w:id="77"/>
    </w:p>
    <w:p w14:paraId="455ED15E"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Post filtration alignment scores for RAD-seq reads were 92.64% and 91.90% to the female and male reference genome, respectively. We analyzed 922,975 and 848,444 loci spread across the female and male reference genome, respectively. With these loci we calculated a Bonferroni corrected p-value cutoff of 5.417265e-08 and 5.893141e-08 required for significance of associations found within the female and male reference genome, respectively. No loci were found to be significantly associated with sex in the female reference genome (Figure 3.1). Two loci (Chr05:1885249 G/A and Chr05:1885251 G/T) located on Chromosome 5 of the male assembly were highly associated with sex in delta smelt and had LRT scores of 37.854854 and 35.802804, corresponding to p-values of 7.621e-10 and 2.183e-9, respectively (Figure 3.1, Table 3.1</w:t>
      </w:r>
      <w:proofErr w:type="gramStart"/>
      <w:r w:rsidRPr="00756DE9">
        <w:rPr>
          <w:rFonts w:asciiTheme="majorHAnsi" w:eastAsia="Times New Roman" w:hAnsiTheme="majorHAnsi" w:cstheme="majorHAnsi"/>
          <w:sz w:val="24"/>
          <w:szCs w:val="24"/>
        </w:rPr>
        <w:t>).However</w:t>
      </w:r>
      <w:proofErr w:type="gramEnd"/>
      <w:r w:rsidRPr="00756DE9">
        <w:rPr>
          <w:rFonts w:asciiTheme="majorHAnsi" w:eastAsia="Times New Roman" w:hAnsiTheme="majorHAnsi" w:cstheme="majorHAnsi"/>
          <w:sz w:val="24"/>
          <w:szCs w:val="24"/>
        </w:rPr>
        <w:t>, the genotypes at these loci were not diagnostic of sex (Table 3.2). Despite individual alleles at each locus being highly associated with sex, female and male sequencing data contained individuals which were homozygous for the major and minor alleles and heterozygous in significant proportions (Table 3.3)</w:t>
      </w:r>
    </w:p>
    <w:p w14:paraId="6192EE85"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5CD54951" w14:textId="77777777" w:rsidR="00756DE9" w:rsidRPr="00756DE9" w:rsidRDefault="00756DE9" w:rsidP="00756DE9">
      <w:pPr>
        <w:spacing w:line="240" w:lineRule="auto"/>
        <w:outlineLvl w:val="2"/>
        <w:rPr>
          <w:rFonts w:asciiTheme="majorHAnsi" w:hAnsiTheme="majorHAnsi" w:cstheme="majorHAnsi"/>
          <w:i/>
          <w:iCs/>
          <w:sz w:val="24"/>
          <w:szCs w:val="24"/>
        </w:rPr>
      </w:pPr>
      <w:bookmarkStart w:id="78" w:name="_Toc113440568"/>
      <w:r w:rsidRPr="00756DE9">
        <w:rPr>
          <w:rFonts w:asciiTheme="majorHAnsi" w:hAnsiTheme="majorHAnsi" w:cstheme="majorHAnsi"/>
          <w:i/>
          <w:iCs/>
          <w:sz w:val="24"/>
          <w:szCs w:val="24"/>
        </w:rPr>
        <w:t>Depth analysis</w:t>
      </w:r>
      <w:bookmarkEnd w:id="78"/>
    </w:p>
    <w:p w14:paraId="7D6AA2EE"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After removal of reads with zero depth, we carried out depth analyses using 92,808 and 92,735 RAD loci aligned to the female and male reference genome, respectively. In both analyses we found no areas longer than 5 kb with higher or lower depth of coverage compared to the other sex.</w:t>
      </w:r>
    </w:p>
    <w:p w14:paraId="7EF983FC"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454960BE" w14:textId="77777777" w:rsidR="00756DE9" w:rsidRPr="00756DE9" w:rsidRDefault="00756DE9" w:rsidP="00756DE9">
      <w:pPr>
        <w:spacing w:line="240" w:lineRule="auto"/>
        <w:outlineLvl w:val="2"/>
        <w:rPr>
          <w:rFonts w:asciiTheme="majorHAnsi" w:hAnsiTheme="majorHAnsi" w:cstheme="majorHAnsi"/>
          <w:i/>
          <w:iCs/>
          <w:sz w:val="24"/>
          <w:szCs w:val="24"/>
        </w:rPr>
      </w:pPr>
      <w:bookmarkStart w:id="79" w:name="_Toc113440569"/>
      <w:r w:rsidRPr="00756DE9">
        <w:rPr>
          <w:rFonts w:asciiTheme="majorHAnsi" w:hAnsiTheme="majorHAnsi" w:cstheme="majorHAnsi"/>
          <w:i/>
          <w:iCs/>
          <w:sz w:val="24"/>
          <w:szCs w:val="24"/>
        </w:rPr>
        <w:t>K-mer analysis</w:t>
      </w:r>
      <w:bookmarkEnd w:id="79"/>
    </w:p>
    <w:p w14:paraId="2B113F27"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First pass filtration for distinct k-mers from each sex resulted in a total of 1,284,592 distinct hashes from combined data sets, implying roughly 1.284592e9 original k-mers. Female and male median k-mer abundance was 13.0 and 7.0, respectively, resulting in a female correction of </w:t>
      </w:r>
      <w:r w:rsidRPr="00756DE9">
        <w:rPr>
          <w:rFonts w:asciiTheme="majorHAnsi" w:eastAsia="Times New Roman" w:hAnsiTheme="majorHAnsi" w:cstheme="majorHAnsi"/>
          <w:sz w:val="24"/>
          <w:szCs w:val="24"/>
        </w:rPr>
        <w:lastRenderedPageBreak/>
        <w:t xml:space="preserve">0.539. We observed three distinct peaks in the distribution of male to female k-mer abundance (Figure 3.2). After removing k-mers shared between sexes, we obtained 494,251,000 female-only and 118,191,000 male-only k-mers. We observed a distinct increase of high abundance male-only k-mers and after filtering for k-mers with an abundance level of 50-100 we found 4,964 hashes corresponding to approximately 4,964,000 high abundance k-mers (Figure 3.3). </w:t>
      </w:r>
    </w:p>
    <w:p w14:paraId="4FB084BF"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41E17B76" w14:textId="77777777" w:rsidR="00756DE9" w:rsidRPr="00756DE9" w:rsidRDefault="00756DE9" w:rsidP="00756DE9">
      <w:pPr>
        <w:spacing w:after="0" w:line="240" w:lineRule="auto"/>
        <w:jc w:val="left"/>
        <w:rPr>
          <w:rFonts w:asciiTheme="majorHAnsi" w:eastAsia="Times New Roman" w:hAnsiTheme="majorHAnsi" w:cstheme="majorHAnsi"/>
          <w:b/>
          <w:bCs/>
          <w:sz w:val="24"/>
          <w:szCs w:val="24"/>
          <w:u w:val="single"/>
        </w:rPr>
      </w:pPr>
      <w:r w:rsidRPr="00756DE9">
        <w:rPr>
          <w:rFonts w:asciiTheme="majorHAnsi" w:eastAsia="Times New Roman" w:hAnsiTheme="majorHAnsi" w:cstheme="majorHAnsi"/>
          <w:sz w:val="24"/>
          <w:szCs w:val="24"/>
        </w:rPr>
        <w:t>Upon filtering for k-mers in the A</w:t>
      </w:r>
      <w:r w:rsidRPr="00756DE9">
        <w:rPr>
          <w:rFonts w:asciiTheme="majorHAnsi" w:eastAsia="Times New Roman" w:hAnsiTheme="majorHAnsi" w:cstheme="majorHAnsi"/>
          <w:sz w:val="24"/>
          <w:szCs w:val="24"/>
          <w:vertAlign w:val="subscript"/>
        </w:rPr>
        <w:t>1</w:t>
      </w:r>
      <w:r w:rsidRPr="00756DE9">
        <w:rPr>
          <w:rFonts w:asciiTheme="majorHAnsi" w:eastAsia="Times New Roman" w:hAnsiTheme="majorHAnsi" w:cstheme="majorHAnsi"/>
          <w:sz w:val="24"/>
          <w:szCs w:val="24"/>
        </w:rPr>
        <w:t xml:space="preserve"> assembly, a total of 2,067 hashes, or 2,067,000 k-mers, were found on A</w:t>
      </w:r>
      <w:r w:rsidRPr="00756DE9">
        <w:rPr>
          <w:rFonts w:asciiTheme="majorHAnsi" w:eastAsia="Times New Roman" w:hAnsiTheme="majorHAnsi" w:cstheme="majorHAnsi"/>
          <w:sz w:val="24"/>
          <w:szCs w:val="24"/>
          <w:vertAlign w:val="subscript"/>
        </w:rPr>
        <w:t>1</w:t>
      </w:r>
      <w:r w:rsidRPr="00756DE9">
        <w:rPr>
          <w:rFonts w:asciiTheme="majorHAnsi" w:eastAsia="Times New Roman" w:hAnsiTheme="majorHAnsi" w:cstheme="majorHAnsi"/>
          <w:sz w:val="24"/>
          <w:szCs w:val="24"/>
        </w:rPr>
        <w:t xml:space="preserve"> contigs containing five or more hashes. Both female and male sequencing data had broad distributions of k-mers with an abundance of 90-140, however, a male specific k-mer abundance peak was observed from 30-70 at roughly half of the female abundance level (Figure 3.4). Of these, we found 44 putative Y contigs with a k-mer mean abundance above five in the male sequencing data which displayed zero k-mer abundance in the female sequencing data (Figure 3.5). We mapped the putative Y data back to the male reference genome and found the reads mapped to multiple regions within the genome. Upon repeating a depth analysis within the putative Y contigs, we did not find a significant difference in male versus female read depth.</w:t>
      </w:r>
    </w:p>
    <w:p w14:paraId="024A432D"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75FFB8A3"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6E5B3442" w14:textId="77777777" w:rsidR="00756DE9" w:rsidRPr="00756DE9" w:rsidRDefault="00756DE9" w:rsidP="00756DE9">
      <w:pPr>
        <w:tabs>
          <w:tab w:val="center" w:pos="4680"/>
          <w:tab w:val="right" w:pos="9360"/>
        </w:tabs>
        <w:spacing w:after="0" w:line="240" w:lineRule="auto"/>
        <w:outlineLvl w:val="1"/>
        <w:rPr>
          <w:rFonts w:asciiTheme="majorHAnsi" w:hAnsiTheme="majorHAnsi" w:cstheme="majorHAnsi"/>
          <w:b/>
          <w:sz w:val="24"/>
          <w:szCs w:val="24"/>
        </w:rPr>
      </w:pPr>
      <w:bookmarkStart w:id="80" w:name="_Toc113440570"/>
      <w:r w:rsidRPr="00756DE9">
        <w:rPr>
          <w:rFonts w:asciiTheme="majorHAnsi" w:hAnsiTheme="majorHAnsi" w:cstheme="majorHAnsi"/>
          <w:b/>
          <w:sz w:val="24"/>
          <w:szCs w:val="24"/>
        </w:rPr>
        <w:t>Discussion &amp; Conclusion</w:t>
      </w:r>
      <w:bookmarkEnd w:id="80"/>
    </w:p>
    <w:p w14:paraId="3BF0C03D" w14:textId="77777777" w:rsidR="00756DE9" w:rsidRPr="00756DE9" w:rsidRDefault="00756DE9" w:rsidP="00756DE9">
      <w:pPr>
        <w:spacing w:after="0" w:line="240" w:lineRule="auto"/>
        <w:jc w:val="left"/>
        <w:rPr>
          <w:rFonts w:ascii="Times New Roman" w:eastAsia="Times New Roman" w:hAnsi="Times New Roman" w:cs="Times New Roman"/>
          <w:sz w:val="24"/>
          <w:szCs w:val="24"/>
        </w:rPr>
      </w:pPr>
    </w:p>
    <w:p w14:paraId="1E0BAC2B"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To identify sex-specific markers within the genome of delta smelt, our experiments thoroughly probed Illumina data, utilizing linked-read and two RAD-sequencing datasets in multiple ways. We did not find SNPs completely diagnostic of sex in any of our experiments. Our results indicate the species may not have straightforward chromosomal sex-determination, though we cannot yet completely rule it out for reasons explained below. While we did not find diagnostic sequences, we did find indicators warranting further analysis—our GWAS identified candidate loci using RAD-sequencing data, and k-mer analysis found unique male-specific k-mers in the linked-read sequencing data. </w:t>
      </w:r>
    </w:p>
    <w:p w14:paraId="40D8B674"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54DC48E5"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Analyses using RAD-sequencing data alone showed mixed results. While GWAS results identified two SNPs highly associated with sex on Chromosome 5, neither was perfectly correlated with sex and cannot be used as a diagnostic marker for applications in the field. Chromosome 5 may be a good candidate region for future investigation as it contains genes such as TENM1 and smarca1 which are found on mammalian X chromosomes. Furthermore, we did not specifically sequence genes in this region and may not have captured adequate variation with our RAD data. Depth analysis using RAD-sequencing data revealed no markers with consistent depth disparities between sexes. Our inability to identify markers diagnostic of sex in the GWAS and depth analyses could be due to inadequate coverage of the delta smelt sex determining region. Since RAD-sequencing data only samples at sequences near restriction enzyme cut sites, our data may not have adequately sampled genetic material in delta smelt’s sex determining region or may have missed the region entirely. Lack of adequate coverage in the area of interest could easily result in inconclusive results as the genomes of other fish species have been shown to contain only a single sex-linked SNP when performing a similar analysis with whole genome resequencing data </w:t>
      </w:r>
      <w:r w:rsidRPr="00756DE9">
        <w:rPr>
          <w:rFonts w:asciiTheme="majorHAnsi" w:eastAsia="Times New Roman" w:hAnsiTheme="majorHAnsi" w:cstheme="majorHAnsi"/>
          <w:sz w:val="24"/>
          <w:szCs w:val="24"/>
        </w:rPr>
        <w:fldChar w:fldCharType="begin"/>
      </w:r>
      <w:r w:rsidRPr="00756DE9">
        <w:rPr>
          <w:rFonts w:asciiTheme="majorHAnsi" w:eastAsia="Times New Roman" w:hAnsiTheme="majorHAnsi" w:cstheme="majorHAnsi"/>
          <w:sz w:val="24"/>
          <w:szCs w:val="24"/>
        </w:rPr>
        <w:instrText xml:space="preserve"> ADDIN ZOTERO_ITEM CSL_CITATION {"citationID":"E4RrQunO","properties":{"formattedCitation":"(Grayson et al., 2022; Kamiya et al., 2012)","plainCitation":"(Grayson et al., 2022; Kamiya et al., 2012)","noteIndex":0},"citationItems":[{"id":735,"uris":["http://zotero.org/users/local/3tku6QP0/items/GV4PUUAB"],"itemData":{"id":735,"type":"article","DOI":"https://doi.org/10.1101/2022.02.21.481346","title":"SexFindR: A computational workflow to identify young and old sex chromosomes","author":[{"family":"Grayson","given":"Phil"},{"family":"Wright","given":"Alison"},{"family":"Garroway","given":"Colin J."},{"family":"Docker","given":"Margaret F."}],"accessed":{"date-parts":[["2022",2,22]]},"issued":{"date-parts":[["2022"]]}}},{"id":763,"uris":["http://zotero.org/users/local/3tku6QP0/items/R9JMF3F8"],"itemData":{"id":763,"type":"article-journal","abstract":"Heterogametic sex chromosomes have evolved independently in various lineages of vertebrates. Such sex chromosome pairs often contain nonrecombining regions, with one of the chromosomes harboring a master sex-determining (SD) gene. It is hypothesized that these sex chromosomes evolved from a pair of autosomes that diverged after acquiring the SD gene. By linkage and association mapping of the SD locus in fugu (Takifugu rubripes), we show that a SNP (C/G) in the antiMu¨llerian hormone receptor type II (Amhr2) gene is the only polymorphism associated with phenotypic sex. This SNP changes an amino acid (His/Asp384) in the kinase domain. While females are homozygous (His/His384), males are heterozygous. Sex in fugu is most likely determined by a combination of the two alleles of Amhr2. Consistent with this model, the medaka hotei mutant carrying a substitution in the kinase domain of Amhr2 causes a female phenotype. The association of the Amhr2 SNP with phenotypic sex is conserved in two other species of Takifugu but not in Tetraodon. The fugu SD locus shows no sign of recombination suppression between X and Y chromosomes. Thus, fugu sex chromosomes represent an unusual example of proto–sex chromosomes. Such undifferentiated X-Y chromosomes may be more common in vertebrates than previously thought.","container-title":"PLoS Genetics","DOI":"10.1371/journal.pgen.1002798","ISSN":"1553-7404","issue":"7","journalAbbreviation":"PLoS Genet","language":"en","page":"e1002798","source":"DOI.org (Crossref)","title":"A Trans-Species Missense SNP in Amhr2 Is Associated with Sex Determination in the Tiger Pufferfish, Takifugu rubripes (Fugu)","volume":"8","author":[{"family":"Kamiya","given":"Takashi"},{"family":"Kai","given":"Wataru"},{"family":"Tasumi","given":"Satoshi"},{"family":"Oka","given":"Ayumi"},{"family":"Matsunaga","given":"Takayoshi"},{"family":"Mizuno","given":"Naoki"},{"family":"Fujita","given":"Masashi"},{"family":"Suetake","given":"Hiroaki"},{"family":"Suzuki","given":"Shigenori"},{"family":"Hosoya","given":"Sho"},{"family":"Tohari","given":"Sumanty"},{"family":"Brenner","given":"Sydney"},{"family":"Miyadai","given":"Toshiaki"},{"family":"Venkatesh","given":"Byrappa"},{"family":"Suzuki","given":"Yuzuru"},{"family":"Kikuchi","given":"Kiyoshi"}],"editor":[{"family":"Peichel","given":"Catherine L."}],"issued":{"date-parts":[["2012",7,12]]}}}],"schema":"https://github.com/citation-style-language/schema/raw/master/csl-citation.json"}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noProof/>
          <w:sz w:val="24"/>
          <w:szCs w:val="24"/>
        </w:rPr>
        <w:t>(Grayson et al., 2022; Kamiya et al., 2012)</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xml:space="preserve">. Thus, if the sex determining region in delta smelt </w:t>
      </w:r>
      <w:r w:rsidRPr="00756DE9">
        <w:rPr>
          <w:rFonts w:asciiTheme="majorHAnsi" w:eastAsia="Times New Roman" w:hAnsiTheme="majorHAnsi" w:cstheme="majorHAnsi"/>
          <w:sz w:val="24"/>
          <w:szCs w:val="24"/>
        </w:rPr>
        <w:lastRenderedPageBreak/>
        <w:t xml:space="preserve">is particularly small or is in an area without regular </w:t>
      </w:r>
      <w:proofErr w:type="spellStart"/>
      <w:r w:rsidRPr="00756DE9">
        <w:rPr>
          <w:rFonts w:asciiTheme="majorHAnsi" w:eastAsia="Times New Roman" w:hAnsiTheme="majorHAnsi" w:cstheme="majorHAnsi"/>
          <w:i/>
          <w:iCs/>
          <w:sz w:val="24"/>
          <w:szCs w:val="24"/>
        </w:rPr>
        <w:t>PstI</w:t>
      </w:r>
      <w:proofErr w:type="spellEnd"/>
      <w:r w:rsidRPr="00756DE9">
        <w:rPr>
          <w:rFonts w:asciiTheme="majorHAnsi" w:eastAsia="Times New Roman" w:hAnsiTheme="majorHAnsi" w:cstheme="majorHAnsi"/>
          <w:sz w:val="24"/>
          <w:szCs w:val="24"/>
        </w:rPr>
        <w:t xml:space="preserve"> cut sites, we would not pick up a signature in our analyses. </w:t>
      </w:r>
    </w:p>
    <w:p w14:paraId="21E56158"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77D432E0"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Interestingly, k-mer analysis using linked-read data detected DNA sequences only found within the male individual’s linked-read sequencing––one or more of these loci could contain a sex determining region or SNPs diagnostic of sex. The male-specific peak at roughly half the abundance of the female-specific peak shown in Figure 3.4 and the abundance of k-mers only contained within the male sequencing data shown in Figure 3.5 may indicate that the male genome contains a large amount of sequencing data not contained in the female genome (potentially a Y or male-specific chromosome) and provides evidence that the male delta smelt may be the heterogametic sex. </w:t>
      </w:r>
    </w:p>
    <w:p w14:paraId="22B0A746"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p>
    <w:p w14:paraId="6E0DF17B"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Additionally, post k-mer analysis depth analysis showed that the observed increase in male specific k-mers at roughly 50% abundance of the normally distributed peak of the female k-mer abundance is consistent with the male sequencing data potentially having heterogametic (male sex-specific) regions in its genome (such as the 50:50 ratio between Y chromosomes paired with X chromosomes in human males). However, we could not identify sex-specific markers within this region using the RAD-sequencing data generated for this project further suggesting RAD data provides insufficient sampling of the delta smelt genome.</w:t>
      </w:r>
    </w:p>
    <w:p w14:paraId="27F5FFB6" w14:textId="77777777" w:rsidR="00756DE9" w:rsidRPr="00756DE9" w:rsidRDefault="00756DE9" w:rsidP="00756DE9">
      <w:pPr>
        <w:spacing w:after="0" w:line="240" w:lineRule="auto"/>
        <w:jc w:val="left"/>
        <w:rPr>
          <w:rFonts w:asciiTheme="majorHAnsi" w:eastAsia="Times New Roman" w:hAnsiTheme="majorHAnsi" w:cstheme="majorHAnsi"/>
          <w:b/>
          <w:bCs/>
          <w:sz w:val="24"/>
          <w:szCs w:val="24"/>
          <w:u w:val="single"/>
        </w:rPr>
      </w:pPr>
    </w:p>
    <w:p w14:paraId="235F9EB1" w14:textId="77777777" w:rsidR="00756DE9" w:rsidRPr="00756DE9" w:rsidRDefault="00756DE9" w:rsidP="00756DE9">
      <w:pPr>
        <w:spacing w:after="0" w:line="240" w:lineRule="auto"/>
        <w:jc w:val="left"/>
        <w:rPr>
          <w:rFonts w:asciiTheme="majorHAnsi" w:eastAsia="Times New Roman" w:hAnsiTheme="majorHAnsi" w:cstheme="majorHAnsi"/>
          <w:b/>
          <w:bCs/>
          <w:sz w:val="24"/>
          <w:szCs w:val="24"/>
          <w:u w:val="single"/>
        </w:rPr>
      </w:pPr>
      <w:r w:rsidRPr="00756DE9">
        <w:rPr>
          <w:rFonts w:asciiTheme="majorHAnsi" w:eastAsia="Times New Roman" w:hAnsiTheme="majorHAnsi" w:cstheme="majorHAnsi"/>
          <w:sz w:val="24"/>
          <w:szCs w:val="24"/>
        </w:rPr>
        <w:t xml:space="preserve">Additionally, many contigs containing male-specific k-mers were located on Chromosome 9. While there is a clear increase in associated SNPs on Chromosome 9, none met the significance threshold or were found to be diagnostic of sex. An additional important observation is that the k-mer analysis revealed male-specific linked-read sequencing data from an individual male aligned to multiple regions throughout the genome. This may indicate that sex determination in delta smelt is polygenic but further sequencing and analysis is needed to test this hypothesis. Interestingly, sex differentiation in </w:t>
      </w:r>
      <w:proofErr w:type="spellStart"/>
      <w:r w:rsidRPr="00756DE9">
        <w:rPr>
          <w:rFonts w:asciiTheme="majorHAnsi" w:eastAsia="Times New Roman" w:hAnsiTheme="majorHAnsi" w:cstheme="majorHAnsi"/>
          <w:i/>
          <w:iCs/>
          <w:sz w:val="24"/>
          <w:szCs w:val="24"/>
        </w:rPr>
        <w:t>Plecoglossus</w:t>
      </w:r>
      <w:proofErr w:type="spellEnd"/>
      <w:r w:rsidRPr="00756DE9">
        <w:rPr>
          <w:rFonts w:asciiTheme="majorHAnsi" w:eastAsia="Times New Roman" w:hAnsiTheme="majorHAnsi" w:cstheme="majorHAnsi"/>
          <w:i/>
          <w:iCs/>
          <w:sz w:val="24"/>
          <w:szCs w:val="24"/>
        </w:rPr>
        <w:t xml:space="preserve"> </w:t>
      </w:r>
      <w:proofErr w:type="spellStart"/>
      <w:r w:rsidRPr="00756DE9">
        <w:rPr>
          <w:rFonts w:asciiTheme="majorHAnsi" w:eastAsia="Times New Roman" w:hAnsiTheme="majorHAnsi" w:cstheme="majorHAnsi"/>
          <w:i/>
          <w:iCs/>
          <w:sz w:val="24"/>
          <w:szCs w:val="24"/>
        </w:rPr>
        <w:t>altivelis</w:t>
      </w:r>
      <w:proofErr w:type="spellEnd"/>
      <w:r w:rsidRPr="00756DE9">
        <w:rPr>
          <w:rFonts w:asciiTheme="majorHAnsi" w:eastAsia="Times New Roman" w:hAnsiTheme="majorHAnsi" w:cstheme="majorHAnsi"/>
          <w:sz w:val="24"/>
          <w:szCs w:val="24"/>
        </w:rPr>
        <w:t xml:space="preserve"> (</w:t>
      </w:r>
      <w:proofErr w:type="spellStart"/>
      <w:r w:rsidRPr="00756DE9">
        <w:rPr>
          <w:rFonts w:asciiTheme="majorHAnsi" w:eastAsia="Times New Roman" w:hAnsiTheme="majorHAnsi" w:cstheme="majorHAnsi"/>
          <w:sz w:val="24"/>
          <w:szCs w:val="24"/>
        </w:rPr>
        <w:t>sweetfish</w:t>
      </w:r>
      <w:proofErr w:type="spellEnd"/>
      <w:r w:rsidRPr="00756DE9">
        <w:rPr>
          <w:rFonts w:asciiTheme="majorHAnsi" w:eastAsia="Times New Roman" w:hAnsiTheme="majorHAnsi" w:cstheme="majorHAnsi"/>
          <w:sz w:val="24"/>
          <w:szCs w:val="24"/>
        </w:rPr>
        <w:t xml:space="preserve">/ayu), another fish species in the </w:t>
      </w:r>
      <w:proofErr w:type="spellStart"/>
      <w:r w:rsidRPr="00756DE9">
        <w:rPr>
          <w:rFonts w:asciiTheme="majorHAnsi" w:eastAsia="Times New Roman" w:hAnsiTheme="majorHAnsi" w:cstheme="majorHAnsi"/>
          <w:sz w:val="24"/>
          <w:szCs w:val="24"/>
        </w:rPr>
        <w:t>Osmeriformes</w:t>
      </w:r>
      <w:proofErr w:type="spellEnd"/>
      <w:r w:rsidRPr="00756DE9">
        <w:rPr>
          <w:rFonts w:asciiTheme="majorHAnsi" w:eastAsia="Times New Roman" w:hAnsiTheme="majorHAnsi" w:cstheme="majorHAnsi"/>
          <w:sz w:val="24"/>
          <w:szCs w:val="24"/>
        </w:rPr>
        <w:t xml:space="preserve"> order which has XX females and XY males, is controlled by an </w:t>
      </w:r>
      <w:r w:rsidRPr="00756DE9">
        <w:rPr>
          <w:rFonts w:asciiTheme="majorHAnsi" w:eastAsia="Times New Roman" w:hAnsiTheme="majorHAnsi" w:cstheme="majorHAnsi"/>
          <w:i/>
          <w:iCs/>
          <w:sz w:val="24"/>
          <w:szCs w:val="24"/>
        </w:rPr>
        <w:t>amhr2</w:t>
      </w:r>
      <w:r w:rsidRPr="00756DE9">
        <w:rPr>
          <w:rFonts w:asciiTheme="majorHAnsi" w:eastAsia="Times New Roman" w:hAnsiTheme="majorHAnsi" w:cstheme="majorHAnsi"/>
          <w:sz w:val="24"/>
          <w:szCs w:val="24"/>
        </w:rPr>
        <w:t xml:space="preserve"> paralog (</w:t>
      </w:r>
      <w:r w:rsidRPr="00756DE9">
        <w:rPr>
          <w:rFonts w:asciiTheme="majorHAnsi" w:eastAsia="Times New Roman" w:hAnsiTheme="majorHAnsi" w:cstheme="majorHAnsi"/>
          <w:i/>
          <w:iCs/>
          <w:sz w:val="24"/>
          <w:szCs w:val="24"/>
        </w:rPr>
        <w:t>amhr2bY</w:t>
      </w:r>
      <w:r w:rsidRPr="00756DE9">
        <w:rPr>
          <w:rFonts w:asciiTheme="majorHAnsi" w:eastAsia="Times New Roman" w:hAnsiTheme="majorHAnsi" w:cstheme="majorHAnsi"/>
          <w:sz w:val="24"/>
          <w:szCs w:val="24"/>
        </w:rPr>
        <w:t xml:space="preserve">) located on the Y chromosome </w:t>
      </w:r>
      <w:r w:rsidRPr="00756DE9">
        <w:rPr>
          <w:rFonts w:asciiTheme="majorHAnsi" w:eastAsia="Times New Roman" w:hAnsiTheme="majorHAnsi" w:cstheme="majorHAnsi"/>
          <w:sz w:val="24"/>
          <w:szCs w:val="24"/>
        </w:rPr>
        <w:fldChar w:fldCharType="begin"/>
      </w:r>
      <w:r w:rsidRPr="00756DE9">
        <w:rPr>
          <w:rFonts w:asciiTheme="majorHAnsi" w:eastAsia="Times New Roman" w:hAnsiTheme="majorHAnsi" w:cstheme="majorHAnsi"/>
          <w:sz w:val="24"/>
          <w:szCs w:val="24"/>
        </w:rPr>
        <w:instrText xml:space="preserve"> ADDIN ZOTERO_ITEM CSL_CITATION {"citationID":"TCDchUBN","properties":{"formattedCitation":"(Nakamoto et al., 2021)","plainCitation":"(Nakamoto et al., 2021)","noteIndex":0},"citationItems":[{"id":786,"uris":["http://zotero.org/users/local/3tku6QP0/items/2DHC9X8Q"],"itemData":{"id":786,"type":"article-journal","abstract":"Whole-genome duplication and genome compaction are thought to have played important roles in teleost fish evolution. Ayu (or sweetfish),\n              Plecoglossus altivelis\n              , belongs to the superorder Stomiati, order Osmeriformes. Stomiati is phylogenetically classified as sister taxa of Neoteleostei. Thus, ayu holds an important position in the fish tree of life. Although ayu is economically important for the food industry and recreational fishing in Japan, few genomic resources are available for this species. To address this problem, we produced a draft genome sequence of ayu by whole-genome shotgun sequencing and constructed linkage maps using a genotyping-by-sequencing approach. Syntenic analyses of ayu and other teleost fish provided information about chromosomal rearrangements during the divergence of Stomiati, Protacanthopterygii and Neoteleostei. The size of the ayu genome indicates that genome compaction occurred after the divergence of the family Osmeridae. Ayu has an XX/XY sex-determination system for which we identified sex-associated loci by a genome-wide association study by genotyping-by-sequencing and whole-genome resequencing using wild populations. Genome-wide association mapping using wild ayu populations revealed three sex-linked scaffolds (total, 2.03 Mb). Comparison of whole-genome resequencing mapping coverage between males and females identified male-specific regions in sex-linked scaffolds. A duplicate copy of the anti-Müllerian hormone type-II receptor gene (\n              amhr2bY\n              ) was found within these male-specific regions, distinct from the autosomal copy of\n              amhr2\n              . Expression of the Y-linked\n              amhr2\n              gene was male-specific in\n              sox9b\n              -positive somatic cells surrounding germ cells in undifferentiated gonads, whereas autosomal\n              amhr2\n              transcripts were detected in somatic cells in sexually undifferentiated gonads of both genetic males and females. Loss-of-function mutation for\n              amhr2bY\n              induced male to female sex reversal. Taken together with the known role of\n              Amh\n              and\n              Amhr2\n              in sex differentiation, these results indicate that the paralog of\n              amhr2\n              on the ayu Y chromosome determines genetic sex, and the male-specific amh-amhr2 pathway is critical for testicular differentiation in ayu.","container-title":"PLOS Genetics","DOI":"10.1371/journal.pgen.1009705","ISSN":"1553-7404","issue":"8","journalAbbreviation":"PLoS Genet","language":"en","page":"e1009705","source":"DOI.org (Crossref)","title":"A Y-linked anti-Müllerian hormone type-II receptor is the sex-determining gene in ayu, Plecoglossus altivelis","volume":"17","author":[{"family":"Nakamoto","given":"Masatoshi"},{"family":"Uchino","given":"Tsubasa"},{"family":"Koshimizu","given":"Eriko"},{"family":"Kuchiishi","given":"Yudai"},{"family":"Sekiguchi","given":"Ryota"},{"family":"Wang","given":"Liu"},{"family":"Sudo","given":"Ryusuke"},{"family":"Endo","given":"Masato"},{"family":"Guiguen","given":"Yann"},{"family":"Schartl","given":"Manfred"},{"family":"Postlethwait","given":"John H."},{"family":"Sakamoto","given":"Takashi"}],"editor":[{"family":"Moens","given":"Cecilia"}],"issued":{"date-parts":[["2021",8,26]]}}}],"schema":"https://github.com/citation-style-language/schema/raw/master/csl-citation.json"}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noProof/>
          <w:sz w:val="24"/>
          <w:szCs w:val="24"/>
        </w:rPr>
        <w:t>(Nakamoto et al., 2021)</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xml:space="preserve">. The current published and annotated version of the delta smelt genome, which is the female assembly, does not contain copies of the </w:t>
      </w:r>
      <w:r w:rsidRPr="00756DE9">
        <w:rPr>
          <w:rFonts w:asciiTheme="majorHAnsi" w:eastAsia="Times New Roman" w:hAnsiTheme="majorHAnsi" w:cstheme="majorHAnsi"/>
          <w:i/>
          <w:iCs/>
          <w:sz w:val="24"/>
          <w:szCs w:val="24"/>
        </w:rPr>
        <w:t>amhr2</w:t>
      </w:r>
      <w:r w:rsidRPr="00756DE9">
        <w:rPr>
          <w:rFonts w:asciiTheme="majorHAnsi" w:eastAsia="Times New Roman" w:hAnsiTheme="majorHAnsi" w:cstheme="majorHAnsi"/>
          <w:sz w:val="24"/>
          <w:szCs w:val="24"/>
        </w:rPr>
        <w:t xml:space="preserve"> or </w:t>
      </w:r>
      <w:r w:rsidRPr="00756DE9">
        <w:rPr>
          <w:rFonts w:asciiTheme="majorHAnsi" w:eastAsia="Times New Roman" w:hAnsiTheme="majorHAnsi" w:cstheme="majorHAnsi"/>
          <w:i/>
          <w:iCs/>
          <w:sz w:val="24"/>
          <w:szCs w:val="24"/>
        </w:rPr>
        <w:t>amhr2bY</w:t>
      </w:r>
      <w:r w:rsidRPr="00756DE9">
        <w:rPr>
          <w:rFonts w:asciiTheme="majorHAnsi" w:eastAsia="Times New Roman" w:hAnsiTheme="majorHAnsi" w:cstheme="majorHAnsi"/>
          <w:sz w:val="24"/>
          <w:szCs w:val="24"/>
        </w:rPr>
        <w:t xml:space="preserve"> genes. However, the published delta smelt genome does contain the </w:t>
      </w:r>
      <w:proofErr w:type="spellStart"/>
      <w:r w:rsidRPr="00756DE9">
        <w:rPr>
          <w:rFonts w:asciiTheme="majorHAnsi" w:eastAsia="Times New Roman" w:hAnsiTheme="majorHAnsi" w:cstheme="majorHAnsi"/>
          <w:i/>
          <w:iCs/>
          <w:sz w:val="24"/>
          <w:szCs w:val="24"/>
        </w:rPr>
        <w:t>amh</w:t>
      </w:r>
      <w:proofErr w:type="spellEnd"/>
      <w:r w:rsidRPr="00756DE9">
        <w:rPr>
          <w:rFonts w:asciiTheme="majorHAnsi" w:eastAsia="Times New Roman" w:hAnsiTheme="majorHAnsi" w:cstheme="majorHAnsi"/>
          <w:sz w:val="24"/>
          <w:szCs w:val="24"/>
        </w:rPr>
        <w:t xml:space="preserve"> gene, but it is located on an unplaced scaffold (chrUn_NW_025813713v1). Notably the unplaced scaffold also contains several genes (</w:t>
      </w:r>
      <w:r w:rsidRPr="00756DE9">
        <w:rPr>
          <w:rFonts w:asciiTheme="majorHAnsi" w:eastAsia="Times New Roman" w:hAnsiTheme="majorHAnsi" w:cstheme="majorHAnsi"/>
          <w:i/>
          <w:iCs/>
          <w:sz w:val="24"/>
          <w:szCs w:val="24"/>
        </w:rPr>
        <w:t>fkbp8, ELL, DOT1L</w:t>
      </w:r>
      <w:r w:rsidRPr="00756DE9">
        <w:rPr>
          <w:rFonts w:asciiTheme="majorHAnsi" w:eastAsia="Times New Roman" w:hAnsiTheme="majorHAnsi" w:cstheme="majorHAnsi"/>
          <w:sz w:val="24"/>
          <w:szCs w:val="24"/>
        </w:rPr>
        <w:t xml:space="preserve">) known to be in close proximity, within or linked to sex determining regions of other fish </w:t>
      </w:r>
      <w:r w:rsidRPr="00756DE9">
        <w:rPr>
          <w:rFonts w:asciiTheme="majorHAnsi" w:eastAsia="Times New Roman" w:hAnsiTheme="majorHAnsi" w:cstheme="majorHAnsi"/>
          <w:sz w:val="24"/>
          <w:szCs w:val="24"/>
        </w:rPr>
        <w:fldChar w:fldCharType="begin"/>
      </w:r>
      <w:r w:rsidRPr="00756DE9">
        <w:rPr>
          <w:rFonts w:asciiTheme="majorHAnsi" w:eastAsia="Times New Roman" w:hAnsiTheme="majorHAnsi" w:cstheme="majorHAnsi"/>
          <w:sz w:val="24"/>
          <w:szCs w:val="24"/>
        </w:rPr>
        <w:instrText xml:space="preserve"> ADDIN ZOTERO_ITEM CSL_CITATION {"citationID":"JWh4E4jS","properties":{"formattedCitation":"(Eshel et al., 2012; Rodr\\uc0\\u237{}guez-Mar\\uc0\\u237{} et al., 2005; Triay et al., 2020)","plainCitation":"(Eshel et al., 2012; Rodríguez-Marí et al., 2005; Triay et al., 2020)","noteIndex":0},"citationItems":[{"id":792,"uris":["http://zotero.org/users/local/3tku6QP0/items/85YA8HKP"],"itemData":{"id":792,"type":"article-journal","abstract":"Evidence supports that sex determination (SD) in tilapia is controlled by major genetic factors that may interact with minor genetic as well as environmental factors, thus implying that SD should be analyzed as a quantitative trait. Quantitative trait loci (QTL) for SD in Oreochromis niloticus were previously detected on linkage groups (LG) 1 and 23. Twenty-one short single repeats (SSR) of .12 TGs and one single nucleotide polymorphism were identiﬁed using the unpublished tilapia genome sequence on LG23. All markers showed two segregating alleles in a mapping family that was obtained by a cross between O. niloticus male (XY) and sex-reversed female (DXY) yielding 29 females (XX) and 61 males (XY and YY). Interval mapping analysis mapped the QTL peak between SSR markers ARO172 and ARO177 with a maximum F value of 78.7 (P , 7.6 · 10214). Twelve adjacent markers found in this region were homozygous in females and either homozygous for the alternative allele or heterozygous in males. This segment was deﬁned as the sex region (SR). The SR encompasses 1.5 Mbp on a single tilapia scaffold (no. 101) harboring 51 annotated genes. Among 10 candidate genes for SD that were tested for gene expression, anti-Müllerian hormone (Amh), which is located in the center of the SR, showed the highest overexpression in male vs. female embryos at 3 to 7 days postfertilization.","container-title":"G3 Genes|Genomes|Genetics","DOI":"10.1534/g3.111.001545","ISSN":"2160-1836","issue":"1","language":"en","page":"35-42","source":"DOI.org (Crossref)","title":"Linkage and Physical Mapping of Sex Region on LG23 of Nile Tilapia ( &lt;i&gt;Oreochromis niloticus&lt;/i&gt; )","volume":"2","author":[{"family":"Eshel","given":"O"},{"family":"Shirak","given":"A"},{"family":"Weller","given":"J I"},{"family":"Hulata","given":"G"},{"family":"Ron","given":"M"}],"editor":[{"family":"De Koning","given":"D-J"}],"issued":{"date-parts":[["2012",1,1]]}}},{"id":788,"uris":["http://zotero.org/users/local/3tku6QP0/items/NV7KP3IX"],"itemData":{"id":788,"type":"article-journal","abstract":"The role of Anti-Mu¨llerian hormone (Amh) during gonad development has been studied extensively in mammals, but is less well understood in other vertebrates. In male mammalian embryos, Sox9 activates expression of Amh, which initiates the regression of the Mu¨llerian ducts and inhibits the expression of aromatase (Cyp19a1), the enzyme that converts androgens to estrogens. To better understand shared features of vertebrate gonadogenesis, we cloned amh cDNA from zebraﬁsh, characterized its genomic structure, mapped it, analyzed conserved syntenies, studied its expression pattern in embryos, larvae, juveniles, and adults, and compared it to the expression patterns of sox9a, sox9b and cyp19a1a. We found that the onset of amh expression occurred while gonads were still undifferentiated and sox9a and cyp19a1a were already expressed. In differentiated gonads of juveniles, amh showed a sexually dimorphic expression pattern. In 31 days post-fertilization juveniles, testes expressed amh and sox9a, but not cyp19a1a, while ovaries expressed cyp19a1a and sox9b, but not amh. In adult testes, amh and sox9a were expressed in presumptive Sertoli cells. In adult ovaries, amh and cyp19a1a were expressed in granulosa cells surrounding the oocytes, and sox9b was expressed in a complementary fashion in the ooplasm of oocytes. The observed expression patterns of amh, sox9a, sox9b, and cyp19a1a in zebraﬁsh correspond to the patterns expected if their regulatory interactions have been conserved with mammals. The ﬁnding that zebraﬁsh sox9b and sox8 were not co-expressed with amh in oocytes excludes the possibility that amh expression in zebraﬁsh granulosa cells is directly regulated by either of these two genes.","container-title":"Gene Expression Patterns","DOI":"10.1016/j.modgep.2005.02.008","ISSN":"1567133X","issue":"5","journalAbbreviation":"Gene Expression Patterns","language":"en","page":"655-667","source":"DOI.org (Crossref)","title":"Characterization and expression pattern of zebrafish anti-Müllerian hormone (amh) relative to sox9a, sox9b, and cyp19a1a, during gonad development","volume":"5","author":[{"family":"Rodríguez-Marí","given":"Adriana"},{"family":"Yan","given":"Yi-Lin"},{"family":"BreMiller","given":"Ruth A."},{"family":"Wilson","given":"Catherine"},{"family":"Cañestro","given":"Cristian"},{"family":"Postlethwait","given":"John H."}],"issued":{"date-parts":[["2005",6]]}}},{"id":790,"uris":["http://zotero.org/users/local/3tku6QP0/items/6JF2BVH8"],"itemData":{"id":790,"type":"article-journal","abstract":"In domesticated strains of the Nile tilapia, phenotypic sex has been linked to genetic variants on linkage groups 1, 20 and 23. This diversity of sex-loci might reﬂect a naturally polymorphic sex determination system in Nile tilapia, or it might be an artefact arising from the process of domestication. Here, we searched for sex-determiners in wild populations from Kpandu, Lake Volta (Ghana-West Africa), and from Lake Koka (Ethiopia-East Africa) that have not been subjected to any genetic manipulation. We analysed lab-reared families using double-digest Restriction Associated DNA sequencing (ddRAD) and analysed wild-caught males and females with pooled whole-genome sequencing (WGS). Strong sex-linked signals were found on LG23 in both populations, and sex-linked signals with LG3 were observed in Kpandu samples. WGS uncovered blocks of high sequence coverage, suggesting the presence of B chromosomes. We conﬁrmed the existence of a tandem amh duplication in LG23 in both populations and determined its breakpoints between the oaz1 and dot1l genes. We found two common deletions of ~5 kb in males and conﬁrmed the presence of both amhY and amh∆Y genes. Males from Lake Koka lack both the previously reported 234 bp deletion and the 5 bp frameshift-insertion that creates a premature stop codon in amh∆Y.","container-title":"Genes","DOI":"10.3390/genes11091017","ISSN":"2073-4425","issue":"9","journalAbbreviation":"Genes","language":"en","page":"1017","source":"DOI.org (Crossref)","title":"Structure and Sequence of the Sex Determining Locus in Two Wild Populations of Nile Tilapia","volume":"11","author":[{"family":"Triay","given":"Cécile"},{"family":"Conte","given":"Matthew A."},{"family":"Baroiller","given":"Jean-François"},{"family":"Bezault","given":"Etienne"},{"family":"Clark","given":"Frances E."},{"family":"Penman","given":"David J."},{"family":"Kocher","given":"Thomas D."},{"family":"D’Cotta","given":"Helena"}],"issued":{"date-parts":[["2020",8,29]]}}}],"schema":"https://github.com/citation-style-language/schema/raw/master/csl-citation.json"}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Calibri Light" w:eastAsia="Times New Roman" w:hAnsiTheme="majorHAnsi" w:cs="Calibri Light"/>
          <w:sz w:val="24"/>
          <w:szCs w:val="24"/>
        </w:rPr>
        <w:t>(</w:t>
      </w:r>
      <w:proofErr w:type="spellStart"/>
      <w:r w:rsidRPr="00756DE9">
        <w:rPr>
          <w:rFonts w:ascii="Calibri Light" w:eastAsia="Times New Roman" w:hAnsiTheme="majorHAnsi" w:cs="Calibri Light"/>
          <w:sz w:val="24"/>
          <w:szCs w:val="24"/>
        </w:rPr>
        <w:t>Eshel</w:t>
      </w:r>
      <w:proofErr w:type="spellEnd"/>
      <w:r w:rsidRPr="00756DE9">
        <w:rPr>
          <w:rFonts w:ascii="Calibri Light" w:eastAsia="Times New Roman" w:hAnsiTheme="majorHAnsi" w:cs="Calibri Light"/>
          <w:sz w:val="24"/>
          <w:szCs w:val="24"/>
        </w:rPr>
        <w:t xml:space="preserve"> et al., 2012; Rodríguez-</w:t>
      </w:r>
      <w:proofErr w:type="spellStart"/>
      <w:r w:rsidRPr="00756DE9">
        <w:rPr>
          <w:rFonts w:ascii="Calibri Light" w:eastAsia="Times New Roman" w:hAnsiTheme="majorHAnsi" w:cs="Calibri Light"/>
          <w:sz w:val="24"/>
          <w:szCs w:val="24"/>
        </w:rPr>
        <w:t>Marí</w:t>
      </w:r>
      <w:proofErr w:type="spellEnd"/>
      <w:r w:rsidRPr="00756DE9">
        <w:rPr>
          <w:rFonts w:ascii="Calibri Light" w:eastAsia="Times New Roman" w:hAnsiTheme="majorHAnsi" w:cs="Calibri Light"/>
          <w:sz w:val="24"/>
          <w:szCs w:val="24"/>
        </w:rPr>
        <w:t xml:space="preserve"> et al., 2005; </w:t>
      </w:r>
      <w:proofErr w:type="spellStart"/>
      <w:r w:rsidRPr="00756DE9">
        <w:rPr>
          <w:rFonts w:ascii="Calibri Light" w:eastAsia="Times New Roman" w:hAnsiTheme="majorHAnsi" w:cs="Calibri Light"/>
          <w:sz w:val="24"/>
          <w:szCs w:val="24"/>
        </w:rPr>
        <w:t>Triay</w:t>
      </w:r>
      <w:proofErr w:type="spellEnd"/>
      <w:r w:rsidRPr="00756DE9">
        <w:rPr>
          <w:rFonts w:ascii="Calibri Light" w:eastAsia="Times New Roman" w:hAnsiTheme="majorHAnsi" w:cs="Calibri Light"/>
          <w:sz w:val="24"/>
          <w:szCs w:val="24"/>
        </w:rPr>
        <w:t xml:space="preserve"> et al., 2020)</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w:t>
      </w:r>
    </w:p>
    <w:p w14:paraId="2657C145" w14:textId="77777777" w:rsidR="00756DE9" w:rsidRPr="00756DE9" w:rsidRDefault="00756DE9" w:rsidP="00756DE9">
      <w:pPr>
        <w:spacing w:after="0" w:line="240" w:lineRule="auto"/>
        <w:jc w:val="left"/>
        <w:rPr>
          <w:rFonts w:asciiTheme="majorHAnsi" w:eastAsia="Times New Roman" w:hAnsiTheme="majorHAnsi" w:cstheme="majorHAnsi"/>
          <w:b/>
          <w:bCs/>
          <w:sz w:val="24"/>
          <w:szCs w:val="24"/>
          <w:u w:val="single"/>
        </w:rPr>
      </w:pPr>
    </w:p>
    <w:p w14:paraId="0F9E4D29" w14:textId="77777777" w:rsidR="00756DE9" w:rsidRPr="00756DE9" w:rsidRDefault="00756DE9" w:rsidP="00756DE9">
      <w:pPr>
        <w:spacing w:after="0" w:line="240" w:lineRule="auto"/>
        <w:jc w:val="left"/>
        <w:rPr>
          <w:rFonts w:asciiTheme="majorHAnsi" w:eastAsia="Times New Roman" w:hAnsiTheme="majorHAnsi" w:cstheme="majorHAnsi"/>
          <w:sz w:val="24"/>
          <w:szCs w:val="24"/>
        </w:rPr>
      </w:pPr>
      <w:r w:rsidRPr="00756DE9">
        <w:rPr>
          <w:rFonts w:asciiTheme="majorHAnsi" w:eastAsia="Times New Roman" w:hAnsiTheme="majorHAnsi" w:cstheme="majorHAnsi"/>
          <w:sz w:val="24"/>
          <w:szCs w:val="24"/>
        </w:rPr>
        <w:t xml:space="preserve">Our work shows a need for further investigation using high-coverage whole-genome resequencing (WGS) data from a large cohort of male and female delta smelt to survey the genome more evenly in hopes of identifying sex-specific markers. While RAD-sequencing data interrogates hundreds of thousands of discrete locations throughout individuals’ genomes, it unevenly samples genomes as it is dependent upon the location of restriction enzyme cut sites. Analyses performed using RAD-sequencing data may have insufficient coverage over sex determining or diagnostic regions of the genome. Insufficient coverage of sequencing data throughout the genome has previously been documented to mask diagnostic markers in fish </w:t>
      </w:r>
      <w:r w:rsidRPr="00756DE9">
        <w:rPr>
          <w:rFonts w:asciiTheme="majorHAnsi" w:eastAsia="Times New Roman" w:hAnsiTheme="majorHAnsi" w:cstheme="majorHAnsi"/>
          <w:sz w:val="24"/>
          <w:szCs w:val="24"/>
        </w:rPr>
        <w:lastRenderedPageBreak/>
        <w:fldChar w:fldCharType="begin"/>
      </w:r>
      <w:r w:rsidRPr="00756DE9">
        <w:rPr>
          <w:rFonts w:asciiTheme="majorHAnsi" w:eastAsia="Times New Roman" w:hAnsiTheme="majorHAnsi" w:cstheme="majorHAnsi"/>
          <w:sz w:val="24"/>
          <w:szCs w:val="24"/>
        </w:rPr>
        <w:instrText xml:space="preserve"> ADDIN ZOTERO_ITEM CSL_CITATION {"citationID":"zajFCGaJ","properties":{"formattedCitation":"(Narum et al., 2018; Prince et al., 2017)","plainCitation":"(Narum et al., 2018; Prince et al., 2017)","noteIndex":0},"citationItems":[{"id":761,"uris":["http://zotero.org/users/local/3tku6QP0/items/W2YHSXJE"],"itemData":{"id":761,"type":"article-journal","abstract":"A broad portfolio of phenotypic diversity in natural organisms can buffer against exploitation and increase species persistence in disturbed ecosystems. The study of genomic variation that accounts for ecological and evolutionary adaptation can represent a powerful approach to extend understanding of phenotypic variation in nature. Here we present a chromosome-level reference genome assembly for Chinook salmon (\n              Oncorhynchus tshawytscha\n              ; 2.36 Gb) that enabled association mapping of life-history variation and phenotypic traits for this species. Whole-genome re-sequencing of populations with distinct life-history traits provided evidence that divergent selection was extensive throughout the genome within and among phylogenetic lineages, indicating that a broad portfolio of phenotypic diversity exists in this species that is related to local adaptation and life-history variation. Association mapping with millions of genome-wide SNPs revealed that a genomic region of major effect on chromosome 28 was associated with phenotypes for\n              premature and mature arrival to spawning grounds\n              and was consistent across three distinct phylogenetic lineages. Our results demonstrate how genomic resources can enlighten the genetic basis of known phenotypes in exploited species and assist in clarifying phenotypic variation that may be difficult to observe in naturally occurring organisms.","container-title":"Proceedings of the Royal Society B: Biological Sciences","DOI":"10.1098/rspb.2018.0935","ISSN":"0962-8452, 1471-2954","issue":"1883","journalAbbreviation":"Proc. R. Soc. B.","language":"en","page":"20180935","source":"DOI.org (Crossref)","title":"Genomic variation underlying complex life-history traits revealed by genome sequencing in Chinook salmon","volume":"285","author":[{"family":"Narum","given":"Shawn R."},{"family":"Di Genova","given":"Alex"},{"family":"Micheletti","given":"Steven J."},{"family":"Maass","given":"Alejandro"}],"issued":{"date-parts":[["2018",7,25]]}}},{"id":759,"uris":["http://zotero.org/users/local/3tku6QP0/items/NKL65DFH"],"itemData":{"id":759,"type":"article-journal","container-title":"SCIENCE ADVANCES","language":"en","source":"Zotero","title":"The evolutionary basis of premature migration in Pacific salmon highlights the utility of genomics for informing conservation","author":[{"family":"Prince","given":"Daniel J"},{"family":"Saglam","given":"Ismail K"},{"family":"Hotaling","given":"Thomas J"},{"family":"Spidle","given":"Adrian P"},{"family":"Miller","given":"Michael R"}],"issued":{"date-parts":[["2017"]]}}}],"schema":"https://github.com/citation-style-language/schema/raw/master/csl-citation.json"} </w:instrText>
      </w:r>
      <w:r w:rsidRPr="00756DE9">
        <w:rPr>
          <w:rFonts w:asciiTheme="majorHAnsi" w:eastAsia="Times New Roman" w:hAnsiTheme="majorHAnsi" w:cstheme="majorHAnsi"/>
          <w:sz w:val="24"/>
          <w:szCs w:val="24"/>
        </w:rPr>
        <w:fldChar w:fldCharType="separate"/>
      </w:r>
      <w:r w:rsidRPr="00756DE9">
        <w:rPr>
          <w:rFonts w:asciiTheme="majorHAnsi" w:eastAsia="Times New Roman" w:hAnsiTheme="majorHAnsi" w:cstheme="majorHAnsi"/>
          <w:noProof/>
          <w:sz w:val="24"/>
          <w:szCs w:val="24"/>
        </w:rPr>
        <w:t>(Narum et al., 2018; Prince et al., 2017)</w:t>
      </w:r>
      <w:r w:rsidRPr="00756DE9">
        <w:rPr>
          <w:rFonts w:asciiTheme="majorHAnsi" w:eastAsia="Times New Roman" w:hAnsiTheme="majorHAnsi" w:cstheme="majorHAnsi"/>
          <w:sz w:val="24"/>
          <w:szCs w:val="24"/>
        </w:rPr>
        <w:fldChar w:fldCharType="end"/>
      </w:r>
      <w:r w:rsidRPr="00756DE9">
        <w:rPr>
          <w:rFonts w:asciiTheme="majorHAnsi" w:eastAsia="Times New Roman" w:hAnsiTheme="majorHAnsi" w:cstheme="majorHAnsi"/>
          <w:sz w:val="24"/>
          <w:szCs w:val="24"/>
        </w:rPr>
        <w:t xml:space="preserve">. Using high-coverage WGS data would comprehensively survey the entire genome of individuals, as </w:t>
      </w:r>
      <w:commentRangeStart w:id="81"/>
      <w:r w:rsidRPr="00756DE9">
        <w:rPr>
          <w:rFonts w:asciiTheme="majorHAnsi" w:eastAsia="Times New Roman" w:hAnsiTheme="majorHAnsi" w:cstheme="majorHAnsi"/>
          <w:sz w:val="24"/>
          <w:szCs w:val="24"/>
        </w:rPr>
        <w:t xml:space="preserve">its sampling locations </w:t>
      </w:r>
      <w:commentRangeEnd w:id="81"/>
      <w:r w:rsidRPr="00756DE9">
        <w:rPr>
          <w:rFonts w:ascii="Times New Roman" w:eastAsia="Times New Roman" w:hAnsi="Times New Roman" w:cs="Times New Roman"/>
          <w:sz w:val="16"/>
          <w:szCs w:val="16"/>
        </w:rPr>
        <w:commentReference w:id="81"/>
      </w:r>
      <w:r w:rsidRPr="00756DE9">
        <w:rPr>
          <w:rFonts w:asciiTheme="majorHAnsi" w:eastAsia="Times New Roman" w:hAnsiTheme="majorHAnsi" w:cstheme="majorHAnsi"/>
          <w:sz w:val="24"/>
          <w:szCs w:val="24"/>
        </w:rPr>
        <w:t>are not dependent upon the sequence of the individual. Furthermore, including a larger number of individuals (e.g., 500) in this analysis would provide more statistical power to detect loci with a modest effect on sex, as would be expected with polygenic sex determination.</w:t>
      </w:r>
    </w:p>
    <w:p w14:paraId="175344E1" w14:textId="77777777" w:rsidR="00911896" w:rsidRDefault="00911896" w:rsidP="0011235A">
      <w:pPr>
        <w:spacing w:after="0" w:line="240" w:lineRule="auto"/>
        <w:jc w:val="left"/>
      </w:pPr>
    </w:p>
    <w:p w14:paraId="1FB5E2FA" w14:textId="3CCDEB68" w:rsidR="00911896" w:rsidRDefault="00911896">
      <w:pPr>
        <w:spacing w:after="0" w:line="240" w:lineRule="auto"/>
        <w:jc w:val="left"/>
      </w:pPr>
      <w:r>
        <w:br w:type="page"/>
      </w:r>
    </w:p>
    <w:p w14:paraId="42CCD54A" w14:textId="77777777" w:rsidR="00911896" w:rsidRDefault="00911896" w:rsidP="0011235A">
      <w:pPr>
        <w:spacing w:after="0" w:line="240" w:lineRule="auto"/>
        <w:jc w:val="left"/>
        <w:rPr>
          <w:rFonts w:asciiTheme="majorHAnsi" w:eastAsiaTheme="majorEastAsia" w:hAnsiTheme="majorHAnsi" w:cstheme="majorBidi"/>
          <w:b/>
          <w:bCs/>
          <w:sz w:val="24"/>
          <w:szCs w:val="24"/>
        </w:rPr>
      </w:pPr>
    </w:p>
    <w:p w14:paraId="766E5B6B" w14:textId="3EABAD5A" w:rsidR="008914E8" w:rsidRPr="00D6042A" w:rsidRDefault="00174778" w:rsidP="0011235A">
      <w:pPr>
        <w:pStyle w:val="TOCHeading"/>
        <w:tabs>
          <w:tab w:val="left" w:pos="532"/>
        </w:tabs>
        <w:spacing w:line="240" w:lineRule="auto"/>
        <w:outlineLvl w:val="0"/>
        <w:rPr>
          <w:rFonts w:ascii="Calibri" w:hAnsi="Calibri" w:cs="Calibri"/>
        </w:rPr>
      </w:pPr>
      <w:bookmarkStart w:id="82" w:name="_Toc144802748"/>
      <w:r w:rsidRPr="00A973EF">
        <w:rPr>
          <w:rFonts w:asciiTheme="minorHAnsi" w:hAnsiTheme="minorHAnsi" w:cstheme="minorHAnsi"/>
        </w:rPr>
        <w:t>Reference</w:t>
      </w:r>
      <w:commentRangeStart w:id="83"/>
      <w:commentRangeStart w:id="84"/>
      <w:r w:rsidRPr="00A973EF">
        <w:rPr>
          <w:rFonts w:asciiTheme="minorHAnsi" w:hAnsiTheme="minorHAnsi" w:cstheme="minorHAnsi"/>
        </w:rPr>
        <w:t>s</w:t>
      </w:r>
      <w:commentRangeEnd w:id="83"/>
      <w:r w:rsidR="00AA26EA" w:rsidRPr="00A973EF">
        <w:rPr>
          <w:rStyle w:val="CommentReference"/>
          <w:rFonts w:asciiTheme="minorHAnsi" w:hAnsiTheme="minorHAnsi" w:cstheme="minorHAnsi"/>
          <w:smallCaps w:val="0"/>
          <w:spacing w:val="0"/>
        </w:rPr>
        <w:commentReference w:id="83"/>
      </w:r>
      <w:bookmarkEnd w:id="82"/>
      <w:commentRangeEnd w:id="84"/>
      <w:r w:rsidR="00D6042A">
        <w:rPr>
          <w:rStyle w:val="CommentReference"/>
          <w:rFonts w:asciiTheme="minorHAnsi" w:hAnsiTheme="minorHAnsi"/>
          <w:smallCaps w:val="0"/>
          <w:spacing w:val="0"/>
        </w:rPr>
        <w:commentReference w:id="84"/>
      </w:r>
    </w:p>
    <w:p w14:paraId="77056E50" w14:textId="77777777" w:rsidR="006D3495" w:rsidRPr="006D3495" w:rsidRDefault="0087338E" w:rsidP="006D3495">
      <w:pPr>
        <w:pStyle w:val="Bibliography"/>
      </w:pPr>
      <w:r w:rsidRPr="00DB729A">
        <w:rPr>
          <w:rFonts w:eastAsia="Times New Roman" w:cstheme="minorHAnsi"/>
        </w:rPr>
        <w:fldChar w:fldCharType="begin"/>
      </w:r>
      <w:r w:rsidR="006D3495">
        <w:rPr>
          <w:rFonts w:eastAsia="Times New Roman" w:cstheme="minorHAnsi"/>
        </w:rPr>
        <w:instrText xml:space="preserve"> ADDIN ZOTERO_BIBL {"uncited":[],"omitted":[],"custom":[]} CSL_BIBLIOGRAPHY </w:instrText>
      </w:r>
      <w:r w:rsidRPr="00DB729A">
        <w:rPr>
          <w:rFonts w:eastAsia="Times New Roman" w:cstheme="minorHAnsi"/>
        </w:rPr>
        <w:fldChar w:fldCharType="separate"/>
      </w:r>
      <w:r w:rsidR="006D3495" w:rsidRPr="006D3495">
        <w:t xml:space="preserve">Ali, O. A., O’Rourke, S. M., Amish, S. J., Meek, M. H., </w:t>
      </w:r>
      <w:proofErr w:type="spellStart"/>
      <w:r w:rsidR="006D3495" w:rsidRPr="006D3495">
        <w:t>Luikart</w:t>
      </w:r>
      <w:proofErr w:type="spellEnd"/>
      <w:r w:rsidR="006D3495" w:rsidRPr="006D3495">
        <w:t xml:space="preserve">, G., </w:t>
      </w:r>
      <w:proofErr w:type="spellStart"/>
      <w:r w:rsidR="006D3495" w:rsidRPr="006D3495">
        <w:t>Jeffres</w:t>
      </w:r>
      <w:proofErr w:type="spellEnd"/>
      <w:r w:rsidR="006D3495" w:rsidRPr="006D3495">
        <w:t xml:space="preserve">, C., &amp; Miller, M. R. (2016). Rad capture (Rapture): Flexible and efficient sequence-based genotyping. </w:t>
      </w:r>
      <w:r w:rsidR="006D3495" w:rsidRPr="006D3495">
        <w:rPr>
          <w:i/>
          <w:iCs/>
        </w:rPr>
        <w:t>Genetics</w:t>
      </w:r>
      <w:r w:rsidR="006D3495" w:rsidRPr="006D3495">
        <w:t xml:space="preserve">, </w:t>
      </w:r>
      <w:r w:rsidR="006D3495" w:rsidRPr="006D3495">
        <w:rPr>
          <w:i/>
          <w:iCs/>
        </w:rPr>
        <w:t>202</w:t>
      </w:r>
      <w:r w:rsidR="006D3495" w:rsidRPr="006D3495">
        <w:t>(2), 389–400. https://doi.org/10.1534/genetics.115.183665</w:t>
      </w:r>
    </w:p>
    <w:p w14:paraId="2665F5F7" w14:textId="77777777" w:rsidR="006D3495" w:rsidRPr="006D3495" w:rsidRDefault="006D3495" w:rsidP="006D3495">
      <w:pPr>
        <w:pStyle w:val="Bibliography"/>
      </w:pPr>
      <w:r w:rsidRPr="006D3495">
        <w:t xml:space="preserve">Andrews, S. (2010). </w:t>
      </w:r>
      <w:proofErr w:type="spellStart"/>
      <w:r w:rsidRPr="006D3495">
        <w:rPr>
          <w:i/>
          <w:iCs/>
        </w:rPr>
        <w:t>FastQC</w:t>
      </w:r>
      <w:proofErr w:type="spellEnd"/>
      <w:r w:rsidRPr="006D3495">
        <w:rPr>
          <w:i/>
          <w:iCs/>
        </w:rPr>
        <w:t>: a quality control tool for high throughput sequence data.</w:t>
      </w:r>
      <w:r w:rsidRPr="006D3495">
        <w:t xml:space="preserve"> (0.11.9) [Computer software]. https://www.bioinformatics.babraham.ac.uk/projects/fastqc/</w:t>
      </w:r>
    </w:p>
    <w:p w14:paraId="3099C4CC" w14:textId="77777777" w:rsidR="006D3495" w:rsidRPr="006D3495" w:rsidRDefault="006D3495" w:rsidP="006D3495">
      <w:pPr>
        <w:pStyle w:val="Bibliography"/>
      </w:pPr>
      <w:proofErr w:type="spellStart"/>
      <w:r w:rsidRPr="006D3495">
        <w:t>Bachtrog</w:t>
      </w:r>
      <w:proofErr w:type="spellEnd"/>
      <w:r w:rsidRPr="006D3495">
        <w:t xml:space="preserve">, D., Perrin, N., Ming, R., Valenzuela, N., </w:t>
      </w:r>
      <w:proofErr w:type="spellStart"/>
      <w:r w:rsidRPr="006D3495">
        <w:t>Mayrose</w:t>
      </w:r>
      <w:proofErr w:type="spellEnd"/>
      <w:r w:rsidRPr="006D3495">
        <w:t xml:space="preserve">, I., </w:t>
      </w:r>
      <w:proofErr w:type="spellStart"/>
      <w:r w:rsidRPr="006D3495">
        <w:t>Peichel</w:t>
      </w:r>
      <w:proofErr w:type="spellEnd"/>
      <w:r w:rsidRPr="006D3495">
        <w:t xml:space="preserve">, C. L., Hahn, M. W., Ashman, T.-L., </w:t>
      </w:r>
      <w:proofErr w:type="spellStart"/>
      <w:r w:rsidRPr="006D3495">
        <w:t>Vamosi</w:t>
      </w:r>
      <w:proofErr w:type="spellEnd"/>
      <w:r w:rsidRPr="006D3495">
        <w:t xml:space="preserve">, J. C., Ross, L., Kirkpatrick, M., Kitano, J., Otto, S. P., &amp; </w:t>
      </w:r>
      <w:proofErr w:type="spellStart"/>
      <w:r w:rsidRPr="006D3495">
        <w:t>Mank</w:t>
      </w:r>
      <w:proofErr w:type="spellEnd"/>
      <w:r w:rsidRPr="006D3495">
        <w:t xml:space="preserve">, J. E. (2014). Sex Determination: Why So Many Ways of Doing It? </w:t>
      </w:r>
      <w:proofErr w:type="spellStart"/>
      <w:r w:rsidRPr="006D3495">
        <w:rPr>
          <w:i/>
          <w:iCs/>
        </w:rPr>
        <w:t>PLoS</w:t>
      </w:r>
      <w:proofErr w:type="spellEnd"/>
      <w:r w:rsidRPr="006D3495">
        <w:rPr>
          <w:i/>
          <w:iCs/>
        </w:rPr>
        <w:t xml:space="preserve"> Biology</w:t>
      </w:r>
      <w:r w:rsidRPr="006D3495">
        <w:t xml:space="preserve">, </w:t>
      </w:r>
      <w:r w:rsidRPr="006D3495">
        <w:rPr>
          <w:i/>
          <w:iCs/>
        </w:rPr>
        <w:t>12</w:t>
      </w:r>
      <w:r w:rsidRPr="006D3495">
        <w:t>(7), e1001899–e1001899. https://doi.org/10.1371/journal.pbio.1001899</w:t>
      </w:r>
    </w:p>
    <w:p w14:paraId="161F8534" w14:textId="77777777" w:rsidR="006D3495" w:rsidRPr="006D3495" w:rsidRDefault="006D3495" w:rsidP="006D3495">
      <w:pPr>
        <w:pStyle w:val="Bibliography"/>
      </w:pPr>
      <w:r w:rsidRPr="006D3495">
        <w:t xml:space="preserve">Barnard, P. L., </w:t>
      </w:r>
      <w:proofErr w:type="spellStart"/>
      <w:r w:rsidRPr="006D3495">
        <w:t>Schoellhamer</w:t>
      </w:r>
      <w:proofErr w:type="spellEnd"/>
      <w:r w:rsidRPr="006D3495">
        <w:t xml:space="preserve">, D. H., Jaffe, B. E., &amp; McKee, L. J. (2013). Sediment transport in the San Francisco Bay Coastal System: An overview. </w:t>
      </w:r>
      <w:r w:rsidRPr="006D3495">
        <w:rPr>
          <w:i/>
          <w:iCs/>
        </w:rPr>
        <w:t>Marine Geology</w:t>
      </w:r>
      <w:r w:rsidRPr="006D3495">
        <w:t xml:space="preserve">, </w:t>
      </w:r>
      <w:r w:rsidRPr="006D3495">
        <w:rPr>
          <w:i/>
          <w:iCs/>
        </w:rPr>
        <w:t>345</w:t>
      </w:r>
      <w:r w:rsidRPr="006D3495">
        <w:t>, 3–17. https://doi.org/10.1016/j.margeo.2013.04.005</w:t>
      </w:r>
    </w:p>
    <w:p w14:paraId="5245CD1E" w14:textId="77777777" w:rsidR="006D3495" w:rsidRPr="006D3495" w:rsidRDefault="006D3495" w:rsidP="006D3495">
      <w:pPr>
        <w:pStyle w:val="Bibliography"/>
      </w:pPr>
      <w:proofErr w:type="spellStart"/>
      <w:r w:rsidRPr="006D3495">
        <w:t>Baroiller</w:t>
      </w:r>
      <w:proofErr w:type="spellEnd"/>
      <w:r w:rsidRPr="006D3495">
        <w:t xml:space="preserve">, J.-F., &amp; </w:t>
      </w:r>
      <w:proofErr w:type="spellStart"/>
      <w:r w:rsidRPr="006D3495">
        <w:t>D’Cotta</w:t>
      </w:r>
      <w:proofErr w:type="spellEnd"/>
      <w:r w:rsidRPr="006D3495">
        <w:t xml:space="preserve">, H. (2016). The Reversible Sex of Gonochoristic Fish: Insights and Consequences. </w:t>
      </w:r>
      <w:r w:rsidRPr="006D3495">
        <w:rPr>
          <w:i/>
          <w:iCs/>
        </w:rPr>
        <w:t>Sexual Development</w:t>
      </w:r>
      <w:r w:rsidRPr="006D3495">
        <w:t xml:space="preserve">, </w:t>
      </w:r>
      <w:r w:rsidRPr="006D3495">
        <w:rPr>
          <w:i/>
          <w:iCs/>
        </w:rPr>
        <w:t>10</w:t>
      </w:r>
      <w:r w:rsidRPr="006D3495">
        <w:t>, 242–266.</w:t>
      </w:r>
    </w:p>
    <w:p w14:paraId="5ADADEB3" w14:textId="77777777" w:rsidR="006D3495" w:rsidRPr="006D3495" w:rsidRDefault="006D3495" w:rsidP="006D3495">
      <w:pPr>
        <w:pStyle w:val="Bibliography"/>
      </w:pPr>
      <w:proofErr w:type="spellStart"/>
      <w:r w:rsidRPr="006D3495">
        <w:t>Baroiller</w:t>
      </w:r>
      <w:proofErr w:type="spellEnd"/>
      <w:r w:rsidRPr="006D3495">
        <w:t xml:space="preserve">, J.-F., </w:t>
      </w:r>
      <w:proofErr w:type="spellStart"/>
      <w:r w:rsidRPr="006D3495">
        <w:t>Guiguen</w:t>
      </w:r>
      <w:proofErr w:type="spellEnd"/>
      <w:r w:rsidRPr="006D3495">
        <w:t xml:space="preserve">, Y., &amp; </w:t>
      </w:r>
      <w:proofErr w:type="spellStart"/>
      <w:r w:rsidRPr="006D3495">
        <w:t>Fostier</w:t>
      </w:r>
      <w:proofErr w:type="spellEnd"/>
      <w:r w:rsidRPr="006D3495">
        <w:t xml:space="preserve">, A. (1999). Endocrine and environmental aspects of sex differentiation in fish. </w:t>
      </w:r>
      <w:r w:rsidRPr="006D3495">
        <w:rPr>
          <w:i/>
          <w:iCs/>
        </w:rPr>
        <w:t>Cellular and Molecular Life Sciences</w:t>
      </w:r>
      <w:r w:rsidRPr="006D3495">
        <w:t xml:space="preserve">, </w:t>
      </w:r>
      <w:r w:rsidRPr="006D3495">
        <w:rPr>
          <w:i/>
          <w:iCs/>
        </w:rPr>
        <w:t>55</w:t>
      </w:r>
      <w:r w:rsidRPr="006D3495">
        <w:t>, 910–931. https://doi.org/10.1007/978-3-0348-7781-7_9</w:t>
      </w:r>
    </w:p>
    <w:p w14:paraId="199E5AF6" w14:textId="77777777" w:rsidR="006D3495" w:rsidRPr="006D3495" w:rsidRDefault="006D3495" w:rsidP="006D3495">
      <w:pPr>
        <w:pStyle w:val="Bibliography"/>
      </w:pPr>
      <w:proofErr w:type="spellStart"/>
      <w:r w:rsidRPr="006D3495">
        <w:t>Belarmino</w:t>
      </w:r>
      <w:proofErr w:type="spellEnd"/>
      <w:r w:rsidRPr="006D3495">
        <w:t xml:space="preserve">, E., </w:t>
      </w:r>
      <w:proofErr w:type="spellStart"/>
      <w:r w:rsidRPr="006D3495">
        <w:t>Nóbrega</w:t>
      </w:r>
      <w:proofErr w:type="spellEnd"/>
      <w:r w:rsidRPr="006D3495">
        <w:t xml:space="preserve">, M. F. de, Grimm, A. M., </w:t>
      </w:r>
      <w:proofErr w:type="spellStart"/>
      <w:r w:rsidRPr="006D3495">
        <w:t>Copertino</w:t>
      </w:r>
      <w:proofErr w:type="spellEnd"/>
      <w:r w:rsidRPr="006D3495">
        <w:t xml:space="preserve">, M. da S., Vieira, J. P., &amp; Garcia, A. M. (2021). Long-term trends in the abundance of an estuarine fish and relationships with El Niño climatic impacts and seagrass meadows reduction. </w:t>
      </w:r>
      <w:r w:rsidRPr="006D3495">
        <w:rPr>
          <w:i/>
          <w:iCs/>
        </w:rPr>
        <w:t>Estuarine, Coastal and Shelf Science</w:t>
      </w:r>
      <w:r w:rsidRPr="006D3495">
        <w:t xml:space="preserve">, </w:t>
      </w:r>
      <w:r w:rsidRPr="006D3495">
        <w:rPr>
          <w:i/>
          <w:iCs/>
        </w:rPr>
        <w:t>261</w:t>
      </w:r>
      <w:r w:rsidRPr="006D3495">
        <w:t>, 107565. https://doi.org/10.1016/j.ecss.2021.107565</w:t>
      </w:r>
    </w:p>
    <w:p w14:paraId="6B14525A" w14:textId="77777777" w:rsidR="006D3495" w:rsidRPr="006D3495" w:rsidRDefault="006D3495" w:rsidP="006D3495">
      <w:pPr>
        <w:pStyle w:val="Bibliography"/>
      </w:pPr>
      <w:r w:rsidRPr="006D3495">
        <w:t xml:space="preserve">Bhattacharya, I., &amp; Modi, D. (2021). Sex Determination in Teleost Fish. In J. K. </w:t>
      </w:r>
      <w:proofErr w:type="spellStart"/>
      <w:r w:rsidRPr="006D3495">
        <w:t>Sundaray</w:t>
      </w:r>
      <w:proofErr w:type="spellEnd"/>
      <w:r w:rsidRPr="006D3495">
        <w:t xml:space="preserve">, M. A. Rather, S. Kumar, &amp; D. Agarwal (Eds.), </w:t>
      </w:r>
      <w:r w:rsidRPr="006D3495">
        <w:rPr>
          <w:i/>
          <w:iCs/>
        </w:rPr>
        <w:t>Recent updates in molecular Endocrinology and Reproductive Physiology of Fish</w:t>
      </w:r>
      <w:r w:rsidRPr="006D3495">
        <w:t xml:space="preserve"> (pp. 121–138). Springer Singapore. https://doi.org/10.1007/978-981-15-8369-8_9</w:t>
      </w:r>
    </w:p>
    <w:p w14:paraId="05A82F60" w14:textId="77777777" w:rsidR="006D3495" w:rsidRPr="006D3495" w:rsidRDefault="006D3495" w:rsidP="006D3495">
      <w:pPr>
        <w:pStyle w:val="Bibliography"/>
      </w:pPr>
      <w:proofErr w:type="spellStart"/>
      <w:r w:rsidRPr="006D3495">
        <w:t>Bickhart</w:t>
      </w:r>
      <w:proofErr w:type="spellEnd"/>
      <w:r w:rsidRPr="006D3495">
        <w:t xml:space="preserve">, D. M., Rosen, B. D., </w:t>
      </w:r>
      <w:proofErr w:type="spellStart"/>
      <w:r w:rsidRPr="006D3495">
        <w:t>Koren</w:t>
      </w:r>
      <w:proofErr w:type="spellEnd"/>
      <w:r w:rsidRPr="006D3495">
        <w:t xml:space="preserve">, S., Sayre, B. L., Hastie, A. R., Chan, S., Lee, J., Lam, E. T., </w:t>
      </w:r>
      <w:proofErr w:type="spellStart"/>
      <w:r w:rsidRPr="006D3495">
        <w:t>Liachko</w:t>
      </w:r>
      <w:proofErr w:type="spellEnd"/>
      <w:r w:rsidRPr="006D3495">
        <w:t xml:space="preserve">, I., Sullivan, S. T., Burton, J. N., </w:t>
      </w:r>
      <w:proofErr w:type="spellStart"/>
      <w:r w:rsidRPr="006D3495">
        <w:t>Huson</w:t>
      </w:r>
      <w:proofErr w:type="spellEnd"/>
      <w:r w:rsidRPr="006D3495">
        <w:t xml:space="preserve">, H. J., Nystrom, J. C., Kelley, C. M., Hutchison, J. L., Zhou, Y., Sun, J., </w:t>
      </w:r>
      <w:proofErr w:type="spellStart"/>
      <w:r w:rsidRPr="006D3495">
        <w:t>Crisà</w:t>
      </w:r>
      <w:proofErr w:type="spellEnd"/>
      <w:r w:rsidRPr="006D3495">
        <w:t xml:space="preserve">, A., Ponce de León, F. A., … Smith, T. P. L. (2017). Single-molecule sequencing and chromatin conformation capture enable </w:t>
      </w:r>
      <w:r w:rsidRPr="006D3495">
        <w:lastRenderedPageBreak/>
        <w:t xml:space="preserve">de novo reference assembly of the domestic goat genome. </w:t>
      </w:r>
      <w:r w:rsidRPr="006D3495">
        <w:rPr>
          <w:i/>
          <w:iCs/>
        </w:rPr>
        <w:t>Nature Genetics</w:t>
      </w:r>
      <w:r w:rsidRPr="006D3495">
        <w:t xml:space="preserve">, </w:t>
      </w:r>
      <w:r w:rsidRPr="006D3495">
        <w:rPr>
          <w:i/>
          <w:iCs/>
        </w:rPr>
        <w:t>49</w:t>
      </w:r>
      <w:r w:rsidRPr="006D3495">
        <w:t>(4), 643–650. https://doi.org/10.1038/ng.3802</w:t>
      </w:r>
    </w:p>
    <w:p w14:paraId="202E1FE9" w14:textId="77777777" w:rsidR="006D3495" w:rsidRPr="006D3495" w:rsidRDefault="006D3495" w:rsidP="006D3495">
      <w:pPr>
        <w:pStyle w:val="Bibliography"/>
      </w:pPr>
      <w:r w:rsidRPr="006D3495">
        <w:t xml:space="preserve">Brown, C. T., &amp; </w:t>
      </w:r>
      <w:proofErr w:type="spellStart"/>
      <w:r w:rsidRPr="006D3495">
        <w:t>Irber</w:t>
      </w:r>
      <w:proofErr w:type="spellEnd"/>
      <w:r w:rsidRPr="006D3495">
        <w:t xml:space="preserve">, L. (2016). </w:t>
      </w:r>
      <w:proofErr w:type="spellStart"/>
      <w:r w:rsidRPr="006D3495">
        <w:t>sourmash</w:t>
      </w:r>
      <w:proofErr w:type="spellEnd"/>
      <w:r w:rsidRPr="006D3495">
        <w:t xml:space="preserve">: A library for </w:t>
      </w:r>
      <w:proofErr w:type="spellStart"/>
      <w:r w:rsidRPr="006D3495">
        <w:t>MinHash</w:t>
      </w:r>
      <w:proofErr w:type="spellEnd"/>
      <w:r w:rsidRPr="006D3495">
        <w:t xml:space="preserve"> sketching of DNA. </w:t>
      </w:r>
      <w:r w:rsidRPr="006D3495">
        <w:rPr>
          <w:i/>
          <w:iCs/>
        </w:rPr>
        <w:t xml:space="preserve">The Journal of </w:t>
      </w:r>
      <w:proofErr w:type="gramStart"/>
      <w:r w:rsidRPr="006D3495">
        <w:rPr>
          <w:i/>
          <w:iCs/>
        </w:rPr>
        <w:t>Open Source</w:t>
      </w:r>
      <w:proofErr w:type="gramEnd"/>
      <w:r w:rsidRPr="006D3495">
        <w:rPr>
          <w:i/>
          <w:iCs/>
        </w:rPr>
        <w:t xml:space="preserve"> Software</w:t>
      </w:r>
      <w:r w:rsidRPr="006D3495">
        <w:t xml:space="preserve">, </w:t>
      </w:r>
      <w:r w:rsidRPr="006D3495">
        <w:rPr>
          <w:i/>
          <w:iCs/>
        </w:rPr>
        <w:t>1</w:t>
      </w:r>
      <w:r w:rsidRPr="006D3495">
        <w:t>(5), 27. https://doi.org/10.21105/joss.00027</w:t>
      </w:r>
    </w:p>
    <w:p w14:paraId="248B03AA" w14:textId="77777777" w:rsidR="006D3495" w:rsidRPr="006D3495" w:rsidRDefault="006D3495" w:rsidP="006D3495">
      <w:pPr>
        <w:pStyle w:val="Bibliography"/>
      </w:pPr>
      <w:r w:rsidRPr="006D3495">
        <w:t xml:space="preserve">Campbell, M. A., Joslin, S. E. K., </w:t>
      </w:r>
      <w:proofErr w:type="spellStart"/>
      <w:r w:rsidRPr="006D3495">
        <w:t>Goodbla</w:t>
      </w:r>
      <w:proofErr w:type="spellEnd"/>
      <w:r w:rsidRPr="006D3495">
        <w:t xml:space="preserve">, A. M., </w:t>
      </w:r>
      <w:proofErr w:type="spellStart"/>
      <w:r w:rsidRPr="006D3495">
        <w:t>Willmes</w:t>
      </w:r>
      <w:proofErr w:type="spellEnd"/>
      <w:r w:rsidRPr="006D3495">
        <w:t xml:space="preserve">, M., Hobbs, J. A., Lewis, L. S., &amp; Finger, A. J. (2022). Polygenic discrimination of migratory phenotypes in an estuarine forage fish. </w:t>
      </w:r>
      <w:r w:rsidRPr="006D3495">
        <w:rPr>
          <w:i/>
          <w:iCs/>
        </w:rPr>
        <w:t xml:space="preserve">G3 </w:t>
      </w:r>
      <w:proofErr w:type="spellStart"/>
      <w:r w:rsidRPr="006D3495">
        <w:rPr>
          <w:i/>
          <w:iCs/>
        </w:rPr>
        <w:t>Genes|Genomes|Genetics</w:t>
      </w:r>
      <w:proofErr w:type="spellEnd"/>
      <w:r w:rsidRPr="006D3495">
        <w:t xml:space="preserve">, </w:t>
      </w:r>
      <w:r w:rsidRPr="006D3495">
        <w:rPr>
          <w:i/>
          <w:iCs/>
        </w:rPr>
        <w:t>12</w:t>
      </w:r>
      <w:r w:rsidRPr="006D3495">
        <w:t>(8), jkac133. https://doi.org/10.1093/g3journal/jkac133</w:t>
      </w:r>
    </w:p>
    <w:p w14:paraId="04185851" w14:textId="77777777" w:rsidR="006D3495" w:rsidRPr="006D3495" w:rsidRDefault="006D3495" w:rsidP="006D3495">
      <w:pPr>
        <w:pStyle w:val="Bibliography"/>
      </w:pPr>
      <w:r w:rsidRPr="006D3495">
        <w:t xml:space="preserve">Caro, T., Rowe, Z., Berger, J., </w:t>
      </w:r>
      <w:proofErr w:type="spellStart"/>
      <w:r w:rsidRPr="006D3495">
        <w:t>Wholey</w:t>
      </w:r>
      <w:proofErr w:type="spellEnd"/>
      <w:r w:rsidRPr="006D3495">
        <w:t xml:space="preserve">, P., &amp; Dobson, A. (2022). An inconvenient misconception: Climate change is not the principal driver of biodiversity loss. </w:t>
      </w:r>
      <w:r w:rsidRPr="006D3495">
        <w:rPr>
          <w:i/>
          <w:iCs/>
        </w:rPr>
        <w:t>Conservation Letters</w:t>
      </w:r>
      <w:r w:rsidRPr="006D3495">
        <w:t xml:space="preserve">, </w:t>
      </w:r>
      <w:r w:rsidRPr="006D3495">
        <w:rPr>
          <w:i/>
          <w:iCs/>
        </w:rPr>
        <w:t>15</w:t>
      </w:r>
      <w:r w:rsidRPr="006D3495">
        <w:t>(3), e12868. https://doi.org/10.1111/conl.12868</w:t>
      </w:r>
    </w:p>
    <w:p w14:paraId="3500E0CF" w14:textId="77777777" w:rsidR="006D3495" w:rsidRPr="006D3495" w:rsidRDefault="006D3495" w:rsidP="006D3495">
      <w:pPr>
        <w:pStyle w:val="Bibliography"/>
      </w:pPr>
      <w:r w:rsidRPr="006D3495">
        <w:t xml:space="preserve">Carroll, R. L. (1997). </w:t>
      </w:r>
      <w:r w:rsidRPr="006D3495">
        <w:rPr>
          <w:i/>
          <w:iCs/>
        </w:rPr>
        <w:t>Vertebrate Paleontology and Evolution</w:t>
      </w:r>
      <w:r w:rsidRPr="006D3495">
        <w:t xml:space="preserve"> (7th ed.). W.H. Freeman and Company.</w:t>
      </w:r>
    </w:p>
    <w:p w14:paraId="7DBD46AD" w14:textId="77777777" w:rsidR="006D3495" w:rsidRPr="006D3495" w:rsidRDefault="006D3495" w:rsidP="006D3495">
      <w:pPr>
        <w:pStyle w:val="Bibliography"/>
      </w:pPr>
      <w:proofErr w:type="spellStart"/>
      <w:r w:rsidRPr="006D3495">
        <w:t>Catchen</w:t>
      </w:r>
      <w:proofErr w:type="spellEnd"/>
      <w:r w:rsidRPr="006D3495">
        <w:t xml:space="preserve">, J., </w:t>
      </w:r>
      <w:proofErr w:type="spellStart"/>
      <w:r w:rsidRPr="006D3495">
        <w:t>Amores</w:t>
      </w:r>
      <w:proofErr w:type="spellEnd"/>
      <w:r w:rsidRPr="006D3495">
        <w:t xml:space="preserve">, A., &amp; </w:t>
      </w:r>
      <w:proofErr w:type="spellStart"/>
      <w:r w:rsidRPr="006D3495">
        <w:t>Bassham</w:t>
      </w:r>
      <w:proofErr w:type="spellEnd"/>
      <w:r w:rsidRPr="006D3495">
        <w:t xml:space="preserve">, S. (2020). </w:t>
      </w:r>
      <w:proofErr w:type="spellStart"/>
      <w:r w:rsidRPr="006D3495">
        <w:t>Chromonomer</w:t>
      </w:r>
      <w:proofErr w:type="spellEnd"/>
      <w:r w:rsidRPr="006D3495">
        <w:t xml:space="preserve">: A Tool Set for Repairing and Enhancing Assembled Genomes Through Integration of Genetic Maps and Conserved Synteny. </w:t>
      </w:r>
      <w:r w:rsidRPr="006D3495">
        <w:rPr>
          <w:i/>
          <w:iCs/>
        </w:rPr>
        <w:t xml:space="preserve">G3: </w:t>
      </w:r>
      <w:proofErr w:type="spellStart"/>
      <w:r w:rsidRPr="006D3495">
        <w:rPr>
          <w:i/>
          <w:iCs/>
        </w:rPr>
        <w:t>Genes|Genomes|Genetics</w:t>
      </w:r>
      <w:proofErr w:type="spellEnd"/>
      <w:r w:rsidRPr="006D3495">
        <w:t xml:space="preserve">, </w:t>
      </w:r>
      <w:r w:rsidRPr="006D3495">
        <w:rPr>
          <w:i/>
          <w:iCs/>
        </w:rPr>
        <w:t>10</w:t>
      </w:r>
      <w:r w:rsidRPr="006D3495">
        <w:t>(11), 4115–4128. https://doi.org/10.1534/g3.120.401485</w:t>
      </w:r>
    </w:p>
    <w:p w14:paraId="614D671D" w14:textId="77777777" w:rsidR="006D3495" w:rsidRPr="006D3495" w:rsidRDefault="006D3495" w:rsidP="006D3495">
      <w:pPr>
        <w:pStyle w:val="Bibliography"/>
      </w:pPr>
      <w:proofErr w:type="spellStart"/>
      <w:r w:rsidRPr="006D3495">
        <w:t>Claussnitzer</w:t>
      </w:r>
      <w:proofErr w:type="spellEnd"/>
      <w:r w:rsidRPr="006D3495">
        <w:t xml:space="preserve">, M., Cho, J. H., Collins, R., Cox, N. J., </w:t>
      </w:r>
      <w:proofErr w:type="spellStart"/>
      <w:r w:rsidRPr="006D3495">
        <w:t>Dermitzakis</w:t>
      </w:r>
      <w:proofErr w:type="spellEnd"/>
      <w:r w:rsidRPr="006D3495">
        <w:t xml:space="preserve">, E. T., </w:t>
      </w:r>
      <w:proofErr w:type="spellStart"/>
      <w:r w:rsidRPr="006D3495">
        <w:t>Hurles</w:t>
      </w:r>
      <w:proofErr w:type="spellEnd"/>
      <w:r w:rsidRPr="006D3495">
        <w:t xml:space="preserve">, M. E., </w:t>
      </w:r>
      <w:proofErr w:type="spellStart"/>
      <w:r w:rsidRPr="006D3495">
        <w:t>Kathiresan</w:t>
      </w:r>
      <w:proofErr w:type="spellEnd"/>
      <w:r w:rsidRPr="006D3495">
        <w:t xml:space="preserve">, S., Kenny, E. E., Lindgren, C. M., MacArthur, D. G., North, K. N., </w:t>
      </w:r>
      <w:proofErr w:type="spellStart"/>
      <w:r w:rsidRPr="006D3495">
        <w:t>Plon</w:t>
      </w:r>
      <w:proofErr w:type="spellEnd"/>
      <w:r w:rsidRPr="006D3495">
        <w:t xml:space="preserve">, S. E., Rehm, H. L., </w:t>
      </w:r>
      <w:proofErr w:type="spellStart"/>
      <w:r w:rsidRPr="006D3495">
        <w:t>Risch</w:t>
      </w:r>
      <w:proofErr w:type="spellEnd"/>
      <w:r w:rsidRPr="006D3495">
        <w:t xml:space="preserve">, N., Rotimi, C. N., </w:t>
      </w:r>
      <w:proofErr w:type="spellStart"/>
      <w:r w:rsidRPr="006D3495">
        <w:t>Shendure</w:t>
      </w:r>
      <w:proofErr w:type="spellEnd"/>
      <w:r w:rsidRPr="006D3495">
        <w:t xml:space="preserve">, J., </w:t>
      </w:r>
      <w:proofErr w:type="spellStart"/>
      <w:r w:rsidRPr="006D3495">
        <w:t>Soranzo</w:t>
      </w:r>
      <w:proofErr w:type="spellEnd"/>
      <w:r w:rsidRPr="006D3495">
        <w:t xml:space="preserve">, N., &amp; McCarthy, M. I. (2020). A brief history of human disease genetics. </w:t>
      </w:r>
      <w:r w:rsidRPr="006D3495">
        <w:rPr>
          <w:i/>
          <w:iCs/>
        </w:rPr>
        <w:t>Nature</w:t>
      </w:r>
      <w:r w:rsidRPr="006D3495">
        <w:t xml:space="preserve">, </w:t>
      </w:r>
      <w:r w:rsidRPr="006D3495">
        <w:rPr>
          <w:i/>
          <w:iCs/>
        </w:rPr>
        <w:t>577</w:t>
      </w:r>
      <w:r w:rsidRPr="006D3495">
        <w:t>(7789), 179–189. https://doi.org/10.1038/s41586-019-1879-7</w:t>
      </w:r>
    </w:p>
    <w:p w14:paraId="71799E92" w14:textId="77777777" w:rsidR="006D3495" w:rsidRPr="006D3495" w:rsidRDefault="006D3495" w:rsidP="006D3495">
      <w:pPr>
        <w:pStyle w:val="Bibliography"/>
      </w:pPr>
      <w:proofErr w:type="spellStart"/>
      <w:r w:rsidRPr="006D3495">
        <w:t>Conomos</w:t>
      </w:r>
      <w:proofErr w:type="spellEnd"/>
      <w:r w:rsidRPr="006D3495">
        <w:t xml:space="preserve">, T. J. (1979). </w:t>
      </w:r>
      <w:r w:rsidRPr="006D3495">
        <w:rPr>
          <w:i/>
          <w:iCs/>
        </w:rPr>
        <w:t>San Francisco Bay—The urbanized estuary</w:t>
      </w:r>
      <w:r w:rsidRPr="006D3495">
        <w:t>. American Association for the Advancement of Science- Pacific Division.</w:t>
      </w:r>
    </w:p>
    <w:p w14:paraId="61C53B7A" w14:textId="77777777" w:rsidR="006D3495" w:rsidRPr="006D3495" w:rsidRDefault="006D3495" w:rsidP="006D3495">
      <w:pPr>
        <w:pStyle w:val="Bibliography"/>
      </w:pPr>
      <w:r w:rsidRPr="006D3495">
        <w:t xml:space="preserve">Conover, D. O., &amp; Kynard, B. E. (2013). </w:t>
      </w:r>
      <w:r w:rsidRPr="006D3495">
        <w:rPr>
          <w:i/>
          <w:iCs/>
        </w:rPr>
        <w:t xml:space="preserve">Environmental Sex Determination: Interaction of Temperature and Genotype in a Fish Environmental Sex </w:t>
      </w:r>
      <w:proofErr w:type="spellStart"/>
      <w:r w:rsidRPr="006D3495">
        <w:rPr>
          <w:i/>
          <w:iCs/>
        </w:rPr>
        <w:t>Determinaffon</w:t>
      </w:r>
      <w:proofErr w:type="spellEnd"/>
      <w:r w:rsidRPr="006D3495">
        <w:rPr>
          <w:i/>
          <w:iCs/>
        </w:rPr>
        <w:t>: Interaction of Temperature and Genotype in a Fish</w:t>
      </w:r>
      <w:r w:rsidRPr="006D3495">
        <w:t xml:space="preserve">. </w:t>
      </w:r>
      <w:r w:rsidRPr="006D3495">
        <w:rPr>
          <w:i/>
          <w:iCs/>
        </w:rPr>
        <w:t>213</w:t>
      </w:r>
      <w:r w:rsidRPr="006D3495">
        <w:t>(4507), 577–579.</w:t>
      </w:r>
    </w:p>
    <w:p w14:paraId="66879BA6" w14:textId="77777777" w:rsidR="006D3495" w:rsidRPr="006D3495" w:rsidRDefault="006D3495" w:rsidP="006D3495">
      <w:pPr>
        <w:pStyle w:val="Bibliography"/>
      </w:pPr>
      <w:r w:rsidRPr="006D3495">
        <w:t xml:space="preserve">Cottingham, A., Huang, P., </w:t>
      </w:r>
      <w:proofErr w:type="spellStart"/>
      <w:r w:rsidRPr="006D3495">
        <w:t>Hipsey</w:t>
      </w:r>
      <w:proofErr w:type="spellEnd"/>
      <w:r w:rsidRPr="006D3495">
        <w:t xml:space="preserve">, M. R., Hall, N. G., Ashworth, E., Williams, J., &amp; Potter, I. C. (n.d.). </w:t>
      </w:r>
      <w:r w:rsidRPr="006D3495">
        <w:rPr>
          <w:i/>
          <w:iCs/>
        </w:rPr>
        <w:t>Growth, condition, and maturity schedules of an estuarine fish species change in estuaries following increased hypoxia due to climate change</w:t>
      </w:r>
      <w:r w:rsidRPr="006D3495">
        <w:t>. 20.</w:t>
      </w:r>
    </w:p>
    <w:p w14:paraId="7B6B1175" w14:textId="77777777" w:rsidR="006D3495" w:rsidRPr="006D3495" w:rsidRDefault="006D3495" w:rsidP="006D3495">
      <w:pPr>
        <w:pStyle w:val="Bibliography"/>
      </w:pPr>
      <w:proofErr w:type="spellStart"/>
      <w:r w:rsidRPr="006D3495">
        <w:lastRenderedPageBreak/>
        <w:t>Covaris</w:t>
      </w:r>
      <w:proofErr w:type="spellEnd"/>
      <w:r w:rsidRPr="006D3495">
        <w:t xml:space="preserve">. (2017). </w:t>
      </w:r>
      <w:r w:rsidRPr="006D3495">
        <w:rPr>
          <w:i/>
          <w:iCs/>
        </w:rPr>
        <w:t xml:space="preserve">E/LE220 Series </w:t>
      </w:r>
      <w:proofErr w:type="spellStart"/>
      <w:r w:rsidRPr="006D3495">
        <w:rPr>
          <w:i/>
          <w:iCs/>
        </w:rPr>
        <w:t>SonoLab</w:t>
      </w:r>
      <w:proofErr w:type="spellEnd"/>
      <w:r w:rsidRPr="006D3495">
        <w:rPr>
          <w:i/>
          <w:iCs/>
        </w:rPr>
        <w:t xml:space="preserve"> 7 USER MANUAL</w:t>
      </w:r>
      <w:r w:rsidRPr="006D3495">
        <w:t>. https://cdn.shopify.com/s/files/1/0377/2163/6908/files/pn_010277.pdf?v=1632901354</w:t>
      </w:r>
    </w:p>
    <w:p w14:paraId="5589B3C2" w14:textId="77777777" w:rsidR="006D3495" w:rsidRPr="006D3495" w:rsidRDefault="006D3495" w:rsidP="006D3495">
      <w:pPr>
        <w:pStyle w:val="Bibliography"/>
      </w:pPr>
      <w:r w:rsidRPr="006D3495">
        <w:t xml:space="preserve">Devlin, R. H., &amp; </w:t>
      </w:r>
      <w:proofErr w:type="spellStart"/>
      <w:r w:rsidRPr="006D3495">
        <w:t>Nagahama</w:t>
      </w:r>
      <w:proofErr w:type="spellEnd"/>
      <w:r w:rsidRPr="006D3495">
        <w:t xml:space="preserve">, Y. (2002). Sex determination and sex differentiation in fish: An overview of genetic, physiological, and environmental influences. </w:t>
      </w:r>
      <w:r w:rsidRPr="006D3495">
        <w:rPr>
          <w:i/>
          <w:iCs/>
        </w:rPr>
        <w:t>Aquaculture</w:t>
      </w:r>
      <w:r w:rsidRPr="006D3495">
        <w:t xml:space="preserve">, </w:t>
      </w:r>
      <w:r w:rsidRPr="006D3495">
        <w:rPr>
          <w:i/>
          <w:iCs/>
        </w:rPr>
        <w:t>208</w:t>
      </w:r>
      <w:r w:rsidRPr="006D3495">
        <w:t>(3–4), 191–364. https://doi.org/10.1016/S0044-8486(02)00057-1</w:t>
      </w:r>
    </w:p>
    <w:p w14:paraId="1EC1F5DE" w14:textId="77777777" w:rsidR="006D3495" w:rsidRPr="006D3495" w:rsidRDefault="006D3495" w:rsidP="006D3495">
      <w:pPr>
        <w:pStyle w:val="Bibliography"/>
      </w:pPr>
      <w:r w:rsidRPr="006D3495">
        <w:t xml:space="preserve">East, A. E., &amp; Sankey, J. B. (2020). Geomorphic and Sedimentary Effects of Modern Climate Change: Current and Anticipated Future Conditions in the Western United States. </w:t>
      </w:r>
      <w:r w:rsidRPr="006D3495">
        <w:rPr>
          <w:i/>
          <w:iCs/>
        </w:rPr>
        <w:t>Reviews of Geophysics</w:t>
      </w:r>
      <w:r w:rsidRPr="006D3495">
        <w:t xml:space="preserve">, </w:t>
      </w:r>
      <w:r w:rsidRPr="006D3495">
        <w:rPr>
          <w:i/>
          <w:iCs/>
        </w:rPr>
        <w:t>58</w:t>
      </w:r>
      <w:r w:rsidRPr="006D3495">
        <w:t>(4), e2019RG000692. https://doi.org/10.1029/2019RG000692</w:t>
      </w:r>
    </w:p>
    <w:p w14:paraId="1201F7B4" w14:textId="77777777" w:rsidR="006D3495" w:rsidRPr="006D3495" w:rsidRDefault="006D3495" w:rsidP="006D3495">
      <w:pPr>
        <w:pStyle w:val="Bibliography"/>
      </w:pPr>
      <w:proofErr w:type="spellStart"/>
      <w:r w:rsidRPr="006D3495">
        <w:t>Eshel</w:t>
      </w:r>
      <w:proofErr w:type="spellEnd"/>
      <w:r w:rsidRPr="006D3495">
        <w:t xml:space="preserve">, O., Shirak, A., Weller, J. I., </w:t>
      </w:r>
      <w:proofErr w:type="spellStart"/>
      <w:r w:rsidRPr="006D3495">
        <w:t>Hulata</w:t>
      </w:r>
      <w:proofErr w:type="spellEnd"/>
      <w:r w:rsidRPr="006D3495">
        <w:t xml:space="preserve">, G., &amp; Ron, M. (2012). Linkage and Physical Mapping of Sex Region on LG23 of Nile Tilapia </w:t>
      </w:r>
      <w:proofErr w:type="gramStart"/>
      <w:r w:rsidRPr="006D3495">
        <w:t xml:space="preserve">( </w:t>
      </w:r>
      <w:r w:rsidRPr="006D3495">
        <w:rPr>
          <w:i/>
          <w:iCs/>
        </w:rPr>
        <w:t>Oreochromis</w:t>
      </w:r>
      <w:proofErr w:type="gramEnd"/>
      <w:r w:rsidRPr="006D3495">
        <w:rPr>
          <w:i/>
          <w:iCs/>
        </w:rPr>
        <w:t xml:space="preserve"> </w:t>
      </w:r>
      <w:proofErr w:type="spellStart"/>
      <w:r w:rsidRPr="006D3495">
        <w:rPr>
          <w:i/>
          <w:iCs/>
        </w:rPr>
        <w:t>niloticus</w:t>
      </w:r>
      <w:proofErr w:type="spellEnd"/>
      <w:r w:rsidRPr="006D3495">
        <w:t xml:space="preserve"> ). </w:t>
      </w:r>
      <w:r w:rsidRPr="006D3495">
        <w:rPr>
          <w:i/>
          <w:iCs/>
        </w:rPr>
        <w:t xml:space="preserve">G3 </w:t>
      </w:r>
      <w:proofErr w:type="spellStart"/>
      <w:r w:rsidRPr="006D3495">
        <w:rPr>
          <w:i/>
          <w:iCs/>
        </w:rPr>
        <w:t>Genes|Genomes|Genetics</w:t>
      </w:r>
      <w:proofErr w:type="spellEnd"/>
      <w:r w:rsidRPr="006D3495">
        <w:t xml:space="preserve">, </w:t>
      </w:r>
      <w:r w:rsidRPr="006D3495">
        <w:rPr>
          <w:i/>
          <w:iCs/>
        </w:rPr>
        <w:t>2</w:t>
      </w:r>
      <w:r w:rsidRPr="006D3495">
        <w:t>(1), 35–42. https://doi.org/10.1534/g3.111.001545</w:t>
      </w:r>
    </w:p>
    <w:p w14:paraId="708874C0" w14:textId="77777777" w:rsidR="006D3495" w:rsidRPr="006D3495" w:rsidRDefault="006D3495" w:rsidP="006D3495">
      <w:pPr>
        <w:pStyle w:val="Bibliography"/>
      </w:pPr>
      <w:r w:rsidRPr="006D3495">
        <w:t xml:space="preserve">Feng, S., Stiller, J., Deng, Y., Armstrong, J., Fang, Q., Reeve, A. H., </w:t>
      </w:r>
      <w:proofErr w:type="spellStart"/>
      <w:r w:rsidRPr="006D3495">
        <w:t>Xie</w:t>
      </w:r>
      <w:proofErr w:type="spellEnd"/>
      <w:r w:rsidRPr="006D3495">
        <w:t xml:space="preserve">, D., Chen, G., Guo, C., Faircloth, B. C., Petersen, B., Wang, Z., Zhou, Q., </w:t>
      </w:r>
      <w:proofErr w:type="spellStart"/>
      <w:r w:rsidRPr="006D3495">
        <w:t>Diekhans</w:t>
      </w:r>
      <w:proofErr w:type="spellEnd"/>
      <w:r w:rsidRPr="006D3495">
        <w:t xml:space="preserve">, M., Chen, W., Andreu-Sánchez, S., </w:t>
      </w:r>
      <w:proofErr w:type="spellStart"/>
      <w:r w:rsidRPr="006D3495">
        <w:t>Margaryan</w:t>
      </w:r>
      <w:proofErr w:type="spellEnd"/>
      <w:r w:rsidRPr="006D3495">
        <w:t xml:space="preserve">, A., Howard, J. T., Parent, C., … Zhang, G. (2020). Dense sampling of bird diversity increases power of comparative genomics. </w:t>
      </w:r>
      <w:r w:rsidRPr="006D3495">
        <w:rPr>
          <w:i/>
          <w:iCs/>
        </w:rPr>
        <w:t>Nature</w:t>
      </w:r>
      <w:r w:rsidRPr="006D3495">
        <w:t xml:space="preserve">, </w:t>
      </w:r>
      <w:r w:rsidRPr="006D3495">
        <w:rPr>
          <w:i/>
          <w:iCs/>
        </w:rPr>
        <w:t>587</w:t>
      </w:r>
      <w:r w:rsidRPr="006D3495">
        <w:t>(7833), 252–257. https://doi.org/10.1038/s41586-020-2873-9</w:t>
      </w:r>
    </w:p>
    <w:p w14:paraId="3DF3EB14" w14:textId="77777777" w:rsidR="006D3495" w:rsidRPr="006D3495" w:rsidRDefault="006D3495" w:rsidP="006D3495">
      <w:pPr>
        <w:pStyle w:val="Bibliography"/>
      </w:pPr>
      <w:r w:rsidRPr="006D3495">
        <w:t xml:space="preserve">Finger, A. J., </w:t>
      </w:r>
      <w:proofErr w:type="spellStart"/>
      <w:r w:rsidRPr="006D3495">
        <w:t>Mahardja</w:t>
      </w:r>
      <w:proofErr w:type="spellEnd"/>
      <w:r w:rsidRPr="006D3495">
        <w:t xml:space="preserve">, B., Fisch, K. M., Benjamin, A., Lindberg, J., Ellison, L., </w:t>
      </w:r>
      <w:proofErr w:type="spellStart"/>
      <w:r w:rsidRPr="006D3495">
        <w:t>Ghebremariam</w:t>
      </w:r>
      <w:proofErr w:type="spellEnd"/>
      <w:r w:rsidRPr="006D3495">
        <w:t xml:space="preserve">, T., Hung, T.-C., &amp; May, B. (2018). A Conservation Hatchery Population of Delta Smelt Shows Evidence of Genetic Adaptation to Captivity After 9 Generations. </w:t>
      </w:r>
      <w:r w:rsidRPr="006D3495">
        <w:rPr>
          <w:i/>
          <w:iCs/>
        </w:rPr>
        <w:t>Journal of Heredity</w:t>
      </w:r>
      <w:r w:rsidRPr="006D3495">
        <w:t xml:space="preserve">, </w:t>
      </w:r>
      <w:r w:rsidRPr="006D3495">
        <w:rPr>
          <w:i/>
          <w:iCs/>
        </w:rPr>
        <w:t>109</w:t>
      </w:r>
      <w:r w:rsidRPr="006D3495">
        <w:t>(6), 11.</w:t>
      </w:r>
    </w:p>
    <w:p w14:paraId="518E2586" w14:textId="77777777" w:rsidR="006D3495" w:rsidRPr="006D3495" w:rsidRDefault="006D3495" w:rsidP="006D3495">
      <w:pPr>
        <w:pStyle w:val="Bibliography"/>
      </w:pPr>
      <w:r w:rsidRPr="006D3495">
        <w:t xml:space="preserve">Fisch, K. M., Henderson, J. M., Burton, R. S., &amp; May, B. (2011). Population genetics and conservation implications for the endangered delta smelt in the San Francisco Bay-Delta. </w:t>
      </w:r>
      <w:r w:rsidRPr="006D3495">
        <w:rPr>
          <w:i/>
          <w:iCs/>
        </w:rPr>
        <w:t>Conservation Genetics</w:t>
      </w:r>
      <w:r w:rsidRPr="006D3495">
        <w:t xml:space="preserve">, </w:t>
      </w:r>
      <w:r w:rsidRPr="006D3495">
        <w:rPr>
          <w:i/>
          <w:iCs/>
        </w:rPr>
        <w:t>12</w:t>
      </w:r>
      <w:r w:rsidRPr="006D3495">
        <w:t>(6), 1421–1434. https://doi.org/10.1007/s10592-011-0240-y</w:t>
      </w:r>
    </w:p>
    <w:p w14:paraId="5542558D" w14:textId="77777777" w:rsidR="006D3495" w:rsidRPr="006D3495" w:rsidRDefault="006D3495" w:rsidP="006D3495">
      <w:pPr>
        <w:pStyle w:val="Bibliography"/>
      </w:pPr>
      <w:r w:rsidRPr="006D3495">
        <w:t xml:space="preserve">Frankham, R. (2005). Genetics and extinction. </w:t>
      </w:r>
      <w:r w:rsidRPr="006D3495">
        <w:rPr>
          <w:i/>
          <w:iCs/>
        </w:rPr>
        <w:t>Biological Conservation</w:t>
      </w:r>
      <w:r w:rsidRPr="006D3495">
        <w:t xml:space="preserve">, </w:t>
      </w:r>
      <w:r w:rsidRPr="006D3495">
        <w:rPr>
          <w:i/>
          <w:iCs/>
        </w:rPr>
        <w:t>126</w:t>
      </w:r>
      <w:r w:rsidRPr="006D3495">
        <w:t>(2), 131–140. https://doi.org/10.1016/j.biocon.2005.05.002</w:t>
      </w:r>
    </w:p>
    <w:p w14:paraId="6CD8F430" w14:textId="77777777" w:rsidR="006D3495" w:rsidRPr="006D3495" w:rsidRDefault="006D3495" w:rsidP="006D3495">
      <w:pPr>
        <w:pStyle w:val="Bibliography"/>
      </w:pPr>
      <w:proofErr w:type="spellStart"/>
      <w:r w:rsidRPr="006D3495">
        <w:t>Geffroy</w:t>
      </w:r>
      <w:proofErr w:type="spellEnd"/>
      <w:r w:rsidRPr="006D3495">
        <w:t xml:space="preserve">, B., &amp; </w:t>
      </w:r>
      <w:proofErr w:type="spellStart"/>
      <w:r w:rsidRPr="006D3495">
        <w:t>Wedekind</w:t>
      </w:r>
      <w:proofErr w:type="spellEnd"/>
      <w:r w:rsidRPr="006D3495">
        <w:t xml:space="preserve">, C. (2020). Effects of global warming on sex ratios in fishes. </w:t>
      </w:r>
      <w:r w:rsidRPr="006D3495">
        <w:rPr>
          <w:i/>
          <w:iCs/>
        </w:rPr>
        <w:t>Journal of Fish Biology</w:t>
      </w:r>
      <w:r w:rsidRPr="006D3495">
        <w:t xml:space="preserve">, </w:t>
      </w:r>
      <w:r w:rsidRPr="006D3495">
        <w:rPr>
          <w:i/>
          <w:iCs/>
        </w:rPr>
        <w:t>97</w:t>
      </w:r>
      <w:r w:rsidRPr="006D3495">
        <w:t>(3), 596–606. https://doi.org/10.1111/jfb.14429</w:t>
      </w:r>
    </w:p>
    <w:p w14:paraId="5A1CB9D7" w14:textId="77777777" w:rsidR="006D3495" w:rsidRPr="006D3495" w:rsidRDefault="006D3495" w:rsidP="006D3495">
      <w:pPr>
        <w:pStyle w:val="Bibliography"/>
      </w:pPr>
      <w:proofErr w:type="spellStart"/>
      <w:r w:rsidRPr="006D3495">
        <w:lastRenderedPageBreak/>
        <w:t>Ghurye</w:t>
      </w:r>
      <w:proofErr w:type="spellEnd"/>
      <w:r w:rsidRPr="006D3495">
        <w:t xml:space="preserve">, J., </w:t>
      </w:r>
      <w:proofErr w:type="spellStart"/>
      <w:r w:rsidRPr="006D3495">
        <w:t>Rhie</w:t>
      </w:r>
      <w:proofErr w:type="spellEnd"/>
      <w:r w:rsidRPr="006D3495">
        <w:t xml:space="preserve">, A., </w:t>
      </w:r>
      <w:proofErr w:type="spellStart"/>
      <w:r w:rsidRPr="006D3495">
        <w:t>Walenz</w:t>
      </w:r>
      <w:proofErr w:type="spellEnd"/>
      <w:r w:rsidRPr="006D3495">
        <w:t xml:space="preserve">, B. P., Schmitt, A., Selvaraj, S., Pop, M., </w:t>
      </w:r>
      <w:proofErr w:type="spellStart"/>
      <w:r w:rsidRPr="006D3495">
        <w:t>Phillippy</w:t>
      </w:r>
      <w:proofErr w:type="spellEnd"/>
      <w:r w:rsidRPr="006D3495">
        <w:t xml:space="preserve">, A. M., &amp; </w:t>
      </w:r>
      <w:proofErr w:type="spellStart"/>
      <w:r w:rsidRPr="006D3495">
        <w:t>Koren</w:t>
      </w:r>
      <w:proofErr w:type="spellEnd"/>
      <w:r w:rsidRPr="006D3495">
        <w:t xml:space="preserve">, S. (2019). Integrating Hi-C links with assembly graphs for chromosome-scale assembly. </w:t>
      </w:r>
      <w:r w:rsidRPr="006D3495">
        <w:rPr>
          <w:i/>
          <w:iCs/>
        </w:rPr>
        <w:t>PLOS Computational Biology</w:t>
      </w:r>
      <w:r w:rsidRPr="006D3495">
        <w:t xml:space="preserve">, </w:t>
      </w:r>
      <w:r w:rsidRPr="006D3495">
        <w:rPr>
          <w:i/>
          <w:iCs/>
        </w:rPr>
        <w:t>15</w:t>
      </w:r>
      <w:r w:rsidRPr="006D3495">
        <w:t>(8), e1007273. https://doi.org/10.1371/journal.pcbi.1007273</w:t>
      </w:r>
    </w:p>
    <w:p w14:paraId="1B12563C" w14:textId="77777777" w:rsidR="006D3495" w:rsidRPr="006D3495" w:rsidRDefault="006D3495" w:rsidP="006D3495">
      <w:pPr>
        <w:pStyle w:val="Bibliography"/>
      </w:pPr>
      <w:r w:rsidRPr="006D3495">
        <w:t xml:space="preserve">Gilpin, M. E., &amp; Soule, M. E. (1986). Viable Populations for Conservation. In </w:t>
      </w:r>
      <w:r w:rsidRPr="006D3495">
        <w:rPr>
          <w:i/>
          <w:iCs/>
        </w:rPr>
        <w:t>Minimum viable populations: Processes of species extinction</w:t>
      </w:r>
      <w:r w:rsidRPr="006D3495">
        <w:t>. Cambridge University Press.</w:t>
      </w:r>
    </w:p>
    <w:p w14:paraId="2982E935" w14:textId="77777777" w:rsidR="006D3495" w:rsidRPr="006D3495" w:rsidRDefault="006D3495" w:rsidP="006D3495">
      <w:pPr>
        <w:pStyle w:val="Bibliography"/>
      </w:pPr>
      <w:proofErr w:type="spellStart"/>
      <w:r w:rsidRPr="006D3495">
        <w:t>Glibert</w:t>
      </w:r>
      <w:proofErr w:type="spellEnd"/>
      <w:r w:rsidRPr="006D3495">
        <w:t xml:space="preserve">, P. M., Fullerton, D., Burkholder, J. M., Cornwell, J. C., &amp; Kana, T. M. (2011). Ecological Stoichiometry, Biogeochemical Cycling, Invasive Species, and Aquatic Food Webs: San Francisco Estuary and Comparative Systems. </w:t>
      </w:r>
      <w:r w:rsidRPr="006D3495">
        <w:rPr>
          <w:i/>
          <w:iCs/>
        </w:rPr>
        <w:t>Reviews in Fisheries Science</w:t>
      </w:r>
      <w:r w:rsidRPr="006D3495">
        <w:t xml:space="preserve">, </w:t>
      </w:r>
      <w:r w:rsidRPr="006D3495">
        <w:rPr>
          <w:i/>
          <w:iCs/>
        </w:rPr>
        <w:t>19</w:t>
      </w:r>
      <w:r w:rsidRPr="006D3495">
        <w:t>(4), 358–417. https://doi.org/10.1080/10641262.2011.611916</w:t>
      </w:r>
    </w:p>
    <w:p w14:paraId="1E394C94" w14:textId="77777777" w:rsidR="006D3495" w:rsidRPr="006D3495" w:rsidRDefault="006D3495" w:rsidP="006D3495">
      <w:pPr>
        <w:pStyle w:val="Bibliography"/>
      </w:pPr>
      <w:r w:rsidRPr="006D3495">
        <w:t xml:space="preserve">Grayson, P., Wright, A., </w:t>
      </w:r>
      <w:proofErr w:type="spellStart"/>
      <w:r w:rsidRPr="006D3495">
        <w:t>Garroway</w:t>
      </w:r>
      <w:proofErr w:type="spellEnd"/>
      <w:r w:rsidRPr="006D3495">
        <w:t xml:space="preserve">, C. J., &amp; Docker, M. F. (2022). </w:t>
      </w:r>
      <w:r w:rsidRPr="006D3495">
        <w:rPr>
          <w:i/>
          <w:iCs/>
        </w:rPr>
        <w:t>SexFindR: A computational workflow to identify young and old sex chromosomes</w:t>
      </w:r>
      <w:r w:rsidRPr="006D3495">
        <w:t>. https://doi.org/10.1101/2022.02.21.481346</w:t>
      </w:r>
    </w:p>
    <w:p w14:paraId="173B97B2" w14:textId="77777777" w:rsidR="006D3495" w:rsidRPr="006D3495" w:rsidRDefault="006D3495" w:rsidP="006D3495">
      <w:pPr>
        <w:pStyle w:val="Bibliography"/>
      </w:pPr>
      <w:proofErr w:type="spellStart"/>
      <w:r w:rsidRPr="006D3495">
        <w:t>Gremme</w:t>
      </w:r>
      <w:proofErr w:type="spellEnd"/>
      <w:r w:rsidRPr="006D3495">
        <w:t xml:space="preserve">, G., </w:t>
      </w:r>
      <w:proofErr w:type="spellStart"/>
      <w:r w:rsidRPr="006D3495">
        <w:t>Steinbiss</w:t>
      </w:r>
      <w:proofErr w:type="spellEnd"/>
      <w:r w:rsidRPr="006D3495">
        <w:t xml:space="preserve">, S., &amp; Kurtz, S. (2013). </w:t>
      </w:r>
      <w:proofErr w:type="spellStart"/>
      <w:r w:rsidRPr="006D3495">
        <w:t>GenomeTools</w:t>
      </w:r>
      <w:proofErr w:type="spellEnd"/>
      <w:r w:rsidRPr="006D3495">
        <w:t xml:space="preserve">: A Comprehensive Software Library for Efficient Processing of Structured Genome Annotations. </w:t>
      </w:r>
      <w:r w:rsidRPr="006D3495">
        <w:rPr>
          <w:i/>
          <w:iCs/>
        </w:rPr>
        <w:t>IEEE/ACM Transactions on Computational Biology and Bioinformatics / IEEE, ACM</w:t>
      </w:r>
      <w:r w:rsidRPr="006D3495">
        <w:t xml:space="preserve">, </w:t>
      </w:r>
      <w:r w:rsidRPr="006D3495">
        <w:rPr>
          <w:i/>
          <w:iCs/>
        </w:rPr>
        <w:t>10</w:t>
      </w:r>
      <w:r w:rsidRPr="006D3495">
        <w:t>, 645–656. https://doi.org/10.1109/TCBB.2013.68</w:t>
      </w:r>
    </w:p>
    <w:p w14:paraId="6437378B" w14:textId="77777777" w:rsidR="006D3495" w:rsidRPr="006D3495" w:rsidRDefault="006D3495" w:rsidP="006D3495">
      <w:pPr>
        <w:pStyle w:val="Bibliography"/>
      </w:pPr>
      <w:r w:rsidRPr="006D3495">
        <w:t xml:space="preserve">Guan, D., McCarthy, S. A., Wood, J., Howe, K., Wang, Y., &amp; Durbin, R. (2020). Identifying and removing haplotypic duplication in primary genome assemblies. </w:t>
      </w:r>
      <w:r w:rsidRPr="006D3495">
        <w:rPr>
          <w:i/>
          <w:iCs/>
        </w:rPr>
        <w:t>Bioinformatics</w:t>
      </w:r>
      <w:r w:rsidRPr="006D3495">
        <w:t xml:space="preserve">, </w:t>
      </w:r>
      <w:r w:rsidRPr="006D3495">
        <w:rPr>
          <w:i/>
          <w:iCs/>
        </w:rPr>
        <w:t>36</w:t>
      </w:r>
      <w:r w:rsidRPr="006D3495">
        <w:t>(9), 2896–2898. https://doi.org/10.1093/bioinformatics/btaa025</w:t>
      </w:r>
    </w:p>
    <w:p w14:paraId="355AABF5" w14:textId="77777777" w:rsidR="006D3495" w:rsidRPr="006D3495" w:rsidRDefault="006D3495" w:rsidP="006D3495">
      <w:pPr>
        <w:pStyle w:val="Bibliography"/>
      </w:pPr>
      <w:proofErr w:type="spellStart"/>
      <w:r w:rsidRPr="006D3495">
        <w:t>Guiguen</w:t>
      </w:r>
      <w:proofErr w:type="spellEnd"/>
      <w:r w:rsidRPr="006D3495">
        <w:t xml:space="preserve">, Y., </w:t>
      </w:r>
      <w:proofErr w:type="spellStart"/>
      <w:r w:rsidRPr="006D3495">
        <w:t>Fostier</w:t>
      </w:r>
      <w:proofErr w:type="spellEnd"/>
      <w:r w:rsidRPr="006D3495">
        <w:t xml:space="preserve">, A., &amp; </w:t>
      </w:r>
      <w:proofErr w:type="spellStart"/>
      <w:r w:rsidRPr="006D3495">
        <w:t>Herpin</w:t>
      </w:r>
      <w:proofErr w:type="spellEnd"/>
      <w:r w:rsidRPr="006D3495">
        <w:t xml:space="preserve">, A. (2018). Sex Determination and Differentiation in Fish: Genetic, Genomic, and Endocrine Aspects. In H. Wang, F. </w:t>
      </w:r>
      <w:proofErr w:type="spellStart"/>
      <w:r w:rsidRPr="006D3495">
        <w:t>Piferrer</w:t>
      </w:r>
      <w:proofErr w:type="spellEnd"/>
      <w:r w:rsidRPr="006D3495">
        <w:t xml:space="preserve">, S. Chen, &amp; Z. Shen (Eds.), </w:t>
      </w:r>
      <w:r w:rsidRPr="006D3495">
        <w:rPr>
          <w:i/>
          <w:iCs/>
        </w:rPr>
        <w:t>Sex Control in Aquaculture</w:t>
      </w:r>
      <w:r w:rsidRPr="006D3495">
        <w:t xml:space="preserve"> (1st ed., pp. 35–63). Wiley. https://doi.org/10.1002/9781119127291.ch2</w:t>
      </w:r>
    </w:p>
    <w:p w14:paraId="7283B563" w14:textId="77777777" w:rsidR="006D3495" w:rsidRPr="006D3495" w:rsidRDefault="006D3495" w:rsidP="006D3495">
      <w:pPr>
        <w:pStyle w:val="Bibliography"/>
      </w:pPr>
      <w:proofErr w:type="spellStart"/>
      <w:r w:rsidRPr="006D3495">
        <w:t>Gurevich</w:t>
      </w:r>
      <w:proofErr w:type="spellEnd"/>
      <w:r w:rsidRPr="006D3495">
        <w:t xml:space="preserve">, A., </w:t>
      </w:r>
      <w:proofErr w:type="spellStart"/>
      <w:r w:rsidRPr="006D3495">
        <w:t>Saveliev</w:t>
      </w:r>
      <w:proofErr w:type="spellEnd"/>
      <w:r w:rsidRPr="006D3495">
        <w:t xml:space="preserve">, V., </w:t>
      </w:r>
      <w:proofErr w:type="spellStart"/>
      <w:r w:rsidRPr="006D3495">
        <w:t>Vyahhi</w:t>
      </w:r>
      <w:proofErr w:type="spellEnd"/>
      <w:r w:rsidRPr="006D3495">
        <w:t xml:space="preserve">, N., &amp; </w:t>
      </w:r>
      <w:proofErr w:type="spellStart"/>
      <w:r w:rsidRPr="006D3495">
        <w:t>Tesler</w:t>
      </w:r>
      <w:proofErr w:type="spellEnd"/>
      <w:r w:rsidRPr="006D3495">
        <w:t xml:space="preserve">, G. (2013). QUAST: Quality assessment tool for genome assemblies. </w:t>
      </w:r>
      <w:r w:rsidRPr="006D3495">
        <w:rPr>
          <w:i/>
          <w:iCs/>
        </w:rPr>
        <w:t>Bioinformatics</w:t>
      </w:r>
      <w:r w:rsidRPr="006D3495">
        <w:t xml:space="preserve">, </w:t>
      </w:r>
      <w:r w:rsidRPr="006D3495">
        <w:rPr>
          <w:i/>
          <w:iCs/>
        </w:rPr>
        <w:t>29</w:t>
      </w:r>
      <w:r w:rsidRPr="006D3495">
        <w:t>(8), 1072–1075. https://doi.org/10.1093/bioinformatics/btt086</w:t>
      </w:r>
    </w:p>
    <w:p w14:paraId="41D27992" w14:textId="77777777" w:rsidR="006D3495" w:rsidRPr="006D3495" w:rsidRDefault="006D3495" w:rsidP="006D3495">
      <w:pPr>
        <w:pStyle w:val="Bibliography"/>
      </w:pPr>
      <w:r w:rsidRPr="006D3495">
        <w:t xml:space="preserve">Habibi, E. (2022). </w:t>
      </w:r>
      <w:r w:rsidRPr="006D3495">
        <w:rPr>
          <w:i/>
          <w:iCs/>
        </w:rPr>
        <w:t xml:space="preserve">Conservation genomics of two California endangered native species: Delta smelt and Upper McCloud River </w:t>
      </w:r>
      <w:proofErr w:type="spellStart"/>
      <w:r w:rsidRPr="006D3495">
        <w:rPr>
          <w:i/>
          <w:iCs/>
        </w:rPr>
        <w:t>Redband</w:t>
      </w:r>
      <w:proofErr w:type="spellEnd"/>
      <w:r w:rsidRPr="006D3495">
        <w:rPr>
          <w:i/>
          <w:iCs/>
        </w:rPr>
        <w:t xml:space="preserve"> trout.</w:t>
      </w:r>
      <w:r w:rsidRPr="006D3495">
        <w:t xml:space="preserve"> [PhD]. University of California Davis.</w:t>
      </w:r>
    </w:p>
    <w:p w14:paraId="428EB160" w14:textId="77777777" w:rsidR="006D3495" w:rsidRPr="006D3495" w:rsidRDefault="006D3495" w:rsidP="006D3495">
      <w:pPr>
        <w:pStyle w:val="Bibliography"/>
      </w:pPr>
      <w:r w:rsidRPr="006D3495">
        <w:t xml:space="preserve">Hammock, B. G., Hartman, R., Dahlgren, R. A., Johnston, C., Kurobe, T., Lehman, P. W., Lewis, L. S., Van Nieuwenhuyse, E., Ramírez-Duarte, W. F., Schultz, A. A., &amp; </w:t>
      </w:r>
      <w:proofErr w:type="spellStart"/>
      <w:r w:rsidRPr="006D3495">
        <w:t>Teh</w:t>
      </w:r>
      <w:proofErr w:type="spellEnd"/>
      <w:r w:rsidRPr="006D3495">
        <w:t xml:space="preserve">, S. J. (2022). Patterns and predictors of condition indices in a critically endangered fish. </w:t>
      </w:r>
      <w:proofErr w:type="spellStart"/>
      <w:r w:rsidRPr="006D3495">
        <w:rPr>
          <w:i/>
          <w:iCs/>
        </w:rPr>
        <w:t>Hydrobiologia</w:t>
      </w:r>
      <w:proofErr w:type="spellEnd"/>
      <w:r w:rsidRPr="006D3495">
        <w:t xml:space="preserve">, </w:t>
      </w:r>
      <w:r w:rsidRPr="006D3495">
        <w:rPr>
          <w:i/>
          <w:iCs/>
        </w:rPr>
        <w:t>849</w:t>
      </w:r>
      <w:r w:rsidRPr="006D3495">
        <w:t>(3), 675–695. https://doi.org/10.1007/s10750-021-04738-z</w:t>
      </w:r>
    </w:p>
    <w:p w14:paraId="773799D2" w14:textId="77777777" w:rsidR="006D3495" w:rsidRPr="006D3495" w:rsidRDefault="006D3495" w:rsidP="006D3495">
      <w:pPr>
        <w:pStyle w:val="Bibliography"/>
      </w:pPr>
      <w:r w:rsidRPr="006D3495">
        <w:lastRenderedPageBreak/>
        <w:t xml:space="preserve">Hartley, S. E. (1987). THE CHROMOSOMES OF SALMONID FISHES. </w:t>
      </w:r>
      <w:r w:rsidRPr="006D3495">
        <w:rPr>
          <w:i/>
          <w:iCs/>
        </w:rPr>
        <w:t>Biological Reviews</w:t>
      </w:r>
      <w:r w:rsidRPr="006D3495">
        <w:t xml:space="preserve">, </w:t>
      </w:r>
      <w:r w:rsidRPr="006D3495">
        <w:rPr>
          <w:i/>
          <w:iCs/>
        </w:rPr>
        <w:t>62</w:t>
      </w:r>
      <w:r w:rsidRPr="006D3495">
        <w:t>(3), 197–214. https://doi.org/10.1111/j.1469-185X.1987.tb00663.x</w:t>
      </w:r>
    </w:p>
    <w:p w14:paraId="2B150759" w14:textId="77777777" w:rsidR="006D3495" w:rsidRPr="006D3495" w:rsidRDefault="006D3495" w:rsidP="006D3495">
      <w:pPr>
        <w:pStyle w:val="Bibliography"/>
      </w:pPr>
      <w:r w:rsidRPr="006D3495">
        <w:t xml:space="preserve">Hedrick, P. W., &amp; Garcia-Dorado, A. (2016). Understanding Inbreeding Depression, Purging, and Genetic Rescue. </w:t>
      </w:r>
      <w:r w:rsidRPr="006D3495">
        <w:rPr>
          <w:i/>
          <w:iCs/>
        </w:rPr>
        <w:t>Trends in Ecology &amp; Evolution</w:t>
      </w:r>
      <w:r w:rsidRPr="006D3495">
        <w:t xml:space="preserve">, </w:t>
      </w:r>
      <w:r w:rsidRPr="006D3495">
        <w:rPr>
          <w:i/>
          <w:iCs/>
        </w:rPr>
        <w:t>31</w:t>
      </w:r>
      <w:r w:rsidRPr="006D3495">
        <w:t>(12), 940–952. https://doi.org/10.1016/j.tree.2016.09.005</w:t>
      </w:r>
    </w:p>
    <w:p w14:paraId="60C7B720" w14:textId="77777777" w:rsidR="006D3495" w:rsidRPr="006D3495" w:rsidRDefault="006D3495" w:rsidP="006D3495">
      <w:pPr>
        <w:pStyle w:val="Bibliography"/>
      </w:pPr>
      <w:r w:rsidRPr="006D3495">
        <w:t xml:space="preserve">Hobbs, J. A., Lewis, L. S., </w:t>
      </w:r>
      <w:proofErr w:type="spellStart"/>
      <w:r w:rsidRPr="006D3495">
        <w:t>Willmes</w:t>
      </w:r>
      <w:proofErr w:type="spellEnd"/>
      <w:r w:rsidRPr="006D3495">
        <w:t xml:space="preserve">, M., Denney, C., &amp; Bush, E. (2019). Complex life histories discovered in a critically endangered fish. </w:t>
      </w:r>
      <w:r w:rsidRPr="006D3495">
        <w:rPr>
          <w:i/>
          <w:iCs/>
        </w:rPr>
        <w:t>Scientific Reports</w:t>
      </w:r>
      <w:r w:rsidRPr="006D3495">
        <w:t xml:space="preserve">, </w:t>
      </w:r>
      <w:r w:rsidRPr="006D3495">
        <w:rPr>
          <w:i/>
          <w:iCs/>
        </w:rPr>
        <w:t>9</w:t>
      </w:r>
      <w:r w:rsidRPr="006D3495">
        <w:t>(1), 16772. https://doi.org/10.1038/s41598-019-52273-8</w:t>
      </w:r>
    </w:p>
    <w:p w14:paraId="68C91FA3" w14:textId="77777777" w:rsidR="006D3495" w:rsidRPr="006D3495" w:rsidRDefault="006D3495" w:rsidP="006D3495">
      <w:pPr>
        <w:pStyle w:val="Bibliography"/>
      </w:pPr>
      <w:proofErr w:type="spellStart"/>
      <w:r w:rsidRPr="006D3495">
        <w:t>Hotaling</w:t>
      </w:r>
      <w:proofErr w:type="spellEnd"/>
      <w:r w:rsidRPr="006D3495">
        <w:t xml:space="preserve">, S., Kelley, J. L., &amp; Frandsen, P. B. (2021). Toward a genome sequence for every animal: Where are we now? </w:t>
      </w:r>
      <w:r w:rsidRPr="006D3495">
        <w:rPr>
          <w:i/>
          <w:iCs/>
        </w:rPr>
        <w:t>Proceedings of the National Academy of Sciences</w:t>
      </w:r>
      <w:r w:rsidRPr="006D3495">
        <w:t xml:space="preserve">, </w:t>
      </w:r>
      <w:r w:rsidRPr="006D3495">
        <w:rPr>
          <w:i/>
          <w:iCs/>
        </w:rPr>
        <w:t>118</w:t>
      </w:r>
      <w:r w:rsidRPr="006D3495">
        <w:t>(52), e2109019118. https://doi.org/10.1073/pnas.2109019118</w:t>
      </w:r>
    </w:p>
    <w:p w14:paraId="06CFA854" w14:textId="77777777" w:rsidR="006D3495" w:rsidRPr="006D3495" w:rsidRDefault="006D3495" w:rsidP="006D3495">
      <w:pPr>
        <w:pStyle w:val="Bibliography"/>
      </w:pPr>
      <w:r w:rsidRPr="006D3495">
        <w:t xml:space="preserve">Hutchings, J. A., &amp; Gerber, L. (2002). Sex–biased dispersal in a salmonid fish. </w:t>
      </w:r>
      <w:r w:rsidRPr="006D3495">
        <w:rPr>
          <w:i/>
          <w:iCs/>
        </w:rPr>
        <w:t>Proceedings of the Royal Society B: Biological Sciences</w:t>
      </w:r>
      <w:r w:rsidRPr="006D3495">
        <w:t xml:space="preserve">, </w:t>
      </w:r>
      <w:r w:rsidRPr="006D3495">
        <w:rPr>
          <w:i/>
          <w:iCs/>
        </w:rPr>
        <w:t>269</w:t>
      </w:r>
      <w:r w:rsidRPr="006D3495">
        <w:t>, 2487–2493. https://doi.org/10.1098/rspb.2002.2176</w:t>
      </w:r>
    </w:p>
    <w:p w14:paraId="67795882" w14:textId="77777777" w:rsidR="006D3495" w:rsidRPr="006D3495" w:rsidRDefault="006D3495" w:rsidP="006D3495">
      <w:pPr>
        <w:pStyle w:val="Bibliography"/>
      </w:pPr>
      <w:r w:rsidRPr="006D3495">
        <w:t xml:space="preserve">Illumina. (2022). </w:t>
      </w:r>
      <w:r w:rsidRPr="006D3495">
        <w:rPr>
          <w:i/>
          <w:iCs/>
        </w:rPr>
        <w:t xml:space="preserve">Illumina </w:t>
      </w:r>
      <w:proofErr w:type="spellStart"/>
      <w:r w:rsidRPr="006D3495">
        <w:rPr>
          <w:i/>
          <w:iCs/>
        </w:rPr>
        <w:t>NovaSeq</w:t>
      </w:r>
      <w:proofErr w:type="spellEnd"/>
      <w:r w:rsidRPr="006D3495">
        <w:rPr>
          <w:i/>
          <w:iCs/>
        </w:rPr>
        <w:t xml:space="preserve"> 6000 Sequencing System Guide</w:t>
      </w:r>
      <w:r w:rsidRPr="006D3495">
        <w:t>.</w:t>
      </w:r>
    </w:p>
    <w:p w14:paraId="354563B2" w14:textId="77777777" w:rsidR="006D3495" w:rsidRPr="006D3495" w:rsidRDefault="006D3495" w:rsidP="006D3495">
      <w:pPr>
        <w:pStyle w:val="Bibliography"/>
      </w:pPr>
      <w:r w:rsidRPr="006D3495">
        <w:t xml:space="preserve">International Human Genome Sequencing Consortium, Whitehead Institute for Biomedical Research, Center for Genome </w:t>
      </w:r>
      <w:proofErr w:type="gramStart"/>
      <w:r w:rsidRPr="006D3495">
        <w:t>Research:,</w:t>
      </w:r>
      <w:proofErr w:type="gramEnd"/>
      <w:r w:rsidRPr="006D3495">
        <w:t xml:space="preserve"> Lander, E. S., Linton, L. M., </w:t>
      </w:r>
      <w:proofErr w:type="spellStart"/>
      <w:r w:rsidRPr="006D3495">
        <w:t>Birren</w:t>
      </w:r>
      <w:proofErr w:type="spellEnd"/>
      <w:r w:rsidRPr="006D3495">
        <w:t xml:space="preserve">, B., Nusbaum, C., </w:t>
      </w:r>
      <w:proofErr w:type="spellStart"/>
      <w:r w:rsidRPr="006D3495">
        <w:t>Zody</w:t>
      </w:r>
      <w:proofErr w:type="spellEnd"/>
      <w:r w:rsidRPr="006D3495">
        <w:t xml:space="preserve">, M. C., Baldwin, J., Devon, K., Dewar, K., Doyle, M., </w:t>
      </w:r>
      <w:proofErr w:type="spellStart"/>
      <w:r w:rsidRPr="006D3495">
        <w:t>FitzHugh</w:t>
      </w:r>
      <w:proofErr w:type="spellEnd"/>
      <w:r w:rsidRPr="006D3495">
        <w:t xml:space="preserve">, W., Funke, R., Gage, D., Harris, K., </w:t>
      </w:r>
      <w:proofErr w:type="spellStart"/>
      <w:r w:rsidRPr="006D3495">
        <w:t>Heaford</w:t>
      </w:r>
      <w:proofErr w:type="spellEnd"/>
      <w:r w:rsidRPr="006D3495">
        <w:t xml:space="preserve">, A., Howland, J., </w:t>
      </w:r>
      <w:proofErr w:type="spellStart"/>
      <w:r w:rsidRPr="006D3495">
        <w:t>Kann</w:t>
      </w:r>
      <w:proofErr w:type="spellEnd"/>
      <w:r w:rsidRPr="006D3495">
        <w:t xml:space="preserve">, L., </w:t>
      </w:r>
      <w:proofErr w:type="spellStart"/>
      <w:r w:rsidRPr="006D3495">
        <w:t>Lehoczky</w:t>
      </w:r>
      <w:proofErr w:type="spellEnd"/>
      <w:r w:rsidRPr="006D3495">
        <w:t xml:space="preserve">, J., … Morgan, M. J. (2001). Initial sequencing and analysis of the human genome. </w:t>
      </w:r>
      <w:r w:rsidRPr="006D3495">
        <w:rPr>
          <w:i/>
          <w:iCs/>
        </w:rPr>
        <w:t>Nature</w:t>
      </w:r>
      <w:r w:rsidRPr="006D3495">
        <w:t xml:space="preserve">, </w:t>
      </w:r>
      <w:r w:rsidRPr="006D3495">
        <w:rPr>
          <w:i/>
          <w:iCs/>
        </w:rPr>
        <w:t>409</w:t>
      </w:r>
      <w:r w:rsidRPr="006D3495">
        <w:t>(6822), 860–921. https://doi.org/10.1038/35057062</w:t>
      </w:r>
    </w:p>
    <w:p w14:paraId="420E6FCB" w14:textId="77777777" w:rsidR="006D3495" w:rsidRPr="006D3495" w:rsidRDefault="006D3495" w:rsidP="006D3495">
      <w:pPr>
        <w:pStyle w:val="Bibliography"/>
      </w:pPr>
      <w:r w:rsidRPr="006D3495">
        <w:t xml:space="preserve">James, N. C., Cowley, P. D., &amp; Whitfield, A. K. (2018). The marine fish assemblage of the East </w:t>
      </w:r>
      <w:proofErr w:type="spellStart"/>
      <w:r w:rsidRPr="006D3495">
        <w:t>Kleinemonde</w:t>
      </w:r>
      <w:proofErr w:type="spellEnd"/>
      <w:r w:rsidRPr="006D3495">
        <w:t xml:space="preserve"> Estuary over 20 years: Declining abundance and nursery function? </w:t>
      </w:r>
      <w:r w:rsidRPr="006D3495">
        <w:rPr>
          <w:i/>
          <w:iCs/>
        </w:rPr>
        <w:t>Estuarine, Coastal and Shelf Science</w:t>
      </w:r>
      <w:r w:rsidRPr="006D3495">
        <w:t xml:space="preserve">, </w:t>
      </w:r>
      <w:r w:rsidRPr="006D3495">
        <w:rPr>
          <w:i/>
          <w:iCs/>
        </w:rPr>
        <w:t>214</w:t>
      </w:r>
      <w:r w:rsidRPr="006D3495">
        <w:t>, 64–71. https://doi.org/10.1016/j.ecss.2018.09.010</w:t>
      </w:r>
    </w:p>
    <w:p w14:paraId="3EE38734" w14:textId="77777777" w:rsidR="006D3495" w:rsidRPr="006D3495" w:rsidRDefault="006D3495" w:rsidP="006D3495">
      <w:pPr>
        <w:pStyle w:val="Bibliography"/>
      </w:pPr>
      <w:proofErr w:type="spellStart"/>
      <w:r w:rsidRPr="006D3495">
        <w:t>Kamiya</w:t>
      </w:r>
      <w:proofErr w:type="spellEnd"/>
      <w:r w:rsidRPr="006D3495">
        <w:t xml:space="preserve">, T., Kai, W., </w:t>
      </w:r>
      <w:proofErr w:type="spellStart"/>
      <w:r w:rsidRPr="006D3495">
        <w:t>Tasumi</w:t>
      </w:r>
      <w:proofErr w:type="spellEnd"/>
      <w:r w:rsidRPr="006D3495">
        <w:t xml:space="preserve">, S., Oka, A., Matsunaga, T., Mizuno, N., Fujita, M., </w:t>
      </w:r>
      <w:proofErr w:type="spellStart"/>
      <w:r w:rsidRPr="006D3495">
        <w:t>Suetake</w:t>
      </w:r>
      <w:proofErr w:type="spellEnd"/>
      <w:r w:rsidRPr="006D3495">
        <w:t xml:space="preserve">, H., Suzuki, S., </w:t>
      </w:r>
      <w:proofErr w:type="spellStart"/>
      <w:r w:rsidRPr="006D3495">
        <w:t>Hosoya</w:t>
      </w:r>
      <w:proofErr w:type="spellEnd"/>
      <w:r w:rsidRPr="006D3495">
        <w:t xml:space="preserve">, S., </w:t>
      </w:r>
      <w:proofErr w:type="spellStart"/>
      <w:r w:rsidRPr="006D3495">
        <w:t>Tohari</w:t>
      </w:r>
      <w:proofErr w:type="spellEnd"/>
      <w:r w:rsidRPr="006D3495">
        <w:t xml:space="preserve">, S., Brenner, S., </w:t>
      </w:r>
      <w:proofErr w:type="spellStart"/>
      <w:r w:rsidRPr="006D3495">
        <w:t>Miyadai</w:t>
      </w:r>
      <w:proofErr w:type="spellEnd"/>
      <w:r w:rsidRPr="006D3495">
        <w:t xml:space="preserve">, T., Venkatesh, B., Suzuki, Y., &amp; Kikuchi, K. (2012). A Trans-Species Missense SNP in Amhr2 Is Associated with Sex Determination in the Tiger Pufferfish, </w:t>
      </w:r>
      <w:proofErr w:type="spellStart"/>
      <w:r w:rsidRPr="006D3495">
        <w:t>Takifugu</w:t>
      </w:r>
      <w:proofErr w:type="spellEnd"/>
      <w:r w:rsidRPr="006D3495">
        <w:t xml:space="preserve"> </w:t>
      </w:r>
      <w:proofErr w:type="spellStart"/>
      <w:r w:rsidRPr="006D3495">
        <w:t>rubripes</w:t>
      </w:r>
      <w:proofErr w:type="spellEnd"/>
      <w:r w:rsidRPr="006D3495">
        <w:t xml:space="preserve"> (Fugu). </w:t>
      </w:r>
      <w:proofErr w:type="spellStart"/>
      <w:r w:rsidRPr="006D3495">
        <w:rPr>
          <w:i/>
          <w:iCs/>
        </w:rPr>
        <w:t>PLoS</w:t>
      </w:r>
      <w:proofErr w:type="spellEnd"/>
      <w:r w:rsidRPr="006D3495">
        <w:rPr>
          <w:i/>
          <w:iCs/>
        </w:rPr>
        <w:t xml:space="preserve"> Genetics</w:t>
      </w:r>
      <w:r w:rsidRPr="006D3495">
        <w:t xml:space="preserve">, </w:t>
      </w:r>
      <w:r w:rsidRPr="006D3495">
        <w:rPr>
          <w:i/>
          <w:iCs/>
        </w:rPr>
        <w:t>8</w:t>
      </w:r>
      <w:r w:rsidRPr="006D3495">
        <w:t>(7), e1002798. https://doi.org/10.1371/journal.pgen.1002798</w:t>
      </w:r>
    </w:p>
    <w:p w14:paraId="39C6A22B" w14:textId="77777777" w:rsidR="006D3495" w:rsidRPr="006D3495" w:rsidRDefault="006D3495" w:rsidP="006D3495">
      <w:pPr>
        <w:pStyle w:val="Bibliography"/>
      </w:pPr>
      <w:proofErr w:type="spellStart"/>
      <w:r w:rsidRPr="006D3495">
        <w:t>Kardos</w:t>
      </w:r>
      <w:proofErr w:type="spellEnd"/>
      <w:r w:rsidRPr="006D3495">
        <w:t xml:space="preserve">, M., Taylor, H. R., </w:t>
      </w:r>
      <w:proofErr w:type="spellStart"/>
      <w:r w:rsidRPr="006D3495">
        <w:t>Ellegren</w:t>
      </w:r>
      <w:proofErr w:type="spellEnd"/>
      <w:r w:rsidRPr="006D3495">
        <w:t xml:space="preserve">, H., </w:t>
      </w:r>
      <w:proofErr w:type="spellStart"/>
      <w:r w:rsidRPr="006D3495">
        <w:t>Luikart</w:t>
      </w:r>
      <w:proofErr w:type="spellEnd"/>
      <w:r w:rsidRPr="006D3495">
        <w:t xml:space="preserve">, G., &amp; </w:t>
      </w:r>
      <w:proofErr w:type="spellStart"/>
      <w:r w:rsidRPr="006D3495">
        <w:t>Allendorf</w:t>
      </w:r>
      <w:proofErr w:type="spellEnd"/>
      <w:r w:rsidRPr="006D3495">
        <w:t xml:space="preserve">, F. W. (2016). Genomics advances the study of inbreeding depression in the wild. </w:t>
      </w:r>
      <w:r w:rsidRPr="006D3495">
        <w:rPr>
          <w:i/>
          <w:iCs/>
        </w:rPr>
        <w:t>Evolutionary Applications</w:t>
      </w:r>
      <w:r w:rsidRPr="006D3495">
        <w:t xml:space="preserve">, </w:t>
      </w:r>
      <w:r w:rsidRPr="006D3495">
        <w:rPr>
          <w:i/>
          <w:iCs/>
        </w:rPr>
        <w:t>9</w:t>
      </w:r>
      <w:r w:rsidRPr="006D3495">
        <w:t>(10), 1205–1218. https://doi.org/10.1111/eva.12414</w:t>
      </w:r>
    </w:p>
    <w:p w14:paraId="14482204" w14:textId="77777777" w:rsidR="006D3495" w:rsidRPr="006D3495" w:rsidRDefault="006D3495" w:rsidP="006D3495">
      <w:pPr>
        <w:pStyle w:val="Bibliography"/>
      </w:pPr>
      <w:r w:rsidRPr="006D3495">
        <w:lastRenderedPageBreak/>
        <w:t xml:space="preserve">Kikuchi, K., &amp; Hamaguchi, S. (2013). Novel sex-determining genes in fish and sex chromosome evolution. </w:t>
      </w:r>
      <w:r w:rsidRPr="006D3495">
        <w:rPr>
          <w:i/>
          <w:iCs/>
        </w:rPr>
        <w:t>Developmental Dynamics</w:t>
      </w:r>
      <w:r w:rsidRPr="006D3495">
        <w:t xml:space="preserve">, </w:t>
      </w:r>
      <w:r w:rsidRPr="006D3495">
        <w:rPr>
          <w:i/>
          <w:iCs/>
        </w:rPr>
        <w:t>242</w:t>
      </w:r>
      <w:r w:rsidRPr="006D3495">
        <w:t>(4), 339–353. https://doi.org/10.1002/dvdy.23927</w:t>
      </w:r>
    </w:p>
    <w:p w14:paraId="2E4DB77D" w14:textId="77777777" w:rsidR="006D3495" w:rsidRPr="006D3495" w:rsidRDefault="006D3495" w:rsidP="006D3495">
      <w:pPr>
        <w:pStyle w:val="Bibliography"/>
      </w:pPr>
      <w:proofErr w:type="spellStart"/>
      <w:r w:rsidRPr="006D3495">
        <w:t>Kitada</w:t>
      </w:r>
      <w:proofErr w:type="spellEnd"/>
      <w:r w:rsidRPr="006D3495">
        <w:t xml:space="preserve">, J., </w:t>
      </w:r>
      <w:proofErr w:type="spellStart"/>
      <w:r w:rsidRPr="006D3495">
        <w:t>Tatewaki</w:t>
      </w:r>
      <w:proofErr w:type="spellEnd"/>
      <w:r w:rsidRPr="006D3495">
        <w:t xml:space="preserve">, R., &amp; Tagawa, M. (1980). Chromosomes of the pond smelt Hypomesus transpacificus nipponensis. </w:t>
      </w:r>
      <w:proofErr w:type="spellStart"/>
      <w:r w:rsidRPr="006D3495">
        <w:rPr>
          <w:i/>
          <w:iCs/>
        </w:rPr>
        <w:t>Chrom</w:t>
      </w:r>
      <w:proofErr w:type="spellEnd"/>
      <w:r w:rsidRPr="006D3495">
        <w:rPr>
          <w:i/>
          <w:iCs/>
        </w:rPr>
        <w:t>. Inform. Serv.</w:t>
      </w:r>
      <w:r w:rsidRPr="006D3495">
        <w:t xml:space="preserve">, </w:t>
      </w:r>
      <w:r w:rsidRPr="006D3495">
        <w:rPr>
          <w:i/>
          <w:iCs/>
        </w:rPr>
        <w:t>28</w:t>
      </w:r>
      <w:r w:rsidRPr="006D3495">
        <w:t>, 8–9.</w:t>
      </w:r>
    </w:p>
    <w:p w14:paraId="76850D8C" w14:textId="77777777" w:rsidR="006D3495" w:rsidRPr="006D3495" w:rsidRDefault="006D3495" w:rsidP="006D3495">
      <w:pPr>
        <w:pStyle w:val="Bibliography"/>
      </w:pPr>
      <w:r w:rsidRPr="006D3495">
        <w:t xml:space="preserve">Kobayashi, Y., </w:t>
      </w:r>
      <w:proofErr w:type="spellStart"/>
      <w:r w:rsidRPr="006D3495">
        <w:t>Nagahama</w:t>
      </w:r>
      <w:proofErr w:type="spellEnd"/>
      <w:r w:rsidRPr="006D3495">
        <w:t xml:space="preserve">, Y., &amp; Nakamura, M. (2013). Diversity and Plasticity of Sex Determination and Differentiation in Fishes. </w:t>
      </w:r>
      <w:r w:rsidRPr="006D3495">
        <w:rPr>
          <w:i/>
          <w:iCs/>
        </w:rPr>
        <w:t>Sexual Development</w:t>
      </w:r>
      <w:r w:rsidRPr="006D3495">
        <w:t xml:space="preserve">, </w:t>
      </w:r>
      <w:r w:rsidRPr="006D3495">
        <w:rPr>
          <w:i/>
          <w:iCs/>
        </w:rPr>
        <w:t>7</w:t>
      </w:r>
      <w:r w:rsidRPr="006D3495">
        <w:t>(1–3), 115–125. https://doi.org/10.1159/000342009</w:t>
      </w:r>
    </w:p>
    <w:p w14:paraId="6965BD93" w14:textId="77777777" w:rsidR="006D3495" w:rsidRPr="006D3495" w:rsidRDefault="006D3495" w:rsidP="006D3495">
      <w:pPr>
        <w:pStyle w:val="Bibliography"/>
      </w:pPr>
      <w:proofErr w:type="spellStart"/>
      <w:r w:rsidRPr="006D3495">
        <w:t>Korneliussen</w:t>
      </w:r>
      <w:proofErr w:type="spellEnd"/>
      <w:r w:rsidRPr="006D3495">
        <w:t xml:space="preserve">, T. S., </w:t>
      </w:r>
      <w:proofErr w:type="spellStart"/>
      <w:r w:rsidRPr="006D3495">
        <w:t>Albrechtsen</w:t>
      </w:r>
      <w:proofErr w:type="spellEnd"/>
      <w:r w:rsidRPr="006D3495">
        <w:t xml:space="preserve">, A., &amp; Nielsen, R. (2014). ANGSD: Analysis of Next Generation Sequencing Data. </w:t>
      </w:r>
      <w:r w:rsidRPr="006D3495">
        <w:rPr>
          <w:i/>
          <w:iCs/>
        </w:rPr>
        <w:t>BMC Bioinformatics</w:t>
      </w:r>
      <w:r w:rsidRPr="006D3495">
        <w:t xml:space="preserve">, </w:t>
      </w:r>
      <w:r w:rsidRPr="006D3495">
        <w:rPr>
          <w:i/>
          <w:iCs/>
        </w:rPr>
        <w:t>15</w:t>
      </w:r>
      <w:r w:rsidRPr="006D3495">
        <w:t>(1), 1–13. https://doi.org/10.1186/s12859-014-0356-4</w:t>
      </w:r>
    </w:p>
    <w:p w14:paraId="7F26AB35" w14:textId="77777777" w:rsidR="006D3495" w:rsidRPr="006D3495" w:rsidRDefault="006D3495" w:rsidP="006D3495">
      <w:pPr>
        <w:pStyle w:val="Bibliography"/>
      </w:pPr>
      <w:proofErr w:type="spellStart"/>
      <w:r w:rsidRPr="006D3495">
        <w:t>Korpelainen</w:t>
      </w:r>
      <w:proofErr w:type="spellEnd"/>
      <w:r w:rsidRPr="006D3495">
        <w:t xml:space="preserve">, H. (1990). SEX RATIOS AND CONDITIONS REQUIRED FOR ENVIRONMENTAL SEX DETERMINATION IN ANIMALS. </w:t>
      </w:r>
      <w:r w:rsidRPr="006D3495">
        <w:rPr>
          <w:i/>
          <w:iCs/>
        </w:rPr>
        <w:t>Biological Reviews</w:t>
      </w:r>
      <w:r w:rsidRPr="006D3495">
        <w:t xml:space="preserve">, </w:t>
      </w:r>
      <w:r w:rsidRPr="006D3495">
        <w:rPr>
          <w:i/>
          <w:iCs/>
        </w:rPr>
        <w:t>65</w:t>
      </w:r>
      <w:r w:rsidRPr="006D3495">
        <w:t>(2), 147–184. https://doi.org/10.1111/j.1469-185X.1990.tb01187.x</w:t>
      </w:r>
    </w:p>
    <w:p w14:paraId="0983054C" w14:textId="77777777" w:rsidR="006D3495" w:rsidRPr="006D3495" w:rsidRDefault="006D3495" w:rsidP="006D3495">
      <w:pPr>
        <w:pStyle w:val="Bibliography"/>
      </w:pPr>
      <w:proofErr w:type="spellStart"/>
      <w:r w:rsidRPr="006D3495">
        <w:t>Lande</w:t>
      </w:r>
      <w:proofErr w:type="spellEnd"/>
      <w:r w:rsidRPr="006D3495">
        <w:t xml:space="preserve">, R. (1993). Risks of Population Extinction from Demographic and Environmental Stochasticity and Random Catastrophes. </w:t>
      </w:r>
      <w:r w:rsidRPr="006D3495">
        <w:rPr>
          <w:i/>
          <w:iCs/>
        </w:rPr>
        <w:t>The American Naturalist</w:t>
      </w:r>
      <w:r w:rsidRPr="006D3495">
        <w:t xml:space="preserve">, </w:t>
      </w:r>
      <w:r w:rsidRPr="006D3495">
        <w:rPr>
          <w:i/>
          <w:iCs/>
        </w:rPr>
        <w:t>142</w:t>
      </w:r>
      <w:r w:rsidRPr="006D3495">
        <w:t>(6), 911–927. https://doi.org/10.1086/285580</w:t>
      </w:r>
    </w:p>
    <w:p w14:paraId="026EDD99" w14:textId="77777777" w:rsidR="006D3495" w:rsidRPr="006D3495" w:rsidRDefault="006D3495" w:rsidP="006D3495">
      <w:pPr>
        <w:pStyle w:val="Bibliography"/>
      </w:pPr>
      <w:r w:rsidRPr="006D3495">
        <w:t xml:space="preserve">Langmead, B., &amp; </w:t>
      </w:r>
      <w:proofErr w:type="spellStart"/>
      <w:r w:rsidRPr="006D3495">
        <w:t>Salzberg</w:t>
      </w:r>
      <w:proofErr w:type="spellEnd"/>
      <w:r w:rsidRPr="006D3495">
        <w:t xml:space="preserve">, S. L. (2012). Fast gapped-read alignment with Bowtie 2. </w:t>
      </w:r>
      <w:r w:rsidRPr="006D3495">
        <w:rPr>
          <w:i/>
          <w:iCs/>
        </w:rPr>
        <w:t>Nature Methods</w:t>
      </w:r>
      <w:r w:rsidRPr="006D3495">
        <w:t xml:space="preserve">, </w:t>
      </w:r>
      <w:r w:rsidRPr="006D3495">
        <w:rPr>
          <w:i/>
          <w:iCs/>
        </w:rPr>
        <w:t>9</w:t>
      </w:r>
      <w:r w:rsidRPr="006D3495">
        <w:t>(4), 357–359. https://doi.org/10.1038/nmeth.1923</w:t>
      </w:r>
    </w:p>
    <w:p w14:paraId="7237F7C4" w14:textId="77777777" w:rsidR="006D3495" w:rsidRPr="006D3495" w:rsidRDefault="006D3495" w:rsidP="006D3495">
      <w:pPr>
        <w:pStyle w:val="Bibliography"/>
      </w:pPr>
      <w:r w:rsidRPr="006D3495">
        <w:t xml:space="preserve">Lew, R. M., Finger, A. J., </w:t>
      </w:r>
      <w:proofErr w:type="spellStart"/>
      <w:r w:rsidRPr="006D3495">
        <w:t>Baerwald</w:t>
      </w:r>
      <w:proofErr w:type="spellEnd"/>
      <w:r w:rsidRPr="006D3495">
        <w:t xml:space="preserve">, M. R., </w:t>
      </w:r>
      <w:proofErr w:type="spellStart"/>
      <w:r w:rsidRPr="006D3495">
        <w:t>Goodbla</w:t>
      </w:r>
      <w:proofErr w:type="spellEnd"/>
      <w:r w:rsidRPr="006D3495">
        <w:t xml:space="preserve">, A., May, B., &amp; Meek, M. H. (2015). Using Next-Generation Sequencing to Assist a Conservation Hatchery: A Single-Nucleotide Polymorphism Panel for the Genetic Management of Endangered Delta Smelt. </w:t>
      </w:r>
      <w:r w:rsidRPr="006D3495">
        <w:rPr>
          <w:i/>
          <w:iCs/>
        </w:rPr>
        <w:t>Transactions of the American Fisheries Society</w:t>
      </w:r>
      <w:r w:rsidRPr="006D3495">
        <w:t xml:space="preserve">, </w:t>
      </w:r>
      <w:r w:rsidRPr="006D3495">
        <w:rPr>
          <w:i/>
          <w:iCs/>
        </w:rPr>
        <w:t>144</w:t>
      </w:r>
      <w:r w:rsidRPr="006D3495">
        <w:t>(4), 767–779. https://doi.org/10.1080/00028487.2015.1037016</w:t>
      </w:r>
    </w:p>
    <w:p w14:paraId="68291B74" w14:textId="77777777" w:rsidR="006D3495" w:rsidRPr="006D3495" w:rsidRDefault="006D3495" w:rsidP="006D3495">
      <w:pPr>
        <w:pStyle w:val="Bibliography"/>
      </w:pPr>
      <w:r w:rsidRPr="006D3495">
        <w:t xml:space="preserve">Li, H., &amp; Durbin, R. (2009). Fast and accurate short read alignment with Burrows-Wheeler transform. </w:t>
      </w:r>
      <w:r w:rsidRPr="006D3495">
        <w:rPr>
          <w:i/>
          <w:iCs/>
        </w:rPr>
        <w:t>Bioinformatics</w:t>
      </w:r>
      <w:r w:rsidRPr="006D3495">
        <w:t xml:space="preserve">, </w:t>
      </w:r>
      <w:r w:rsidRPr="006D3495">
        <w:rPr>
          <w:i/>
          <w:iCs/>
        </w:rPr>
        <w:t>25</w:t>
      </w:r>
      <w:r w:rsidRPr="006D3495">
        <w:t>(14), 1754–1760. https://doi.org/10.1093/bioinformatics/btp324</w:t>
      </w:r>
    </w:p>
    <w:p w14:paraId="0C0F2EA6" w14:textId="77777777" w:rsidR="006D3495" w:rsidRPr="006D3495" w:rsidRDefault="006D3495" w:rsidP="006D3495">
      <w:pPr>
        <w:pStyle w:val="Bibliography"/>
      </w:pPr>
      <w:r w:rsidRPr="006D3495">
        <w:t xml:space="preserve">Li, H., </w:t>
      </w:r>
      <w:proofErr w:type="spellStart"/>
      <w:r w:rsidRPr="006D3495">
        <w:t>Handsaker</w:t>
      </w:r>
      <w:proofErr w:type="spellEnd"/>
      <w:r w:rsidRPr="006D3495">
        <w:t xml:space="preserve">, B., </w:t>
      </w:r>
      <w:proofErr w:type="spellStart"/>
      <w:r w:rsidRPr="006D3495">
        <w:t>Wysoker</w:t>
      </w:r>
      <w:proofErr w:type="spellEnd"/>
      <w:r w:rsidRPr="006D3495">
        <w:t xml:space="preserve">, A., Fennell, T., </w:t>
      </w:r>
      <w:proofErr w:type="spellStart"/>
      <w:r w:rsidRPr="006D3495">
        <w:t>Ruan</w:t>
      </w:r>
      <w:proofErr w:type="spellEnd"/>
      <w:r w:rsidRPr="006D3495">
        <w:t xml:space="preserve">, J., Homer, N., Marth, G., </w:t>
      </w:r>
      <w:proofErr w:type="spellStart"/>
      <w:r w:rsidRPr="006D3495">
        <w:t>Abecasis</w:t>
      </w:r>
      <w:proofErr w:type="spellEnd"/>
      <w:r w:rsidRPr="006D3495">
        <w:t xml:space="preserve">, G., &amp; Durbin, R. (2009). The Sequence Alignment/Map format and </w:t>
      </w:r>
      <w:proofErr w:type="spellStart"/>
      <w:r w:rsidRPr="006D3495">
        <w:t>SAMtools</w:t>
      </w:r>
      <w:proofErr w:type="spellEnd"/>
      <w:r w:rsidRPr="006D3495">
        <w:t xml:space="preserve">. </w:t>
      </w:r>
      <w:r w:rsidRPr="006D3495">
        <w:rPr>
          <w:i/>
          <w:iCs/>
        </w:rPr>
        <w:t>Bioinformatics</w:t>
      </w:r>
      <w:r w:rsidRPr="006D3495">
        <w:t xml:space="preserve">, </w:t>
      </w:r>
      <w:r w:rsidRPr="006D3495">
        <w:rPr>
          <w:i/>
          <w:iCs/>
        </w:rPr>
        <w:t>25</w:t>
      </w:r>
      <w:r w:rsidRPr="006D3495">
        <w:t>(16), 2078–2079. https://doi.org/10.1093/bioinformatics/btp352</w:t>
      </w:r>
    </w:p>
    <w:p w14:paraId="3D7D534C" w14:textId="77777777" w:rsidR="006D3495" w:rsidRPr="006D3495" w:rsidRDefault="006D3495" w:rsidP="006D3495">
      <w:pPr>
        <w:pStyle w:val="Bibliography"/>
      </w:pPr>
      <w:r w:rsidRPr="006D3495">
        <w:t xml:space="preserve">Lindberg, J. C., </w:t>
      </w:r>
      <w:proofErr w:type="spellStart"/>
      <w:r w:rsidRPr="006D3495">
        <w:t>Tigan</w:t>
      </w:r>
      <w:proofErr w:type="spellEnd"/>
      <w:r w:rsidRPr="006D3495">
        <w:t xml:space="preserve">, G., Ellison, L., </w:t>
      </w:r>
      <w:proofErr w:type="spellStart"/>
      <w:r w:rsidRPr="006D3495">
        <w:t>Rettinghouse</w:t>
      </w:r>
      <w:proofErr w:type="spellEnd"/>
      <w:r w:rsidRPr="006D3495">
        <w:t xml:space="preserve">, T., Nagel, M. M., &amp; Fisch, K. M. (2013). Aquaculture methods for a genetically managed population of endangered delta smelt. </w:t>
      </w:r>
      <w:r w:rsidRPr="006D3495">
        <w:rPr>
          <w:i/>
          <w:iCs/>
        </w:rPr>
        <w:t>North American Journal of Aquaculture</w:t>
      </w:r>
      <w:r w:rsidRPr="006D3495">
        <w:t xml:space="preserve">, </w:t>
      </w:r>
      <w:r w:rsidRPr="006D3495">
        <w:rPr>
          <w:i/>
          <w:iCs/>
        </w:rPr>
        <w:t>75</w:t>
      </w:r>
      <w:r w:rsidRPr="006D3495">
        <w:t>(2), 186–196. https://doi.org/10.1080/15222055.2012.751942</w:t>
      </w:r>
    </w:p>
    <w:p w14:paraId="0BF15EE8" w14:textId="77777777" w:rsidR="006D3495" w:rsidRPr="006D3495" w:rsidRDefault="006D3495" w:rsidP="006D3495">
      <w:pPr>
        <w:pStyle w:val="Bibliography"/>
      </w:pPr>
      <w:r w:rsidRPr="006D3495">
        <w:t xml:space="preserve">Long, J. A. (2011). </w:t>
      </w:r>
      <w:r w:rsidRPr="006D3495">
        <w:rPr>
          <w:i/>
          <w:iCs/>
        </w:rPr>
        <w:t xml:space="preserve">The Rise of Fishes: 500 </w:t>
      </w:r>
      <w:proofErr w:type="gramStart"/>
      <w:r w:rsidRPr="006D3495">
        <w:rPr>
          <w:i/>
          <w:iCs/>
        </w:rPr>
        <w:t>Million</w:t>
      </w:r>
      <w:proofErr w:type="gramEnd"/>
      <w:r w:rsidRPr="006D3495">
        <w:rPr>
          <w:i/>
          <w:iCs/>
        </w:rPr>
        <w:t xml:space="preserve"> Years of Evolution</w:t>
      </w:r>
      <w:r w:rsidRPr="006D3495">
        <w:t xml:space="preserve"> (2nd ed.). Johns Hopkins University Press.</w:t>
      </w:r>
    </w:p>
    <w:p w14:paraId="45D2AB05" w14:textId="77777777" w:rsidR="006D3495" w:rsidRPr="006D3495" w:rsidRDefault="006D3495" w:rsidP="006D3495">
      <w:pPr>
        <w:pStyle w:val="Bibliography"/>
      </w:pPr>
      <w:proofErr w:type="spellStart"/>
      <w:r w:rsidRPr="006D3495">
        <w:lastRenderedPageBreak/>
        <w:t>Mank</w:t>
      </w:r>
      <w:proofErr w:type="spellEnd"/>
      <w:r w:rsidRPr="006D3495">
        <w:t xml:space="preserve">, J. E., &amp; </w:t>
      </w:r>
      <w:proofErr w:type="spellStart"/>
      <w:r w:rsidRPr="006D3495">
        <w:t>Avise</w:t>
      </w:r>
      <w:proofErr w:type="spellEnd"/>
      <w:r w:rsidRPr="006D3495">
        <w:t xml:space="preserve">, J. C. (2009). Evolutionary diversity and turn-over of sex determination in teleost fishes. </w:t>
      </w:r>
      <w:r w:rsidRPr="006D3495">
        <w:rPr>
          <w:i/>
          <w:iCs/>
        </w:rPr>
        <w:t>Sexual Development</w:t>
      </w:r>
      <w:r w:rsidRPr="006D3495">
        <w:t xml:space="preserve">, </w:t>
      </w:r>
      <w:r w:rsidRPr="006D3495">
        <w:rPr>
          <w:i/>
          <w:iCs/>
        </w:rPr>
        <w:t>3</w:t>
      </w:r>
      <w:r w:rsidRPr="006D3495">
        <w:t>(2–3), 60–67. https://doi.org/10.1159/000223071</w:t>
      </w:r>
    </w:p>
    <w:p w14:paraId="3DF7B642" w14:textId="77777777" w:rsidR="006D3495" w:rsidRPr="006D3495" w:rsidRDefault="006D3495" w:rsidP="006D3495">
      <w:pPr>
        <w:pStyle w:val="Bibliography"/>
      </w:pPr>
      <w:r w:rsidRPr="006D3495">
        <w:t xml:space="preserve">Mapleson, D., </w:t>
      </w:r>
      <w:proofErr w:type="spellStart"/>
      <w:r w:rsidRPr="006D3495">
        <w:t>Accinelli</w:t>
      </w:r>
      <w:proofErr w:type="spellEnd"/>
      <w:r w:rsidRPr="006D3495">
        <w:t xml:space="preserve">, G. G., </w:t>
      </w:r>
      <w:proofErr w:type="spellStart"/>
      <w:r w:rsidRPr="006D3495">
        <w:t>Kettleborough</w:t>
      </w:r>
      <w:proofErr w:type="spellEnd"/>
      <w:r w:rsidRPr="006D3495">
        <w:t xml:space="preserve">, G., Wright, J., &amp; Clavijo, B. J. (2017a). </w:t>
      </w:r>
      <w:r w:rsidRPr="006D3495">
        <w:rPr>
          <w:i/>
          <w:iCs/>
        </w:rPr>
        <w:t xml:space="preserve">Sequence analysis </w:t>
      </w:r>
      <w:proofErr w:type="gramStart"/>
      <w:r w:rsidRPr="006D3495">
        <w:rPr>
          <w:i/>
          <w:iCs/>
        </w:rPr>
        <w:t>KAT :</w:t>
      </w:r>
      <w:proofErr w:type="gramEnd"/>
      <w:r w:rsidRPr="006D3495">
        <w:rPr>
          <w:i/>
          <w:iCs/>
        </w:rPr>
        <w:t xml:space="preserve"> a K-mer analysis toolkit to quality control NGS datasets and genome assemblies</w:t>
      </w:r>
      <w:r w:rsidRPr="006D3495">
        <w:t xml:space="preserve">. </w:t>
      </w:r>
      <w:r w:rsidRPr="006D3495">
        <w:rPr>
          <w:i/>
          <w:iCs/>
        </w:rPr>
        <w:t>33</w:t>
      </w:r>
      <w:r w:rsidRPr="006D3495">
        <w:t>(November 2016), 574–576. https://doi.org/10.1093/bioinformatics/btw663</w:t>
      </w:r>
    </w:p>
    <w:p w14:paraId="6317DAD7" w14:textId="77777777" w:rsidR="006D3495" w:rsidRPr="006D3495" w:rsidRDefault="006D3495" w:rsidP="006D3495">
      <w:pPr>
        <w:pStyle w:val="Bibliography"/>
      </w:pPr>
      <w:r w:rsidRPr="006D3495">
        <w:t xml:space="preserve">Mapleson, D., </w:t>
      </w:r>
      <w:proofErr w:type="spellStart"/>
      <w:r w:rsidRPr="006D3495">
        <w:t>Accinelli</w:t>
      </w:r>
      <w:proofErr w:type="spellEnd"/>
      <w:r w:rsidRPr="006D3495">
        <w:t xml:space="preserve">, G. G., </w:t>
      </w:r>
      <w:proofErr w:type="spellStart"/>
      <w:r w:rsidRPr="006D3495">
        <w:t>Kettleborough</w:t>
      </w:r>
      <w:proofErr w:type="spellEnd"/>
      <w:r w:rsidRPr="006D3495">
        <w:t xml:space="preserve">, G., Wright, J., &amp; Clavijo, B. J. (2017b). </w:t>
      </w:r>
      <w:r w:rsidRPr="006D3495">
        <w:rPr>
          <w:i/>
          <w:iCs/>
        </w:rPr>
        <w:t xml:space="preserve">Sequence analysis </w:t>
      </w:r>
      <w:proofErr w:type="gramStart"/>
      <w:r w:rsidRPr="006D3495">
        <w:rPr>
          <w:i/>
          <w:iCs/>
        </w:rPr>
        <w:t>KAT :</w:t>
      </w:r>
      <w:proofErr w:type="gramEnd"/>
      <w:r w:rsidRPr="006D3495">
        <w:rPr>
          <w:i/>
          <w:iCs/>
        </w:rPr>
        <w:t xml:space="preserve"> a K-mer analysis toolkit to quality control NGS datasets and genome assemblies</w:t>
      </w:r>
      <w:r w:rsidRPr="006D3495">
        <w:t xml:space="preserve">. </w:t>
      </w:r>
      <w:r w:rsidRPr="006D3495">
        <w:rPr>
          <w:i/>
          <w:iCs/>
        </w:rPr>
        <w:t>33</w:t>
      </w:r>
      <w:r w:rsidRPr="006D3495">
        <w:t>(November 2016), 574–576. https://doi.org/10.1093/bioinformatics/btw663</w:t>
      </w:r>
    </w:p>
    <w:p w14:paraId="25335448" w14:textId="77777777" w:rsidR="006D3495" w:rsidRPr="006D3495" w:rsidRDefault="006D3495" w:rsidP="006D3495">
      <w:pPr>
        <w:pStyle w:val="Bibliography"/>
      </w:pPr>
      <w:proofErr w:type="spellStart"/>
      <w:r w:rsidRPr="006D3495">
        <w:t>Marçais</w:t>
      </w:r>
      <w:proofErr w:type="spellEnd"/>
      <w:r w:rsidRPr="006D3495">
        <w:t xml:space="preserve">, G., &amp; Kingsford, C. (2011). A fast, lock-free approach for efficient parallel counting of occurrences of k-mers. </w:t>
      </w:r>
      <w:r w:rsidRPr="006D3495">
        <w:rPr>
          <w:i/>
          <w:iCs/>
        </w:rPr>
        <w:t>Bioinformatics</w:t>
      </w:r>
      <w:r w:rsidRPr="006D3495">
        <w:t xml:space="preserve">, </w:t>
      </w:r>
      <w:r w:rsidRPr="006D3495">
        <w:rPr>
          <w:i/>
          <w:iCs/>
        </w:rPr>
        <w:t>27</w:t>
      </w:r>
      <w:r w:rsidRPr="006D3495">
        <w:t>(6), 764–770. https://doi.org/10.1093/bioinformatics/btr011</w:t>
      </w:r>
    </w:p>
    <w:p w14:paraId="3D351065" w14:textId="77777777" w:rsidR="006D3495" w:rsidRPr="006D3495" w:rsidRDefault="006D3495" w:rsidP="006D3495">
      <w:pPr>
        <w:pStyle w:val="Bibliography"/>
      </w:pPr>
      <w:proofErr w:type="spellStart"/>
      <w:r w:rsidRPr="006D3495">
        <w:t>Marchi</w:t>
      </w:r>
      <w:proofErr w:type="spellEnd"/>
      <w:r w:rsidRPr="006D3495">
        <w:t xml:space="preserve">, N., </w:t>
      </w:r>
      <w:proofErr w:type="spellStart"/>
      <w:r w:rsidRPr="006D3495">
        <w:t>Schlichta</w:t>
      </w:r>
      <w:proofErr w:type="spellEnd"/>
      <w:r w:rsidRPr="006D3495">
        <w:t xml:space="preserve">, F., &amp; </w:t>
      </w:r>
      <w:proofErr w:type="spellStart"/>
      <w:r w:rsidRPr="006D3495">
        <w:t>Excoffier</w:t>
      </w:r>
      <w:proofErr w:type="spellEnd"/>
      <w:r w:rsidRPr="006D3495">
        <w:t xml:space="preserve">, L. (2021). Demographic inference. </w:t>
      </w:r>
      <w:r w:rsidRPr="006D3495">
        <w:rPr>
          <w:i/>
          <w:iCs/>
        </w:rPr>
        <w:t>Current Biology</w:t>
      </w:r>
      <w:r w:rsidRPr="006D3495">
        <w:t xml:space="preserve">, </w:t>
      </w:r>
      <w:r w:rsidRPr="006D3495">
        <w:rPr>
          <w:i/>
          <w:iCs/>
        </w:rPr>
        <w:t>31</w:t>
      </w:r>
      <w:r w:rsidRPr="006D3495">
        <w:t>(6), R276–R279. https://doi.org/10.1016/j.cub.2021.01.053</w:t>
      </w:r>
    </w:p>
    <w:p w14:paraId="37C2BC0C" w14:textId="77777777" w:rsidR="006D3495" w:rsidRPr="006D3495" w:rsidRDefault="006D3495" w:rsidP="006D3495">
      <w:pPr>
        <w:pStyle w:val="Bibliography"/>
      </w:pPr>
      <w:r w:rsidRPr="006D3495">
        <w:t xml:space="preserve">Martínez, P., </w:t>
      </w:r>
      <w:proofErr w:type="spellStart"/>
      <w:r w:rsidRPr="006D3495">
        <w:t>Viñas</w:t>
      </w:r>
      <w:proofErr w:type="spellEnd"/>
      <w:r w:rsidRPr="006D3495">
        <w:t xml:space="preserve">, A. M., Sánchez, L., Díaz, N., </w:t>
      </w:r>
      <w:proofErr w:type="spellStart"/>
      <w:r w:rsidRPr="006D3495">
        <w:t>Ribas</w:t>
      </w:r>
      <w:proofErr w:type="spellEnd"/>
      <w:r w:rsidRPr="006D3495">
        <w:t xml:space="preserve">, L., &amp; </w:t>
      </w:r>
      <w:proofErr w:type="spellStart"/>
      <w:r w:rsidRPr="006D3495">
        <w:t>Piferrer</w:t>
      </w:r>
      <w:proofErr w:type="spellEnd"/>
      <w:r w:rsidRPr="006D3495">
        <w:t xml:space="preserve">, F. (2014). Genetic architecture of sex determination in fish: Applications to sex ratio control in aquaculture. </w:t>
      </w:r>
      <w:r w:rsidRPr="006D3495">
        <w:rPr>
          <w:i/>
          <w:iCs/>
        </w:rPr>
        <w:t>Frontiers in Genetics</w:t>
      </w:r>
      <w:r w:rsidRPr="006D3495">
        <w:t xml:space="preserve">, </w:t>
      </w:r>
      <w:r w:rsidRPr="006D3495">
        <w:rPr>
          <w:i/>
          <w:iCs/>
        </w:rPr>
        <w:t>5</w:t>
      </w:r>
      <w:r w:rsidRPr="006D3495">
        <w:t>(SEP), 1–13. https://doi.org/10.3389/fgene.2014.00340</w:t>
      </w:r>
    </w:p>
    <w:p w14:paraId="44B4EB88" w14:textId="77777777" w:rsidR="006D3495" w:rsidRPr="006D3495" w:rsidRDefault="006D3495" w:rsidP="006D3495">
      <w:pPr>
        <w:pStyle w:val="Bibliography"/>
      </w:pPr>
      <w:r w:rsidRPr="006D3495">
        <w:t xml:space="preserve">McAllister, D. E. (1963). </w:t>
      </w:r>
      <w:r w:rsidRPr="006D3495">
        <w:rPr>
          <w:i/>
          <w:iCs/>
        </w:rPr>
        <w:t xml:space="preserve">Revision of the smelt family, </w:t>
      </w:r>
      <w:proofErr w:type="spellStart"/>
      <w:r w:rsidRPr="006D3495">
        <w:rPr>
          <w:i/>
          <w:iCs/>
        </w:rPr>
        <w:t>Osmeridae</w:t>
      </w:r>
      <w:proofErr w:type="spellEnd"/>
      <w:r w:rsidRPr="006D3495">
        <w:rPr>
          <w:i/>
          <w:iCs/>
        </w:rPr>
        <w:t>.</w:t>
      </w:r>
      <w:r w:rsidRPr="006D3495">
        <w:t xml:space="preserve"> National Museum of Canada, Biological Series 191.</w:t>
      </w:r>
    </w:p>
    <w:p w14:paraId="6BBC8BB5" w14:textId="77777777" w:rsidR="006D3495" w:rsidRPr="006D3495" w:rsidRDefault="006D3495" w:rsidP="006D3495">
      <w:pPr>
        <w:pStyle w:val="Bibliography"/>
      </w:pPr>
      <w:r w:rsidRPr="006D3495">
        <w:t xml:space="preserve">Mei, J., &amp; </w:t>
      </w:r>
      <w:proofErr w:type="spellStart"/>
      <w:r w:rsidRPr="006D3495">
        <w:t>Gui</w:t>
      </w:r>
      <w:proofErr w:type="spellEnd"/>
      <w:r w:rsidRPr="006D3495">
        <w:t xml:space="preserve">, J. F. (2015). Genetic basis and biotechnological manipulation of sexual dimorphism and sex determination in fish. </w:t>
      </w:r>
      <w:r w:rsidRPr="006D3495">
        <w:rPr>
          <w:i/>
          <w:iCs/>
        </w:rPr>
        <w:t>Science China Life Sciences</w:t>
      </w:r>
      <w:r w:rsidRPr="006D3495">
        <w:t xml:space="preserve">, </w:t>
      </w:r>
      <w:r w:rsidRPr="006D3495">
        <w:rPr>
          <w:i/>
          <w:iCs/>
        </w:rPr>
        <w:t>58</w:t>
      </w:r>
      <w:r w:rsidRPr="006D3495">
        <w:t>(2), 124–136. https://doi.org/10.1007/s11427-014-4797-9</w:t>
      </w:r>
    </w:p>
    <w:p w14:paraId="3B488DA6" w14:textId="77777777" w:rsidR="006D3495" w:rsidRPr="006D3495" w:rsidRDefault="006D3495" w:rsidP="006D3495">
      <w:pPr>
        <w:pStyle w:val="Bibliography"/>
      </w:pPr>
      <w:r w:rsidRPr="006D3495">
        <w:t xml:space="preserve">Moyle, P. B. (2002). </w:t>
      </w:r>
      <w:r w:rsidRPr="006D3495">
        <w:rPr>
          <w:i/>
          <w:iCs/>
        </w:rPr>
        <w:t>Inland Fishes of California</w:t>
      </w:r>
      <w:r w:rsidRPr="006D3495">
        <w:t xml:space="preserve"> (2nd ed.). University of California Press.</w:t>
      </w:r>
    </w:p>
    <w:p w14:paraId="696EEC8C" w14:textId="77777777" w:rsidR="006D3495" w:rsidRPr="006D3495" w:rsidRDefault="006D3495" w:rsidP="006D3495">
      <w:pPr>
        <w:pStyle w:val="Bibliography"/>
      </w:pPr>
      <w:r w:rsidRPr="006D3495">
        <w:t xml:space="preserve">Moyle, P. B., Herbold, B., Stevens, D. E., &amp; Miller, L. W. (1992). Transactions of the American Fisheries Society Life History and Status of Delta Smelt in the Sacramento-San Joaquin </w:t>
      </w:r>
      <w:proofErr w:type="gramStart"/>
      <w:r w:rsidRPr="006D3495">
        <w:t>Estuary ,</w:t>
      </w:r>
      <w:proofErr w:type="gramEnd"/>
      <w:r w:rsidRPr="006D3495">
        <w:t xml:space="preserve"> California. </w:t>
      </w:r>
      <w:r w:rsidRPr="006D3495">
        <w:rPr>
          <w:i/>
          <w:iCs/>
        </w:rPr>
        <w:t>Transactions of the American Fisheries Society</w:t>
      </w:r>
      <w:r w:rsidRPr="006D3495">
        <w:t xml:space="preserve">, </w:t>
      </w:r>
      <w:r w:rsidRPr="006D3495">
        <w:rPr>
          <w:i/>
          <w:iCs/>
        </w:rPr>
        <w:t>121</w:t>
      </w:r>
      <w:r w:rsidRPr="006D3495">
        <w:t>(1), 67–77. https://doi.org/10.1016/j.fertnstert.2012.04.042</w:t>
      </w:r>
    </w:p>
    <w:p w14:paraId="5F75AF7E" w14:textId="77777777" w:rsidR="006D3495" w:rsidRPr="006D3495" w:rsidRDefault="006D3495" w:rsidP="006D3495">
      <w:pPr>
        <w:pStyle w:val="Bibliography"/>
      </w:pPr>
      <w:r w:rsidRPr="006D3495">
        <w:t xml:space="preserve">Moyle, P. B., Hobbs, J. A., &amp; Durand, J. R. (2018). Delta Smelt and Water Politics in California. </w:t>
      </w:r>
      <w:r w:rsidRPr="006D3495">
        <w:rPr>
          <w:i/>
          <w:iCs/>
        </w:rPr>
        <w:t>Fisheries</w:t>
      </w:r>
      <w:r w:rsidRPr="006D3495">
        <w:t xml:space="preserve">, </w:t>
      </w:r>
      <w:r w:rsidRPr="006D3495">
        <w:rPr>
          <w:i/>
          <w:iCs/>
        </w:rPr>
        <w:t>43</w:t>
      </w:r>
      <w:r w:rsidRPr="006D3495">
        <w:t>(1), 42–50. https://doi.org/10.1002/fsh.10014</w:t>
      </w:r>
    </w:p>
    <w:p w14:paraId="40DA5F8C" w14:textId="77777777" w:rsidR="006D3495" w:rsidRPr="006D3495" w:rsidRDefault="006D3495" w:rsidP="006D3495">
      <w:pPr>
        <w:pStyle w:val="Bibliography"/>
      </w:pPr>
      <w:r w:rsidRPr="006D3495">
        <w:t xml:space="preserve">Moyle, Peter B., Brown, Larry R., Durand, John R., Hobbs, J. A. (2016). Delta Smelt: </w:t>
      </w:r>
      <w:proofErr w:type="spellStart"/>
      <w:r w:rsidRPr="006D3495">
        <w:t>LIfe</w:t>
      </w:r>
      <w:proofErr w:type="spellEnd"/>
      <w:r w:rsidRPr="006D3495">
        <w:t xml:space="preserve"> History and Decline of a Once-</w:t>
      </w:r>
      <w:proofErr w:type="spellStart"/>
      <w:r w:rsidRPr="006D3495">
        <w:t>Adundant</w:t>
      </w:r>
      <w:proofErr w:type="spellEnd"/>
      <w:r w:rsidRPr="006D3495">
        <w:t xml:space="preserve"> Species in the San Francisco Estuary. </w:t>
      </w:r>
      <w:r w:rsidRPr="006D3495">
        <w:rPr>
          <w:i/>
          <w:iCs/>
        </w:rPr>
        <w:t>San Francisco Estuary and Watershed Science</w:t>
      </w:r>
      <w:r w:rsidRPr="006D3495">
        <w:t xml:space="preserve">, </w:t>
      </w:r>
      <w:r w:rsidRPr="006D3495">
        <w:rPr>
          <w:i/>
          <w:iCs/>
        </w:rPr>
        <w:t>14</w:t>
      </w:r>
      <w:r w:rsidRPr="006D3495">
        <w:t>(2), 1–40.</w:t>
      </w:r>
    </w:p>
    <w:p w14:paraId="1490517B" w14:textId="77777777" w:rsidR="006D3495" w:rsidRPr="006D3495" w:rsidRDefault="006D3495" w:rsidP="006D3495">
      <w:pPr>
        <w:pStyle w:val="Bibliography"/>
      </w:pPr>
      <w:proofErr w:type="spellStart"/>
      <w:r w:rsidRPr="006D3495">
        <w:lastRenderedPageBreak/>
        <w:t>Nagahama</w:t>
      </w:r>
      <w:proofErr w:type="spellEnd"/>
      <w:r w:rsidRPr="006D3495">
        <w:t xml:space="preserve">, Y. (2005). Molecular mechanisms of sex determination and gonadal sex differentiation in fish. </w:t>
      </w:r>
      <w:r w:rsidRPr="006D3495">
        <w:rPr>
          <w:i/>
          <w:iCs/>
        </w:rPr>
        <w:t>Fish Physiology and Biochemistry</w:t>
      </w:r>
      <w:r w:rsidRPr="006D3495">
        <w:t xml:space="preserve">, </w:t>
      </w:r>
      <w:r w:rsidRPr="006D3495">
        <w:rPr>
          <w:i/>
          <w:iCs/>
        </w:rPr>
        <w:t>31</w:t>
      </w:r>
      <w:r w:rsidRPr="006D3495">
        <w:t>, 105–109. https://doi.org/10.1007/s10695-006-7590-2</w:t>
      </w:r>
    </w:p>
    <w:p w14:paraId="7F92AA6E" w14:textId="77777777" w:rsidR="006D3495" w:rsidRPr="006D3495" w:rsidRDefault="006D3495" w:rsidP="006D3495">
      <w:pPr>
        <w:pStyle w:val="Bibliography"/>
      </w:pPr>
      <w:r w:rsidRPr="006D3495">
        <w:t xml:space="preserve">Nakamoto, M., Uchino, T., </w:t>
      </w:r>
      <w:proofErr w:type="spellStart"/>
      <w:r w:rsidRPr="006D3495">
        <w:t>Koshimizu</w:t>
      </w:r>
      <w:proofErr w:type="spellEnd"/>
      <w:r w:rsidRPr="006D3495">
        <w:t xml:space="preserve">, E., </w:t>
      </w:r>
      <w:proofErr w:type="spellStart"/>
      <w:r w:rsidRPr="006D3495">
        <w:t>Kuchiishi</w:t>
      </w:r>
      <w:proofErr w:type="spellEnd"/>
      <w:r w:rsidRPr="006D3495">
        <w:t xml:space="preserve">, Y., Sekiguchi, R., Wang, L., </w:t>
      </w:r>
      <w:proofErr w:type="spellStart"/>
      <w:r w:rsidRPr="006D3495">
        <w:t>Sudo</w:t>
      </w:r>
      <w:proofErr w:type="spellEnd"/>
      <w:r w:rsidRPr="006D3495">
        <w:t xml:space="preserve">, R., Endo, M., </w:t>
      </w:r>
      <w:proofErr w:type="spellStart"/>
      <w:r w:rsidRPr="006D3495">
        <w:t>Guiguen</w:t>
      </w:r>
      <w:proofErr w:type="spellEnd"/>
      <w:r w:rsidRPr="006D3495">
        <w:t xml:space="preserve">, Y., </w:t>
      </w:r>
      <w:proofErr w:type="spellStart"/>
      <w:r w:rsidRPr="006D3495">
        <w:t>Schartl</w:t>
      </w:r>
      <w:proofErr w:type="spellEnd"/>
      <w:r w:rsidRPr="006D3495">
        <w:t xml:space="preserve">, M., </w:t>
      </w:r>
      <w:proofErr w:type="spellStart"/>
      <w:r w:rsidRPr="006D3495">
        <w:t>Postlethwait</w:t>
      </w:r>
      <w:proofErr w:type="spellEnd"/>
      <w:r w:rsidRPr="006D3495">
        <w:t xml:space="preserve">, J. H., &amp; Sakamoto, T. (2021). A Y-linked anti-Müllerian hormone type-II receptor is the sex-determining gene in ayu, </w:t>
      </w:r>
      <w:proofErr w:type="spellStart"/>
      <w:r w:rsidRPr="006D3495">
        <w:t>Plecoglossus</w:t>
      </w:r>
      <w:proofErr w:type="spellEnd"/>
      <w:r w:rsidRPr="006D3495">
        <w:t xml:space="preserve"> </w:t>
      </w:r>
      <w:proofErr w:type="spellStart"/>
      <w:r w:rsidRPr="006D3495">
        <w:t>altivelis</w:t>
      </w:r>
      <w:proofErr w:type="spellEnd"/>
      <w:r w:rsidRPr="006D3495">
        <w:t xml:space="preserve">. </w:t>
      </w:r>
      <w:r w:rsidRPr="006D3495">
        <w:rPr>
          <w:i/>
          <w:iCs/>
        </w:rPr>
        <w:t>PLOS Genetics</w:t>
      </w:r>
      <w:r w:rsidRPr="006D3495">
        <w:t xml:space="preserve">, </w:t>
      </w:r>
      <w:r w:rsidRPr="006D3495">
        <w:rPr>
          <w:i/>
          <w:iCs/>
        </w:rPr>
        <w:t>17</w:t>
      </w:r>
      <w:r w:rsidRPr="006D3495">
        <w:t>(8), e1009705. https://doi.org/10.1371/journal.pgen.1009705</w:t>
      </w:r>
    </w:p>
    <w:p w14:paraId="38A13A7E" w14:textId="77777777" w:rsidR="006D3495" w:rsidRPr="006D3495" w:rsidRDefault="006D3495" w:rsidP="006D3495">
      <w:pPr>
        <w:pStyle w:val="Bibliography"/>
      </w:pPr>
      <w:r w:rsidRPr="006D3495">
        <w:t xml:space="preserve">Nakamura, M., Kobayashi, T., &amp; Chang, X. (1998). Gonadal sex differentiation in teleost fish. </w:t>
      </w:r>
      <w:r w:rsidRPr="006D3495">
        <w:rPr>
          <w:i/>
          <w:iCs/>
        </w:rPr>
        <w:t>Journal of Experimental Zoology</w:t>
      </w:r>
      <w:r w:rsidRPr="006D3495">
        <w:t xml:space="preserve">, </w:t>
      </w:r>
      <w:r w:rsidRPr="006D3495">
        <w:rPr>
          <w:i/>
          <w:iCs/>
        </w:rPr>
        <w:t>281</w:t>
      </w:r>
      <w:r w:rsidRPr="006D3495">
        <w:t>, 362–372.</w:t>
      </w:r>
    </w:p>
    <w:p w14:paraId="1C4DC96B" w14:textId="77777777" w:rsidR="006D3495" w:rsidRPr="006D3495" w:rsidRDefault="006D3495" w:rsidP="006D3495">
      <w:pPr>
        <w:pStyle w:val="Bibliography"/>
      </w:pPr>
      <w:proofErr w:type="spellStart"/>
      <w:r w:rsidRPr="006D3495">
        <w:t>Narum</w:t>
      </w:r>
      <w:proofErr w:type="spellEnd"/>
      <w:r w:rsidRPr="006D3495">
        <w:t xml:space="preserve">, S. R., Di Genova, A., </w:t>
      </w:r>
      <w:proofErr w:type="spellStart"/>
      <w:r w:rsidRPr="006D3495">
        <w:t>Micheletti</w:t>
      </w:r>
      <w:proofErr w:type="spellEnd"/>
      <w:r w:rsidRPr="006D3495">
        <w:t xml:space="preserve">, S. J., &amp; </w:t>
      </w:r>
      <w:proofErr w:type="spellStart"/>
      <w:r w:rsidRPr="006D3495">
        <w:t>Maass</w:t>
      </w:r>
      <w:proofErr w:type="spellEnd"/>
      <w:r w:rsidRPr="006D3495">
        <w:t xml:space="preserve">, A. (2018). Genomic variation underlying complex life-history traits revealed by genome sequencing in Chinook salmon. </w:t>
      </w:r>
      <w:r w:rsidRPr="006D3495">
        <w:rPr>
          <w:i/>
          <w:iCs/>
        </w:rPr>
        <w:t>Proceedings of the Royal Society B: Biological Sciences</w:t>
      </w:r>
      <w:r w:rsidRPr="006D3495">
        <w:t xml:space="preserve">, </w:t>
      </w:r>
      <w:r w:rsidRPr="006D3495">
        <w:rPr>
          <w:i/>
          <w:iCs/>
        </w:rPr>
        <w:t>285</w:t>
      </w:r>
      <w:r w:rsidRPr="006D3495">
        <w:t>(1883), 20180935. https://doi.org/10.1098/rspb.2018.0935</w:t>
      </w:r>
    </w:p>
    <w:p w14:paraId="6F34D8F2" w14:textId="77777777" w:rsidR="006D3495" w:rsidRPr="006D3495" w:rsidRDefault="006D3495" w:rsidP="006D3495">
      <w:pPr>
        <w:pStyle w:val="Bibliography"/>
      </w:pPr>
      <w:r w:rsidRPr="006D3495">
        <w:t xml:space="preserve">Nelson, J. S., Grande, T. C., &amp; Wilson, M. V. H. (2016). </w:t>
      </w:r>
      <w:r w:rsidRPr="006D3495">
        <w:rPr>
          <w:i/>
          <w:iCs/>
        </w:rPr>
        <w:t>Fishes of the World</w:t>
      </w:r>
      <w:r w:rsidRPr="006D3495">
        <w:t xml:space="preserve"> (5th ed.). John Wiley &amp; Sons.</w:t>
      </w:r>
    </w:p>
    <w:p w14:paraId="5973BC44" w14:textId="77777777" w:rsidR="006D3495" w:rsidRPr="006D3495" w:rsidRDefault="006D3495" w:rsidP="006D3495">
      <w:pPr>
        <w:pStyle w:val="Bibliography"/>
      </w:pPr>
      <w:r w:rsidRPr="006D3495">
        <w:t xml:space="preserve">Nichols, F. H., </w:t>
      </w:r>
      <w:proofErr w:type="spellStart"/>
      <w:r w:rsidRPr="006D3495">
        <w:t>Cloern</w:t>
      </w:r>
      <w:proofErr w:type="spellEnd"/>
      <w:r w:rsidRPr="006D3495">
        <w:t xml:space="preserve">, J. E., </w:t>
      </w:r>
      <w:proofErr w:type="spellStart"/>
      <w:r w:rsidRPr="006D3495">
        <w:t>Luoma</w:t>
      </w:r>
      <w:proofErr w:type="spellEnd"/>
      <w:r w:rsidRPr="006D3495">
        <w:t xml:space="preserve">, S. N., &amp; Peterson, D. H. (1986). The Modification of an Estuary. </w:t>
      </w:r>
      <w:r w:rsidRPr="006D3495">
        <w:rPr>
          <w:i/>
          <w:iCs/>
        </w:rPr>
        <w:t>Science</w:t>
      </w:r>
      <w:r w:rsidRPr="006D3495">
        <w:t xml:space="preserve">, </w:t>
      </w:r>
      <w:r w:rsidRPr="006D3495">
        <w:rPr>
          <w:i/>
          <w:iCs/>
        </w:rPr>
        <w:t>231</w:t>
      </w:r>
      <w:r w:rsidRPr="006D3495">
        <w:t>(4738), 567–573. https://doi.org/10.1126/science.231.4738.567</w:t>
      </w:r>
    </w:p>
    <w:p w14:paraId="480A5C63" w14:textId="77777777" w:rsidR="006D3495" w:rsidRPr="006D3495" w:rsidRDefault="006D3495" w:rsidP="006D3495">
      <w:pPr>
        <w:pStyle w:val="Bibliography"/>
      </w:pPr>
      <w:r w:rsidRPr="006D3495">
        <w:t xml:space="preserve">Ning, Z. (n.d.). </w:t>
      </w:r>
      <w:r w:rsidRPr="006D3495">
        <w:rPr>
          <w:i/>
          <w:iCs/>
        </w:rPr>
        <w:t>Scaff10X: Pipeline for scaffolding and breaking a genome assembly using 10x genomics linked-reads</w:t>
      </w:r>
      <w:r w:rsidRPr="006D3495">
        <w:t xml:space="preserve"> [Computer software].</w:t>
      </w:r>
    </w:p>
    <w:p w14:paraId="50871A14" w14:textId="77777777" w:rsidR="006D3495" w:rsidRPr="006D3495" w:rsidRDefault="006D3495" w:rsidP="006D3495">
      <w:pPr>
        <w:pStyle w:val="Bibliography"/>
      </w:pPr>
      <w:r w:rsidRPr="006D3495">
        <w:t xml:space="preserve">Nygren, A., Nilsson, B., &amp; Jahnke, M. (1971). Cytological studies in the smelt (Osmerus eperlanus L.). </w:t>
      </w:r>
      <w:proofErr w:type="spellStart"/>
      <w:r w:rsidRPr="006D3495">
        <w:rPr>
          <w:i/>
          <w:iCs/>
        </w:rPr>
        <w:t>Hereditas</w:t>
      </w:r>
      <w:proofErr w:type="spellEnd"/>
      <w:r w:rsidRPr="006D3495">
        <w:t xml:space="preserve">, </w:t>
      </w:r>
      <w:r w:rsidRPr="006D3495">
        <w:rPr>
          <w:i/>
          <w:iCs/>
        </w:rPr>
        <w:t>67</w:t>
      </w:r>
      <w:r w:rsidRPr="006D3495">
        <w:t>(2), 283–286. https://doi.org/10.1111/j.1601-5223.1971.tb02381.x</w:t>
      </w:r>
    </w:p>
    <w:p w14:paraId="6A00627B" w14:textId="77777777" w:rsidR="006D3495" w:rsidRPr="006D3495" w:rsidRDefault="006D3495" w:rsidP="006D3495">
      <w:pPr>
        <w:pStyle w:val="Bibliography"/>
      </w:pPr>
      <w:proofErr w:type="spellStart"/>
      <w:r w:rsidRPr="006D3495">
        <w:t>Ocalewicz</w:t>
      </w:r>
      <w:proofErr w:type="spellEnd"/>
      <w:r w:rsidRPr="006D3495">
        <w:t xml:space="preserve">, K., </w:t>
      </w:r>
      <w:proofErr w:type="spellStart"/>
      <w:r w:rsidRPr="006D3495">
        <w:t>Hliwa</w:t>
      </w:r>
      <w:proofErr w:type="spellEnd"/>
      <w:r w:rsidRPr="006D3495">
        <w:t xml:space="preserve">, P., </w:t>
      </w:r>
      <w:proofErr w:type="spellStart"/>
      <w:r w:rsidRPr="006D3495">
        <w:t>Krol</w:t>
      </w:r>
      <w:proofErr w:type="spellEnd"/>
      <w:r w:rsidRPr="006D3495">
        <w:t xml:space="preserve">, J., </w:t>
      </w:r>
      <w:proofErr w:type="spellStart"/>
      <w:r w:rsidRPr="006D3495">
        <w:t>Rábová</w:t>
      </w:r>
      <w:proofErr w:type="spellEnd"/>
      <w:r w:rsidRPr="006D3495">
        <w:t xml:space="preserve">, M., </w:t>
      </w:r>
      <w:proofErr w:type="spellStart"/>
      <w:r w:rsidRPr="006D3495">
        <w:t>Stabinski</w:t>
      </w:r>
      <w:proofErr w:type="spellEnd"/>
      <w:r w:rsidRPr="006D3495">
        <w:t xml:space="preserve">, R., &amp; </w:t>
      </w:r>
      <w:proofErr w:type="spellStart"/>
      <w:r w:rsidRPr="006D3495">
        <w:t>Ráb</w:t>
      </w:r>
      <w:proofErr w:type="spellEnd"/>
      <w:r w:rsidRPr="006D3495">
        <w:t xml:space="preserve">, P. (2007). Karyotype and chromosomal characteristics of Ag–NOR sites and 5S rDNA in European smelt, Osmerus eperlanus. </w:t>
      </w:r>
      <w:proofErr w:type="spellStart"/>
      <w:r w:rsidRPr="006D3495">
        <w:rPr>
          <w:i/>
          <w:iCs/>
        </w:rPr>
        <w:t>Genetica</w:t>
      </w:r>
      <w:proofErr w:type="spellEnd"/>
      <w:r w:rsidRPr="006D3495">
        <w:t xml:space="preserve">, </w:t>
      </w:r>
      <w:r w:rsidRPr="006D3495">
        <w:rPr>
          <w:i/>
          <w:iCs/>
        </w:rPr>
        <w:t>131</w:t>
      </w:r>
      <w:r w:rsidRPr="006D3495">
        <w:t>(1), 29–35. https://doi.org/10.1007/s10709-006-9110-9</w:t>
      </w:r>
    </w:p>
    <w:p w14:paraId="2BCEF422" w14:textId="77777777" w:rsidR="006D3495" w:rsidRPr="006D3495" w:rsidRDefault="006D3495" w:rsidP="006D3495">
      <w:pPr>
        <w:pStyle w:val="Bibliography"/>
      </w:pPr>
      <w:r w:rsidRPr="006D3495">
        <w:t xml:space="preserve">Patrick, H. J. H., </w:t>
      </w:r>
      <w:proofErr w:type="spellStart"/>
      <w:r w:rsidRPr="006D3495">
        <w:t>Chomič</w:t>
      </w:r>
      <w:proofErr w:type="spellEnd"/>
      <w:r w:rsidRPr="006D3495">
        <w:t xml:space="preserve">, A., &amp; Armstrong, K. F. (2016). Cooled Propylene Glycol as a Pragmatic Choice for Preservation of DNA From Remote Field-Collected Diptera for Next-Generation Sequence Analysis. </w:t>
      </w:r>
      <w:r w:rsidRPr="006D3495">
        <w:rPr>
          <w:i/>
          <w:iCs/>
        </w:rPr>
        <w:t>Journal of Economic Entomology</w:t>
      </w:r>
      <w:r w:rsidRPr="006D3495">
        <w:t xml:space="preserve">, </w:t>
      </w:r>
      <w:r w:rsidRPr="006D3495">
        <w:rPr>
          <w:i/>
          <w:iCs/>
        </w:rPr>
        <w:t>109</w:t>
      </w:r>
      <w:r w:rsidRPr="006D3495">
        <w:t>(3), 1469–1473. https://doi.org/10.1093/jee/tow047</w:t>
      </w:r>
    </w:p>
    <w:p w14:paraId="3D7881F6" w14:textId="77777777" w:rsidR="006D3495" w:rsidRPr="006D3495" w:rsidRDefault="006D3495" w:rsidP="006D3495">
      <w:pPr>
        <w:pStyle w:val="Bibliography"/>
      </w:pPr>
      <w:r w:rsidRPr="006D3495">
        <w:t xml:space="preserve">Prince, D. J., </w:t>
      </w:r>
      <w:proofErr w:type="spellStart"/>
      <w:r w:rsidRPr="006D3495">
        <w:t>Saglam</w:t>
      </w:r>
      <w:proofErr w:type="spellEnd"/>
      <w:r w:rsidRPr="006D3495">
        <w:t xml:space="preserve">, I. K., </w:t>
      </w:r>
      <w:proofErr w:type="spellStart"/>
      <w:r w:rsidRPr="006D3495">
        <w:t>Hotaling</w:t>
      </w:r>
      <w:proofErr w:type="spellEnd"/>
      <w:r w:rsidRPr="006D3495">
        <w:t xml:space="preserve">, T. J., Spidle, A. P., &amp; Miller, M. R. (2017). The evolutionary basis of premature migration in Pacific salmon highlights the utility of genomics for informing conservation. </w:t>
      </w:r>
      <w:r w:rsidRPr="006D3495">
        <w:rPr>
          <w:i/>
          <w:iCs/>
        </w:rPr>
        <w:t>SCIENCE ADVANCES</w:t>
      </w:r>
      <w:r w:rsidRPr="006D3495">
        <w:t>.</w:t>
      </w:r>
    </w:p>
    <w:p w14:paraId="531E8A64" w14:textId="77777777" w:rsidR="006D3495" w:rsidRPr="006D3495" w:rsidRDefault="006D3495" w:rsidP="006D3495">
      <w:pPr>
        <w:pStyle w:val="Bibliography"/>
      </w:pPr>
      <w:r w:rsidRPr="006D3495">
        <w:lastRenderedPageBreak/>
        <w:t xml:space="preserve">Quinlan, A. R., &amp; Hall, I. M. (2010). </w:t>
      </w:r>
      <w:proofErr w:type="spellStart"/>
      <w:r w:rsidRPr="006D3495">
        <w:t>BEDTools</w:t>
      </w:r>
      <w:proofErr w:type="spellEnd"/>
      <w:r w:rsidRPr="006D3495">
        <w:t xml:space="preserve">: A flexible suite of utilities for comparing genomic features. </w:t>
      </w:r>
      <w:r w:rsidRPr="006D3495">
        <w:rPr>
          <w:i/>
          <w:iCs/>
        </w:rPr>
        <w:t>Bioinformatics</w:t>
      </w:r>
      <w:r w:rsidRPr="006D3495">
        <w:t xml:space="preserve">, </w:t>
      </w:r>
      <w:r w:rsidRPr="006D3495">
        <w:rPr>
          <w:i/>
          <w:iCs/>
        </w:rPr>
        <w:t>26</w:t>
      </w:r>
      <w:r w:rsidRPr="006D3495">
        <w:t>(6), 841–842. https://doi.org/10.1093/bioinformatics/btq033</w:t>
      </w:r>
    </w:p>
    <w:p w14:paraId="55AFF7DE" w14:textId="77777777" w:rsidR="006D3495" w:rsidRPr="006D3495" w:rsidRDefault="006D3495" w:rsidP="006D3495">
      <w:pPr>
        <w:pStyle w:val="Bibliography"/>
      </w:pPr>
      <w:r w:rsidRPr="006D3495">
        <w:t xml:space="preserve">Rankin, D. J., </w:t>
      </w:r>
      <w:proofErr w:type="spellStart"/>
      <w:r w:rsidRPr="006D3495">
        <w:t>Dieckmann</w:t>
      </w:r>
      <w:proofErr w:type="spellEnd"/>
      <w:r w:rsidRPr="006D3495">
        <w:t xml:space="preserve">, U., &amp; </w:t>
      </w:r>
      <w:proofErr w:type="spellStart"/>
      <w:r w:rsidRPr="006D3495">
        <w:t>Kokko</w:t>
      </w:r>
      <w:proofErr w:type="spellEnd"/>
      <w:r w:rsidRPr="006D3495">
        <w:t xml:space="preserve">, H. (2011). Sexual Conflict and the Tragedy of the Commons. </w:t>
      </w:r>
      <w:r w:rsidRPr="006D3495">
        <w:rPr>
          <w:i/>
          <w:iCs/>
        </w:rPr>
        <w:t>The American Naturalist</w:t>
      </w:r>
      <w:r w:rsidRPr="006D3495">
        <w:t xml:space="preserve">, </w:t>
      </w:r>
      <w:r w:rsidRPr="006D3495">
        <w:rPr>
          <w:i/>
          <w:iCs/>
        </w:rPr>
        <w:t>177</w:t>
      </w:r>
      <w:r w:rsidRPr="006D3495">
        <w:t>(6), 780–791. https://doi.org/10.1086/659947</w:t>
      </w:r>
    </w:p>
    <w:p w14:paraId="5AC4DBCF" w14:textId="77777777" w:rsidR="006D3495" w:rsidRPr="006D3495" w:rsidRDefault="006D3495" w:rsidP="006D3495">
      <w:pPr>
        <w:pStyle w:val="Bibliography"/>
      </w:pPr>
      <w:proofErr w:type="spellStart"/>
      <w:r w:rsidRPr="006D3495">
        <w:t>Rhie</w:t>
      </w:r>
      <w:proofErr w:type="spellEnd"/>
      <w:r w:rsidRPr="006D3495">
        <w:t xml:space="preserve">, A., McCarthy, S. A., </w:t>
      </w:r>
      <w:proofErr w:type="spellStart"/>
      <w:r w:rsidRPr="006D3495">
        <w:t>Fedrigo</w:t>
      </w:r>
      <w:proofErr w:type="spellEnd"/>
      <w:r w:rsidRPr="006D3495">
        <w:t xml:space="preserve">, O., Damas, J., </w:t>
      </w:r>
      <w:proofErr w:type="spellStart"/>
      <w:r w:rsidRPr="006D3495">
        <w:t>Formenti</w:t>
      </w:r>
      <w:proofErr w:type="spellEnd"/>
      <w:r w:rsidRPr="006D3495">
        <w:t xml:space="preserve">, G., </w:t>
      </w:r>
      <w:proofErr w:type="spellStart"/>
      <w:r w:rsidRPr="006D3495">
        <w:t>Koren</w:t>
      </w:r>
      <w:proofErr w:type="spellEnd"/>
      <w:r w:rsidRPr="006D3495">
        <w:t xml:space="preserve">, S., </w:t>
      </w:r>
      <w:proofErr w:type="spellStart"/>
      <w:r w:rsidRPr="006D3495">
        <w:t>Uliano</w:t>
      </w:r>
      <w:proofErr w:type="spellEnd"/>
      <w:r w:rsidRPr="006D3495">
        <w:t xml:space="preserve">-Silva, M., Chow, W., </w:t>
      </w:r>
      <w:proofErr w:type="spellStart"/>
      <w:r w:rsidRPr="006D3495">
        <w:t>Fungtammasan</w:t>
      </w:r>
      <w:proofErr w:type="spellEnd"/>
      <w:r w:rsidRPr="006D3495">
        <w:t xml:space="preserve">, A., Kim, J., Lee, C., Ko, B. J., </w:t>
      </w:r>
      <w:proofErr w:type="spellStart"/>
      <w:r w:rsidRPr="006D3495">
        <w:t>Chaisson</w:t>
      </w:r>
      <w:proofErr w:type="spellEnd"/>
      <w:r w:rsidRPr="006D3495">
        <w:t xml:space="preserve">, M., </w:t>
      </w:r>
      <w:proofErr w:type="spellStart"/>
      <w:r w:rsidRPr="006D3495">
        <w:t>Gedman</w:t>
      </w:r>
      <w:proofErr w:type="spellEnd"/>
      <w:r w:rsidRPr="006D3495">
        <w:t xml:space="preserve">, G. L., </w:t>
      </w:r>
      <w:proofErr w:type="spellStart"/>
      <w:r w:rsidRPr="006D3495">
        <w:t>Cantin</w:t>
      </w:r>
      <w:proofErr w:type="spellEnd"/>
      <w:r w:rsidRPr="006D3495">
        <w:t xml:space="preserve">, L. J., </w:t>
      </w:r>
      <w:proofErr w:type="spellStart"/>
      <w:r w:rsidRPr="006D3495">
        <w:t>Thibaud</w:t>
      </w:r>
      <w:proofErr w:type="spellEnd"/>
      <w:r w:rsidRPr="006D3495">
        <w:t xml:space="preserve">-Nissen, F., Haggerty, L., </w:t>
      </w:r>
      <w:proofErr w:type="spellStart"/>
      <w:r w:rsidRPr="006D3495">
        <w:t>Bista</w:t>
      </w:r>
      <w:proofErr w:type="spellEnd"/>
      <w:r w:rsidRPr="006D3495">
        <w:t xml:space="preserve">, I., Smith, M., … Jarvis, E. D. (2021). Towards complete and error-free genome assemblies of all vertebrate species. </w:t>
      </w:r>
      <w:r w:rsidRPr="006D3495">
        <w:rPr>
          <w:i/>
          <w:iCs/>
        </w:rPr>
        <w:t>Nature</w:t>
      </w:r>
      <w:r w:rsidRPr="006D3495">
        <w:t xml:space="preserve">, </w:t>
      </w:r>
      <w:r w:rsidRPr="006D3495">
        <w:rPr>
          <w:i/>
          <w:iCs/>
        </w:rPr>
        <w:t>592</w:t>
      </w:r>
      <w:r w:rsidRPr="006D3495">
        <w:t>(7856), 737–746. https://doi.org/10.1038/s41586-021-03451-0</w:t>
      </w:r>
    </w:p>
    <w:p w14:paraId="4D317E13" w14:textId="77777777" w:rsidR="006D3495" w:rsidRPr="006D3495" w:rsidRDefault="006D3495" w:rsidP="006D3495">
      <w:pPr>
        <w:pStyle w:val="Bibliography"/>
      </w:pPr>
      <w:r w:rsidRPr="006D3495">
        <w:t xml:space="preserve">Robertson, B. C., Elliott, G. P., Eason, D. K., Clout, M. N., &amp; Gemmell, N. J. (2006). Sex allocation theory aids species conservation. </w:t>
      </w:r>
      <w:r w:rsidRPr="006D3495">
        <w:rPr>
          <w:i/>
          <w:iCs/>
        </w:rPr>
        <w:t>Biology Letters</w:t>
      </w:r>
      <w:r w:rsidRPr="006D3495">
        <w:t xml:space="preserve">, </w:t>
      </w:r>
      <w:r w:rsidRPr="006D3495">
        <w:rPr>
          <w:i/>
          <w:iCs/>
        </w:rPr>
        <w:t>2</w:t>
      </w:r>
      <w:r w:rsidRPr="006D3495">
        <w:t>(2), 229–231. https://doi.org/10.1098/rsbl.2005.0430</w:t>
      </w:r>
    </w:p>
    <w:p w14:paraId="7EBE6BA0" w14:textId="77777777" w:rsidR="006D3495" w:rsidRPr="006D3495" w:rsidRDefault="006D3495" w:rsidP="006D3495">
      <w:pPr>
        <w:pStyle w:val="Bibliography"/>
      </w:pPr>
      <w:r w:rsidRPr="006D3495">
        <w:t>Rodríguez-</w:t>
      </w:r>
      <w:proofErr w:type="spellStart"/>
      <w:r w:rsidRPr="006D3495">
        <w:t>Marí</w:t>
      </w:r>
      <w:proofErr w:type="spellEnd"/>
      <w:r w:rsidRPr="006D3495">
        <w:t xml:space="preserve">, A., Yan, Y.-L., </w:t>
      </w:r>
      <w:proofErr w:type="spellStart"/>
      <w:r w:rsidRPr="006D3495">
        <w:t>BreMiller</w:t>
      </w:r>
      <w:proofErr w:type="spellEnd"/>
      <w:r w:rsidRPr="006D3495">
        <w:t xml:space="preserve">, R. A., Wilson, C., </w:t>
      </w:r>
      <w:proofErr w:type="spellStart"/>
      <w:r w:rsidRPr="006D3495">
        <w:t>Cañestro</w:t>
      </w:r>
      <w:proofErr w:type="spellEnd"/>
      <w:r w:rsidRPr="006D3495">
        <w:t xml:space="preserve">, C., &amp; </w:t>
      </w:r>
      <w:proofErr w:type="spellStart"/>
      <w:r w:rsidRPr="006D3495">
        <w:t>Postlethwait</w:t>
      </w:r>
      <w:proofErr w:type="spellEnd"/>
      <w:r w:rsidRPr="006D3495">
        <w:t>, J. H. (2005). Characterization and expression pattern of zebrafish anti-Müllerian hormone (</w:t>
      </w:r>
      <w:proofErr w:type="spellStart"/>
      <w:r w:rsidRPr="006D3495">
        <w:t>amh</w:t>
      </w:r>
      <w:proofErr w:type="spellEnd"/>
      <w:r w:rsidRPr="006D3495">
        <w:t xml:space="preserve">) relative to sox9a, sox9b, and cyp19a1a, during gonad development. </w:t>
      </w:r>
      <w:r w:rsidRPr="006D3495">
        <w:rPr>
          <w:i/>
          <w:iCs/>
        </w:rPr>
        <w:t>Gene Expression Patterns</w:t>
      </w:r>
      <w:r w:rsidRPr="006D3495">
        <w:t xml:space="preserve">, </w:t>
      </w:r>
      <w:r w:rsidRPr="006D3495">
        <w:rPr>
          <w:i/>
          <w:iCs/>
        </w:rPr>
        <w:t>5</w:t>
      </w:r>
      <w:r w:rsidRPr="006D3495">
        <w:t>(5), 655–667. https://doi.org/10.1016/j.modgep.2005.02.008</w:t>
      </w:r>
    </w:p>
    <w:p w14:paraId="6A33D953" w14:textId="77777777" w:rsidR="006D3495" w:rsidRPr="006D3495" w:rsidRDefault="006D3495" w:rsidP="006D3495">
      <w:pPr>
        <w:pStyle w:val="Bibliography"/>
      </w:pPr>
      <w:r w:rsidRPr="006D3495">
        <w:t xml:space="preserve">Rosenfield, J. A., &amp; Baxter, R. D. (2007). Population Dynamics and Distribution Patterns of Longfin Smelt in the San Francisco Estuary. </w:t>
      </w:r>
      <w:r w:rsidRPr="006D3495">
        <w:rPr>
          <w:i/>
          <w:iCs/>
        </w:rPr>
        <w:t>Transactions of the American Fisheries Society</w:t>
      </w:r>
      <w:r w:rsidRPr="006D3495">
        <w:t xml:space="preserve">, </w:t>
      </w:r>
      <w:r w:rsidRPr="006D3495">
        <w:rPr>
          <w:i/>
          <w:iCs/>
        </w:rPr>
        <w:t>136</w:t>
      </w:r>
      <w:r w:rsidRPr="006D3495">
        <w:t>(6), 1577–1592. https://doi.org/10.1577/T06-148.1</w:t>
      </w:r>
    </w:p>
    <w:p w14:paraId="62253D43" w14:textId="77777777" w:rsidR="006D3495" w:rsidRPr="006D3495" w:rsidRDefault="006D3495" w:rsidP="006D3495">
      <w:pPr>
        <w:pStyle w:val="Bibliography"/>
      </w:pPr>
      <w:r w:rsidRPr="006D3495">
        <w:t xml:space="preserve">Sage Sciences. (2014). </w:t>
      </w:r>
      <w:r w:rsidRPr="006D3495">
        <w:rPr>
          <w:i/>
          <w:iCs/>
        </w:rPr>
        <w:t>User Manual Pippin Pulse Electrophoresis Power Supply</w:t>
      </w:r>
      <w:r w:rsidRPr="006D3495">
        <w:t>. https://www.sagescience.com/wp-content/uploads/2014/01/Pippin-Pulse-User-Manual-RevH.pdf</w:t>
      </w:r>
    </w:p>
    <w:p w14:paraId="49AC13B3" w14:textId="77777777" w:rsidR="006D3495" w:rsidRPr="006D3495" w:rsidRDefault="006D3495" w:rsidP="006D3495">
      <w:pPr>
        <w:pStyle w:val="Bibliography"/>
      </w:pPr>
      <w:r w:rsidRPr="006D3495">
        <w:t xml:space="preserve">Shao, C., Li, Q., Chen, S., Zhang, P., Lian, J., Hu, Q., Sun, B., </w:t>
      </w:r>
      <w:proofErr w:type="spellStart"/>
      <w:r w:rsidRPr="006D3495">
        <w:t>Jin</w:t>
      </w:r>
      <w:proofErr w:type="spellEnd"/>
      <w:r w:rsidRPr="006D3495">
        <w:t xml:space="preserve">, L., Liu, S., Wang, Z., Zhao, H., </w:t>
      </w:r>
      <w:proofErr w:type="spellStart"/>
      <w:r w:rsidRPr="006D3495">
        <w:t>Jin</w:t>
      </w:r>
      <w:proofErr w:type="spellEnd"/>
      <w:r w:rsidRPr="006D3495">
        <w:t xml:space="preserve">, Z., Liang, Z., Li, Y., Zheng, Q., Zhang, Y., Wang, J., &amp; Zhang, G. (2014). Epigenetic modification and inheritance in sexual reversal of fish. </w:t>
      </w:r>
      <w:r w:rsidRPr="006D3495">
        <w:rPr>
          <w:i/>
          <w:iCs/>
        </w:rPr>
        <w:t>Genome Research</w:t>
      </w:r>
      <w:r w:rsidRPr="006D3495">
        <w:t xml:space="preserve">, </w:t>
      </w:r>
      <w:r w:rsidRPr="006D3495">
        <w:rPr>
          <w:i/>
          <w:iCs/>
        </w:rPr>
        <w:t>24</w:t>
      </w:r>
      <w:r w:rsidRPr="006D3495">
        <w:t>(4), 604–615. https://doi.org/10.1101/gr.162172.113</w:t>
      </w:r>
    </w:p>
    <w:p w14:paraId="697C8421" w14:textId="77777777" w:rsidR="006D3495" w:rsidRPr="006D3495" w:rsidRDefault="006D3495" w:rsidP="006D3495">
      <w:pPr>
        <w:pStyle w:val="Bibliography"/>
      </w:pPr>
      <w:r w:rsidRPr="006D3495">
        <w:t xml:space="preserve">Shen, Z., &amp; Wang, H. (2018). Environmental Sex Determination and Sex Differentiation in </w:t>
      </w:r>
      <w:proofErr w:type="spellStart"/>
      <w:r w:rsidRPr="006D3495">
        <w:t>Teleosts</w:t>
      </w:r>
      <w:proofErr w:type="spellEnd"/>
      <w:r w:rsidRPr="006D3495">
        <w:t xml:space="preserve"> – How Sex Is Established. In H. Wang, F. </w:t>
      </w:r>
      <w:proofErr w:type="spellStart"/>
      <w:r w:rsidRPr="006D3495">
        <w:t>Piferrer</w:t>
      </w:r>
      <w:proofErr w:type="spellEnd"/>
      <w:r w:rsidRPr="006D3495">
        <w:t xml:space="preserve">, S. Chen, &amp; Z. Shen (Eds.), </w:t>
      </w:r>
      <w:r w:rsidRPr="006D3495">
        <w:rPr>
          <w:i/>
          <w:iCs/>
        </w:rPr>
        <w:t>Sex Control in Aquaculture</w:t>
      </w:r>
      <w:r w:rsidRPr="006D3495">
        <w:t xml:space="preserve"> (1st ed., pp. 85–115). Wiley. https://doi.org/10.1002/9781119127291.ch4</w:t>
      </w:r>
    </w:p>
    <w:p w14:paraId="68E5D87A" w14:textId="77777777" w:rsidR="006D3495" w:rsidRPr="006D3495" w:rsidRDefault="006D3495" w:rsidP="006D3495">
      <w:pPr>
        <w:pStyle w:val="Bibliography"/>
      </w:pPr>
      <w:proofErr w:type="spellStart"/>
      <w:r w:rsidRPr="006D3495">
        <w:lastRenderedPageBreak/>
        <w:t>Simão</w:t>
      </w:r>
      <w:proofErr w:type="spellEnd"/>
      <w:r w:rsidRPr="006D3495">
        <w:t xml:space="preserve">, F. A., Waterhouse, R. M., Ioannidis, P., </w:t>
      </w:r>
      <w:proofErr w:type="spellStart"/>
      <w:r w:rsidRPr="006D3495">
        <w:t>Kriventseva</w:t>
      </w:r>
      <w:proofErr w:type="spellEnd"/>
      <w:r w:rsidRPr="006D3495">
        <w:t xml:space="preserve">, E. V., &amp; </w:t>
      </w:r>
      <w:proofErr w:type="spellStart"/>
      <w:r w:rsidRPr="006D3495">
        <w:t>Zdobnov</w:t>
      </w:r>
      <w:proofErr w:type="spellEnd"/>
      <w:r w:rsidRPr="006D3495">
        <w:t xml:space="preserve">, E. M. (2015). BUSCO: Assessing genome assembly and annotation completeness with </w:t>
      </w:r>
      <w:proofErr w:type="gramStart"/>
      <w:r w:rsidRPr="006D3495">
        <w:t>single-copy</w:t>
      </w:r>
      <w:proofErr w:type="gramEnd"/>
      <w:r w:rsidRPr="006D3495">
        <w:t xml:space="preserve"> orthologs. </w:t>
      </w:r>
      <w:r w:rsidRPr="006D3495">
        <w:rPr>
          <w:i/>
          <w:iCs/>
        </w:rPr>
        <w:t>Bioinformatics</w:t>
      </w:r>
      <w:r w:rsidRPr="006D3495">
        <w:t xml:space="preserve">, </w:t>
      </w:r>
      <w:r w:rsidRPr="006D3495">
        <w:rPr>
          <w:i/>
          <w:iCs/>
        </w:rPr>
        <w:t>31</w:t>
      </w:r>
      <w:r w:rsidRPr="006D3495">
        <w:t>(19), 3210–3212. https://doi.org/10.1093/bioinformatics/btv351</w:t>
      </w:r>
    </w:p>
    <w:p w14:paraId="54AEAF23" w14:textId="77777777" w:rsidR="006D3495" w:rsidRPr="006D3495" w:rsidRDefault="006D3495" w:rsidP="006D3495">
      <w:pPr>
        <w:pStyle w:val="Bibliography"/>
      </w:pPr>
      <w:r w:rsidRPr="006D3495">
        <w:t xml:space="preserve">Sommer, T., Armor, C., Baxter, R., Breuer, R., Brown, L., </w:t>
      </w:r>
      <w:proofErr w:type="spellStart"/>
      <w:r w:rsidRPr="006D3495">
        <w:t>Chotkowski</w:t>
      </w:r>
      <w:proofErr w:type="spellEnd"/>
      <w:r w:rsidRPr="006D3495">
        <w:t xml:space="preserve">, M., Culberson, S., </w:t>
      </w:r>
      <w:proofErr w:type="spellStart"/>
      <w:r w:rsidRPr="006D3495">
        <w:t>Feyrer</w:t>
      </w:r>
      <w:proofErr w:type="spellEnd"/>
      <w:r w:rsidRPr="006D3495">
        <w:t>, F., Gingras, M., Herbold, B., Kimmerer, W., Mueller-</w:t>
      </w:r>
      <w:proofErr w:type="spellStart"/>
      <w:r w:rsidRPr="006D3495">
        <w:t>Solger</w:t>
      </w:r>
      <w:proofErr w:type="spellEnd"/>
      <w:r w:rsidRPr="006D3495">
        <w:t xml:space="preserve">, A., </w:t>
      </w:r>
      <w:proofErr w:type="spellStart"/>
      <w:r w:rsidRPr="006D3495">
        <w:t>Nobriga</w:t>
      </w:r>
      <w:proofErr w:type="spellEnd"/>
      <w:r w:rsidRPr="006D3495">
        <w:t xml:space="preserve">, M., &amp; Souza, K. (2007). The Collapse of Pelagic Fishes in the Upper San Francisco Estuary: El </w:t>
      </w:r>
      <w:proofErr w:type="spellStart"/>
      <w:r w:rsidRPr="006D3495">
        <w:t>Colapso</w:t>
      </w:r>
      <w:proofErr w:type="spellEnd"/>
      <w:r w:rsidRPr="006D3495">
        <w:t xml:space="preserve"> de los </w:t>
      </w:r>
      <w:proofErr w:type="spellStart"/>
      <w:r w:rsidRPr="006D3495">
        <w:t>Peces</w:t>
      </w:r>
      <w:proofErr w:type="spellEnd"/>
      <w:r w:rsidRPr="006D3495">
        <w:t xml:space="preserve"> </w:t>
      </w:r>
      <w:proofErr w:type="spellStart"/>
      <w:r w:rsidRPr="006D3495">
        <w:t>Pelagicos</w:t>
      </w:r>
      <w:proofErr w:type="spellEnd"/>
      <w:r w:rsidRPr="006D3495">
        <w:t xml:space="preserve"> </w:t>
      </w:r>
      <w:proofErr w:type="spellStart"/>
      <w:r w:rsidRPr="006D3495">
        <w:t>en</w:t>
      </w:r>
      <w:proofErr w:type="spellEnd"/>
      <w:r w:rsidRPr="006D3495">
        <w:t xml:space="preserve"> La Cabecera Del </w:t>
      </w:r>
      <w:proofErr w:type="spellStart"/>
      <w:r w:rsidRPr="006D3495">
        <w:t>Estuario</w:t>
      </w:r>
      <w:proofErr w:type="spellEnd"/>
      <w:r w:rsidRPr="006D3495">
        <w:t xml:space="preserve"> San Francisco. </w:t>
      </w:r>
      <w:r w:rsidRPr="006D3495">
        <w:rPr>
          <w:i/>
          <w:iCs/>
        </w:rPr>
        <w:t>Fisheries</w:t>
      </w:r>
      <w:r w:rsidRPr="006D3495">
        <w:t xml:space="preserve">, </w:t>
      </w:r>
      <w:r w:rsidRPr="006D3495">
        <w:rPr>
          <w:i/>
          <w:iCs/>
        </w:rPr>
        <w:t>32</w:t>
      </w:r>
      <w:r w:rsidRPr="006D3495">
        <w:t>(6), 270–277. https://doi.org/10.1577/1548-8446(2007)32[</w:t>
      </w:r>
      <w:proofErr w:type="gramStart"/>
      <w:r w:rsidRPr="006D3495">
        <w:t>270:TCOPFI</w:t>
      </w:r>
      <w:proofErr w:type="gramEnd"/>
      <w:r w:rsidRPr="006D3495">
        <w:t>]2.0.CO;2</w:t>
      </w:r>
    </w:p>
    <w:p w14:paraId="4C81C45B" w14:textId="77777777" w:rsidR="006D3495" w:rsidRPr="006D3495" w:rsidRDefault="006D3495" w:rsidP="006D3495">
      <w:pPr>
        <w:pStyle w:val="Bibliography"/>
      </w:pPr>
      <w:r w:rsidRPr="006D3495">
        <w:t xml:space="preserve">Sommer, T., Mejia, F., </w:t>
      </w:r>
      <w:proofErr w:type="spellStart"/>
      <w:r w:rsidRPr="006D3495">
        <w:t>Nobriga</w:t>
      </w:r>
      <w:proofErr w:type="spellEnd"/>
      <w:r w:rsidRPr="006D3495">
        <w:t xml:space="preserve">, M., </w:t>
      </w:r>
      <w:proofErr w:type="spellStart"/>
      <w:r w:rsidRPr="006D3495">
        <w:t>Feyrer</w:t>
      </w:r>
      <w:proofErr w:type="spellEnd"/>
      <w:r w:rsidRPr="006D3495">
        <w:t xml:space="preserve">, F., &amp; </w:t>
      </w:r>
      <w:proofErr w:type="spellStart"/>
      <w:r w:rsidRPr="006D3495">
        <w:t>Grimaldo</w:t>
      </w:r>
      <w:proofErr w:type="spellEnd"/>
      <w:r w:rsidRPr="006D3495">
        <w:t xml:space="preserve">, L. (2011). The Spawning Migration of Delta Smelt in the Upper San Francisco Estuary. </w:t>
      </w:r>
      <w:r w:rsidRPr="006D3495">
        <w:rPr>
          <w:i/>
          <w:iCs/>
        </w:rPr>
        <w:t>San Francisco Estuary and Watershed Science</w:t>
      </w:r>
      <w:r w:rsidRPr="006D3495">
        <w:t xml:space="preserve">, </w:t>
      </w:r>
      <w:r w:rsidRPr="006D3495">
        <w:rPr>
          <w:i/>
          <w:iCs/>
        </w:rPr>
        <w:t>9</w:t>
      </w:r>
      <w:r w:rsidRPr="006D3495">
        <w:t>(2), 1–44.</w:t>
      </w:r>
    </w:p>
    <w:p w14:paraId="2956AD74" w14:textId="77777777" w:rsidR="006D3495" w:rsidRPr="006D3495" w:rsidRDefault="006D3495" w:rsidP="006D3495">
      <w:pPr>
        <w:pStyle w:val="Bibliography"/>
      </w:pPr>
      <w:r w:rsidRPr="006D3495">
        <w:t xml:space="preserve">State of California FMWT. (2022). </w:t>
      </w:r>
      <w:r w:rsidRPr="006D3495">
        <w:rPr>
          <w:i/>
          <w:iCs/>
        </w:rPr>
        <w:t>2022 Fall Midwater Trawl annual fish abundance and distribution summary</w:t>
      </w:r>
      <w:r w:rsidRPr="006D3495">
        <w:t xml:space="preserve"> (pp. 1–16) [Annual Survey Results Memorandum]. State of California Department of Fish and Wildlife. https://wildlife.ca.gov/Conservation/Delta/Fall-Midwater-Trawl</w:t>
      </w:r>
    </w:p>
    <w:p w14:paraId="7D48FF2C" w14:textId="77777777" w:rsidR="006D3495" w:rsidRPr="006D3495" w:rsidRDefault="006D3495" w:rsidP="006D3495">
      <w:pPr>
        <w:pStyle w:val="Bibliography"/>
      </w:pPr>
      <w:r w:rsidRPr="006D3495">
        <w:t xml:space="preserve">State of California SKT. (2022). </w:t>
      </w:r>
      <w:r w:rsidRPr="006D3495">
        <w:rPr>
          <w:i/>
          <w:iCs/>
        </w:rPr>
        <w:t>2022 Spring Kodiak Trawl Delta Smelt Index</w:t>
      </w:r>
      <w:r w:rsidRPr="006D3495">
        <w:t xml:space="preserve"> (pp. 1–2) [Annual Survey Results Memorandum]. State of California Department of Fish and Wildlife. https://nrm.dfg.ca.gov/FileHandler.ashx?DocumentId=204731&amp;inline</w:t>
      </w:r>
    </w:p>
    <w:p w14:paraId="7472387D" w14:textId="77777777" w:rsidR="006D3495" w:rsidRPr="006D3495" w:rsidRDefault="006D3495" w:rsidP="006D3495">
      <w:pPr>
        <w:pStyle w:val="Bibliography"/>
      </w:pPr>
      <w:proofErr w:type="spellStart"/>
      <w:r w:rsidRPr="006D3495">
        <w:t>Stelkens</w:t>
      </w:r>
      <w:proofErr w:type="spellEnd"/>
      <w:r w:rsidRPr="006D3495">
        <w:t xml:space="preserve">, R. B., &amp; </w:t>
      </w:r>
      <w:proofErr w:type="spellStart"/>
      <w:r w:rsidRPr="006D3495">
        <w:t>Wedekind</w:t>
      </w:r>
      <w:proofErr w:type="spellEnd"/>
      <w:r w:rsidRPr="006D3495">
        <w:t xml:space="preserve">, C. (2010). Environmental sex reversal, Trojan sex genes, and sex ratio adjustment: Conditions and population consequences: ENVIRONMENTAL SEX REVERSAL AND TROJAN SEX GENES. </w:t>
      </w:r>
      <w:r w:rsidRPr="006D3495">
        <w:rPr>
          <w:i/>
          <w:iCs/>
        </w:rPr>
        <w:t>Molecular Ecology</w:t>
      </w:r>
      <w:r w:rsidRPr="006D3495">
        <w:t xml:space="preserve">, </w:t>
      </w:r>
      <w:r w:rsidRPr="006D3495">
        <w:rPr>
          <w:i/>
          <w:iCs/>
        </w:rPr>
        <w:t>19</w:t>
      </w:r>
      <w:r w:rsidRPr="006D3495">
        <w:t>(4), 627–646. https://doi.org/10.1111/j.1365-294X.2010.04526.x</w:t>
      </w:r>
    </w:p>
    <w:p w14:paraId="5CEDF6D7" w14:textId="77777777" w:rsidR="006D3495" w:rsidRPr="006D3495" w:rsidRDefault="006D3495" w:rsidP="006D3495">
      <w:pPr>
        <w:pStyle w:val="Bibliography"/>
      </w:pPr>
      <w:proofErr w:type="spellStart"/>
      <w:r w:rsidRPr="006D3495">
        <w:t>Strona</w:t>
      </w:r>
      <w:proofErr w:type="spellEnd"/>
      <w:r w:rsidRPr="006D3495">
        <w:t xml:space="preserve">, G., &amp; Bradshaw, C. J. A. (2022). Coextinctions dominate future vertebrate losses from climate and land use change. </w:t>
      </w:r>
      <w:r w:rsidRPr="006D3495">
        <w:rPr>
          <w:i/>
          <w:iCs/>
        </w:rPr>
        <w:t>Science Advances</w:t>
      </w:r>
      <w:r w:rsidRPr="006D3495">
        <w:t xml:space="preserve">, </w:t>
      </w:r>
      <w:r w:rsidRPr="006D3495">
        <w:rPr>
          <w:i/>
          <w:iCs/>
        </w:rPr>
        <w:t>8</w:t>
      </w:r>
      <w:r w:rsidRPr="006D3495">
        <w:t>(50), eabn4345. https://doi.org/10.1126/sciadv.abn4345</w:t>
      </w:r>
    </w:p>
    <w:p w14:paraId="30237172" w14:textId="77777777" w:rsidR="006D3495" w:rsidRPr="006D3495" w:rsidRDefault="006D3495" w:rsidP="006D3495">
      <w:pPr>
        <w:pStyle w:val="Bibliography"/>
      </w:pPr>
      <w:proofErr w:type="spellStart"/>
      <w:r w:rsidRPr="006D3495">
        <w:t>Tenugu</w:t>
      </w:r>
      <w:proofErr w:type="spellEnd"/>
      <w:r w:rsidRPr="006D3495">
        <w:t xml:space="preserve">, S., &amp; </w:t>
      </w:r>
      <w:proofErr w:type="spellStart"/>
      <w:r w:rsidRPr="006D3495">
        <w:t>Senthilkumaran</w:t>
      </w:r>
      <w:proofErr w:type="spellEnd"/>
      <w:r w:rsidRPr="006D3495">
        <w:t xml:space="preserve">, B. (2022). Sexual plasticity in bony fishes: Analyzing morphological to molecular changes of sex reversal. </w:t>
      </w:r>
      <w:r w:rsidRPr="006D3495">
        <w:rPr>
          <w:i/>
          <w:iCs/>
        </w:rPr>
        <w:t>Aquaculture and Fisheries</w:t>
      </w:r>
      <w:r w:rsidRPr="006D3495">
        <w:t xml:space="preserve">, </w:t>
      </w:r>
      <w:r w:rsidRPr="006D3495">
        <w:rPr>
          <w:i/>
          <w:iCs/>
        </w:rPr>
        <w:t>7</w:t>
      </w:r>
      <w:r w:rsidRPr="006D3495">
        <w:t>(5), 525–539. https://doi.org/10.1016/j.aaf.2022.02.007</w:t>
      </w:r>
    </w:p>
    <w:p w14:paraId="5AC3E600" w14:textId="77777777" w:rsidR="006D3495" w:rsidRPr="006D3495" w:rsidRDefault="006D3495" w:rsidP="006D3495">
      <w:pPr>
        <w:pStyle w:val="Bibliography"/>
      </w:pPr>
      <w:r w:rsidRPr="006D3495">
        <w:t xml:space="preserve">Thermo Scientific. (2010). </w:t>
      </w:r>
      <w:proofErr w:type="spellStart"/>
      <w:r w:rsidRPr="006D3495">
        <w:rPr>
          <w:i/>
          <w:iCs/>
        </w:rPr>
        <w:t>NanoDrop</w:t>
      </w:r>
      <w:proofErr w:type="spellEnd"/>
      <w:r w:rsidRPr="006D3495">
        <w:rPr>
          <w:i/>
          <w:iCs/>
        </w:rPr>
        <w:t xml:space="preserve"> 1000 Spectrophotometer User’s Manual</w:t>
      </w:r>
      <w:r w:rsidRPr="006D3495">
        <w:t>. https://assets.thermofisher.com/TFS-Assets/CAD/manuals/nd-1000-v3.8-users-manual-8%205x11.pdf</w:t>
      </w:r>
    </w:p>
    <w:p w14:paraId="285B61B2" w14:textId="77777777" w:rsidR="006D3495" w:rsidRPr="006D3495" w:rsidRDefault="006D3495" w:rsidP="006D3495">
      <w:pPr>
        <w:pStyle w:val="Bibliography"/>
      </w:pPr>
      <w:proofErr w:type="spellStart"/>
      <w:r w:rsidRPr="006D3495">
        <w:lastRenderedPageBreak/>
        <w:t>Triay</w:t>
      </w:r>
      <w:proofErr w:type="spellEnd"/>
      <w:r w:rsidRPr="006D3495">
        <w:t xml:space="preserve">, C., Conte, M. A., </w:t>
      </w:r>
      <w:proofErr w:type="spellStart"/>
      <w:r w:rsidRPr="006D3495">
        <w:t>Baroiller</w:t>
      </w:r>
      <w:proofErr w:type="spellEnd"/>
      <w:r w:rsidRPr="006D3495">
        <w:t xml:space="preserve">, J.-F., </w:t>
      </w:r>
      <w:proofErr w:type="spellStart"/>
      <w:r w:rsidRPr="006D3495">
        <w:t>Bezault</w:t>
      </w:r>
      <w:proofErr w:type="spellEnd"/>
      <w:r w:rsidRPr="006D3495">
        <w:t xml:space="preserve">, E., Clark, F. E., Penman, D. J., Kocher, T. D., &amp; </w:t>
      </w:r>
      <w:proofErr w:type="spellStart"/>
      <w:r w:rsidRPr="006D3495">
        <w:t>D’Cotta</w:t>
      </w:r>
      <w:proofErr w:type="spellEnd"/>
      <w:r w:rsidRPr="006D3495">
        <w:t xml:space="preserve">, H. (2020). Structure and Sequence of the Sex Determining Locus in Two Wild Populations of Nile Tilapia. </w:t>
      </w:r>
      <w:r w:rsidRPr="006D3495">
        <w:rPr>
          <w:i/>
          <w:iCs/>
        </w:rPr>
        <w:t>Genes</w:t>
      </w:r>
      <w:r w:rsidRPr="006D3495">
        <w:t xml:space="preserve">, </w:t>
      </w:r>
      <w:r w:rsidRPr="006D3495">
        <w:rPr>
          <w:i/>
          <w:iCs/>
        </w:rPr>
        <w:t>11</w:t>
      </w:r>
      <w:r w:rsidRPr="006D3495">
        <w:t>(9), 1017. https://doi.org/10.3390/genes11091017</w:t>
      </w:r>
    </w:p>
    <w:p w14:paraId="54BFBF62" w14:textId="77777777" w:rsidR="006D3495" w:rsidRPr="006D3495" w:rsidRDefault="006D3495" w:rsidP="006D3495">
      <w:pPr>
        <w:pStyle w:val="Bibliography"/>
      </w:pPr>
      <w:proofErr w:type="spellStart"/>
      <w:r w:rsidRPr="006D3495">
        <w:t>Trivers</w:t>
      </w:r>
      <w:proofErr w:type="spellEnd"/>
      <w:r w:rsidRPr="006D3495">
        <w:t xml:space="preserve">, R. L., &amp; Willard, D. E. (1973). Natural Selection of Parental Ability to Vary the Sex Ratio of Offspring. </w:t>
      </w:r>
      <w:r w:rsidRPr="006D3495">
        <w:rPr>
          <w:i/>
          <w:iCs/>
        </w:rPr>
        <w:t>Science</w:t>
      </w:r>
      <w:r w:rsidRPr="006D3495">
        <w:t xml:space="preserve">, </w:t>
      </w:r>
      <w:r w:rsidRPr="006D3495">
        <w:rPr>
          <w:i/>
          <w:iCs/>
        </w:rPr>
        <w:t>179</w:t>
      </w:r>
      <w:r w:rsidRPr="006D3495">
        <w:t>(4068), 90–92. https://doi.org/10.1126/science.179.4068.90</w:t>
      </w:r>
    </w:p>
    <w:p w14:paraId="5B1DE4A6" w14:textId="77777777" w:rsidR="006D3495" w:rsidRPr="006D3495" w:rsidRDefault="006D3495" w:rsidP="006D3495">
      <w:pPr>
        <w:pStyle w:val="Bibliography"/>
      </w:pPr>
      <w:proofErr w:type="spellStart"/>
      <w:r w:rsidRPr="006D3495">
        <w:t>Uhlenhaut</w:t>
      </w:r>
      <w:proofErr w:type="spellEnd"/>
      <w:r w:rsidRPr="006D3495">
        <w:t xml:space="preserve">, N. H., Jakob, S., </w:t>
      </w:r>
      <w:proofErr w:type="spellStart"/>
      <w:r w:rsidRPr="006D3495">
        <w:t>Anlag</w:t>
      </w:r>
      <w:proofErr w:type="spellEnd"/>
      <w:r w:rsidRPr="006D3495">
        <w:t xml:space="preserve">, K., Eisenberger, T., </w:t>
      </w:r>
      <w:proofErr w:type="spellStart"/>
      <w:r w:rsidRPr="006D3495">
        <w:t>Sekido</w:t>
      </w:r>
      <w:proofErr w:type="spellEnd"/>
      <w:r w:rsidRPr="006D3495">
        <w:t xml:space="preserve">, R., Kress, J., </w:t>
      </w:r>
      <w:proofErr w:type="spellStart"/>
      <w:r w:rsidRPr="006D3495">
        <w:t>Treier</w:t>
      </w:r>
      <w:proofErr w:type="spellEnd"/>
      <w:r w:rsidRPr="006D3495">
        <w:t xml:space="preserve">, A.-C., </w:t>
      </w:r>
      <w:proofErr w:type="spellStart"/>
      <w:r w:rsidRPr="006D3495">
        <w:t>Klugmann</w:t>
      </w:r>
      <w:proofErr w:type="spellEnd"/>
      <w:r w:rsidRPr="006D3495">
        <w:t xml:space="preserve">, C., </w:t>
      </w:r>
      <w:proofErr w:type="spellStart"/>
      <w:r w:rsidRPr="006D3495">
        <w:t>Klasen</w:t>
      </w:r>
      <w:proofErr w:type="spellEnd"/>
      <w:r w:rsidRPr="006D3495">
        <w:t xml:space="preserve">, C., Holter, N. I., </w:t>
      </w:r>
      <w:proofErr w:type="spellStart"/>
      <w:r w:rsidRPr="006D3495">
        <w:t>Riethmacher</w:t>
      </w:r>
      <w:proofErr w:type="spellEnd"/>
      <w:r w:rsidRPr="006D3495">
        <w:t xml:space="preserve">, D., </w:t>
      </w:r>
      <w:proofErr w:type="spellStart"/>
      <w:r w:rsidRPr="006D3495">
        <w:t>Schütz</w:t>
      </w:r>
      <w:proofErr w:type="spellEnd"/>
      <w:r w:rsidRPr="006D3495">
        <w:t xml:space="preserve">, G., Cooney, A. J., Lovell-Badge, R., &amp; </w:t>
      </w:r>
      <w:proofErr w:type="spellStart"/>
      <w:r w:rsidRPr="006D3495">
        <w:t>Treier</w:t>
      </w:r>
      <w:proofErr w:type="spellEnd"/>
      <w:r w:rsidRPr="006D3495">
        <w:t xml:space="preserve">, M. (2009). Somatic Sex Reprogramming of Adult Ovaries to Testes by FOXL2 Ablation. </w:t>
      </w:r>
      <w:r w:rsidRPr="006D3495">
        <w:rPr>
          <w:i/>
          <w:iCs/>
        </w:rPr>
        <w:t>Cell</w:t>
      </w:r>
      <w:r w:rsidRPr="006D3495">
        <w:t xml:space="preserve">, </w:t>
      </w:r>
      <w:r w:rsidRPr="006D3495">
        <w:rPr>
          <w:i/>
          <w:iCs/>
        </w:rPr>
        <w:t>139</w:t>
      </w:r>
      <w:r w:rsidRPr="006D3495">
        <w:t>(6), 1130–1142. https://doi.org/10.1016/j.cell.2009.11.021</w:t>
      </w:r>
    </w:p>
    <w:p w14:paraId="24D98A2D" w14:textId="77777777" w:rsidR="006D3495" w:rsidRPr="006D3495" w:rsidRDefault="006D3495" w:rsidP="006D3495">
      <w:pPr>
        <w:pStyle w:val="Bibliography"/>
      </w:pPr>
      <w:r w:rsidRPr="006D3495">
        <w:t xml:space="preserve">Ullrich, P. A., Xu, Z., Rhoades, A. M., </w:t>
      </w:r>
      <w:proofErr w:type="spellStart"/>
      <w:r w:rsidRPr="006D3495">
        <w:t>Dettinger</w:t>
      </w:r>
      <w:proofErr w:type="spellEnd"/>
      <w:r w:rsidRPr="006D3495">
        <w:t xml:space="preserve">, M. D., Mount, J. F., Jones, A. D., &amp; </w:t>
      </w:r>
      <w:proofErr w:type="spellStart"/>
      <w:r w:rsidRPr="006D3495">
        <w:t>Vahmani</w:t>
      </w:r>
      <w:proofErr w:type="spellEnd"/>
      <w:r w:rsidRPr="006D3495">
        <w:t xml:space="preserve">, P. (2018). California’s Drought of the Future: A Midcentury Recreation of the Exceptional Conditions of 2012–2017. </w:t>
      </w:r>
      <w:r w:rsidRPr="006D3495">
        <w:rPr>
          <w:i/>
          <w:iCs/>
        </w:rPr>
        <w:t>Earth’s Future</w:t>
      </w:r>
      <w:r w:rsidRPr="006D3495">
        <w:t xml:space="preserve">, </w:t>
      </w:r>
      <w:r w:rsidRPr="006D3495">
        <w:rPr>
          <w:i/>
          <w:iCs/>
        </w:rPr>
        <w:t>6</w:t>
      </w:r>
      <w:r w:rsidRPr="006D3495">
        <w:t>(11), 1568–1587. https://doi.org/10.1029/2018EF001007</w:t>
      </w:r>
    </w:p>
    <w:p w14:paraId="489699F8" w14:textId="77777777" w:rsidR="006D3495" w:rsidRPr="006D3495" w:rsidRDefault="006D3495" w:rsidP="006D3495">
      <w:pPr>
        <w:pStyle w:val="Bibliography"/>
      </w:pPr>
      <w:proofErr w:type="spellStart"/>
      <w:r w:rsidRPr="006D3495">
        <w:t>Vaser</w:t>
      </w:r>
      <w:proofErr w:type="spellEnd"/>
      <w:r w:rsidRPr="006D3495">
        <w:t xml:space="preserve">, R., </w:t>
      </w:r>
      <w:proofErr w:type="spellStart"/>
      <w:r w:rsidRPr="006D3495">
        <w:t>Sović</w:t>
      </w:r>
      <w:proofErr w:type="spellEnd"/>
      <w:r w:rsidRPr="006D3495">
        <w:t xml:space="preserve">, I., Nagarajan, N., &amp; </w:t>
      </w:r>
      <w:proofErr w:type="spellStart"/>
      <w:r w:rsidRPr="006D3495">
        <w:t>Šikić</w:t>
      </w:r>
      <w:proofErr w:type="spellEnd"/>
      <w:r w:rsidRPr="006D3495">
        <w:t xml:space="preserve">, M. (2017). Fast and accurate de novo genome assembly from long uncorrected reads. </w:t>
      </w:r>
      <w:r w:rsidRPr="006D3495">
        <w:rPr>
          <w:i/>
          <w:iCs/>
        </w:rPr>
        <w:t>Genome Research</w:t>
      </w:r>
      <w:r w:rsidRPr="006D3495">
        <w:t xml:space="preserve">, </w:t>
      </w:r>
      <w:r w:rsidRPr="006D3495">
        <w:rPr>
          <w:i/>
          <w:iCs/>
        </w:rPr>
        <w:t>27</w:t>
      </w:r>
      <w:r w:rsidRPr="006D3495">
        <w:t>(5), 737–746. https://doi.org/10.1101/gr.214270.116</w:t>
      </w:r>
    </w:p>
    <w:p w14:paraId="549D8CB8" w14:textId="77777777" w:rsidR="006D3495" w:rsidRPr="006D3495" w:rsidRDefault="006D3495" w:rsidP="006D3495">
      <w:pPr>
        <w:pStyle w:val="Bibliography"/>
      </w:pPr>
      <w:proofErr w:type="spellStart"/>
      <w:r w:rsidRPr="006D3495">
        <w:t>Volff</w:t>
      </w:r>
      <w:proofErr w:type="spellEnd"/>
      <w:r w:rsidRPr="006D3495">
        <w:t xml:space="preserve">, J. N. (2005). Genome evolution and biodiversity in teleost fish. </w:t>
      </w:r>
      <w:r w:rsidRPr="006D3495">
        <w:rPr>
          <w:i/>
          <w:iCs/>
        </w:rPr>
        <w:t>Heredity</w:t>
      </w:r>
      <w:r w:rsidRPr="006D3495">
        <w:t xml:space="preserve">, </w:t>
      </w:r>
      <w:r w:rsidRPr="006D3495">
        <w:rPr>
          <w:i/>
          <w:iCs/>
        </w:rPr>
        <w:t>94</w:t>
      </w:r>
      <w:r w:rsidRPr="006D3495">
        <w:t>(3), 280–294. https://doi.org/10.1038/sj.hdy.6800635</w:t>
      </w:r>
    </w:p>
    <w:p w14:paraId="3B2C4F94" w14:textId="77777777" w:rsidR="006D3495" w:rsidRPr="006D3495" w:rsidRDefault="006D3495" w:rsidP="006D3495">
      <w:pPr>
        <w:pStyle w:val="Bibliography"/>
      </w:pPr>
      <w:proofErr w:type="spellStart"/>
      <w:r w:rsidRPr="006D3495">
        <w:t>Volff</w:t>
      </w:r>
      <w:proofErr w:type="spellEnd"/>
      <w:r w:rsidRPr="006D3495">
        <w:t xml:space="preserve">, J. N., &amp; </w:t>
      </w:r>
      <w:proofErr w:type="spellStart"/>
      <w:r w:rsidRPr="006D3495">
        <w:t>Schartl</w:t>
      </w:r>
      <w:proofErr w:type="spellEnd"/>
      <w:r w:rsidRPr="006D3495">
        <w:t xml:space="preserve">, M. (2001). Variability of genetic sex determination in </w:t>
      </w:r>
      <w:proofErr w:type="spellStart"/>
      <w:r w:rsidRPr="006D3495">
        <w:t>poeciliid</w:t>
      </w:r>
      <w:proofErr w:type="spellEnd"/>
      <w:r w:rsidRPr="006D3495">
        <w:t xml:space="preserve"> fishes. </w:t>
      </w:r>
      <w:proofErr w:type="spellStart"/>
      <w:r w:rsidRPr="006D3495">
        <w:rPr>
          <w:i/>
          <w:iCs/>
        </w:rPr>
        <w:t>Genetica</w:t>
      </w:r>
      <w:proofErr w:type="spellEnd"/>
      <w:r w:rsidRPr="006D3495">
        <w:t xml:space="preserve">, </w:t>
      </w:r>
      <w:r w:rsidRPr="006D3495">
        <w:rPr>
          <w:i/>
          <w:iCs/>
        </w:rPr>
        <w:t>111</w:t>
      </w:r>
      <w:r w:rsidRPr="006D3495">
        <w:t>, 101–110.</w:t>
      </w:r>
    </w:p>
    <w:p w14:paraId="2DF5A759" w14:textId="77777777" w:rsidR="006D3495" w:rsidRPr="006D3495" w:rsidRDefault="006D3495" w:rsidP="006D3495">
      <w:pPr>
        <w:pStyle w:val="Bibliography"/>
      </w:pPr>
      <w:proofErr w:type="spellStart"/>
      <w:r w:rsidRPr="006D3495">
        <w:t>Vurture</w:t>
      </w:r>
      <w:proofErr w:type="spellEnd"/>
      <w:r w:rsidRPr="006D3495">
        <w:t xml:space="preserve">, G. W., </w:t>
      </w:r>
      <w:proofErr w:type="spellStart"/>
      <w:r w:rsidRPr="006D3495">
        <w:t>Sedlazeck</w:t>
      </w:r>
      <w:proofErr w:type="spellEnd"/>
      <w:r w:rsidRPr="006D3495">
        <w:t xml:space="preserve">, F. J., </w:t>
      </w:r>
      <w:proofErr w:type="spellStart"/>
      <w:r w:rsidRPr="006D3495">
        <w:t>Nattestad</w:t>
      </w:r>
      <w:proofErr w:type="spellEnd"/>
      <w:r w:rsidRPr="006D3495">
        <w:t xml:space="preserve">, M., Underwood, C. J., Fang, H., </w:t>
      </w:r>
      <w:proofErr w:type="spellStart"/>
      <w:r w:rsidRPr="006D3495">
        <w:t>Gurtowski</w:t>
      </w:r>
      <w:proofErr w:type="spellEnd"/>
      <w:r w:rsidRPr="006D3495">
        <w:t xml:space="preserve">, J., &amp; Schatz, M. C. (2017). </w:t>
      </w:r>
      <w:proofErr w:type="spellStart"/>
      <w:r w:rsidRPr="006D3495">
        <w:t>GenomeScope</w:t>
      </w:r>
      <w:proofErr w:type="spellEnd"/>
      <w:r w:rsidRPr="006D3495">
        <w:t xml:space="preserve">: Fast reference-free genome profiling from short reads. </w:t>
      </w:r>
      <w:r w:rsidRPr="006D3495">
        <w:rPr>
          <w:i/>
          <w:iCs/>
        </w:rPr>
        <w:t>Bioinformatics</w:t>
      </w:r>
      <w:r w:rsidRPr="006D3495">
        <w:t xml:space="preserve">, </w:t>
      </w:r>
      <w:r w:rsidRPr="006D3495">
        <w:rPr>
          <w:i/>
          <w:iCs/>
        </w:rPr>
        <w:t>33</w:t>
      </w:r>
      <w:r w:rsidRPr="006D3495">
        <w:t>(14), 2202–2204. https://doi.org/10.1093/bioinformatics/btx153</w:t>
      </w:r>
    </w:p>
    <w:p w14:paraId="4421DF38" w14:textId="77777777" w:rsidR="006D3495" w:rsidRPr="006D3495" w:rsidRDefault="006D3495" w:rsidP="006D3495">
      <w:pPr>
        <w:pStyle w:val="Bibliography"/>
      </w:pPr>
      <w:proofErr w:type="spellStart"/>
      <w:r w:rsidRPr="006D3495">
        <w:t>Wasko</w:t>
      </w:r>
      <w:proofErr w:type="spellEnd"/>
      <w:r w:rsidRPr="006D3495">
        <w:t xml:space="preserve">, A. P., Martins, C., Oliveira, C., &amp; </w:t>
      </w:r>
      <w:proofErr w:type="spellStart"/>
      <w:r w:rsidRPr="006D3495">
        <w:t>Foresti</w:t>
      </w:r>
      <w:proofErr w:type="spellEnd"/>
      <w:r w:rsidRPr="006D3495">
        <w:t xml:space="preserve">, F. (2003). Non-destructive genetic sampling in fish. An improved method for DNA extraction from fish fins and scales. </w:t>
      </w:r>
      <w:proofErr w:type="spellStart"/>
      <w:r w:rsidRPr="006D3495">
        <w:rPr>
          <w:i/>
          <w:iCs/>
        </w:rPr>
        <w:t>Hereditas</w:t>
      </w:r>
      <w:proofErr w:type="spellEnd"/>
      <w:r w:rsidRPr="006D3495">
        <w:t xml:space="preserve">, </w:t>
      </w:r>
      <w:r w:rsidRPr="006D3495">
        <w:rPr>
          <w:i/>
          <w:iCs/>
        </w:rPr>
        <w:t>138</w:t>
      </w:r>
      <w:r w:rsidRPr="006D3495">
        <w:t>(3), 161–165. https://doi.org/10.1034/j.1601-5223.2003.01503.x</w:t>
      </w:r>
    </w:p>
    <w:p w14:paraId="627D31AC" w14:textId="77777777" w:rsidR="006D3495" w:rsidRPr="006D3495" w:rsidRDefault="006D3495" w:rsidP="006D3495">
      <w:pPr>
        <w:pStyle w:val="Bibliography"/>
      </w:pPr>
      <w:r w:rsidRPr="006D3495">
        <w:t xml:space="preserve">Xuan, B., Kim, E. M., Song, M.-Y., Shin, Y., Jeon, J.-H., &amp; Bae, E. (2021). Draft Genome of the Korean smelt Hypomesus nipponensis and its transcriptomic. </w:t>
      </w:r>
      <w:r w:rsidRPr="006D3495">
        <w:rPr>
          <w:i/>
          <w:iCs/>
        </w:rPr>
        <w:t xml:space="preserve">G3: </w:t>
      </w:r>
      <w:proofErr w:type="spellStart"/>
      <w:r w:rsidRPr="006D3495">
        <w:rPr>
          <w:i/>
          <w:iCs/>
        </w:rPr>
        <w:t>Genes|Genomes|Genetics</w:t>
      </w:r>
      <w:proofErr w:type="spellEnd"/>
      <w:r w:rsidRPr="006D3495">
        <w:t>, 35. https://doi.org/10.1093/g3journal/jkab147</w:t>
      </w:r>
    </w:p>
    <w:p w14:paraId="77E77483" w14:textId="77777777" w:rsidR="006D3495" w:rsidRPr="006D3495" w:rsidRDefault="006D3495" w:rsidP="006D3495">
      <w:pPr>
        <w:pStyle w:val="Bibliography"/>
      </w:pPr>
      <w:proofErr w:type="spellStart"/>
      <w:r w:rsidRPr="006D3495">
        <w:lastRenderedPageBreak/>
        <w:t>Zoonomia</w:t>
      </w:r>
      <w:proofErr w:type="spellEnd"/>
      <w:r w:rsidRPr="006D3495">
        <w:t xml:space="preserve"> Consortium. (2020). A comparative genomics multitool for scientific discovery and conservation. </w:t>
      </w:r>
      <w:r w:rsidRPr="006D3495">
        <w:rPr>
          <w:i/>
          <w:iCs/>
        </w:rPr>
        <w:t>Nature</w:t>
      </w:r>
      <w:r w:rsidRPr="006D3495">
        <w:t xml:space="preserve">, </w:t>
      </w:r>
      <w:r w:rsidRPr="006D3495">
        <w:rPr>
          <w:i/>
          <w:iCs/>
        </w:rPr>
        <w:t>587</w:t>
      </w:r>
      <w:r w:rsidRPr="006D3495">
        <w:t>(7833), 240–245. https://doi.org/10.1038/s41586-020-2876-6</w:t>
      </w:r>
    </w:p>
    <w:p w14:paraId="25149163" w14:textId="0F68E2EC" w:rsidR="000E70AC" w:rsidRPr="00DB729A" w:rsidRDefault="0087338E" w:rsidP="0011235A">
      <w:pPr>
        <w:spacing w:after="0" w:line="240" w:lineRule="auto"/>
        <w:jc w:val="left"/>
        <w:rPr>
          <w:rFonts w:eastAsia="Times New Roman" w:cstheme="minorHAnsi"/>
          <w:color w:val="000000"/>
        </w:rPr>
      </w:pPr>
      <w:r w:rsidRPr="00DB729A">
        <w:rPr>
          <w:rFonts w:eastAsia="Times New Roman" w:cstheme="minorHAnsi"/>
          <w:color w:val="000000"/>
          <w:sz w:val="24"/>
          <w:szCs w:val="24"/>
        </w:rPr>
        <w:fldChar w:fldCharType="end"/>
      </w:r>
    </w:p>
    <w:p w14:paraId="0978B2C1" w14:textId="77777777" w:rsidR="008914E8" w:rsidRPr="00A973EF" w:rsidRDefault="008914E8" w:rsidP="0011235A">
      <w:pPr>
        <w:spacing w:after="0" w:line="240" w:lineRule="auto"/>
        <w:jc w:val="left"/>
        <w:rPr>
          <w:rFonts w:eastAsia="Times New Roman" w:cstheme="minorHAns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391"/>
        <w:gridCol w:w="1724"/>
        <w:gridCol w:w="1280"/>
        <w:gridCol w:w="971"/>
        <w:gridCol w:w="1308"/>
        <w:gridCol w:w="990"/>
        <w:gridCol w:w="1170"/>
        <w:gridCol w:w="900"/>
        <w:gridCol w:w="900"/>
        <w:gridCol w:w="874"/>
        <w:gridCol w:w="836"/>
        <w:gridCol w:w="920"/>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Number of </w:t>
            </w:r>
            <w:proofErr w:type="spellStart"/>
            <w:r w:rsidRPr="00C11823">
              <w:rPr>
                <w:rFonts w:ascii="Calibri Light" w:eastAsia="Times New Roman" w:hAnsi="Calibri Light" w:cs="Calibri Light"/>
                <w:b/>
                <w:bCs/>
              </w:rPr>
              <w:t>chr.</w:t>
            </w:r>
            <w:proofErr w:type="spellEnd"/>
            <w:r w:rsidRPr="00C11823">
              <w:rPr>
                <w:rFonts w:ascii="Calibri Light" w:eastAsia="Times New Roman" w:hAnsi="Calibri Light" w:cs="Calibri Light"/>
                <w:b/>
                <w:bCs/>
              </w:rPr>
              <w:t xml:space="preserve">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4C15D519"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 xml:space="preserve">umber of </w:t>
            </w:r>
            <w:r w:rsidR="0054325B">
              <w:rPr>
                <w:rFonts w:ascii="Calibri Light" w:eastAsia="Times New Roman" w:hAnsi="Calibri Light" w:cs="Calibri Light"/>
                <w:b/>
                <w:bCs/>
              </w:rPr>
              <w:t>scaffolds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t>
            </w:r>
            <w:proofErr w:type="spellStart"/>
            <w:r w:rsidR="009E004D">
              <w:rPr>
                <w:rFonts w:ascii="Calibri Light" w:eastAsia="Times New Roman" w:hAnsi="Calibri Light" w:cs="Calibri Light"/>
              </w:rPr>
              <w:t>wakasagi</w:t>
            </w:r>
            <w:proofErr w:type="spellEnd"/>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spellStart"/>
            <w:proofErr w:type="gramStart"/>
            <w:r>
              <w:rPr>
                <w:rFonts w:ascii="Calibri Light" w:eastAsia="Times New Roman" w:hAnsi="Calibri Light" w:cs="Calibri Light"/>
              </w:rPr>
              <w:t>wakasagi</w:t>
            </w:r>
            <w:proofErr w:type="spellEnd"/>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85" w:name="_Toc144802749"/>
      <w:r>
        <w:t>Tables and Figures</w:t>
      </w:r>
      <w:bookmarkEnd w:id="85"/>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218"/>
        <w:gridCol w:w="1046"/>
        <w:gridCol w:w="1144"/>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1736D96E"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 xml:space="preserve">Table of tissue type and storage method of sampled delta smelt from four sampling events. Included are the names referred to in the text. T= </w:t>
            </w:r>
            <w:r w:rsidR="00D37010">
              <w:rPr>
                <w:rFonts w:ascii="Calibri Light" w:eastAsia="Times New Roman" w:hAnsi="Calibri Light" w:cs="Calibri Light"/>
                <w:color w:val="000000"/>
              </w:rPr>
              <w:t xml:space="preserve">sampling </w:t>
            </w:r>
            <w:r w:rsidRPr="00D22895">
              <w:rPr>
                <w:rFonts w:ascii="Calibri Light" w:eastAsia="Times New Roman" w:hAnsi="Calibri Light" w:cs="Calibri Light"/>
                <w:color w:val="000000"/>
              </w:rPr>
              <w:t>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7270" w:type="dxa"/>
        <w:jc w:val="center"/>
        <w:tblLook w:val="04A0" w:firstRow="1" w:lastRow="0" w:firstColumn="1" w:lastColumn="0" w:noHBand="0" w:noVBand="1"/>
      </w:tblPr>
      <w:tblGrid>
        <w:gridCol w:w="263"/>
        <w:gridCol w:w="490"/>
        <w:gridCol w:w="1890"/>
        <w:gridCol w:w="216"/>
        <w:gridCol w:w="1531"/>
        <w:gridCol w:w="2444"/>
        <w:gridCol w:w="1612"/>
        <w:gridCol w:w="1768"/>
        <w:gridCol w:w="1351"/>
        <w:gridCol w:w="1377"/>
        <w:gridCol w:w="612"/>
        <w:gridCol w:w="1456"/>
        <w:gridCol w:w="1998"/>
        <w:gridCol w:w="262"/>
      </w:tblGrid>
      <w:tr w:rsidR="00210561" w:rsidRPr="007E7567" w14:paraId="02E1A725" w14:textId="77777777" w:rsidTr="0054325B">
        <w:trPr>
          <w:gridAfter w:val="1"/>
          <w:wAfter w:w="262" w:type="dxa"/>
          <w:trHeight w:val="240"/>
          <w:jc w:val="center"/>
        </w:trPr>
        <w:tc>
          <w:tcPr>
            <w:tcW w:w="262" w:type="dxa"/>
            <w:tcBorders>
              <w:top w:val="single" w:sz="4" w:space="0" w:color="auto"/>
              <w:left w:val="single" w:sz="4" w:space="0" w:color="auto"/>
              <w:bottom w:val="nil"/>
              <w:right w:val="nil"/>
            </w:tcBorders>
            <w:shd w:val="clear" w:color="auto" w:fill="auto"/>
            <w:noWrap/>
            <w:vAlign w:val="bottom"/>
            <w:hideMark/>
          </w:tcPr>
          <w:p w14:paraId="50EE8E2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2380" w:type="dxa"/>
            <w:gridSpan w:val="2"/>
            <w:tcBorders>
              <w:top w:val="single" w:sz="4" w:space="0" w:color="auto"/>
              <w:left w:val="nil"/>
              <w:bottom w:val="nil"/>
              <w:right w:val="nil"/>
            </w:tcBorders>
          </w:tcPr>
          <w:p w14:paraId="457F07EE"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2367" w:type="dxa"/>
            <w:gridSpan w:val="9"/>
            <w:tcBorders>
              <w:top w:val="single" w:sz="4" w:space="0" w:color="auto"/>
              <w:left w:val="nil"/>
              <w:bottom w:val="nil"/>
              <w:right w:val="nil"/>
            </w:tcBorders>
            <w:shd w:val="clear" w:color="auto" w:fill="auto"/>
            <w:noWrap/>
            <w:vAlign w:val="bottom"/>
            <w:hideMark/>
          </w:tcPr>
          <w:p w14:paraId="6ACFAB54" w14:textId="5DB3603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999" w:type="dxa"/>
            <w:tcBorders>
              <w:top w:val="single" w:sz="4" w:space="0" w:color="auto"/>
              <w:left w:val="nil"/>
              <w:bottom w:val="nil"/>
              <w:right w:val="single" w:sz="4" w:space="0" w:color="auto"/>
            </w:tcBorders>
            <w:shd w:val="clear" w:color="auto" w:fill="auto"/>
            <w:noWrap/>
            <w:vAlign w:val="bottom"/>
            <w:hideMark/>
          </w:tcPr>
          <w:p w14:paraId="3BECB4D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54325B" w:rsidRPr="007E7567" w14:paraId="4A31DBE4"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5D5FB8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380" w:type="dxa"/>
            <w:gridSpan w:val="2"/>
            <w:tcBorders>
              <w:top w:val="nil"/>
              <w:left w:val="nil"/>
              <w:bottom w:val="nil"/>
              <w:right w:val="nil"/>
            </w:tcBorders>
          </w:tcPr>
          <w:p w14:paraId="404C1940" w14:textId="77777777" w:rsidR="00210561" w:rsidRPr="007E7567" w:rsidRDefault="00210561" w:rsidP="0011235A">
            <w:pPr>
              <w:spacing w:after="0" w:line="240" w:lineRule="auto"/>
              <w:jc w:val="left"/>
              <w:rPr>
                <w:rFonts w:ascii="Calibri Light" w:eastAsia="Times New Roman" w:hAnsi="Calibri Light" w:cs="Calibri Light"/>
                <w:b/>
                <w:bCs/>
                <w:color w:val="000000"/>
              </w:rPr>
            </w:pPr>
          </w:p>
        </w:tc>
        <w:tc>
          <w:tcPr>
            <w:tcW w:w="7575" w:type="dxa"/>
            <w:gridSpan w:val="5"/>
            <w:tcBorders>
              <w:top w:val="nil"/>
              <w:left w:val="nil"/>
              <w:bottom w:val="nil"/>
              <w:right w:val="nil"/>
            </w:tcBorders>
            <w:shd w:val="clear" w:color="auto" w:fill="auto"/>
            <w:noWrap/>
            <w:vAlign w:val="bottom"/>
            <w:hideMark/>
          </w:tcPr>
          <w:p w14:paraId="1D1F2FA8" w14:textId="35600928"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352" w:type="dxa"/>
            <w:tcBorders>
              <w:top w:val="nil"/>
              <w:left w:val="nil"/>
              <w:bottom w:val="nil"/>
              <w:right w:val="nil"/>
            </w:tcBorders>
            <w:shd w:val="clear" w:color="auto" w:fill="auto"/>
            <w:noWrap/>
            <w:vAlign w:val="bottom"/>
            <w:hideMark/>
          </w:tcPr>
          <w:p w14:paraId="507400B2"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983" w:type="dxa"/>
            <w:gridSpan w:val="2"/>
            <w:tcBorders>
              <w:top w:val="nil"/>
              <w:left w:val="nil"/>
              <w:bottom w:val="nil"/>
              <w:right w:val="nil"/>
            </w:tcBorders>
            <w:shd w:val="clear" w:color="auto" w:fill="auto"/>
            <w:noWrap/>
            <w:vAlign w:val="bottom"/>
            <w:hideMark/>
          </w:tcPr>
          <w:p w14:paraId="0D4B7D2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1457" w:type="dxa"/>
            <w:tcBorders>
              <w:top w:val="nil"/>
              <w:left w:val="nil"/>
              <w:bottom w:val="nil"/>
              <w:right w:val="nil"/>
            </w:tcBorders>
            <w:shd w:val="clear" w:color="auto" w:fill="auto"/>
            <w:noWrap/>
            <w:vAlign w:val="bottom"/>
            <w:hideMark/>
          </w:tcPr>
          <w:p w14:paraId="240C84B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1999" w:type="dxa"/>
            <w:tcBorders>
              <w:top w:val="nil"/>
              <w:left w:val="nil"/>
              <w:bottom w:val="nil"/>
              <w:right w:val="nil"/>
            </w:tcBorders>
            <w:shd w:val="clear" w:color="auto" w:fill="auto"/>
            <w:noWrap/>
            <w:vAlign w:val="bottom"/>
            <w:hideMark/>
          </w:tcPr>
          <w:p w14:paraId="0F4BB0D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65CB7A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54325B" w:rsidRPr="007E7567" w14:paraId="75D51B5F"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5CD8B1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027C959B" w14:textId="65D45FCF"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Sequen</w:t>
            </w:r>
            <w:r>
              <w:rPr>
                <w:rFonts w:ascii="Calibri Light" w:eastAsia="Times New Roman" w:hAnsi="Calibri Light" w:cs="Calibri Light"/>
                <w:b/>
                <w:bCs/>
                <w:color w:val="000000"/>
              </w:rPr>
              <w:t>c</w:t>
            </w:r>
            <w:r w:rsidRPr="007E7567">
              <w:rPr>
                <w:rFonts w:ascii="Calibri Light" w:eastAsia="Times New Roman" w:hAnsi="Calibri Light" w:cs="Calibri Light"/>
                <w:b/>
                <w:bCs/>
                <w:color w:val="000000"/>
              </w:rPr>
              <w:t xml:space="preserve">ing </w:t>
            </w:r>
            <w:r>
              <w:rPr>
                <w:rFonts w:ascii="Calibri Light" w:eastAsia="Times New Roman" w:hAnsi="Calibri Light" w:cs="Calibri Light"/>
                <w:b/>
                <w:bCs/>
                <w:color w:val="000000"/>
              </w:rPr>
              <w:t>Platform</w:t>
            </w:r>
          </w:p>
        </w:tc>
        <w:tc>
          <w:tcPr>
            <w:tcW w:w="1532" w:type="dxa"/>
            <w:tcBorders>
              <w:top w:val="single" w:sz="4" w:space="0" w:color="auto"/>
              <w:left w:val="nil"/>
              <w:bottom w:val="single" w:sz="4" w:space="0" w:color="auto"/>
              <w:right w:val="single" w:sz="4" w:space="0" w:color="auto"/>
            </w:tcBorders>
            <w:shd w:val="clear" w:color="000000" w:fill="D9D9D9"/>
          </w:tcPr>
          <w:p w14:paraId="2E933310" w14:textId="77777777" w:rsidR="00210561" w:rsidRDefault="00210561" w:rsidP="0011235A">
            <w:pPr>
              <w:spacing w:after="0" w:line="240" w:lineRule="auto"/>
              <w:jc w:val="center"/>
              <w:rPr>
                <w:rFonts w:ascii="Calibri Light" w:eastAsia="Times New Roman" w:hAnsi="Calibri Light" w:cs="Calibri Light"/>
                <w:b/>
                <w:bCs/>
                <w:color w:val="000000"/>
              </w:rPr>
            </w:pPr>
          </w:p>
          <w:p w14:paraId="1706FF7B" w14:textId="5F85E446" w:rsidR="00210561" w:rsidRPr="007E7567" w:rsidRDefault="00210561"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Individual ID</w:t>
            </w:r>
          </w:p>
        </w:tc>
        <w:tc>
          <w:tcPr>
            <w:tcW w:w="244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83FED4" w14:textId="42717E4C"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Run ID</w:t>
            </w:r>
          </w:p>
        </w:tc>
        <w:tc>
          <w:tcPr>
            <w:tcW w:w="1613"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69"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352"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1983"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commentRangeStart w:id="86"/>
            <w:commentRangeStart w:id="87"/>
            <w:commentRangeStart w:id="88"/>
            <w:r w:rsidRPr="007E7567">
              <w:rPr>
                <w:rFonts w:ascii="Calibri Light" w:eastAsia="Times New Roman" w:hAnsi="Calibri Light" w:cs="Calibri Light"/>
                <w:b/>
                <w:bCs/>
                <w:color w:val="000000"/>
              </w:rPr>
              <w:t>GC%</w:t>
            </w:r>
            <w:commentRangeEnd w:id="86"/>
            <w:r>
              <w:rPr>
                <w:rStyle w:val="CommentReference"/>
              </w:rPr>
              <w:commentReference w:id="86"/>
            </w:r>
            <w:commentRangeEnd w:id="87"/>
            <w:r>
              <w:rPr>
                <w:rStyle w:val="CommentReference"/>
              </w:rPr>
              <w:commentReference w:id="87"/>
            </w:r>
            <w:commentRangeEnd w:id="88"/>
            <w:r w:rsidR="00CC5FE7">
              <w:rPr>
                <w:rStyle w:val="CommentReference"/>
              </w:rPr>
              <w:commentReference w:id="88"/>
            </w:r>
          </w:p>
        </w:tc>
        <w:tc>
          <w:tcPr>
            <w:tcW w:w="1457"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1999" w:type="dxa"/>
            <w:tcBorders>
              <w:top w:val="nil"/>
              <w:left w:val="nil"/>
              <w:bottom w:val="nil"/>
              <w:right w:val="single" w:sz="4" w:space="0" w:color="auto"/>
            </w:tcBorders>
            <w:shd w:val="clear" w:color="auto" w:fill="auto"/>
            <w:noWrap/>
            <w:vAlign w:val="bottom"/>
            <w:hideMark/>
          </w:tcPr>
          <w:p w14:paraId="76694D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40D9927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50CA1A96"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0B880F8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1CE1B2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151B3CF7" w14:textId="777B8CDE"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19923C73" w14:textId="0283CB4F"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613" w:type="dxa"/>
            <w:tcBorders>
              <w:top w:val="nil"/>
              <w:left w:val="nil"/>
              <w:bottom w:val="single" w:sz="4" w:space="0" w:color="auto"/>
              <w:right w:val="single" w:sz="4" w:space="0" w:color="auto"/>
            </w:tcBorders>
            <w:shd w:val="clear" w:color="auto" w:fill="auto"/>
            <w:noWrap/>
            <w:vAlign w:val="bottom"/>
            <w:hideMark/>
          </w:tcPr>
          <w:p w14:paraId="1A25C81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69" w:type="dxa"/>
            <w:tcBorders>
              <w:top w:val="nil"/>
              <w:left w:val="nil"/>
              <w:bottom w:val="single" w:sz="4" w:space="0" w:color="auto"/>
              <w:right w:val="single" w:sz="4" w:space="0" w:color="auto"/>
            </w:tcBorders>
            <w:shd w:val="clear" w:color="auto" w:fill="auto"/>
            <w:noWrap/>
            <w:vAlign w:val="bottom"/>
            <w:hideMark/>
          </w:tcPr>
          <w:p w14:paraId="3679082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352" w:type="dxa"/>
            <w:tcBorders>
              <w:top w:val="nil"/>
              <w:left w:val="nil"/>
              <w:bottom w:val="single" w:sz="4" w:space="0" w:color="auto"/>
              <w:right w:val="single" w:sz="4" w:space="0" w:color="auto"/>
            </w:tcBorders>
            <w:shd w:val="clear" w:color="auto" w:fill="auto"/>
            <w:noWrap/>
            <w:vAlign w:val="bottom"/>
            <w:hideMark/>
          </w:tcPr>
          <w:p w14:paraId="5C3B4B3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69C13E8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457" w:type="dxa"/>
            <w:tcBorders>
              <w:top w:val="nil"/>
              <w:left w:val="nil"/>
              <w:bottom w:val="single" w:sz="4" w:space="0" w:color="auto"/>
              <w:right w:val="single" w:sz="4" w:space="0" w:color="auto"/>
            </w:tcBorders>
            <w:shd w:val="clear" w:color="auto" w:fill="auto"/>
            <w:noWrap/>
            <w:vAlign w:val="bottom"/>
            <w:hideMark/>
          </w:tcPr>
          <w:p w14:paraId="358931D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1999" w:type="dxa"/>
            <w:tcBorders>
              <w:top w:val="nil"/>
              <w:left w:val="nil"/>
              <w:bottom w:val="nil"/>
              <w:right w:val="single" w:sz="4" w:space="0" w:color="auto"/>
            </w:tcBorders>
            <w:shd w:val="clear" w:color="auto" w:fill="auto"/>
            <w:noWrap/>
            <w:vAlign w:val="bottom"/>
            <w:hideMark/>
          </w:tcPr>
          <w:p w14:paraId="6B4ABD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2D487C0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7599B7AA"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46ADFB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3BC03F9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5004E508" w14:textId="59D80D85"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595597DE" w14:textId="50FE8A1A"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613" w:type="dxa"/>
            <w:tcBorders>
              <w:top w:val="nil"/>
              <w:left w:val="nil"/>
              <w:bottom w:val="single" w:sz="4" w:space="0" w:color="auto"/>
              <w:right w:val="single" w:sz="4" w:space="0" w:color="auto"/>
            </w:tcBorders>
            <w:shd w:val="clear" w:color="auto" w:fill="auto"/>
            <w:noWrap/>
            <w:vAlign w:val="bottom"/>
            <w:hideMark/>
          </w:tcPr>
          <w:p w14:paraId="43B0091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69" w:type="dxa"/>
            <w:tcBorders>
              <w:top w:val="nil"/>
              <w:left w:val="nil"/>
              <w:bottom w:val="single" w:sz="4" w:space="0" w:color="auto"/>
              <w:right w:val="single" w:sz="4" w:space="0" w:color="auto"/>
            </w:tcBorders>
            <w:shd w:val="clear" w:color="auto" w:fill="auto"/>
            <w:noWrap/>
            <w:vAlign w:val="bottom"/>
            <w:hideMark/>
          </w:tcPr>
          <w:p w14:paraId="5358E7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352" w:type="dxa"/>
            <w:tcBorders>
              <w:top w:val="nil"/>
              <w:left w:val="nil"/>
              <w:bottom w:val="single" w:sz="4" w:space="0" w:color="auto"/>
              <w:right w:val="single" w:sz="4" w:space="0" w:color="auto"/>
            </w:tcBorders>
            <w:shd w:val="clear" w:color="auto" w:fill="auto"/>
            <w:noWrap/>
            <w:vAlign w:val="bottom"/>
            <w:hideMark/>
          </w:tcPr>
          <w:p w14:paraId="14A9C24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4F8EED3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457" w:type="dxa"/>
            <w:tcBorders>
              <w:top w:val="nil"/>
              <w:left w:val="nil"/>
              <w:bottom w:val="single" w:sz="4" w:space="0" w:color="auto"/>
              <w:right w:val="single" w:sz="4" w:space="0" w:color="auto"/>
            </w:tcBorders>
            <w:shd w:val="clear" w:color="auto" w:fill="auto"/>
            <w:noWrap/>
            <w:vAlign w:val="bottom"/>
            <w:hideMark/>
          </w:tcPr>
          <w:p w14:paraId="392F458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1999" w:type="dxa"/>
            <w:tcBorders>
              <w:top w:val="nil"/>
              <w:left w:val="nil"/>
              <w:bottom w:val="nil"/>
              <w:right w:val="single" w:sz="4" w:space="0" w:color="auto"/>
            </w:tcBorders>
            <w:shd w:val="clear" w:color="auto" w:fill="auto"/>
            <w:noWrap/>
            <w:vAlign w:val="bottom"/>
            <w:hideMark/>
          </w:tcPr>
          <w:p w14:paraId="658A164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7D85159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5B4D3895"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527D9F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0095774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503402B9" w14:textId="508B89D9"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010CD54E" w14:textId="66D338B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613" w:type="dxa"/>
            <w:tcBorders>
              <w:top w:val="nil"/>
              <w:left w:val="nil"/>
              <w:bottom w:val="single" w:sz="4" w:space="0" w:color="auto"/>
              <w:right w:val="single" w:sz="4" w:space="0" w:color="auto"/>
            </w:tcBorders>
            <w:shd w:val="clear" w:color="auto" w:fill="auto"/>
            <w:noWrap/>
            <w:vAlign w:val="bottom"/>
            <w:hideMark/>
          </w:tcPr>
          <w:p w14:paraId="645FB8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69" w:type="dxa"/>
            <w:tcBorders>
              <w:top w:val="nil"/>
              <w:left w:val="nil"/>
              <w:bottom w:val="single" w:sz="4" w:space="0" w:color="auto"/>
              <w:right w:val="single" w:sz="4" w:space="0" w:color="auto"/>
            </w:tcBorders>
            <w:shd w:val="clear" w:color="auto" w:fill="auto"/>
            <w:noWrap/>
            <w:vAlign w:val="bottom"/>
            <w:hideMark/>
          </w:tcPr>
          <w:p w14:paraId="4745314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352" w:type="dxa"/>
            <w:tcBorders>
              <w:top w:val="nil"/>
              <w:left w:val="nil"/>
              <w:bottom w:val="single" w:sz="4" w:space="0" w:color="auto"/>
              <w:right w:val="single" w:sz="4" w:space="0" w:color="auto"/>
            </w:tcBorders>
            <w:shd w:val="clear" w:color="auto" w:fill="auto"/>
            <w:noWrap/>
            <w:vAlign w:val="bottom"/>
            <w:hideMark/>
          </w:tcPr>
          <w:p w14:paraId="448104C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24A0394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457" w:type="dxa"/>
            <w:tcBorders>
              <w:top w:val="nil"/>
              <w:left w:val="nil"/>
              <w:bottom w:val="single" w:sz="4" w:space="0" w:color="auto"/>
              <w:right w:val="single" w:sz="4" w:space="0" w:color="auto"/>
            </w:tcBorders>
            <w:shd w:val="clear" w:color="auto" w:fill="auto"/>
            <w:noWrap/>
            <w:vAlign w:val="bottom"/>
            <w:hideMark/>
          </w:tcPr>
          <w:p w14:paraId="31C238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1999" w:type="dxa"/>
            <w:tcBorders>
              <w:top w:val="nil"/>
              <w:left w:val="nil"/>
              <w:bottom w:val="nil"/>
              <w:right w:val="single" w:sz="4" w:space="0" w:color="auto"/>
            </w:tcBorders>
            <w:shd w:val="clear" w:color="auto" w:fill="auto"/>
            <w:noWrap/>
            <w:vAlign w:val="bottom"/>
            <w:hideMark/>
          </w:tcPr>
          <w:p w14:paraId="02FD787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1022B8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59CD4041"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3C8088B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75DB22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5BFEAABE" w14:textId="7DF3E440"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2C930F2" w14:textId="7659542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613" w:type="dxa"/>
            <w:tcBorders>
              <w:top w:val="nil"/>
              <w:left w:val="nil"/>
              <w:bottom w:val="single" w:sz="4" w:space="0" w:color="auto"/>
              <w:right w:val="single" w:sz="4" w:space="0" w:color="auto"/>
            </w:tcBorders>
            <w:shd w:val="clear" w:color="auto" w:fill="auto"/>
            <w:noWrap/>
            <w:vAlign w:val="bottom"/>
            <w:hideMark/>
          </w:tcPr>
          <w:p w14:paraId="2B6796E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69" w:type="dxa"/>
            <w:tcBorders>
              <w:top w:val="nil"/>
              <w:left w:val="nil"/>
              <w:bottom w:val="single" w:sz="4" w:space="0" w:color="auto"/>
              <w:right w:val="single" w:sz="4" w:space="0" w:color="auto"/>
            </w:tcBorders>
            <w:shd w:val="clear" w:color="auto" w:fill="auto"/>
            <w:noWrap/>
            <w:vAlign w:val="bottom"/>
            <w:hideMark/>
          </w:tcPr>
          <w:p w14:paraId="4014A71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352" w:type="dxa"/>
            <w:tcBorders>
              <w:top w:val="nil"/>
              <w:left w:val="nil"/>
              <w:bottom w:val="single" w:sz="4" w:space="0" w:color="auto"/>
              <w:right w:val="single" w:sz="4" w:space="0" w:color="auto"/>
            </w:tcBorders>
            <w:shd w:val="clear" w:color="auto" w:fill="auto"/>
            <w:noWrap/>
            <w:vAlign w:val="bottom"/>
            <w:hideMark/>
          </w:tcPr>
          <w:p w14:paraId="735AAC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78A96AFF" w14:textId="01923175" w:rsidR="00210561" w:rsidRPr="007E7567" w:rsidRDefault="00210561"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44%</w:t>
            </w:r>
            <w:r w:rsidRPr="007E7567">
              <w:rPr>
                <w:rFonts w:ascii="Calibri Light" w:eastAsia="Times New Roman" w:hAnsi="Calibri Light" w:cs="Calibri Light"/>
                <w:color w:val="000000"/>
              </w:rPr>
              <w:t> </w:t>
            </w:r>
          </w:p>
        </w:tc>
        <w:tc>
          <w:tcPr>
            <w:tcW w:w="1457" w:type="dxa"/>
            <w:tcBorders>
              <w:top w:val="nil"/>
              <w:left w:val="nil"/>
              <w:bottom w:val="single" w:sz="4" w:space="0" w:color="auto"/>
              <w:right w:val="single" w:sz="4" w:space="0" w:color="auto"/>
            </w:tcBorders>
            <w:shd w:val="clear" w:color="auto" w:fill="auto"/>
            <w:noWrap/>
            <w:vAlign w:val="bottom"/>
            <w:hideMark/>
          </w:tcPr>
          <w:p w14:paraId="167AA39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1999" w:type="dxa"/>
            <w:tcBorders>
              <w:top w:val="nil"/>
              <w:left w:val="nil"/>
              <w:bottom w:val="nil"/>
              <w:right w:val="single" w:sz="4" w:space="0" w:color="auto"/>
            </w:tcBorders>
            <w:shd w:val="clear" w:color="auto" w:fill="auto"/>
            <w:noWrap/>
            <w:vAlign w:val="bottom"/>
            <w:hideMark/>
          </w:tcPr>
          <w:p w14:paraId="79E1869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BF4CF9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007767D"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3226DA6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33AA7C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3455BFF8" w14:textId="10885534"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2E7E48C6" w14:textId="53E932F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613" w:type="dxa"/>
            <w:tcBorders>
              <w:top w:val="nil"/>
              <w:left w:val="nil"/>
              <w:bottom w:val="single" w:sz="4" w:space="0" w:color="auto"/>
              <w:right w:val="single" w:sz="4" w:space="0" w:color="auto"/>
            </w:tcBorders>
            <w:shd w:val="clear" w:color="auto" w:fill="auto"/>
            <w:noWrap/>
            <w:vAlign w:val="bottom"/>
            <w:hideMark/>
          </w:tcPr>
          <w:p w14:paraId="3DBAAF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69" w:type="dxa"/>
            <w:tcBorders>
              <w:top w:val="nil"/>
              <w:left w:val="nil"/>
              <w:bottom w:val="single" w:sz="4" w:space="0" w:color="auto"/>
              <w:right w:val="single" w:sz="4" w:space="0" w:color="auto"/>
            </w:tcBorders>
            <w:shd w:val="clear" w:color="auto" w:fill="auto"/>
            <w:noWrap/>
            <w:vAlign w:val="bottom"/>
            <w:hideMark/>
          </w:tcPr>
          <w:p w14:paraId="3DF6CCB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352" w:type="dxa"/>
            <w:tcBorders>
              <w:top w:val="nil"/>
              <w:left w:val="nil"/>
              <w:bottom w:val="single" w:sz="4" w:space="0" w:color="auto"/>
              <w:right w:val="single" w:sz="4" w:space="0" w:color="auto"/>
            </w:tcBorders>
            <w:shd w:val="clear" w:color="auto" w:fill="auto"/>
            <w:noWrap/>
            <w:vAlign w:val="bottom"/>
            <w:hideMark/>
          </w:tcPr>
          <w:p w14:paraId="4019989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30FFFDE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1457" w:type="dxa"/>
            <w:tcBorders>
              <w:top w:val="nil"/>
              <w:left w:val="nil"/>
              <w:bottom w:val="single" w:sz="4" w:space="0" w:color="auto"/>
              <w:right w:val="single" w:sz="4" w:space="0" w:color="auto"/>
            </w:tcBorders>
            <w:shd w:val="clear" w:color="auto" w:fill="auto"/>
            <w:noWrap/>
            <w:vAlign w:val="bottom"/>
            <w:hideMark/>
          </w:tcPr>
          <w:p w14:paraId="67BD267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1999" w:type="dxa"/>
            <w:tcBorders>
              <w:top w:val="nil"/>
              <w:left w:val="nil"/>
              <w:bottom w:val="nil"/>
              <w:right w:val="single" w:sz="4" w:space="0" w:color="auto"/>
            </w:tcBorders>
            <w:shd w:val="clear" w:color="auto" w:fill="auto"/>
            <w:noWrap/>
            <w:vAlign w:val="bottom"/>
            <w:hideMark/>
          </w:tcPr>
          <w:p w14:paraId="5E7A8ED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1EC754A8"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18543CAC"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195981D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0388F2C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4E043D6E" w14:textId="3281AEF6"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37D79364" w14:textId="58B25F70"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613" w:type="dxa"/>
            <w:tcBorders>
              <w:top w:val="nil"/>
              <w:left w:val="nil"/>
              <w:bottom w:val="single" w:sz="4" w:space="0" w:color="auto"/>
              <w:right w:val="single" w:sz="4" w:space="0" w:color="auto"/>
            </w:tcBorders>
            <w:shd w:val="clear" w:color="auto" w:fill="auto"/>
            <w:noWrap/>
            <w:vAlign w:val="bottom"/>
            <w:hideMark/>
          </w:tcPr>
          <w:p w14:paraId="643E32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69" w:type="dxa"/>
            <w:tcBorders>
              <w:top w:val="nil"/>
              <w:left w:val="nil"/>
              <w:bottom w:val="single" w:sz="4" w:space="0" w:color="auto"/>
              <w:right w:val="single" w:sz="4" w:space="0" w:color="auto"/>
            </w:tcBorders>
            <w:shd w:val="clear" w:color="auto" w:fill="auto"/>
            <w:noWrap/>
            <w:vAlign w:val="bottom"/>
            <w:hideMark/>
          </w:tcPr>
          <w:p w14:paraId="41339E0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352" w:type="dxa"/>
            <w:tcBorders>
              <w:top w:val="nil"/>
              <w:left w:val="nil"/>
              <w:bottom w:val="single" w:sz="4" w:space="0" w:color="auto"/>
              <w:right w:val="single" w:sz="4" w:space="0" w:color="auto"/>
            </w:tcBorders>
            <w:shd w:val="clear" w:color="auto" w:fill="auto"/>
            <w:noWrap/>
            <w:vAlign w:val="bottom"/>
            <w:hideMark/>
          </w:tcPr>
          <w:p w14:paraId="7441A79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15C819A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457" w:type="dxa"/>
            <w:tcBorders>
              <w:top w:val="nil"/>
              <w:left w:val="nil"/>
              <w:bottom w:val="single" w:sz="4" w:space="0" w:color="auto"/>
              <w:right w:val="single" w:sz="4" w:space="0" w:color="auto"/>
            </w:tcBorders>
            <w:shd w:val="clear" w:color="auto" w:fill="auto"/>
            <w:noWrap/>
            <w:vAlign w:val="bottom"/>
            <w:hideMark/>
          </w:tcPr>
          <w:p w14:paraId="388D4A5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1999" w:type="dxa"/>
            <w:tcBorders>
              <w:top w:val="nil"/>
              <w:left w:val="nil"/>
              <w:bottom w:val="nil"/>
              <w:right w:val="single" w:sz="4" w:space="0" w:color="auto"/>
            </w:tcBorders>
            <w:shd w:val="clear" w:color="auto" w:fill="auto"/>
            <w:noWrap/>
            <w:vAlign w:val="bottom"/>
            <w:hideMark/>
          </w:tcPr>
          <w:p w14:paraId="1F693B8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231C862D"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68ACA02"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2A86188"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1D5C50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3341A1FE" w14:textId="3421DDFF"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999D3C3" w14:textId="13B57476"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613" w:type="dxa"/>
            <w:tcBorders>
              <w:top w:val="nil"/>
              <w:left w:val="nil"/>
              <w:bottom w:val="single" w:sz="4" w:space="0" w:color="auto"/>
              <w:right w:val="single" w:sz="4" w:space="0" w:color="auto"/>
            </w:tcBorders>
            <w:shd w:val="clear" w:color="auto" w:fill="auto"/>
            <w:noWrap/>
            <w:vAlign w:val="bottom"/>
            <w:hideMark/>
          </w:tcPr>
          <w:p w14:paraId="1D5DD21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69" w:type="dxa"/>
            <w:tcBorders>
              <w:top w:val="nil"/>
              <w:left w:val="nil"/>
              <w:bottom w:val="single" w:sz="4" w:space="0" w:color="auto"/>
              <w:right w:val="single" w:sz="4" w:space="0" w:color="auto"/>
            </w:tcBorders>
            <w:shd w:val="clear" w:color="auto" w:fill="auto"/>
            <w:noWrap/>
            <w:vAlign w:val="bottom"/>
            <w:hideMark/>
          </w:tcPr>
          <w:p w14:paraId="33522FC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352" w:type="dxa"/>
            <w:tcBorders>
              <w:top w:val="nil"/>
              <w:left w:val="nil"/>
              <w:bottom w:val="single" w:sz="4" w:space="0" w:color="auto"/>
              <w:right w:val="single" w:sz="4" w:space="0" w:color="auto"/>
            </w:tcBorders>
            <w:shd w:val="clear" w:color="auto" w:fill="auto"/>
            <w:noWrap/>
            <w:vAlign w:val="bottom"/>
            <w:hideMark/>
          </w:tcPr>
          <w:p w14:paraId="730084B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75F057F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457" w:type="dxa"/>
            <w:tcBorders>
              <w:top w:val="nil"/>
              <w:left w:val="nil"/>
              <w:bottom w:val="single" w:sz="4" w:space="0" w:color="auto"/>
              <w:right w:val="single" w:sz="4" w:space="0" w:color="auto"/>
            </w:tcBorders>
            <w:shd w:val="clear" w:color="auto" w:fill="auto"/>
            <w:noWrap/>
            <w:vAlign w:val="bottom"/>
            <w:hideMark/>
          </w:tcPr>
          <w:p w14:paraId="206C7A5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1999" w:type="dxa"/>
            <w:tcBorders>
              <w:top w:val="nil"/>
              <w:left w:val="nil"/>
              <w:bottom w:val="nil"/>
              <w:right w:val="single" w:sz="4" w:space="0" w:color="auto"/>
            </w:tcBorders>
            <w:shd w:val="clear" w:color="auto" w:fill="auto"/>
            <w:noWrap/>
            <w:vAlign w:val="bottom"/>
            <w:hideMark/>
          </w:tcPr>
          <w:p w14:paraId="7C9D8DE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4359C94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1C516755"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57491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59F7653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5B9CA19F" w14:textId="7D43AC11"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02F315A0" w14:textId="77F05FE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613" w:type="dxa"/>
            <w:tcBorders>
              <w:top w:val="nil"/>
              <w:left w:val="nil"/>
              <w:bottom w:val="single" w:sz="4" w:space="0" w:color="auto"/>
              <w:right w:val="single" w:sz="4" w:space="0" w:color="auto"/>
            </w:tcBorders>
            <w:shd w:val="clear" w:color="auto" w:fill="auto"/>
            <w:noWrap/>
            <w:vAlign w:val="bottom"/>
            <w:hideMark/>
          </w:tcPr>
          <w:p w14:paraId="42914D6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69" w:type="dxa"/>
            <w:tcBorders>
              <w:top w:val="nil"/>
              <w:left w:val="nil"/>
              <w:bottom w:val="single" w:sz="4" w:space="0" w:color="auto"/>
              <w:right w:val="single" w:sz="4" w:space="0" w:color="auto"/>
            </w:tcBorders>
            <w:shd w:val="clear" w:color="auto" w:fill="auto"/>
            <w:noWrap/>
            <w:vAlign w:val="bottom"/>
            <w:hideMark/>
          </w:tcPr>
          <w:p w14:paraId="5B533D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352" w:type="dxa"/>
            <w:tcBorders>
              <w:top w:val="nil"/>
              <w:left w:val="nil"/>
              <w:bottom w:val="single" w:sz="4" w:space="0" w:color="auto"/>
              <w:right w:val="single" w:sz="4" w:space="0" w:color="auto"/>
            </w:tcBorders>
            <w:shd w:val="clear" w:color="auto" w:fill="auto"/>
            <w:noWrap/>
            <w:vAlign w:val="bottom"/>
            <w:hideMark/>
          </w:tcPr>
          <w:p w14:paraId="23726E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780789A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457" w:type="dxa"/>
            <w:tcBorders>
              <w:top w:val="nil"/>
              <w:left w:val="nil"/>
              <w:bottom w:val="single" w:sz="4" w:space="0" w:color="auto"/>
              <w:right w:val="single" w:sz="4" w:space="0" w:color="auto"/>
            </w:tcBorders>
            <w:shd w:val="clear" w:color="auto" w:fill="auto"/>
            <w:noWrap/>
            <w:vAlign w:val="bottom"/>
            <w:hideMark/>
          </w:tcPr>
          <w:p w14:paraId="5438F6F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1999" w:type="dxa"/>
            <w:tcBorders>
              <w:top w:val="nil"/>
              <w:left w:val="nil"/>
              <w:bottom w:val="nil"/>
              <w:right w:val="single" w:sz="4" w:space="0" w:color="auto"/>
            </w:tcBorders>
            <w:shd w:val="clear" w:color="auto" w:fill="auto"/>
            <w:noWrap/>
            <w:vAlign w:val="bottom"/>
            <w:hideMark/>
          </w:tcPr>
          <w:p w14:paraId="2866D17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0B7ED8D7"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2355FC8"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9F5D65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2E473F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1ABC9372" w14:textId="282CF845"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E647EA9" w14:textId="22F1364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613" w:type="dxa"/>
            <w:tcBorders>
              <w:top w:val="nil"/>
              <w:left w:val="nil"/>
              <w:bottom w:val="single" w:sz="4" w:space="0" w:color="auto"/>
              <w:right w:val="single" w:sz="4" w:space="0" w:color="auto"/>
            </w:tcBorders>
            <w:shd w:val="clear" w:color="auto" w:fill="auto"/>
            <w:noWrap/>
            <w:vAlign w:val="bottom"/>
            <w:hideMark/>
          </w:tcPr>
          <w:p w14:paraId="705C0D2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69" w:type="dxa"/>
            <w:tcBorders>
              <w:top w:val="nil"/>
              <w:left w:val="nil"/>
              <w:bottom w:val="single" w:sz="4" w:space="0" w:color="auto"/>
              <w:right w:val="single" w:sz="4" w:space="0" w:color="auto"/>
            </w:tcBorders>
            <w:shd w:val="clear" w:color="auto" w:fill="auto"/>
            <w:noWrap/>
            <w:vAlign w:val="bottom"/>
            <w:hideMark/>
          </w:tcPr>
          <w:p w14:paraId="1671A9C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352" w:type="dxa"/>
            <w:tcBorders>
              <w:top w:val="nil"/>
              <w:left w:val="nil"/>
              <w:bottom w:val="single" w:sz="4" w:space="0" w:color="auto"/>
              <w:right w:val="single" w:sz="4" w:space="0" w:color="auto"/>
            </w:tcBorders>
            <w:shd w:val="clear" w:color="auto" w:fill="auto"/>
            <w:noWrap/>
            <w:vAlign w:val="bottom"/>
            <w:hideMark/>
          </w:tcPr>
          <w:p w14:paraId="218BD11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0BE18BB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457" w:type="dxa"/>
            <w:tcBorders>
              <w:top w:val="nil"/>
              <w:left w:val="nil"/>
              <w:bottom w:val="single" w:sz="4" w:space="0" w:color="auto"/>
              <w:right w:val="single" w:sz="4" w:space="0" w:color="auto"/>
            </w:tcBorders>
            <w:shd w:val="clear" w:color="auto" w:fill="auto"/>
            <w:noWrap/>
            <w:vAlign w:val="bottom"/>
            <w:hideMark/>
          </w:tcPr>
          <w:p w14:paraId="66B8D67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1999" w:type="dxa"/>
            <w:tcBorders>
              <w:top w:val="nil"/>
              <w:left w:val="nil"/>
              <w:bottom w:val="nil"/>
              <w:right w:val="single" w:sz="4" w:space="0" w:color="auto"/>
            </w:tcBorders>
            <w:shd w:val="clear" w:color="auto" w:fill="auto"/>
            <w:noWrap/>
            <w:vAlign w:val="bottom"/>
            <w:hideMark/>
          </w:tcPr>
          <w:p w14:paraId="5C07C8C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31AD58D3"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4C05D348"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34A8604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417B00D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532" w:type="dxa"/>
            <w:tcBorders>
              <w:top w:val="single" w:sz="4" w:space="0" w:color="auto"/>
              <w:left w:val="nil"/>
              <w:bottom w:val="single" w:sz="4" w:space="0" w:color="auto"/>
              <w:right w:val="single" w:sz="4" w:space="0" w:color="auto"/>
            </w:tcBorders>
          </w:tcPr>
          <w:p w14:paraId="459A403D" w14:textId="66D2DE3A"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26DC3C48" w14:textId="4F7138B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613" w:type="dxa"/>
            <w:tcBorders>
              <w:top w:val="nil"/>
              <w:left w:val="nil"/>
              <w:bottom w:val="single" w:sz="4" w:space="0" w:color="auto"/>
              <w:right w:val="single" w:sz="4" w:space="0" w:color="auto"/>
            </w:tcBorders>
            <w:shd w:val="clear" w:color="auto" w:fill="auto"/>
            <w:noWrap/>
            <w:vAlign w:val="bottom"/>
            <w:hideMark/>
          </w:tcPr>
          <w:p w14:paraId="6A01598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69" w:type="dxa"/>
            <w:tcBorders>
              <w:top w:val="nil"/>
              <w:left w:val="nil"/>
              <w:bottom w:val="single" w:sz="4" w:space="0" w:color="auto"/>
              <w:right w:val="single" w:sz="4" w:space="0" w:color="auto"/>
            </w:tcBorders>
            <w:shd w:val="clear" w:color="auto" w:fill="auto"/>
            <w:noWrap/>
            <w:vAlign w:val="bottom"/>
            <w:hideMark/>
          </w:tcPr>
          <w:p w14:paraId="50D402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352" w:type="dxa"/>
            <w:tcBorders>
              <w:top w:val="nil"/>
              <w:left w:val="nil"/>
              <w:bottom w:val="single" w:sz="4" w:space="0" w:color="auto"/>
              <w:right w:val="single" w:sz="4" w:space="0" w:color="auto"/>
            </w:tcBorders>
            <w:shd w:val="clear" w:color="auto" w:fill="auto"/>
            <w:noWrap/>
            <w:vAlign w:val="bottom"/>
            <w:hideMark/>
          </w:tcPr>
          <w:p w14:paraId="7061A7E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6D72A6C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6273F4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1999" w:type="dxa"/>
            <w:tcBorders>
              <w:top w:val="nil"/>
              <w:left w:val="nil"/>
              <w:bottom w:val="nil"/>
              <w:right w:val="single" w:sz="4" w:space="0" w:color="auto"/>
            </w:tcBorders>
            <w:shd w:val="clear" w:color="auto" w:fill="auto"/>
            <w:noWrap/>
            <w:vAlign w:val="bottom"/>
            <w:hideMark/>
          </w:tcPr>
          <w:p w14:paraId="156B803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822D9AE"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C58B3E5"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168760A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552B3C7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532" w:type="dxa"/>
            <w:tcBorders>
              <w:top w:val="single" w:sz="4" w:space="0" w:color="auto"/>
              <w:left w:val="nil"/>
              <w:bottom w:val="single" w:sz="4" w:space="0" w:color="auto"/>
              <w:right w:val="single" w:sz="4" w:space="0" w:color="auto"/>
            </w:tcBorders>
          </w:tcPr>
          <w:p w14:paraId="7EE642FA" w14:textId="42A441EB"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6BC752D" w14:textId="499F49FD"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613" w:type="dxa"/>
            <w:tcBorders>
              <w:top w:val="nil"/>
              <w:left w:val="nil"/>
              <w:bottom w:val="single" w:sz="4" w:space="0" w:color="auto"/>
              <w:right w:val="single" w:sz="4" w:space="0" w:color="auto"/>
            </w:tcBorders>
            <w:shd w:val="clear" w:color="auto" w:fill="auto"/>
            <w:noWrap/>
            <w:vAlign w:val="bottom"/>
            <w:hideMark/>
          </w:tcPr>
          <w:p w14:paraId="36E8438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69" w:type="dxa"/>
            <w:tcBorders>
              <w:top w:val="nil"/>
              <w:left w:val="nil"/>
              <w:bottom w:val="single" w:sz="4" w:space="0" w:color="auto"/>
              <w:right w:val="single" w:sz="4" w:space="0" w:color="auto"/>
            </w:tcBorders>
            <w:shd w:val="clear" w:color="auto" w:fill="auto"/>
            <w:noWrap/>
            <w:vAlign w:val="bottom"/>
            <w:hideMark/>
          </w:tcPr>
          <w:p w14:paraId="07732F0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352" w:type="dxa"/>
            <w:tcBorders>
              <w:top w:val="nil"/>
              <w:left w:val="nil"/>
              <w:bottom w:val="single" w:sz="4" w:space="0" w:color="auto"/>
              <w:right w:val="single" w:sz="4" w:space="0" w:color="auto"/>
            </w:tcBorders>
            <w:shd w:val="clear" w:color="auto" w:fill="auto"/>
            <w:noWrap/>
            <w:vAlign w:val="bottom"/>
            <w:hideMark/>
          </w:tcPr>
          <w:p w14:paraId="68E077C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06603C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34EE825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1999" w:type="dxa"/>
            <w:tcBorders>
              <w:top w:val="nil"/>
              <w:left w:val="nil"/>
              <w:bottom w:val="nil"/>
              <w:right w:val="single" w:sz="4" w:space="0" w:color="auto"/>
            </w:tcBorders>
            <w:shd w:val="clear" w:color="auto" w:fill="auto"/>
            <w:noWrap/>
            <w:vAlign w:val="bottom"/>
            <w:hideMark/>
          </w:tcPr>
          <w:p w14:paraId="3D0C309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17B0953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7E849AEC"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1FA476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7A919FF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532" w:type="dxa"/>
            <w:tcBorders>
              <w:top w:val="single" w:sz="4" w:space="0" w:color="auto"/>
              <w:left w:val="nil"/>
              <w:bottom w:val="single" w:sz="4" w:space="0" w:color="auto"/>
              <w:right w:val="single" w:sz="4" w:space="0" w:color="auto"/>
            </w:tcBorders>
          </w:tcPr>
          <w:p w14:paraId="586B921E" w14:textId="4669BC6D"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3FB3BF8C" w14:textId="62A46961"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613" w:type="dxa"/>
            <w:tcBorders>
              <w:top w:val="nil"/>
              <w:left w:val="nil"/>
              <w:bottom w:val="single" w:sz="4" w:space="0" w:color="auto"/>
              <w:right w:val="single" w:sz="4" w:space="0" w:color="auto"/>
            </w:tcBorders>
            <w:shd w:val="clear" w:color="auto" w:fill="auto"/>
            <w:noWrap/>
            <w:vAlign w:val="bottom"/>
            <w:hideMark/>
          </w:tcPr>
          <w:p w14:paraId="6DC8237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69" w:type="dxa"/>
            <w:tcBorders>
              <w:top w:val="nil"/>
              <w:left w:val="nil"/>
              <w:bottom w:val="single" w:sz="4" w:space="0" w:color="auto"/>
              <w:right w:val="single" w:sz="4" w:space="0" w:color="auto"/>
            </w:tcBorders>
            <w:shd w:val="clear" w:color="auto" w:fill="auto"/>
            <w:noWrap/>
            <w:vAlign w:val="bottom"/>
            <w:hideMark/>
          </w:tcPr>
          <w:p w14:paraId="3205829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352" w:type="dxa"/>
            <w:tcBorders>
              <w:top w:val="nil"/>
              <w:left w:val="nil"/>
              <w:bottom w:val="single" w:sz="4" w:space="0" w:color="auto"/>
              <w:right w:val="single" w:sz="4" w:space="0" w:color="auto"/>
            </w:tcBorders>
            <w:shd w:val="clear" w:color="auto" w:fill="auto"/>
            <w:noWrap/>
            <w:vAlign w:val="bottom"/>
            <w:hideMark/>
          </w:tcPr>
          <w:p w14:paraId="1870C0F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38A6935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696FA73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1999" w:type="dxa"/>
            <w:tcBorders>
              <w:top w:val="nil"/>
              <w:left w:val="nil"/>
              <w:bottom w:val="nil"/>
              <w:right w:val="single" w:sz="4" w:space="0" w:color="auto"/>
            </w:tcBorders>
            <w:shd w:val="clear" w:color="auto" w:fill="auto"/>
            <w:noWrap/>
            <w:vAlign w:val="bottom"/>
            <w:hideMark/>
          </w:tcPr>
          <w:p w14:paraId="7B6E68F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5BE3F06"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4B87888F"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40385675" w14:textId="77777777" w:rsidR="00210561" w:rsidRPr="007E7567" w:rsidRDefault="00210561" w:rsidP="0011235A">
            <w:pPr>
              <w:spacing w:after="0" w:line="240" w:lineRule="auto"/>
              <w:jc w:val="left"/>
              <w:rPr>
                <w:rFonts w:ascii="Calibri Light" w:eastAsia="Times New Roman" w:hAnsi="Calibri Light" w:cs="Calibri Light"/>
                <w:color w:val="000000"/>
              </w:rPr>
            </w:pPr>
            <w:commentRangeStart w:id="89"/>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210561" w:rsidRPr="007E7567" w:rsidRDefault="00210561" w:rsidP="0011235A">
            <w:pPr>
              <w:spacing w:after="0" w:line="240" w:lineRule="auto"/>
              <w:jc w:val="center"/>
              <w:rPr>
                <w:rFonts w:ascii="Calibri Light" w:eastAsia="Times New Roman" w:hAnsi="Calibri Light" w:cs="Calibri Light"/>
                <w:color w:val="000000"/>
              </w:rPr>
            </w:pPr>
            <w:commentRangeStart w:id="90"/>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23133C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532" w:type="dxa"/>
            <w:tcBorders>
              <w:top w:val="single" w:sz="4" w:space="0" w:color="auto"/>
              <w:left w:val="nil"/>
              <w:bottom w:val="single" w:sz="4" w:space="0" w:color="auto"/>
              <w:right w:val="single" w:sz="4" w:space="0" w:color="auto"/>
            </w:tcBorders>
          </w:tcPr>
          <w:p w14:paraId="498095ED" w14:textId="616E7837"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340660B6" w14:textId="31D1679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613" w:type="dxa"/>
            <w:tcBorders>
              <w:top w:val="nil"/>
              <w:left w:val="nil"/>
              <w:bottom w:val="single" w:sz="4" w:space="0" w:color="auto"/>
              <w:right w:val="single" w:sz="4" w:space="0" w:color="auto"/>
            </w:tcBorders>
            <w:shd w:val="clear" w:color="auto" w:fill="auto"/>
            <w:noWrap/>
            <w:vAlign w:val="bottom"/>
            <w:hideMark/>
          </w:tcPr>
          <w:p w14:paraId="73B8F32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69" w:type="dxa"/>
            <w:tcBorders>
              <w:top w:val="nil"/>
              <w:left w:val="nil"/>
              <w:bottom w:val="single" w:sz="4" w:space="0" w:color="auto"/>
              <w:right w:val="single" w:sz="4" w:space="0" w:color="auto"/>
            </w:tcBorders>
            <w:shd w:val="clear" w:color="auto" w:fill="auto"/>
            <w:noWrap/>
            <w:vAlign w:val="bottom"/>
            <w:hideMark/>
          </w:tcPr>
          <w:p w14:paraId="1954A1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352" w:type="dxa"/>
            <w:tcBorders>
              <w:top w:val="nil"/>
              <w:left w:val="nil"/>
              <w:bottom w:val="single" w:sz="4" w:space="0" w:color="auto"/>
              <w:right w:val="single" w:sz="4" w:space="0" w:color="auto"/>
            </w:tcBorders>
            <w:shd w:val="clear" w:color="auto" w:fill="auto"/>
            <w:noWrap/>
            <w:vAlign w:val="bottom"/>
            <w:hideMark/>
          </w:tcPr>
          <w:p w14:paraId="5ECFAA0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5FB9F09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7B4F668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commentRangeEnd w:id="90"/>
            <w:r>
              <w:rPr>
                <w:rStyle w:val="CommentReference"/>
              </w:rPr>
              <w:commentReference w:id="90"/>
            </w:r>
            <w:r w:rsidR="00CC5FE7">
              <w:rPr>
                <w:rStyle w:val="CommentReference"/>
              </w:rPr>
              <w:commentReference w:id="89"/>
            </w:r>
          </w:p>
        </w:tc>
        <w:tc>
          <w:tcPr>
            <w:tcW w:w="1999" w:type="dxa"/>
            <w:tcBorders>
              <w:top w:val="nil"/>
              <w:left w:val="nil"/>
              <w:bottom w:val="nil"/>
              <w:right w:val="single" w:sz="4" w:space="0" w:color="auto"/>
            </w:tcBorders>
            <w:shd w:val="clear" w:color="auto" w:fill="auto"/>
            <w:noWrap/>
            <w:vAlign w:val="bottom"/>
            <w:hideMark/>
          </w:tcPr>
          <w:p w14:paraId="301C760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4EE89421" w14:textId="77777777" w:rsidR="00210561" w:rsidRPr="007E7567" w:rsidRDefault="00210561" w:rsidP="0011235A">
            <w:pPr>
              <w:spacing w:after="0" w:line="240" w:lineRule="auto"/>
              <w:jc w:val="left"/>
              <w:rPr>
                <w:rFonts w:ascii="Times New Roman" w:eastAsia="Times New Roman" w:hAnsi="Times New Roman" w:cs="Times New Roman"/>
              </w:rPr>
            </w:pPr>
          </w:p>
        </w:tc>
      </w:tr>
      <w:commentRangeEnd w:id="89"/>
      <w:tr w:rsidR="00210561" w:rsidRPr="007E7567" w14:paraId="7ED4727E"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98EB63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380" w:type="dxa"/>
            <w:gridSpan w:val="2"/>
            <w:tcBorders>
              <w:top w:val="single" w:sz="4" w:space="0" w:color="auto"/>
              <w:left w:val="nil"/>
              <w:bottom w:val="nil"/>
              <w:right w:val="nil"/>
            </w:tcBorders>
          </w:tcPr>
          <w:p w14:paraId="788F2E78"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2367" w:type="dxa"/>
            <w:gridSpan w:val="9"/>
            <w:tcBorders>
              <w:top w:val="single" w:sz="4" w:space="0" w:color="auto"/>
              <w:left w:val="nil"/>
              <w:bottom w:val="nil"/>
              <w:right w:val="nil"/>
            </w:tcBorders>
            <w:shd w:val="clear" w:color="auto" w:fill="auto"/>
            <w:noWrap/>
            <w:vAlign w:val="bottom"/>
            <w:hideMark/>
          </w:tcPr>
          <w:p w14:paraId="62F1DEEE" w14:textId="65047F29"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1999" w:type="dxa"/>
            <w:tcBorders>
              <w:top w:val="nil"/>
              <w:left w:val="nil"/>
              <w:bottom w:val="nil"/>
              <w:right w:val="single" w:sz="4" w:space="0" w:color="auto"/>
            </w:tcBorders>
            <w:shd w:val="clear" w:color="auto" w:fill="auto"/>
            <w:noWrap/>
            <w:vAlign w:val="bottom"/>
            <w:hideMark/>
          </w:tcPr>
          <w:p w14:paraId="7402471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166D6BFC"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34ED5EB9" w14:textId="77777777" w:rsidTr="0054325B">
        <w:trPr>
          <w:trHeight w:val="240"/>
          <w:jc w:val="center"/>
        </w:trPr>
        <w:tc>
          <w:tcPr>
            <w:tcW w:w="262" w:type="dxa"/>
            <w:tcBorders>
              <w:top w:val="nil"/>
              <w:left w:val="single" w:sz="4" w:space="0" w:color="auto"/>
              <w:bottom w:val="single" w:sz="4" w:space="0" w:color="auto"/>
              <w:right w:val="nil"/>
            </w:tcBorders>
            <w:shd w:val="clear" w:color="auto" w:fill="auto"/>
            <w:noWrap/>
            <w:vAlign w:val="bottom"/>
            <w:hideMark/>
          </w:tcPr>
          <w:p w14:paraId="373944B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nil"/>
              <w:bottom w:val="single" w:sz="4" w:space="0" w:color="auto"/>
              <w:right w:val="nil"/>
            </w:tcBorders>
            <w:shd w:val="clear" w:color="auto" w:fill="auto"/>
            <w:noWrap/>
            <w:vAlign w:val="bottom"/>
            <w:hideMark/>
          </w:tcPr>
          <w:p w14:paraId="2B0DB43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gridSpan w:val="2"/>
            <w:tcBorders>
              <w:top w:val="nil"/>
              <w:left w:val="nil"/>
              <w:bottom w:val="single" w:sz="4" w:space="0" w:color="auto"/>
              <w:right w:val="nil"/>
            </w:tcBorders>
            <w:shd w:val="clear" w:color="auto" w:fill="auto"/>
            <w:noWrap/>
            <w:vAlign w:val="bottom"/>
            <w:hideMark/>
          </w:tcPr>
          <w:p w14:paraId="47C6668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532" w:type="dxa"/>
            <w:tcBorders>
              <w:top w:val="nil"/>
              <w:left w:val="nil"/>
              <w:bottom w:val="single" w:sz="4" w:space="0" w:color="auto"/>
              <w:right w:val="nil"/>
            </w:tcBorders>
          </w:tcPr>
          <w:p w14:paraId="3C2426E6"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2445" w:type="dxa"/>
            <w:tcBorders>
              <w:top w:val="nil"/>
              <w:left w:val="nil"/>
              <w:bottom w:val="single" w:sz="4" w:space="0" w:color="auto"/>
              <w:right w:val="nil"/>
            </w:tcBorders>
            <w:shd w:val="clear" w:color="auto" w:fill="auto"/>
            <w:noWrap/>
            <w:vAlign w:val="bottom"/>
            <w:hideMark/>
          </w:tcPr>
          <w:p w14:paraId="21577799" w14:textId="27F6A4FC"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613" w:type="dxa"/>
            <w:tcBorders>
              <w:top w:val="nil"/>
              <w:left w:val="nil"/>
              <w:bottom w:val="single" w:sz="4" w:space="0" w:color="auto"/>
              <w:right w:val="nil"/>
            </w:tcBorders>
            <w:shd w:val="clear" w:color="auto" w:fill="auto"/>
            <w:noWrap/>
            <w:vAlign w:val="bottom"/>
            <w:hideMark/>
          </w:tcPr>
          <w:p w14:paraId="3393F16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69" w:type="dxa"/>
            <w:tcBorders>
              <w:top w:val="nil"/>
              <w:left w:val="nil"/>
              <w:bottom w:val="single" w:sz="4" w:space="0" w:color="auto"/>
              <w:right w:val="nil"/>
            </w:tcBorders>
            <w:shd w:val="clear" w:color="auto" w:fill="auto"/>
            <w:noWrap/>
            <w:vAlign w:val="bottom"/>
            <w:hideMark/>
          </w:tcPr>
          <w:p w14:paraId="4DA1384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725" w:type="dxa"/>
            <w:gridSpan w:val="2"/>
            <w:tcBorders>
              <w:top w:val="nil"/>
              <w:left w:val="nil"/>
              <w:bottom w:val="single" w:sz="4" w:space="0" w:color="auto"/>
              <w:right w:val="nil"/>
            </w:tcBorders>
            <w:shd w:val="clear" w:color="auto" w:fill="auto"/>
            <w:noWrap/>
            <w:vAlign w:val="bottom"/>
            <w:hideMark/>
          </w:tcPr>
          <w:p w14:paraId="3CF84A7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610" w:type="dxa"/>
            <w:tcBorders>
              <w:top w:val="nil"/>
              <w:left w:val="nil"/>
              <w:bottom w:val="single" w:sz="4" w:space="0" w:color="auto"/>
              <w:right w:val="nil"/>
            </w:tcBorders>
            <w:shd w:val="clear" w:color="auto" w:fill="auto"/>
            <w:noWrap/>
            <w:vAlign w:val="bottom"/>
            <w:hideMark/>
          </w:tcPr>
          <w:p w14:paraId="1C4E89A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457" w:type="dxa"/>
            <w:tcBorders>
              <w:top w:val="nil"/>
              <w:left w:val="nil"/>
              <w:bottom w:val="single" w:sz="4" w:space="0" w:color="auto"/>
              <w:right w:val="nil"/>
            </w:tcBorders>
            <w:shd w:val="clear" w:color="auto" w:fill="auto"/>
            <w:noWrap/>
            <w:vAlign w:val="bottom"/>
            <w:hideMark/>
          </w:tcPr>
          <w:p w14:paraId="0C04C41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999" w:type="dxa"/>
            <w:tcBorders>
              <w:top w:val="nil"/>
              <w:left w:val="nil"/>
              <w:bottom w:val="single" w:sz="4" w:space="0" w:color="auto"/>
              <w:right w:val="single" w:sz="4" w:space="0" w:color="auto"/>
            </w:tcBorders>
            <w:shd w:val="clear" w:color="auto" w:fill="auto"/>
            <w:noWrap/>
            <w:vAlign w:val="bottom"/>
            <w:hideMark/>
          </w:tcPr>
          <w:p w14:paraId="2DE42F3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25F4A1BC" w14:textId="77777777" w:rsidR="00210561" w:rsidRPr="007E7567" w:rsidRDefault="00210561"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commentRangeStart w:id="91"/>
            <w:commentRangeStart w:id="92"/>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91"/>
            <w:r w:rsidR="008F7FE6">
              <w:rPr>
                <w:rStyle w:val="CommentReference"/>
              </w:rPr>
              <w:commentReference w:id="91"/>
            </w:r>
            <w:commentRangeEnd w:id="92"/>
            <w:r w:rsidR="00D6042A">
              <w:rPr>
                <w:rStyle w:val="CommentReference"/>
              </w:rPr>
              <w:commentReference w:id="92"/>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xml:space="preserve"># </w:t>
            </w:r>
            <w:proofErr w:type="gramStart"/>
            <w:r w:rsidRPr="002338D3">
              <w:rPr>
                <w:rFonts w:ascii="Calibri Light" w:eastAsia="Times New Roman" w:hAnsi="Calibri Light" w:cs="Calibri Light"/>
                <w:color w:val="000000"/>
              </w:rPr>
              <w:t>contigs</w:t>
            </w:r>
            <w:proofErr w:type="gramEnd"/>
            <w:r w:rsidRPr="002338D3">
              <w:rPr>
                <w:rFonts w:ascii="Calibri Light" w:eastAsia="Times New Roman" w:hAnsi="Calibri Light" w:cs="Calibri Light"/>
                <w:color w:val="000000"/>
              </w:rPr>
              <w:t xml:space="preserve">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commentRangeStart w:id="93"/>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commentRangeEnd w:id="93"/>
            <w:r w:rsidR="00CC5FE7">
              <w:rPr>
                <w:rStyle w:val="CommentReference"/>
              </w:rPr>
              <w:commentReference w:id="93"/>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57BC162E"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65ABB8F4" w14:textId="77777777" w:rsidR="00257E88" w:rsidRDefault="00257E88" w:rsidP="0011235A">
      <w:pPr>
        <w:spacing w:after="0" w:line="240" w:lineRule="auto"/>
        <w:jc w:val="left"/>
        <w:rPr>
          <w:rFonts w:asciiTheme="majorHAnsi" w:hAnsiTheme="majorHAnsi" w:cstheme="majorHAnsi"/>
          <w:b/>
          <w:iCs/>
        </w:rPr>
      </w:pPr>
    </w:p>
    <w:tbl>
      <w:tblPr>
        <w:tblW w:w="8455" w:type="dxa"/>
        <w:tblLook w:val="04A0" w:firstRow="1" w:lastRow="0" w:firstColumn="1" w:lastColumn="0" w:noHBand="0" w:noVBand="1"/>
      </w:tblPr>
      <w:tblGrid>
        <w:gridCol w:w="985"/>
        <w:gridCol w:w="2586"/>
        <w:gridCol w:w="1833"/>
        <w:gridCol w:w="1833"/>
        <w:gridCol w:w="1218"/>
      </w:tblGrid>
      <w:tr w:rsidR="00257E88" w:rsidRPr="00257E88" w14:paraId="5088BDE3" w14:textId="77777777" w:rsidTr="00C21D22">
        <w:trPr>
          <w:trHeight w:val="320"/>
        </w:trPr>
        <w:tc>
          <w:tcPr>
            <w:tcW w:w="8455" w:type="dxa"/>
            <w:gridSpan w:val="5"/>
            <w:tcBorders>
              <w:top w:val="single" w:sz="4" w:space="0" w:color="auto"/>
              <w:left w:val="single" w:sz="4" w:space="0" w:color="auto"/>
              <w:bottom w:val="nil"/>
              <w:right w:val="single" w:sz="4" w:space="0" w:color="000000"/>
            </w:tcBorders>
            <w:shd w:val="clear" w:color="auto" w:fill="auto"/>
            <w:noWrap/>
            <w:vAlign w:val="bottom"/>
            <w:hideMark/>
          </w:tcPr>
          <w:p w14:paraId="2C944E33" w14:textId="77777777" w:rsidR="00257E88" w:rsidRPr="00257E88" w:rsidRDefault="00257E88" w:rsidP="00257E88">
            <w:pPr>
              <w:spacing w:after="0" w:line="240" w:lineRule="auto"/>
              <w:jc w:val="left"/>
              <w:rPr>
                <w:rFonts w:asciiTheme="majorHAnsi" w:eastAsia="Times New Roman" w:hAnsiTheme="majorHAnsi" w:cstheme="majorHAnsi"/>
                <w:color w:val="000000"/>
                <w:sz w:val="24"/>
                <w:szCs w:val="24"/>
              </w:rPr>
            </w:pPr>
            <w:r w:rsidRPr="00257E88">
              <w:rPr>
                <w:rFonts w:asciiTheme="majorHAnsi" w:eastAsia="Times New Roman" w:hAnsiTheme="majorHAnsi" w:cstheme="majorHAnsi"/>
                <w:b/>
                <w:bCs/>
                <w:color w:val="000000"/>
                <w:sz w:val="24"/>
                <w:szCs w:val="24"/>
              </w:rPr>
              <w:t xml:space="preserve">Table 3.1. </w:t>
            </w:r>
            <w:r w:rsidRPr="00257E88">
              <w:rPr>
                <w:rFonts w:asciiTheme="majorHAnsi" w:eastAsia="Times New Roman" w:hAnsiTheme="majorHAnsi" w:cstheme="majorHAnsi"/>
                <w:color w:val="000000"/>
                <w:sz w:val="24"/>
                <w:szCs w:val="24"/>
              </w:rPr>
              <w:t xml:space="preserve">Genome-wide association study results from loci meeting </w:t>
            </w:r>
            <w:r w:rsidRPr="00257E88">
              <w:rPr>
                <w:rFonts w:asciiTheme="majorHAnsi" w:eastAsia="Times New Roman" w:hAnsiTheme="majorHAnsi" w:cstheme="majorHAnsi"/>
                <w:sz w:val="24"/>
                <w:szCs w:val="24"/>
              </w:rPr>
              <w:t>Bonferroni corrected p-value cutoff</w:t>
            </w:r>
            <w:r w:rsidRPr="00257E88">
              <w:rPr>
                <w:rFonts w:asciiTheme="majorHAnsi" w:eastAsia="Times New Roman" w:hAnsiTheme="majorHAnsi" w:cstheme="majorHAnsi"/>
                <w:color w:val="000000"/>
                <w:sz w:val="24"/>
                <w:szCs w:val="24"/>
              </w:rPr>
              <w:t>.</w:t>
            </w:r>
          </w:p>
        </w:tc>
      </w:tr>
      <w:tr w:rsidR="00257E88" w:rsidRPr="00257E88" w14:paraId="3640F717" w14:textId="77777777" w:rsidTr="00C21D22">
        <w:trPr>
          <w:trHeight w:val="320"/>
        </w:trPr>
        <w:tc>
          <w:tcPr>
            <w:tcW w:w="985" w:type="dxa"/>
            <w:tcBorders>
              <w:top w:val="nil"/>
              <w:left w:val="single" w:sz="4" w:space="0" w:color="auto"/>
              <w:bottom w:val="nil"/>
              <w:right w:val="nil"/>
            </w:tcBorders>
            <w:shd w:val="clear" w:color="auto" w:fill="auto"/>
            <w:noWrap/>
            <w:vAlign w:val="bottom"/>
            <w:hideMark/>
          </w:tcPr>
          <w:p w14:paraId="28E9929F"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c>
          <w:tcPr>
            <w:tcW w:w="2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A997B" w14:textId="77777777" w:rsidR="00257E88" w:rsidRPr="00257E88" w:rsidRDefault="00257E88" w:rsidP="00257E88">
            <w:pPr>
              <w:spacing w:after="0" w:line="240" w:lineRule="auto"/>
              <w:jc w:val="left"/>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Reference Genome</w:t>
            </w:r>
          </w:p>
        </w:tc>
        <w:tc>
          <w:tcPr>
            <w:tcW w:w="1833" w:type="dxa"/>
            <w:tcBorders>
              <w:top w:val="single" w:sz="4" w:space="0" w:color="auto"/>
              <w:left w:val="nil"/>
              <w:bottom w:val="single" w:sz="4" w:space="0" w:color="auto"/>
              <w:right w:val="single" w:sz="4" w:space="0" w:color="auto"/>
            </w:tcBorders>
            <w:shd w:val="clear" w:color="auto" w:fill="auto"/>
            <w:noWrap/>
            <w:vAlign w:val="bottom"/>
            <w:hideMark/>
          </w:tcPr>
          <w:p w14:paraId="62CED49B"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Male</w:t>
            </w:r>
          </w:p>
        </w:tc>
        <w:tc>
          <w:tcPr>
            <w:tcW w:w="1833" w:type="dxa"/>
            <w:tcBorders>
              <w:top w:val="single" w:sz="4" w:space="0" w:color="auto"/>
              <w:left w:val="nil"/>
              <w:bottom w:val="single" w:sz="4" w:space="0" w:color="auto"/>
              <w:right w:val="single" w:sz="4" w:space="0" w:color="auto"/>
            </w:tcBorders>
            <w:shd w:val="clear" w:color="auto" w:fill="auto"/>
            <w:noWrap/>
            <w:vAlign w:val="bottom"/>
            <w:hideMark/>
          </w:tcPr>
          <w:p w14:paraId="33BF1EBE"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Male</w:t>
            </w:r>
          </w:p>
        </w:tc>
        <w:tc>
          <w:tcPr>
            <w:tcW w:w="1218" w:type="dxa"/>
            <w:tcBorders>
              <w:top w:val="nil"/>
              <w:left w:val="nil"/>
              <w:bottom w:val="nil"/>
              <w:right w:val="single" w:sz="4" w:space="0" w:color="auto"/>
            </w:tcBorders>
            <w:shd w:val="clear" w:color="auto" w:fill="auto"/>
            <w:noWrap/>
            <w:vAlign w:val="bottom"/>
            <w:hideMark/>
          </w:tcPr>
          <w:p w14:paraId="460B3019"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r>
      <w:tr w:rsidR="00257E88" w:rsidRPr="00257E88" w14:paraId="180A52BD" w14:textId="77777777" w:rsidTr="00C21D22">
        <w:trPr>
          <w:trHeight w:val="320"/>
        </w:trPr>
        <w:tc>
          <w:tcPr>
            <w:tcW w:w="985" w:type="dxa"/>
            <w:tcBorders>
              <w:top w:val="nil"/>
              <w:left w:val="single" w:sz="4" w:space="0" w:color="auto"/>
              <w:bottom w:val="nil"/>
              <w:right w:val="nil"/>
            </w:tcBorders>
            <w:shd w:val="clear" w:color="auto" w:fill="auto"/>
            <w:noWrap/>
            <w:vAlign w:val="bottom"/>
            <w:hideMark/>
          </w:tcPr>
          <w:p w14:paraId="7553F62F"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31185832" w14:textId="77777777" w:rsidR="00257E88" w:rsidRPr="00257E88" w:rsidRDefault="00257E88" w:rsidP="00257E88">
            <w:pPr>
              <w:spacing w:after="0" w:line="240" w:lineRule="auto"/>
              <w:jc w:val="left"/>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Chromosome</w:t>
            </w:r>
          </w:p>
        </w:tc>
        <w:tc>
          <w:tcPr>
            <w:tcW w:w="1833" w:type="dxa"/>
            <w:tcBorders>
              <w:top w:val="nil"/>
              <w:left w:val="nil"/>
              <w:bottom w:val="single" w:sz="4" w:space="0" w:color="auto"/>
              <w:right w:val="single" w:sz="4" w:space="0" w:color="auto"/>
            </w:tcBorders>
            <w:shd w:val="clear" w:color="auto" w:fill="auto"/>
            <w:noWrap/>
            <w:vAlign w:val="bottom"/>
            <w:hideMark/>
          </w:tcPr>
          <w:p w14:paraId="0DFC3808"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5</w:t>
            </w:r>
          </w:p>
        </w:tc>
        <w:tc>
          <w:tcPr>
            <w:tcW w:w="1833" w:type="dxa"/>
            <w:tcBorders>
              <w:top w:val="nil"/>
              <w:left w:val="nil"/>
              <w:bottom w:val="single" w:sz="4" w:space="0" w:color="auto"/>
              <w:right w:val="single" w:sz="4" w:space="0" w:color="auto"/>
            </w:tcBorders>
            <w:shd w:val="clear" w:color="auto" w:fill="auto"/>
            <w:noWrap/>
            <w:vAlign w:val="bottom"/>
            <w:hideMark/>
          </w:tcPr>
          <w:p w14:paraId="1FFE316C"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5</w:t>
            </w:r>
          </w:p>
        </w:tc>
        <w:tc>
          <w:tcPr>
            <w:tcW w:w="1218" w:type="dxa"/>
            <w:tcBorders>
              <w:top w:val="nil"/>
              <w:left w:val="nil"/>
              <w:bottom w:val="nil"/>
              <w:right w:val="single" w:sz="4" w:space="0" w:color="auto"/>
            </w:tcBorders>
            <w:shd w:val="clear" w:color="auto" w:fill="auto"/>
            <w:noWrap/>
            <w:vAlign w:val="bottom"/>
            <w:hideMark/>
          </w:tcPr>
          <w:p w14:paraId="75BABDA5"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r>
      <w:tr w:rsidR="00257E88" w:rsidRPr="00257E88" w14:paraId="28DD6509" w14:textId="77777777" w:rsidTr="00C21D22">
        <w:trPr>
          <w:trHeight w:val="320"/>
        </w:trPr>
        <w:tc>
          <w:tcPr>
            <w:tcW w:w="985" w:type="dxa"/>
            <w:tcBorders>
              <w:top w:val="nil"/>
              <w:left w:val="single" w:sz="4" w:space="0" w:color="auto"/>
              <w:bottom w:val="nil"/>
              <w:right w:val="nil"/>
            </w:tcBorders>
            <w:shd w:val="clear" w:color="auto" w:fill="auto"/>
            <w:noWrap/>
            <w:vAlign w:val="bottom"/>
            <w:hideMark/>
          </w:tcPr>
          <w:p w14:paraId="5F14D06F"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3C8D1FDF" w14:textId="77777777" w:rsidR="00257E88" w:rsidRPr="00257E88" w:rsidRDefault="00257E88" w:rsidP="00257E88">
            <w:pPr>
              <w:spacing w:after="0" w:line="240" w:lineRule="auto"/>
              <w:jc w:val="left"/>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Position Number</w:t>
            </w:r>
          </w:p>
        </w:tc>
        <w:tc>
          <w:tcPr>
            <w:tcW w:w="1833" w:type="dxa"/>
            <w:tcBorders>
              <w:top w:val="nil"/>
              <w:left w:val="nil"/>
              <w:bottom w:val="single" w:sz="4" w:space="0" w:color="auto"/>
              <w:right w:val="single" w:sz="4" w:space="0" w:color="auto"/>
            </w:tcBorders>
            <w:shd w:val="clear" w:color="auto" w:fill="auto"/>
            <w:noWrap/>
            <w:vAlign w:val="bottom"/>
            <w:hideMark/>
          </w:tcPr>
          <w:p w14:paraId="0D0C76EC"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1885249</w:t>
            </w:r>
          </w:p>
        </w:tc>
        <w:tc>
          <w:tcPr>
            <w:tcW w:w="1833" w:type="dxa"/>
            <w:tcBorders>
              <w:top w:val="nil"/>
              <w:left w:val="nil"/>
              <w:bottom w:val="single" w:sz="4" w:space="0" w:color="auto"/>
              <w:right w:val="single" w:sz="4" w:space="0" w:color="auto"/>
            </w:tcBorders>
            <w:shd w:val="clear" w:color="auto" w:fill="auto"/>
            <w:noWrap/>
            <w:vAlign w:val="bottom"/>
            <w:hideMark/>
          </w:tcPr>
          <w:p w14:paraId="323AE519"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1885251</w:t>
            </w:r>
          </w:p>
        </w:tc>
        <w:tc>
          <w:tcPr>
            <w:tcW w:w="1218" w:type="dxa"/>
            <w:tcBorders>
              <w:top w:val="nil"/>
              <w:left w:val="nil"/>
              <w:bottom w:val="nil"/>
              <w:right w:val="single" w:sz="4" w:space="0" w:color="auto"/>
            </w:tcBorders>
            <w:shd w:val="clear" w:color="auto" w:fill="auto"/>
            <w:noWrap/>
            <w:vAlign w:val="bottom"/>
            <w:hideMark/>
          </w:tcPr>
          <w:p w14:paraId="1873ADC0"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r>
      <w:tr w:rsidR="00257E88" w:rsidRPr="00257E88" w14:paraId="08000093" w14:textId="77777777" w:rsidTr="00C21D22">
        <w:trPr>
          <w:trHeight w:val="320"/>
        </w:trPr>
        <w:tc>
          <w:tcPr>
            <w:tcW w:w="985" w:type="dxa"/>
            <w:tcBorders>
              <w:top w:val="nil"/>
              <w:left w:val="single" w:sz="4" w:space="0" w:color="auto"/>
              <w:bottom w:val="nil"/>
              <w:right w:val="nil"/>
            </w:tcBorders>
            <w:shd w:val="clear" w:color="auto" w:fill="auto"/>
            <w:noWrap/>
            <w:vAlign w:val="bottom"/>
            <w:hideMark/>
          </w:tcPr>
          <w:p w14:paraId="5079CC48"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6B9EC0F8" w14:textId="77777777" w:rsidR="00257E88" w:rsidRPr="00257E88" w:rsidRDefault="00257E88" w:rsidP="00257E88">
            <w:pPr>
              <w:spacing w:after="0" w:line="240" w:lineRule="auto"/>
              <w:jc w:val="left"/>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Major Allele</w:t>
            </w:r>
          </w:p>
        </w:tc>
        <w:tc>
          <w:tcPr>
            <w:tcW w:w="1833" w:type="dxa"/>
            <w:tcBorders>
              <w:top w:val="nil"/>
              <w:left w:val="nil"/>
              <w:bottom w:val="single" w:sz="4" w:space="0" w:color="auto"/>
              <w:right w:val="single" w:sz="4" w:space="0" w:color="auto"/>
            </w:tcBorders>
            <w:shd w:val="clear" w:color="auto" w:fill="auto"/>
            <w:noWrap/>
            <w:vAlign w:val="bottom"/>
            <w:hideMark/>
          </w:tcPr>
          <w:p w14:paraId="445DC9A1"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G</w:t>
            </w:r>
          </w:p>
        </w:tc>
        <w:tc>
          <w:tcPr>
            <w:tcW w:w="1833" w:type="dxa"/>
            <w:tcBorders>
              <w:top w:val="nil"/>
              <w:left w:val="nil"/>
              <w:bottom w:val="single" w:sz="4" w:space="0" w:color="auto"/>
              <w:right w:val="single" w:sz="4" w:space="0" w:color="auto"/>
            </w:tcBorders>
            <w:shd w:val="clear" w:color="auto" w:fill="auto"/>
            <w:noWrap/>
            <w:vAlign w:val="bottom"/>
            <w:hideMark/>
          </w:tcPr>
          <w:p w14:paraId="5D0CEFBE"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G</w:t>
            </w:r>
          </w:p>
        </w:tc>
        <w:tc>
          <w:tcPr>
            <w:tcW w:w="1218" w:type="dxa"/>
            <w:tcBorders>
              <w:top w:val="nil"/>
              <w:left w:val="nil"/>
              <w:bottom w:val="nil"/>
              <w:right w:val="single" w:sz="4" w:space="0" w:color="auto"/>
            </w:tcBorders>
            <w:shd w:val="clear" w:color="auto" w:fill="auto"/>
            <w:noWrap/>
            <w:vAlign w:val="bottom"/>
            <w:hideMark/>
          </w:tcPr>
          <w:p w14:paraId="54562616"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r>
      <w:tr w:rsidR="00257E88" w:rsidRPr="00257E88" w14:paraId="4DD07EBD" w14:textId="77777777" w:rsidTr="00C21D22">
        <w:trPr>
          <w:trHeight w:val="320"/>
        </w:trPr>
        <w:tc>
          <w:tcPr>
            <w:tcW w:w="985" w:type="dxa"/>
            <w:tcBorders>
              <w:top w:val="nil"/>
              <w:left w:val="single" w:sz="4" w:space="0" w:color="auto"/>
              <w:bottom w:val="nil"/>
              <w:right w:val="nil"/>
            </w:tcBorders>
            <w:shd w:val="clear" w:color="auto" w:fill="auto"/>
            <w:noWrap/>
            <w:vAlign w:val="bottom"/>
            <w:hideMark/>
          </w:tcPr>
          <w:p w14:paraId="0322AE12"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647C9186" w14:textId="77777777" w:rsidR="00257E88" w:rsidRPr="00257E88" w:rsidRDefault="00257E88" w:rsidP="00257E88">
            <w:pPr>
              <w:spacing w:after="0" w:line="240" w:lineRule="auto"/>
              <w:jc w:val="left"/>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Minor Allele</w:t>
            </w:r>
          </w:p>
        </w:tc>
        <w:tc>
          <w:tcPr>
            <w:tcW w:w="1833" w:type="dxa"/>
            <w:tcBorders>
              <w:top w:val="nil"/>
              <w:left w:val="nil"/>
              <w:bottom w:val="single" w:sz="4" w:space="0" w:color="auto"/>
              <w:right w:val="single" w:sz="4" w:space="0" w:color="auto"/>
            </w:tcBorders>
            <w:shd w:val="clear" w:color="auto" w:fill="auto"/>
            <w:noWrap/>
            <w:vAlign w:val="bottom"/>
            <w:hideMark/>
          </w:tcPr>
          <w:p w14:paraId="19E7A93C"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A</w:t>
            </w:r>
          </w:p>
        </w:tc>
        <w:tc>
          <w:tcPr>
            <w:tcW w:w="1833" w:type="dxa"/>
            <w:tcBorders>
              <w:top w:val="nil"/>
              <w:left w:val="nil"/>
              <w:bottom w:val="single" w:sz="4" w:space="0" w:color="auto"/>
              <w:right w:val="single" w:sz="4" w:space="0" w:color="auto"/>
            </w:tcBorders>
            <w:shd w:val="clear" w:color="auto" w:fill="auto"/>
            <w:noWrap/>
            <w:vAlign w:val="bottom"/>
            <w:hideMark/>
          </w:tcPr>
          <w:p w14:paraId="67542E53"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T</w:t>
            </w:r>
          </w:p>
        </w:tc>
        <w:tc>
          <w:tcPr>
            <w:tcW w:w="1218" w:type="dxa"/>
            <w:tcBorders>
              <w:top w:val="nil"/>
              <w:left w:val="nil"/>
              <w:bottom w:val="nil"/>
              <w:right w:val="single" w:sz="4" w:space="0" w:color="auto"/>
            </w:tcBorders>
            <w:shd w:val="clear" w:color="auto" w:fill="auto"/>
            <w:noWrap/>
            <w:vAlign w:val="bottom"/>
            <w:hideMark/>
          </w:tcPr>
          <w:p w14:paraId="23820397"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r>
      <w:tr w:rsidR="00257E88" w:rsidRPr="00257E88" w14:paraId="218FBB4B" w14:textId="77777777" w:rsidTr="00C21D22">
        <w:trPr>
          <w:trHeight w:val="320"/>
        </w:trPr>
        <w:tc>
          <w:tcPr>
            <w:tcW w:w="985" w:type="dxa"/>
            <w:tcBorders>
              <w:top w:val="nil"/>
              <w:left w:val="single" w:sz="4" w:space="0" w:color="auto"/>
              <w:bottom w:val="nil"/>
              <w:right w:val="nil"/>
            </w:tcBorders>
            <w:shd w:val="clear" w:color="auto" w:fill="auto"/>
            <w:noWrap/>
            <w:vAlign w:val="bottom"/>
            <w:hideMark/>
          </w:tcPr>
          <w:p w14:paraId="529AEC0E"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1C5EB54C" w14:textId="77777777" w:rsidR="00257E88" w:rsidRPr="00257E88" w:rsidRDefault="00257E88" w:rsidP="00257E88">
            <w:pPr>
              <w:spacing w:after="0" w:line="240" w:lineRule="auto"/>
              <w:jc w:val="left"/>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LRT</w:t>
            </w:r>
          </w:p>
        </w:tc>
        <w:tc>
          <w:tcPr>
            <w:tcW w:w="1833" w:type="dxa"/>
            <w:tcBorders>
              <w:top w:val="nil"/>
              <w:left w:val="nil"/>
              <w:bottom w:val="single" w:sz="4" w:space="0" w:color="auto"/>
              <w:right w:val="single" w:sz="4" w:space="0" w:color="auto"/>
            </w:tcBorders>
            <w:shd w:val="clear" w:color="auto" w:fill="auto"/>
            <w:noWrap/>
            <w:vAlign w:val="bottom"/>
            <w:hideMark/>
          </w:tcPr>
          <w:p w14:paraId="785DE0C6"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37.854854</w:t>
            </w:r>
          </w:p>
        </w:tc>
        <w:tc>
          <w:tcPr>
            <w:tcW w:w="1833" w:type="dxa"/>
            <w:tcBorders>
              <w:top w:val="nil"/>
              <w:left w:val="nil"/>
              <w:bottom w:val="single" w:sz="4" w:space="0" w:color="auto"/>
              <w:right w:val="single" w:sz="4" w:space="0" w:color="auto"/>
            </w:tcBorders>
            <w:shd w:val="clear" w:color="auto" w:fill="auto"/>
            <w:noWrap/>
            <w:vAlign w:val="bottom"/>
            <w:hideMark/>
          </w:tcPr>
          <w:p w14:paraId="448506AA"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35.802804</w:t>
            </w:r>
          </w:p>
        </w:tc>
        <w:tc>
          <w:tcPr>
            <w:tcW w:w="1218" w:type="dxa"/>
            <w:tcBorders>
              <w:top w:val="nil"/>
              <w:left w:val="nil"/>
              <w:bottom w:val="nil"/>
              <w:right w:val="single" w:sz="4" w:space="0" w:color="auto"/>
            </w:tcBorders>
            <w:shd w:val="clear" w:color="auto" w:fill="auto"/>
            <w:noWrap/>
            <w:vAlign w:val="bottom"/>
            <w:hideMark/>
          </w:tcPr>
          <w:p w14:paraId="3E5D6F9D"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r>
      <w:tr w:rsidR="00257E88" w:rsidRPr="00257E88" w14:paraId="431FB4A0" w14:textId="77777777" w:rsidTr="00C21D22">
        <w:trPr>
          <w:trHeight w:val="320"/>
        </w:trPr>
        <w:tc>
          <w:tcPr>
            <w:tcW w:w="985" w:type="dxa"/>
            <w:tcBorders>
              <w:top w:val="nil"/>
              <w:left w:val="single" w:sz="4" w:space="0" w:color="auto"/>
              <w:bottom w:val="nil"/>
              <w:right w:val="nil"/>
            </w:tcBorders>
            <w:shd w:val="clear" w:color="auto" w:fill="auto"/>
            <w:noWrap/>
            <w:vAlign w:val="bottom"/>
            <w:hideMark/>
          </w:tcPr>
          <w:p w14:paraId="2210FD3F"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00D01AEE" w14:textId="77777777" w:rsidR="00257E88" w:rsidRPr="00257E88" w:rsidRDefault="00257E88" w:rsidP="00257E88">
            <w:pPr>
              <w:spacing w:after="0" w:line="240" w:lineRule="auto"/>
              <w:jc w:val="left"/>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p-value</w:t>
            </w:r>
          </w:p>
        </w:tc>
        <w:tc>
          <w:tcPr>
            <w:tcW w:w="1833" w:type="dxa"/>
            <w:tcBorders>
              <w:top w:val="nil"/>
              <w:left w:val="nil"/>
              <w:bottom w:val="single" w:sz="4" w:space="0" w:color="auto"/>
              <w:right w:val="single" w:sz="4" w:space="0" w:color="auto"/>
            </w:tcBorders>
            <w:shd w:val="clear" w:color="auto" w:fill="auto"/>
            <w:noWrap/>
            <w:vAlign w:val="bottom"/>
            <w:hideMark/>
          </w:tcPr>
          <w:p w14:paraId="4AA5C30C"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7.62E-10</w:t>
            </w:r>
          </w:p>
        </w:tc>
        <w:tc>
          <w:tcPr>
            <w:tcW w:w="1833" w:type="dxa"/>
            <w:tcBorders>
              <w:top w:val="nil"/>
              <w:left w:val="nil"/>
              <w:bottom w:val="single" w:sz="4" w:space="0" w:color="auto"/>
              <w:right w:val="single" w:sz="4" w:space="0" w:color="auto"/>
            </w:tcBorders>
            <w:shd w:val="clear" w:color="auto" w:fill="auto"/>
            <w:noWrap/>
            <w:vAlign w:val="bottom"/>
            <w:hideMark/>
          </w:tcPr>
          <w:p w14:paraId="5438921B"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2.18E-09</w:t>
            </w:r>
          </w:p>
        </w:tc>
        <w:tc>
          <w:tcPr>
            <w:tcW w:w="1218" w:type="dxa"/>
            <w:tcBorders>
              <w:top w:val="nil"/>
              <w:left w:val="nil"/>
              <w:bottom w:val="nil"/>
              <w:right w:val="single" w:sz="4" w:space="0" w:color="auto"/>
            </w:tcBorders>
            <w:shd w:val="clear" w:color="auto" w:fill="auto"/>
            <w:noWrap/>
            <w:vAlign w:val="bottom"/>
            <w:hideMark/>
          </w:tcPr>
          <w:p w14:paraId="1949E695"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r>
      <w:tr w:rsidR="00257E88" w:rsidRPr="00257E88" w14:paraId="2C8C5454" w14:textId="77777777" w:rsidTr="00C21D22">
        <w:trPr>
          <w:trHeight w:val="320"/>
        </w:trPr>
        <w:tc>
          <w:tcPr>
            <w:tcW w:w="985" w:type="dxa"/>
            <w:tcBorders>
              <w:top w:val="nil"/>
              <w:left w:val="single" w:sz="4" w:space="0" w:color="auto"/>
              <w:bottom w:val="single" w:sz="4" w:space="0" w:color="auto"/>
              <w:right w:val="nil"/>
            </w:tcBorders>
            <w:shd w:val="clear" w:color="auto" w:fill="auto"/>
            <w:noWrap/>
            <w:vAlign w:val="bottom"/>
            <w:hideMark/>
          </w:tcPr>
          <w:p w14:paraId="32613771"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c>
          <w:tcPr>
            <w:tcW w:w="2586" w:type="dxa"/>
            <w:tcBorders>
              <w:top w:val="nil"/>
              <w:left w:val="nil"/>
              <w:bottom w:val="single" w:sz="4" w:space="0" w:color="auto"/>
              <w:right w:val="nil"/>
            </w:tcBorders>
            <w:shd w:val="clear" w:color="auto" w:fill="auto"/>
            <w:noWrap/>
            <w:vAlign w:val="bottom"/>
            <w:hideMark/>
          </w:tcPr>
          <w:p w14:paraId="5698B14E" w14:textId="77777777" w:rsidR="00257E88" w:rsidRPr="00257E88" w:rsidRDefault="00257E88" w:rsidP="00257E88">
            <w:pPr>
              <w:spacing w:after="0" w:line="240" w:lineRule="auto"/>
              <w:jc w:val="left"/>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 </w:t>
            </w:r>
          </w:p>
        </w:tc>
        <w:tc>
          <w:tcPr>
            <w:tcW w:w="1833" w:type="dxa"/>
            <w:tcBorders>
              <w:top w:val="nil"/>
              <w:left w:val="nil"/>
              <w:bottom w:val="single" w:sz="4" w:space="0" w:color="auto"/>
              <w:right w:val="nil"/>
            </w:tcBorders>
            <w:shd w:val="clear" w:color="auto" w:fill="auto"/>
            <w:noWrap/>
            <w:vAlign w:val="bottom"/>
            <w:hideMark/>
          </w:tcPr>
          <w:p w14:paraId="3AD6F393"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 </w:t>
            </w:r>
          </w:p>
        </w:tc>
        <w:tc>
          <w:tcPr>
            <w:tcW w:w="1833" w:type="dxa"/>
            <w:tcBorders>
              <w:top w:val="nil"/>
              <w:left w:val="nil"/>
              <w:bottom w:val="single" w:sz="4" w:space="0" w:color="auto"/>
              <w:right w:val="nil"/>
            </w:tcBorders>
            <w:shd w:val="clear" w:color="auto" w:fill="auto"/>
            <w:noWrap/>
            <w:vAlign w:val="bottom"/>
            <w:hideMark/>
          </w:tcPr>
          <w:p w14:paraId="634B1A01" w14:textId="77777777" w:rsidR="00257E88" w:rsidRPr="00257E88" w:rsidRDefault="00257E88" w:rsidP="00257E88">
            <w:pPr>
              <w:spacing w:after="0" w:line="240" w:lineRule="auto"/>
              <w:jc w:val="center"/>
              <w:rPr>
                <w:rFonts w:asciiTheme="majorHAnsi" w:eastAsia="Times New Roman" w:hAnsiTheme="majorHAnsi" w:cstheme="majorHAnsi"/>
                <w:color w:val="000000"/>
                <w:sz w:val="24"/>
                <w:szCs w:val="24"/>
              </w:rPr>
            </w:pPr>
            <w:r w:rsidRPr="00257E88">
              <w:rPr>
                <w:rFonts w:asciiTheme="majorHAnsi" w:eastAsia="Times New Roman" w:hAnsiTheme="majorHAnsi" w:cstheme="majorHAnsi"/>
                <w:color w:val="000000"/>
                <w:sz w:val="24"/>
                <w:szCs w:val="24"/>
              </w:rPr>
              <w:t> </w:t>
            </w:r>
          </w:p>
        </w:tc>
        <w:tc>
          <w:tcPr>
            <w:tcW w:w="1218" w:type="dxa"/>
            <w:tcBorders>
              <w:top w:val="nil"/>
              <w:left w:val="nil"/>
              <w:bottom w:val="single" w:sz="4" w:space="0" w:color="auto"/>
              <w:right w:val="single" w:sz="4" w:space="0" w:color="auto"/>
            </w:tcBorders>
            <w:shd w:val="clear" w:color="auto" w:fill="auto"/>
            <w:noWrap/>
            <w:vAlign w:val="bottom"/>
            <w:hideMark/>
          </w:tcPr>
          <w:p w14:paraId="53317CC4"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color w:val="000000"/>
                <w:sz w:val="24"/>
                <w:szCs w:val="24"/>
              </w:rPr>
              <w:t> </w:t>
            </w:r>
          </w:p>
        </w:tc>
      </w:tr>
    </w:tbl>
    <w:p w14:paraId="5D603573" w14:textId="77777777" w:rsidR="00257E88" w:rsidRDefault="00257E88">
      <w:pPr>
        <w:spacing w:after="0" w:line="240" w:lineRule="auto"/>
        <w:jc w:val="left"/>
        <w:rPr>
          <w:rFonts w:asciiTheme="majorHAnsi" w:hAnsiTheme="majorHAnsi" w:cstheme="majorHAnsi"/>
          <w:b/>
          <w:iCs/>
        </w:rPr>
      </w:pPr>
    </w:p>
    <w:p w14:paraId="2BEF3677" w14:textId="6570772E" w:rsidR="00257E88" w:rsidRDefault="00257E88">
      <w:pPr>
        <w:spacing w:after="0" w:line="240" w:lineRule="auto"/>
        <w:jc w:val="left"/>
        <w:rPr>
          <w:rFonts w:asciiTheme="majorHAnsi" w:hAnsiTheme="majorHAnsi" w:cstheme="majorHAnsi"/>
          <w:b/>
          <w:iCs/>
        </w:rPr>
      </w:pPr>
      <w:r>
        <w:rPr>
          <w:rFonts w:asciiTheme="majorHAnsi" w:hAnsiTheme="majorHAnsi" w:cstheme="majorHAnsi"/>
          <w:b/>
          <w:iCs/>
        </w:rPr>
        <w:br w:type="page"/>
      </w:r>
    </w:p>
    <w:tbl>
      <w:tblPr>
        <w:tblW w:w="7575" w:type="dxa"/>
        <w:tblLook w:val="04A0" w:firstRow="1" w:lastRow="0" w:firstColumn="1" w:lastColumn="0" w:noHBand="0" w:noVBand="1"/>
      </w:tblPr>
      <w:tblGrid>
        <w:gridCol w:w="2155"/>
        <w:gridCol w:w="720"/>
        <w:gridCol w:w="1505"/>
        <w:gridCol w:w="1465"/>
        <w:gridCol w:w="1730"/>
      </w:tblGrid>
      <w:tr w:rsidR="00257E88" w:rsidRPr="00257E88" w14:paraId="1A78ED84" w14:textId="77777777" w:rsidTr="00C21D22">
        <w:trPr>
          <w:trHeight w:val="280"/>
        </w:trPr>
        <w:tc>
          <w:tcPr>
            <w:tcW w:w="7575" w:type="dxa"/>
            <w:gridSpan w:val="5"/>
            <w:tcBorders>
              <w:top w:val="single" w:sz="4" w:space="0" w:color="auto"/>
              <w:left w:val="single" w:sz="4" w:space="0" w:color="auto"/>
              <w:bottom w:val="nil"/>
              <w:right w:val="single" w:sz="4" w:space="0" w:color="000000"/>
            </w:tcBorders>
            <w:shd w:val="clear" w:color="auto" w:fill="auto"/>
            <w:noWrap/>
            <w:vAlign w:val="bottom"/>
            <w:hideMark/>
          </w:tcPr>
          <w:p w14:paraId="790E3E3F" w14:textId="77777777" w:rsidR="00257E88" w:rsidRPr="00257E88" w:rsidRDefault="00257E88" w:rsidP="00257E88">
            <w:pPr>
              <w:spacing w:after="0" w:line="240" w:lineRule="auto"/>
              <w:jc w:val="left"/>
              <w:rPr>
                <w:rFonts w:ascii="Calibri" w:eastAsia="Times New Roman" w:hAnsi="Calibri" w:cs="Calibri"/>
                <w:color w:val="000000"/>
                <w:sz w:val="24"/>
                <w:szCs w:val="24"/>
              </w:rPr>
            </w:pPr>
            <w:r w:rsidRPr="00257E88">
              <w:rPr>
                <w:rFonts w:ascii="Calibri" w:eastAsia="Times New Roman" w:hAnsi="Calibri" w:cs="Calibri"/>
                <w:b/>
                <w:bCs/>
                <w:color w:val="000000"/>
                <w:sz w:val="24"/>
                <w:szCs w:val="24"/>
              </w:rPr>
              <w:lastRenderedPageBreak/>
              <w:t xml:space="preserve">Table 3.2. </w:t>
            </w:r>
            <w:r w:rsidRPr="00257E88">
              <w:rPr>
                <w:rFonts w:ascii="Calibri" w:eastAsia="Times New Roman" w:hAnsi="Calibri" w:cs="Calibri"/>
                <w:color w:val="000000"/>
                <w:sz w:val="24"/>
                <w:szCs w:val="24"/>
              </w:rPr>
              <w:t>Genotypes of female (1) and male (0) individuals at the two loci on Chromosome 5 of the male reference genome found to be significantly associated with sex in delta smelt (red= homozygous for major allele; purple=heterozygous; blue=homozygous for minor allele). </w:t>
            </w:r>
          </w:p>
          <w:p w14:paraId="32770148" w14:textId="77777777" w:rsidR="00257E88" w:rsidRPr="00257E88" w:rsidRDefault="00257E88" w:rsidP="00257E88">
            <w:pPr>
              <w:spacing w:after="0" w:line="240" w:lineRule="auto"/>
              <w:jc w:val="left"/>
              <w:rPr>
                <w:rFonts w:ascii="Calibri" w:eastAsia="Times New Roman" w:hAnsi="Calibri" w:cs="Calibri"/>
                <w:color w:val="000000"/>
                <w:sz w:val="24"/>
                <w:szCs w:val="24"/>
              </w:rPr>
            </w:pPr>
          </w:p>
        </w:tc>
      </w:tr>
      <w:tr w:rsidR="00257E88" w:rsidRPr="00257E88" w14:paraId="49DB28FD"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2C3CA9EF"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00C85"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1505" w:type="dxa"/>
            <w:tcBorders>
              <w:top w:val="single" w:sz="4" w:space="0" w:color="auto"/>
              <w:left w:val="nil"/>
              <w:bottom w:val="single" w:sz="4" w:space="0" w:color="auto"/>
              <w:right w:val="single" w:sz="4" w:space="0" w:color="auto"/>
            </w:tcBorders>
            <w:shd w:val="clear" w:color="auto" w:fill="auto"/>
            <w:noWrap/>
            <w:vAlign w:val="bottom"/>
            <w:hideMark/>
          </w:tcPr>
          <w:p w14:paraId="4FFD03DC"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Chr05:1885249</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14:paraId="3889FBF1"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Chr05:1885251</w:t>
            </w:r>
          </w:p>
        </w:tc>
        <w:tc>
          <w:tcPr>
            <w:tcW w:w="1730" w:type="dxa"/>
            <w:tcBorders>
              <w:top w:val="nil"/>
              <w:left w:val="nil"/>
              <w:bottom w:val="nil"/>
              <w:right w:val="single" w:sz="4" w:space="0" w:color="auto"/>
            </w:tcBorders>
            <w:shd w:val="clear" w:color="auto" w:fill="auto"/>
            <w:noWrap/>
            <w:vAlign w:val="bottom"/>
            <w:hideMark/>
          </w:tcPr>
          <w:p w14:paraId="20933168"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4227CB82"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77C05350"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849295D"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major</w:t>
            </w:r>
          </w:p>
        </w:tc>
        <w:tc>
          <w:tcPr>
            <w:tcW w:w="1505" w:type="dxa"/>
            <w:tcBorders>
              <w:top w:val="nil"/>
              <w:left w:val="nil"/>
              <w:bottom w:val="single" w:sz="4" w:space="0" w:color="auto"/>
              <w:right w:val="single" w:sz="4" w:space="0" w:color="auto"/>
            </w:tcBorders>
            <w:shd w:val="clear" w:color="auto" w:fill="auto"/>
            <w:noWrap/>
            <w:vAlign w:val="bottom"/>
            <w:hideMark/>
          </w:tcPr>
          <w:p w14:paraId="19C48DA9"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G</w:t>
            </w:r>
          </w:p>
        </w:tc>
        <w:tc>
          <w:tcPr>
            <w:tcW w:w="1465" w:type="dxa"/>
            <w:tcBorders>
              <w:top w:val="nil"/>
              <w:left w:val="nil"/>
              <w:bottom w:val="single" w:sz="4" w:space="0" w:color="auto"/>
              <w:right w:val="single" w:sz="4" w:space="0" w:color="auto"/>
            </w:tcBorders>
            <w:shd w:val="clear" w:color="auto" w:fill="auto"/>
            <w:noWrap/>
            <w:vAlign w:val="bottom"/>
            <w:hideMark/>
          </w:tcPr>
          <w:p w14:paraId="247B3AB4"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G</w:t>
            </w:r>
          </w:p>
        </w:tc>
        <w:tc>
          <w:tcPr>
            <w:tcW w:w="1730" w:type="dxa"/>
            <w:tcBorders>
              <w:top w:val="nil"/>
              <w:left w:val="nil"/>
              <w:bottom w:val="nil"/>
              <w:right w:val="single" w:sz="4" w:space="0" w:color="auto"/>
            </w:tcBorders>
            <w:shd w:val="clear" w:color="auto" w:fill="auto"/>
            <w:noWrap/>
            <w:vAlign w:val="bottom"/>
            <w:hideMark/>
          </w:tcPr>
          <w:p w14:paraId="2687C89C"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01EF27A0"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0BB714F8"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9AC204D"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minor</w:t>
            </w:r>
          </w:p>
        </w:tc>
        <w:tc>
          <w:tcPr>
            <w:tcW w:w="1505" w:type="dxa"/>
            <w:tcBorders>
              <w:top w:val="nil"/>
              <w:left w:val="nil"/>
              <w:bottom w:val="single" w:sz="4" w:space="0" w:color="auto"/>
              <w:right w:val="single" w:sz="4" w:space="0" w:color="auto"/>
            </w:tcBorders>
            <w:shd w:val="clear" w:color="auto" w:fill="auto"/>
            <w:noWrap/>
            <w:vAlign w:val="bottom"/>
            <w:hideMark/>
          </w:tcPr>
          <w:p w14:paraId="2B5FD1E9"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A</w:t>
            </w:r>
          </w:p>
        </w:tc>
        <w:tc>
          <w:tcPr>
            <w:tcW w:w="1465" w:type="dxa"/>
            <w:tcBorders>
              <w:top w:val="nil"/>
              <w:left w:val="nil"/>
              <w:bottom w:val="single" w:sz="4" w:space="0" w:color="auto"/>
              <w:right w:val="single" w:sz="4" w:space="0" w:color="auto"/>
            </w:tcBorders>
            <w:shd w:val="clear" w:color="auto" w:fill="auto"/>
            <w:noWrap/>
            <w:vAlign w:val="bottom"/>
            <w:hideMark/>
          </w:tcPr>
          <w:p w14:paraId="1604AA5E"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T</w:t>
            </w:r>
          </w:p>
        </w:tc>
        <w:tc>
          <w:tcPr>
            <w:tcW w:w="1730" w:type="dxa"/>
            <w:tcBorders>
              <w:top w:val="nil"/>
              <w:left w:val="nil"/>
              <w:bottom w:val="nil"/>
              <w:right w:val="single" w:sz="4" w:space="0" w:color="auto"/>
            </w:tcBorders>
            <w:shd w:val="clear" w:color="auto" w:fill="auto"/>
            <w:noWrap/>
            <w:vAlign w:val="bottom"/>
            <w:hideMark/>
          </w:tcPr>
          <w:p w14:paraId="4C08A001"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EE8CACF"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4ECFCFC2"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22CE2"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26097B1"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EA846FA"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18B7D16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42BC9733"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23B94D1B"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FB97C"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A0B981F"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9D7C170"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1524E046"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7150BC06"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58015B17"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059D8"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953A12A"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85A9F19"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47966FED"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2E681548"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414A25B8"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5E147"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4F04E0B"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1EEA907"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1BD751C1"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6213E4C7"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6A053F86"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2E5BF"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B14CA11"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798EDC7"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70E6D204"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6088BC8"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303C93EA"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347E2"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BE974B4"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62F01CC"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7464B1DE"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26A81FD7"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20E7547F"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141A2"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65FD836"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5F69331"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6F799723"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4E975236"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1ADA33FB"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8D27D"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D7FE8FE"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F1A1B1D"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478EDBE9"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4F7FEC78"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1E39AFEB"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E9D18"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F7D6992"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9480DAA"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2C40DD8B"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277BA324"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799FA2AA"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0433F"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290D2E0"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8F6D97A"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6102120F"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2DA9A2A"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4D2E5FD0"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E9033"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A8E9BA4"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BF5B561"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6C3BF2B2"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170D6DB5"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27590EB5"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95FA3E"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AADD0BF"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92E2060"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799CFFC7"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692684E5"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79366855"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D6BD5"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02E9409"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5F1E5F4"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2C0F7C76"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439FA739"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05C530B8"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AA90E"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D64705A"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13706AE"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6708472E"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1C844455"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5EDF04AE"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37249"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10423A6"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6D87BEE"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6A17577D"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4A5B6030"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193E3644"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B489D3"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63182331"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GA</w:t>
            </w:r>
          </w:p>
        </w:tc>
        <w:tc>
          <w:tcPr>
            <w:tcW w:w="146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300AE9D8"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GT</w:t>
            </w:r>
          </w:p>
        </w:tc>
        <w:tc>
          <w:tcPr>
            <w:tcW w:w="1730" w:type="dxa"/>
            <w:tcBorders>
              <w:top w:val="nil"/>
              <w:left w:val="nil"/>
              <w:bottom w:val="nil"/>
              <w:right w:val="single" w:sz="4" w:space="0" w:color="auto"/>
            </w:tcBorders>
            <w:shd w:val="clear" w:color="auto" w:fill="auto"/>
            <w:noWrap/>
            <w:vAlign w:val="bottom"/>
            <w:hideMark/>
          </w:tcPr>
          <w:p w14:paraId="2DB9C22F"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1FD02FBA"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2E85E67C"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7DCBD"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170C399F"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GA</w:t>
            </w:r>
          </w:p>
        </w:tc>
        <w:tc>
          <w:tcPr>
            <w:tcW w:w="146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4B0B3F02"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GT</w:t>
            </w:r>
          </w:p>
        </w:tc>
        <w:tc>
          <w:tcPr>
            <w:tcW w:w="1730" w:type="dxa"/>
            <w:tcBorders>
              <w:top w:val="nil"/>
              <w:left w:val="nil"/>
              <w:bottom w:val="nil"/>
              <w:right w:val="single" w:sz="4" w:space="0" w:color="auto"/>
            </w:tcBorders>
            <w:shd w:val="clear" w:color="auto" w:fill="auto"/>
            <w:noWrap/>
            <w:vAlign w:val="bottom"/>
            <w:hideMark/>
          </w:tcPr>
          <w:p w14:paraId="097D1D0D"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7497150C"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10C3A84C"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C2827"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7C3D3103"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GA</w:t>
            </w:r>
          </w:p>
        </w:tc>
        <w:tc>
          <w:tcPr>
            <w:tcW w:w="146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528E3FEB"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GT</w:t>
            </w:r>
          </w:p>
        </w:tc>
        <w:tc>
          <w:tcPr>
            <w:tcW w:w="1730" w:type="dxa"/>
            <w:tcBorders>
              <w:top w:val="nil"/>
              <w:left w:val="nil"/>
              <w:bottom w:val="nil"/>
              <w:right w:val="single" w:sz="4" w:space="0" w:color="auto"/>
            </w:tcBorders>
            <w:shd w:val="clear" w:color="auto" w:fill="auto"/>
            <w:noWrap/>
            <w:vAlign w:val="bottom"/>
            <w:hideMark/>
          </w:tcPr>
          <w:p w14:paraId="3636EFB7"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71C32FD1"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630F57D5"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96490"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2383CE84"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GA</w:t>
            </w:r>
          </w:p>
        </w:tc>
        <w:tc>
          <w:tcPr>
            <w:tcW w:w="146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12966E81"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GT</w:t>
            </w:r>
          </w:p>
        </w:tc>
        <w:tc>
          <w:tcPr>
            <w:tcW w:w="1730" w:type="dxa"/>
            <w:tcBorders>
              <w:top w:val="nil"/>
              <w:left w:val="nil"/>
              <w:bottom w:val="nil"/>
              <w:right w:val="single" w:sz="4" w:space="0" w:color="auto"/>
            </w:tcBorders>
            <w:shd w:val="clear" w:color="auto" w:fill="auto"/>
            <w:noWrap/>
            <w:vAlign w:val="bottom"/>
            <w:hideMark/>
          </w:tcPr>
          <w:p w14:paraId="301A087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0155F409"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680E516B"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676AD"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78138789"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GA</w:t>
            </w:r>
          </w:p>
        </w:tc>
        <w:tc>
          <w:tcPr>
            <w:tcW w:w="146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204397EB"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GT</w:t>
            </w:r>
          </w:p>
        </w:tc>
        <w:tc>
          <w:tcPr>
            <w:tcW w:w="1730" w:type="dxa"/>
            <w:tcBorders>
              <w:top w:val="nil"/>
              <w:left w:val="nil"/>
              <w:bottom w:val="nil"/>
              <w:right w:val="single" w:sz="4" w:space="0" w:color="auto"/>
            </w:tcBorders>
            <w:shd w:val="clear" w:color="auto" w:fill="auto"/>
            <w:noWrap/>
            <w:vAlign w:val="bottom"/>
            <w:hideMark/>
          </w:tcPr>
          <w:p w14:paraId="5C27E3AB"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07BC25A1"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597FB9BC"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5518B"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2B16042F"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06AB4BE1"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748AB12E"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2B6F31AD"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57FC44F6"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EE8968"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711A0DCE"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0F908C6D"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3767FD5A"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77C42570"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63D1745D"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756A0EAA"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4" w:space="0" w:color="auto"/>
              <w:left w:val="single" w:sz="4" w:space="0" w:color="auto"/>
              <w:bottom w:val="single" w:sz="8" w:space="0" w:color="auto"/>
              <w:right w:val="single" w:sz="4" w:space="0" w:color="auto"/>
            </w:tcBorders>
            <w:shd w:val="clear" w:color="auto" w:fill="D9E2F3" w:themeFill="accent1" w:themeFillTint="33"/>
            <w:noWrap/>
            <w:vAlign w:val="bottom"/>
            <w:hideMark/>
          </w:tcPr>
          <w:p w14:paraId="00C18BC5"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8" w:space="0" w:color="auto"/>
              <w:right w:val="single" w:sz="4" w:space="0" w:color="auto"/>
            </w:tcBorders>
            <w:shd w:val="clear" w:color="auto" w:fill="D9E2F3" w:themeFill="accent1" w:themeFillTint="33"/>
            <w:noWrap/>
            <w:vAlign w:val="bottom"/>
            <w:hideMark/>
          </w:tcPr>
          <w:p w14:paraId="1C1BA95C"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6C3CE904"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68A14E67" w14:textId="77777777" w:rsidTr="00C21D22">
        <w:trPr>
          <w:trHeight w:val="280"/>
        </w:trPr>
        <w:tc>
          <w:tcPr>
            <w:tcW w:w="2155" w:type="dxa"/>
            <w:tcBorders>
              <w:top w:val="nil"/>
              <w:left w:val="single" w:sz="4" w:space="0" w:color="auto"/>
              <w:bottom w:val="nil"/>
              <w:right w:val="single" w:sz="8" w:space="0" w:color="auto"/>
            </w:tcBorders>
            <w:shd w:val="clear" w:color="auto" w:fill="auto"/>
            <w:noWrap/>
            <w:vAlign w:val="bottom"/>
            <w:hideMark/>
          </w:tcPr>
          <w:p w14:paraId="3ADD4056"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8" w:space="0" w:color="auto"/>
              <w:left w:val="single" w:sz="8" w:space="0" w:color="auto"/>
              <w:bottom w:val="single" w:sz="18" w:space="0" w:color="auto"/>
              <w:right w:val="single" w:sz="8" w:space="0" w:color="auto"/>
            </w:tcBorders>
            <w:shd w:val="clear" w:color="auto" w:fill="auto"/>
            <w:noWrap/>
            <w:vAlign w:val="bottom"/>
            <w:hideMark/>
          </w:tcPr>
          <w:p w14:paraId="54F9E674"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1</w:t>
            </w:r>
          </w:p>
        </w:tc>
        <w:tc>
          <w:tcPr>
            <w:tcW w:w="1505" w:type="dxa"/>
            <w:tcBorders>
              <w:top w:val="single" w:sz="8" w:space="0" w:color="auto"/>
              <w:left w:val="single" w:sz="8" w:space="0" w:color="auto"/>
              <w:bottom w:val="single" w:sz="18" w:space="0" w:color="auto"/>
              <w:right w:val="single" w:sz="8" w:space="0" w:color="auto"/>
            </w:tcBorders>
            <w:shd w:val="clear" w:color="auto" w:fill="D9E2F3" w:themeFill="accent1" w:themeFillTint="33"/>
            <w:noWrap/>
            <w:vAlign w:val="bottom"/>
            <w:hideMark/>
          </w:tcPr>
          <w:p w14:paraId="120AC75C"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8" w:space="0" w:color="auto"/>
              <w:left w:val="single" w:sz="8" w:space="0" w:color="auto"/>
              <w:bottom w:val="single" w:sz="18" w:space="0" w:color="auto"/>
              <w:right w:val="single" w:sz="8" w:space="0" w:color="auto"/>
            </w:tcBorders>
            <w:shd w:val="clear" w:color="auto" w:fill="D9E2F3" w:themeFill="accent1" w:themeFillTint="33"/>
            <w:noWrap/>
            <w:vAlign w:val="bottom"/>
            <w:hideMark/>
          </w:tcPr>
          <w:p w14:paraId="428ED862"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single" w:sz="8" w:space="0" w:color="auto"/>
              <w:bottom w:val="nil"/>
              <w:right w:val="single" w:sz="4" w:space="0" w:color="auto"/>
            </w:tcBorders>
            <w:shd w:val="clear" w:color="auto" w:fill="auto"/>
            <w:noWrap/>
            <w:vAlign w:val="bottom"/>
            <w:hideMark/>
          </w:tcPr>
          <w:p w14:paraId="7D0FF7C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3B24A80" w14:textId="77777777" w:rsidTr="00C21D22">
        <w:trPr>
          <w:trHeight w:val="280"/>
        </w:trPr>
        <w:tc>
          <w:tcPr>
            <w:tcW w:w="2155" w:type="dxa"/>
            <w:tcBorders>
              <w:top w:val="nil"/>
              <w:left w:val="single" w:sz="4" w:space="0" w:color="auto"/>
              <w:bottom w:val="nil"/>
              <w:right w:val="single" w:sz="8" w:space="0" w:color="auto"/>
            </w:tcBorders>
            <w:shd w:val="clear" w:color="auto" w:fill="auto"/>
            <w:noWrap/>
            <w:vAlign w:val="bottom"/>
            <w:hideMark/>
          </w:tcPr>
          <w:p w14:paraId="0F49BFC7"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1B4F0086"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18" w:space="0" w:color="auto"/>
              <w:left w:val="single" w:sz="8" w:space="0" w:color="auto"/>
              <w:bottom w:val="single" w:sz="8" w:space="0" w:color="auto"/>
              <w:right w:val="single" w:sz="8" w:space="0" w:color="auto"/>
            </w:tcBorders>
            <w:shd w:val="clear" w:color="000000" w:fill="FFC7CE"/>
            <w:noWrap/>
            <w:vAlign w:val="bottom"/>
            <w:hideMark/>
          </w:tcPr>
          <w:p w14:paraId="40D3D63E"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18" w:space="0" w:color="auto"/>
              <w:left w:val="single" w:sz="8" w:space="0" w:color="auto"/>
              <w:bottom w:val="single" w:sz="8" w:space="0" w:color="auto"/>
              <w:right w:val="single" w:sz="8" w:space="0" w:color="auto"/>
            </w:tcBorders>
            <w:shd w:val="clear" w:color="000000" w:fill="FFC7CE"/>
            <w:noWrap/>
            <w:vAlign w:val="bottom"/>
            <w:hideMark/>
          </w:tcPr>
          <w:p w14:paraId="19CEDFE4"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single" w:sz="8" w:space="0" w:color="auto"/>
              <w:bottom w:val="nil"/>
              <w:right w:val="single" w:sz="4" w:space="0" w:color="auto"/>
            </w:tcBorders>
            <w:shd w:val="clear" w:color="auto" w:fill="auto"/>
            <w:noWrap/>
            <w:vAlign w:val="bottom"/>
            <w:hideMark/>
          </w:tcPr>
          <w:p w14:paraId="306FFFBA"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101999FE"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79E0F8B9"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46B2C472"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8" w:space="0" w:color="auto"/>
              <w:left w:val="single" w:sz="4" w:space="0" w:color="auto"/>
              <w:bottom w:val="single" w:sz="4" w:space="0" w:color="auto"/>
              <w:right w:val="single" w:sz="4" w:space="0" w:color="auto"/>
            </w:tcBorders>
            <w:shd w:val="clear" w:color="000000" w:fill="FFC7CE"/>
            <w:noWrap/>
            <w:vAlign w:val="bottom"/>
            <w:hideMark/>
          </w:tcPr>
          <w:p w14:paraId="53273157"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8" w:space="0" w:color="auto"/>
              <w:left w:val="single" w:sz="4" w:space="0" w:color="auto"/>
              <w:bottom w:val="single" w:sz="4" w:space="0" w:color="auto"/>
              <w:right w:val="single" w:sz="4" w:space="0" w:color="auto"/>
            </w:tcBorders>
            <w:shd w:val="clear" w:color="000000" w:fill="FFC7CE"/>
            <w:noWrap/>
            <w:vAlign w:val="bottom"/>
            <w:hideMark/>
          </w:tcPr>
          <w:p w14:paraId="219CADF9"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12CAFB5B"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481E4CCB"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41356723"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27698"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74C66A2"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90A1E47"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44388A4C"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67E7E404"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4D74D0A7"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56665"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3E5EE5B"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6F605B5"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1745B2C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32B5E654"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46234CFD"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D5017"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8065573"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609077B"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23709FF9"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009D9033"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0751FA50"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C81B6"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8091B3A"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0666081"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329105F0"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1BD1D532"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37B196FF"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A7D65"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EA958F1"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1C5F9CE"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330D2F06"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6DB77836"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5BEC94BD"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2EBA2"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56E65894"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GA</w:t>
            </w:r>
          </w:p>
        </w:tc>
        <w:tc>
          <w:tcPr>
            <w:tcW w:w="146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DE0FE7B" w14:textId="77777777" w:rsidR="00257E88" w:rsidRPr="00257E88" w:rsidRDefault="00257E88" w:rsidP="00257E88">
            <w:pPr>
              <w:spacing w:after="0" w:line="240" w:lineRule="auto"/>
              <w:jc w:val="center"/>
              <w:rPr>
                <w:rFonts w:ascii="Calibri" w:eastAsia="Times New Roman" w:hAnsi="Calibri" w:cs="Calibri"/>
                <w:color w:val="9C0006"/>
              </w:rPr>
            </w:pPr>
            <w:r w:rsidRPr="00257E88">
              <w:rPr>
                <w:rFonts w:ascii="Calibri" w:eastAsia="Times New Roman" w:hAnsi="Calibri" w:cs="Calibri"/>
                <w:color w:val="9C0006"/>
              </w:rPr>
              <w:t>GG</w:t>
            </w:r>
          </w:p>
        </w:tc>
        <w:tc>
          <w:tcPr>
            <w:tcW w:w="1730" w:type="dxa"/>
            <w:tcBorders>
              <w:top w:val="nil"/>
              <w:left w:val="nil"/>
              <w:bottom w:val="nil"/>
              <w:right w:val="single" w:sz="4" w:space="0" w:color="auto"/>
            </w:tcBorders>
            <w:shd w:val="clear" w:color="auto" w:fill="auto"/>
            <w:noWrap/>
            <w:vAlign w:val="bottom"/>
            <w:hideMark/>
          </w:tcPr>
          <w:p w14:paraId="1B8F90EC"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0B48AD4F"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328B9E96"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FBAC8"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5ABD5FC6"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GA</w:t>
            </w:r>
          </w:p>
        </w:tc>
        <w:tc>
          <w:tcPr>
            <w:tcW w:w="146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2E1015F5"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GT</w:t>
            </w:r>
          </w:p>
        </w:tc>
        <w:tc>
          <w:tcPr>
            <w:tcW w:w="1730" w:type="dxa"/>
            <w:tcBorders>
              <w:top w:val="nil"/>
              <w:left w:val="nil"/>
              <w:bottom w:val="nil"/>
              <w:right w:val="single" w:sz="4" w:space="0" w:color="auto"/>
            </w:tcBorders>
            <w:shd w:val="clear" w:color="auto" w:fill="auto"/>
            <w:noWrap/>
            <w:vAlign w:val="bottom"/>
            <w:hideMark/>
          </w:tcPr>
          <w:p w14:paraId="3A27287A"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182DCCF1"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7E2D7322"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6CB79"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09D8BEFF"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GA</w:t>
            </w:r>
          </w:p>
        </w:tc>
        <w:tc>
          <w:tcPr>
            <w:tcW w:w="146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5B23EE8A"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GT</w:t>
            </w:r>
          </w:p>
        </w:tc>
        <w:tc>
          <w:tcPr>
            <w:tcW w:w="1730" w:type="dxa"/>
            <w:tcBorders>
              <w:top w:val="nil"/>
              <w:left w:val="nil"/>
              <w:bottom w:val="nil"/>
              <w:right w:val="single" w:sz="4" w:space="0" w:color="auto"/>
            </w:tcBorders>
            <w:shd w:val="clear" w:color="auto" w:fill="auto"/>
            <w:noWrap/>
            <w:vAlign w:val="bottom"/>
            <w:hideMark/>
          </w:tcPr>
          <w:p w14:paraId="0C82FCED"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0FB364E9"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301BFFE9"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556A0"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42490ED1"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GA</w:t>
            </w:r>
          </w:p>
        </w:tc>
        <w:tc>
          <w:tcPr>
            <w:tcW w:w="1465" w:type="dxa"/>
            <w:tcBorders>
              <w:top w:val="single" w:sz="4" w:space="0" w:color="auto"/>
              <w:left w:val="single" w:sz="4" w:space="0" w:color="auto"/>
              <w:bottom w:val="single" w:sz="4" w:space="0" w:color="auto"/>
              <w:right w:val="single" w:sz="4" w:space="0" w:color="auto"/>
            </w:tcBorders>
            <w:shd w:val="clear" w:color="auto" w:fill="CBCEFF"/>
            <w:noWrap/>
            <w:vAlign w:val="bottom"/>
            <w:hideMark/>
          </w:tcPr>
          <w:p w14:paraId="07CA47D6" w14:textId="77777777" w:rsidR="00257E88" w:rsidRPr="00257E88" w:rsidRDefault="00257E88" w:rsidP="00257E88">
            <w:pPr>
              <w:spacing w:after="0" w:line="240" w:lineRule="auto"/>
              <w:jc w:val="center"/>
              <w:rPr>
                <w:rFonts w:ascii="Calibri" w:eastAsia="Times New Roman" w:hAnsi="Calibri" w:cs="Calibri"/>
                <w:color w:val="473487"/>
              </w:rPr>
            </w:pPr>
            <w:r w:rsidRPr="00257E88">
              <w:rPr>
                <w:rFonts w:ascii="Calibri" w:eastAsia="Times New Roman" w:hAnsi="Calibri" w:cs="Calibri"/>
                <w:color w:val="473487"/>
              </w:rPr>
              <w:t>GT</w:t>
            </w:r>
          </w:p>
        </w:tc>
        <w:tc>
          <w:tcPr>
            <w:tcW w:w="1730" w:type="dxa"/>
            <w:tcBorders>
              <w:top w:val="nil"/>
              <w:left w:val="nil"/>
              <w:bottom w:val="nil"/>
              <w:right w:val="single" w:sz="4" w:space="0" w:color="auto"/>
            </w:tcBorders>
            <w:shd w:val="clear" w:color="auto" w:fill="auto"/>
            <w:noWrap/>
            <w:vAlign w:val="bottom"/>
            <w:hideMark/>
          </w:tcPr>
          <w:p w14:paraId="7632A366"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4FEFC66C"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70330500"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3C057"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5806C6CF"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1705E11F"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579A27A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4D6BB988"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3C9C0323"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lastRenderedPageBreak/>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130C1"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22282A31"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79E7579D"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3B191C9E"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A79262D"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38B971F8"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60F96"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29A0B4D3"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1545D97F"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33B5A49F"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F9B27F4"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74BA71F3"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25CCE"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689F2978"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3D06CA3E"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48898AB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2BC1393"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5E58B28D"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6AF2E"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603B3706"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5ABACDAD"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4B714049"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D5F1E3A"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1447CD31"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977BA9"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4B6FD856"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1CCB4232"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3CB741AB"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256EF541"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2517807F"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9516B"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27A54213"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09E4A254"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233438AC"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6E38F204"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2CC37F21"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0D786"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4C8914E8"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41F3F155"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467E16AE"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654B1231"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19A9775F"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52AFE"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7F5EFD94"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7A331684"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14F3BA9F"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1BBF608F"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0C05D6FE"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5850C"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6F9DEEBB"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18DC5FD1"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59548D58"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081BBC7"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17E7FD88"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60AFF"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2F10A225"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2C292030"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40C49480"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3AD58A59"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1C0DB3DC"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9CE58"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772DF47C"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3909362E"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31704360"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6BA451CF" w14:textId="77777777" w:rsidTr="00C21D22">
        <w:trPr>
          <w:trHeight w:val="280"/>
        </w:trPr>
        <w:tc>
          <w:tcPr>
            <w:tcW w:w="2155" w:type="dxa"/>
            <w:tcBorders>
              <w:top w:val="nil"/>
              <w:left w:val="single" w:sz="4" w:space="0" w:color="auto"/>
              <w:bottom w:val="nil"/>
              <w:right w:val="nil"/>
            </w:tcBorders>
            <w:shd w:val="clear" w:color="auto" w:fill="auto"/>
            <w:noWrap/>
            <w:vAlign w:val="bottom"/>
            <w:hideMark/>
          </w:tcPr>
          <w:p w14:paraId="2D295552"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AEE3A" w14:textId="77777777" w:rsidR="00257E88" w:rsidRPr="00257E88" w:rsidRDefault="00257E88" w:rsidP="00257E88">
            <w:pPr>
              <w:spacing w:after="0" w:line="240" w:lineRule="auto"/>
              <w:jc w:val="center"/>
              <w:rPr>
                <w:rFonts w:ascii="Calibri" w:eastAsia="Times New Roman" w:hAnsi="Calibri" w:cs="Calibri"/>
              </w:rPr>
            </w:pPr>
            <w:r w:rsidRPr="00257E88">
              <w:rPr>
                <w:rFonts w:ascii="Calibri" w:eastAsia="Times New Roman" w:hAnsi="Calibri" w:cs="Calibri"/>
              </w:rPr>
              <w:t>0</w:t>
            </w:r>
          </w:p>
        </w:tc>
        <w:tc>
          <w:tcPr>
            <w:tcW w:w="150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0F51ECD5"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AA</w:t>
            </w:r>
          </w:p>
        </w:tc>
        <w:tc>
          <w:tcPr>
            <w:tcW w:w="1465"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54F75EFA" w14:textId="77777777" w:rsidR="00257E88" w:rsidRPr="00257E88" w:rsidRDefault="00257E88" w:rsidP="00257E88">
            <w:pPr>
              <w:spacing w:after="0" w:line="240" w:lineRule="auto"/>
              <w:jc w:val="center"/>
              <w:rPr>
                <w:rFonts w:ascii="Calibri" w:eastAsia="Times New Roman" w:hAnsi="Calibri" w:cs="Calibri"/>
                <w:color w:val="1F3864" w:themeColor="accent1" w:themeShade="80"/>
              </w:rPr>
            </w:pPr>
            <w:r w:rsidRPr="00257E88">
              <w:rPr>
                <w:rFonts w:ascii="Calibri" w:eastAsia="Times New Roman" w:hAnsi="Calibri" w:cs="Calibri"/>
                <w:color w:val="1F3864" w:themeColor="accent1" w:themeShade="80"/>
              </w:rPr>
              <w:t>TT</w:t>
            </w:r>
          </w:p>
        </w:tc>
        <w:tc>
          <w:tcPr>
            <w:tcW w:w="1730" w:type="dxa"/>
            <w:tcBorders>
              <w:top w:val="nil"/>
              <w:left w:val="nil"/>
              <w:bottom w:val="nil"/>
              <w:right w:val="single" w:sz="4" w:space="0" w:color="auto"/>
            </w:tcBorders>
            <w:shd w:val="clear" w:color="auto" w:fill="auto"/>
            <w:noWrap/>
            <w:vAlign w:val="bottom"/>
            <w:hideMark/>
          </w:tcPr>
          <w:p w14:paraId="31036E1E"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6FFCE667" w14:textId="77777777" w:rsidTr="00C21D22">
        <w:trPr>
          <w:trHeight w:val="280"/>
        </w:trPr>
        <w:tc>
          <w:tcPr>
            <w:tcW w:w="2155" w:type="dxa"/>
            <w:tcBorders>
              <w:top w:val="nil"/>
              <w:left w:val="single" w:sz="4" w:space="0" w:color="auto"/>
              <w:bottom w:val="single" w:sz="4" w:space="0" w:color="auto"/>
              <w:right w:val="nil"/>
            </w:tcBorders>
            <w:shd w:val="clear" w:color="auto" w:fill="auto"/>
            <w:noWrap/>
            <w:vAlign w:val="bottom"/>
            <w:hideMark/>
          </w:tcPr>
          <w:p w14:paraId="19E35508"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720" w:type="dxa"/>
            <w:tcBorders>
              <w:top w:val="nil"/>
              <w:left w:val="nil"/>
              <w:bottom w:val="single" w:sz="4" w:space="0" w:color="auto"/>
              <w:right w:val="nil"/>
            </w:tcBorders>
            <w:shd w:val="clear" w:color="auto" w:fill="auto"/>
            <w:noWrap/>
            <w:vAlign w:val="bottom"/>
            <w:hideMark/>
          </w:tcPr>
          <w:p w14:paraId="4141DDDC"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color w:val="000000"/>
              </w:rPr>
              <w:t> </w:t>
            </w:r>
          </w:p>
        </w:tc>
        <w:tc>
          <w:tcPr>
            <w:tcW w:w="1505" w:type="dxa"/>
            <w:tcBorders>
              <w:top w:val="nil"/>
              <w:left w:val="nil"/>
              <w:bottom w:val="single" w:sz="4" w:space="0" w:color="auto"/>
              <w:right w:val="nil"/>
            </w:tcBorders>
            <w:shd w:val="clear" w:color="auto" w:fill="auto"/>
            <w:noWrap/>
            <w:vAlign w:val="bottom"/>
            <w:hideMark/>
          </w:tcPr>
          <w:p w14:paraId="16E9257A"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1465" w:type="dxa"/>
            <w:tcBorders>
              <w:top w:val="nil"/>
              <w:left w:val="nil"/>
              <w:bottom w:val="single" w:sz="4" w:space="0" w:color="auto"/>
              <w:right w:val="nil"/>
            </w:tcBorders>
            <w:shd w:val="clear" w:color="auto" w:fill="auto"/>
            <w:noWrap/>
            <w:vAlign w:val="bottom"/>
            <w:hideMark/>
          </w:tcPr>
          <w:p w14:paraId="094F8A06"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1730" w:type="dxa"/>
            <w:tcBorders>
              <w:top w:val="nil"/>
              <w:left w:val="nil"/>
              <w:bottom w:val="single" w:sz="4" w:space="0" w:color="auto"/>
              <w:right w:val="single" w:sz="4" w:space="0" w:color="auto"/>
            </w:tcBorders>
            <w:shd w:val="clear" w:color="auto" w:fill="auto"/>
            <w:noWrap/>
            <w:vAlign w:val="bottom"/>
            <w:hideMark/>
          </w:tcPr>
          <w:p w14:paraId="4B6EAD58"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bl>
    <w:p w14:paraId="269907CA" w14:textId="77777777" w:rsidR="00257E88" w:rsidRDefault="00257E88">
      <w:pPr>
        <w:spacing w:after="0" w:line="240" w:lineRule="auto"/>
        <w:jc w:val="left"/>
        <w:rPr>
          <w:rFonts w:asciiTheme="majorHAnsi" w:hAnsiTheme="majorHAnsi" w:cstheme="majorHAnsi"/>
          <w:b/>
          <w:iCs/>
        </w:rPr>
      </w:pPr>
    </w:p>
    <w:p w14:paraId="667421FE" w14:textId="235FD4D3" w:rsidR="00257E88" w:rsidRDefault="00257E88">
      <w:pPr>
        <w:spacing w:after="0" w:line="240" w:lineRule="auto"/>
        <w:jc w:val="left"/>
        <w:rPr>
          <w:rFonts w:asciiTheme="majorHAnsi" w:hAnsiTheme="majorHAnsi" w:cstheme="majorHAnsi"/>
          <w:b/>
          <w:iCs/>
        </w:rPr>
      </w:pPr>
      <w:r>
        <w:rPr>
          <w:rFonts w:asciiTheme="majorHAnsi" w:hAnsiTheme="majorHAnsi" w:cstheme="majorHAnsi"/>
          <w:b/>
          <w:iCs/>
        </w:rPr>
        <w:br w:type="page"/>
      </w:r>
    </w:p>
    <w:tbl>
      <w:tblPr>
        <w:tblW w:w="7840" w:type="dxa"/>
        <w:tblCellMar>
          <w:left w:w="0" w:type="dxa"/>
          <w:right w:w="0" w:type="dxa"/>
        </w:tblCellMar>
        <w:tblLook w:val="04A0" w:firstRow="1" w:lastRow="0" w:firstColumn="1" w:lastColumn="0" w:noHBand="0" w:noVBand="1"/>
      </w:tblPr>
      <w:tblGrid>
        <w:gridCol w:w="175"/>
        <w:gridCol w:w="2700"/>
        <w:gridCol w:w="1903"/>
        <w:gridCol w:w="1444"/>
        <w:gridCol w:w="1444"/>
        <w:gridCol w:w="174"/>
      </w:tblGrid>
      <w:tr w:rsidR="00257E88" w:rsidRPr="00257E88" w14:paraId="4357A0AC" w14:textId="77777777" w:rsidTr="00C21D22">
        <w:trPr>
          <w:trHeight w:val="280"/>
        </w:trPr>
        <w:tc>
          <w:tcPr>
            <w:tcW w:w="7840" w:type="dxa"/>
            <w:gridSpan w:val="6"/>
            <w:tcBorders>
              <w:top w:val="single" w:sz="4" w:space="0" w:color="auto"/>
              <w:left w:val="single" w:sz="4" w:space="0" w:color="auto"/>
              <w:bottom w:val="nil"/>
              <w:right w:val="single" w:sz="4" w:space="0" w:color="000000"/>
            </w:tcBorders>
            <w:shd w:val="clear" w:color="auto" w:fill="auto"/>
            <w:noWrap/>
            <w:tcMar>
              <w:top w:w="15" w:type="dxa"/>
              <w:left w:w="15" w:type="dxa"/>
              <w:bottom w:w="0" w:type="dxa"/>
              <w:right w:w="15" w:type="dxa"/>
            </w:tcMar>
            <w:vAlign w:val="bottom"/>
            <w:hideMark/>
          </w:tcPr>
          <w:p w14:paraId="570058B3" w14:textId="77777777" w:rsidR="00257E88" w:rsidRPr="00257E88" w:rsidRDefault="00257E88" w:rsidP="00257E88">
            <w:pPr>
              <w:spacing w:after="0" w:line="240" w:lineRule="auto"/>
              <w:jc w:val="left"/>
              <w:rPr>
                <w:rFonts w:ascii="Calibri" w:eastAsia="Times New Roman" w:hAnsi="Calibri" w:cs="Calibri"/>
                <w:color w:val="000000"/>
              </w:rPr>
            </w:pPr>
            <w:r w:rsidRPr="00257E88">
              <w:rPr>
                <w:rFonts w:ascii="Calibri" w:eastAsia="Times New Roman" w:hAnsi="Calibri" w:cs="Calibri"/>
                <w:b/>
                <w:bCs/>
                <w:color w:val="000000"/>
              </w:rPr>
              <w:lastRenderedPageBreak/>
              <w:t>Table 3.3</w:t>
            </w:r>
            <w:r w:rsidRPr="00257E88">
              <w:rPr>
                <w:rFonts w:ascii="Calibri" w:eastAsia="Times New Roman" w:hAnsi="Calibri" w:cs="Calibri"/>
                <w:color w:val="000000"/>
              </w:rPr>
              <w:t>.  Frequency of genotypes in female and male sequencing data from GWAS using the male reference assembly.</w:t>
            </w:r>
          </w:p>
        </w:tc>
      </w:tr>
      <w:tr w:rsidR="00257E88" w:rsidRPr="00257E88" w14:paraId="18227947" w14:textId="77777777" w:rsidTr="00C21D22">
        <w:trPr>
          <w:trHeight w:val="280"/>
        </w:trPr>
        <w:tc>
          <w:tcPr>
            <w:tcW w:w="0" w:type="auto"/>
            <w:tcBorders>
              <w:top w:val="nil"/>
              <w:left w:val="single" w:sz="4" w:space="0" w:color="auto"/>
              <w:bottom w:val="nil"/>
              <w:right w:val="nil"/>
            </w:tcBorders>
            <w:shd w:val="clear" w:color="auto" w:fill="auto"/>
            <w:noWrap/>
            <w:tcMar>
              <w:top w:w="15" w:type="dxa"/>
              <w:left w:w="15" w:type="dxa"/>
              <w:bottom w:w="0" w:type="dxa"/>
              <w:right w:w="15" w:type="dxa"/>
            </w:tcMar>
            <w:vAlign w:val="bottom"/>
            <w:hideMark/>
          </w:tcPr>
          <w:p w14:paraId="13BBB191"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bottom"/>
            <w:hideMark/>
          </w:tcPr>
          <w:p w14:paraId="2297BB4E"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Locus</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bottom"/>
            <w:hideMark/>
          </w:tcPr>
          <w:p w14:paraId="31F9589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Genotype</w:t>
            </w:r>
          </w:p>
        </w:tc>
        <w:tc>
          <w:tcPr>
            <w:tcW w:w="0" w:type="auto"/>
            <w:gridSpan w:val="2"/>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bottom"/>
            <w:hideMark/>
          </w:tcPr>
          <w:p w14:paraId="45C81D47"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Frequency</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2917FBC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0EA122ED" w14:textId="77777777" w:rsidTr="00C21D22">
        <w:trPr>
          <w:trHeight w:val="280"/>
        </w:trPr>
        <w:tc>
          <w:tcPr>
            <w:tcW w:w="0" w:type="auto"/>
            <w:tcBorders>
              <w:top w:val="nil"/>
              <w:left w:val="single" w:sz="4" w:space="0" w:color="auto"/>
              <w:bottom w:val="nil"/>
              <w:right w:val="nil"/>
            </w:tcBorders>
            <w:shd w:val="clear" w:color="auto" w:fill="auto"/>
            <w:noWrap/>
            <w:tcMar>
              <w:top w:w="15" w:type="dxa"/>
              <w:left w:w="15" w:type="dxa"/>
              <w:bottom w:w="0" w:type="dxa"/>
              <w:right w:w="15" w:type="dxa"/>
            </w:tcMar>
            <w:vAlign w:val="bottom"/>
            <w:hideMark/>
          </w:tcPr>
          <w:p w14:paraId="7D9361EB"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A207F5E" w14:textId="77777777" w:rsidR="00257E88" w:rsidRPr="00257E88" w:rsidRDefault="00257E88" w:rsidP="00257E88">
            <w:pPr>
              <w:spacing w:after="0" w:line="240" w:lineRule="auto"/>
              <w:jc w:val="left"/>
              <w:rPr>
                <w:rFonts w:ascii="Calibri" w:eastAsia="Times New Roman" w:hAnsi="Calibri" w:cs="Calibri"/>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BC2EA86" w14:textId="77777777" w:rsidR="00257E88" w:rsidRPr="00257E88" w:rsidRDefault="00257E88" w:rsidP="00257E88">
            <w:pPr>
              <w:spacing w:after="0" w:line="240" w:lineRule="auto"/>
              <w:jc w:val="left"/>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AC0B6B"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Female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3EE1B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Male</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6565D4C9"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847F463" w14:textId="77777777" w:rsidTr="00C21D22">
        <w:trPr>
          <w:trHeight w:val="280"/>
        </w:trPr>
        <w:tc>
          <w:tcPr>
            <w:tcW w:w="0" w:type="auto"/>
            <w:tcBorders>
              <w:top w:val="nil"/>
              <w:left w:val="single" w:sz="4" w:space="0" w:color="auto"/>
              <w:bottom w:val="nil"/>
              <w:right w:val="nil"/>
            </w:tcBorders>
            <w:shd w:val="clear" w:color="auto" w:fill="auto"/>
            <w:noWrap/>
            <w:tcMar>
              <w:top w:w="15" w:type="dxa"/>
              <w:left w:w="15" w:type="dxa"/>
              <w:bottom w:w="0" w:type="dxa"/>
              <w:right w:w="15" w:type="dxa"/>
            </w:tcMar>
            <w:vAlign w:val="bottom"/>
            <w:hideMark/>
          </w:tcPr>
          <w:p w14:paraId="56C593E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74C7A210"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Chr5:1885249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A132E7"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GG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2AA1C2"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62.50%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8C6127"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29.17%</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5277C831"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06DAC969" w14:textId="77777777" w:rsidTr="00C21D22">
        <w:trPr>
          <w:trHeight w:val="280"/>
        </w:trPr>
        <w:tc>
          <w:tcPr>
            <w:tcW w:w="0" w:type="auto"/>
            <w:tcBorders>
              <w:top w:val="nil"/>
              <w:left w:val="single" w:sz="4" w:space="0" w:color="auto"/>
              <w:bottom w:val="nil"/>
              <w:right w:val="nil"/>
            </w:tcBorders>
            <w:shd w:val="clear" w:color="auto" w:fill="auto"/>
            <w:noWrap/>
            <w:tcMar>
              <w:top w:w="15" w:type="dxa"/>
              <w:left w:w="15" w:type="dxa"/>
              <w:bottom w:w="0" w:type="dxa"/>
              <w:right w:w="15" w:type="dxa"/>
            </w:tcMar>
            <w:vAlign w:val="bottom"/>
            <w:hideMark/>
          </w:tcPr>
          <w:p w14:paraId="5B776C14"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vMerge/>
            <w:tcBorders>
              <w:top w:val="nil"/>
              <w:left w:val="single" w:sz="4" w:space="0" w:color="auto"/>
              <w:bottom w:val="single" w:sz="4" w:space="0" w:color="000000"/>
              <w:right w:val="single" w:sz="4" w:space="0" w:color="auto"/>
            </w:tcBorders>
            <w:vAlign w:val="center"/>
            <w:hideMark/>
          </w:tcPr>
          <w:p w14:paraId="0F7A2D9C" w14:textId="77777777" w:rsidR="00257E88" w:rsidRPr="00257E88" w:rsidRDefault="00257E88" w:rsidP="00257E88">
            <w:pPr>
              <w:spacing w:after="0" w:line="240" w:lineRule="auto"/>
              <w:jc w:val="left"/>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347430"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GA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5A5052" w14:textId="77777777" w:rsidR="00257E88" w:rsidRPr="00257E88" w:rsidRDefault="00257E88" w:rsidP="00257E88">
            <w:pPr>
              <w:spacing w:after="0" w:line="240" w:lineRule="auto"/>
              <w:jc w:val="center"/>
              <w:rPr>
                <w:rFonts w:ascii="Calibri Light" w:eastAsia="Times New Roman" w:hAnsi="Calibri Light" w:cs="Calibri Light"/>
                <w:color w:val="000000"/>
              </w:rPr>
            </w:pPr>
            <w:r w:rsidRPr="00257E88">
              <w:rPr>
                <w:rFonts w:ascii="Calibri Light" w:eastAsia="Times New Roman" w:hAnsi="Calibri Light" w:cs="Calibri Light"/>
                <w:color w:val="000000"/>
              </w:rPr>
              <w:t>20.83%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C82F6E" w14:textId="77777777" w:rsidR="00257E88" w:rsidRPr="00257E88" w:rsidRDefault="00257E88" w:rsidP="00257E88">
            <w:pPr>
              <w:spacing w:after="0" w:line="240" w:lineRule="auto"/>
              <w:jc w:val="center"/>
              <w:rPr>
                <w:rFonts w:ascii="Calibri Light" w:eastAsia="Times New Roman" w:hAnsi="Calibri Light" w:cs="Calibri Light"/>
                <w:color w:val="000000"/>
              </w:rPr>
            </w:pPr>
            <w:r w:rsidRPr="00257E88">
              <w:rPr>
                <w:rFonts w:ascii="Calibri Light" w:eastAsia="Times New Roman" w:hAnsi="Calibri Light" w:cs="Calibri Light"/>
                <w:color w:val="000000"/>
              </w:rPr>
              <w:t>16.67%</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11D08068"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371D67BE" w14:textId="77777777" w:rsidTr="00C21D22">
        <w:trPr>
          <w:trHeight w:val="280"/>
        </w:trPr>
        <w:tc>
          <w:tcPr>
            <w:tcW w:w="0" w:type="auto"/>
            <w:tcBorders>
              <w:top w:val="nil"/>
              <w:left w:val="single" w:sz="4" w:space="0" w:color="auto"/>
              <w:bottom w:val="nil"/>
              <w:right w:val="nil"/>
            </w:tcBorders>
            <w:shd w:val="clear" w:color="auto" w:fill="auto"/>
            <w:noWrap/>
            <w:tcMar>
              <w:top w:w="15" w:type="dxa"/>
              <w:left w:w="15" w:type="dxa"/>
              <w:bottom w:w="0" w:type="dxa"/>
              <w:right w:w="15" w:type="dxa"/>
            </w:tcMar>
            <w:vAlign w:val="bottom"/>
            <w:hideMark/>
          </w:tcPr>
          <w:p w14:paraId="126D7A6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vMerge/>
            <w:tcBorders>
              <w:top w:val="nil"/>
              <w:left w:val="single" w:sz="4" w:space="0" w:color="auto"/>
              <w:bottom w:val="single" w:sz="4" w:space="0" w:color="000000"/>
              <w:right w:val="single" w:sz="4" w:space="0" w:color="auto"/>
            </w:tcBorders>
            <w:vAlign w:val="center"/>
            <w:hideMark/>
          </w:tcPr>
          <w:p w14:paraId="0CFD1F7B" w14:textId="77777777" w:rsidR="00257E88" w:rsidRPr="00257E88" w:rsidRDefault="00257E88" w:rsidP="00257E88">
            <w:pPr>
              <w:spacing w:after="0" w:line="240" w:lineRule="auto"/>
              <w:jc w:val="left"/>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AD5A4B"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AA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6DDA52"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16.67%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5D44EA" w14:textId="77777777" w:rsidR="00257E88" w:rsidRPr="00257E88" w:rsidRDefault="00257E88" w:rsidP="00257E88">
            <w:pPr>
              <w:spacing w:after="0" w:line="240" w:lineRule="auto"/>
              <w:jc w:val="center"/>
              <w:rPr>
                <w:rFonts w:ascii="Calibri Light" w:eastAsia="Times New Roman" w:hAnsi="Calibri Light" w:cs="Calibri Light"/>
                <w:color w:val="000000"/>
              </w:rPr>
            </w:pPr>
            <w:r w:rsidRPr="00257E88">
              <w:rPr>
                <w:rFonts w:ascii="Calibri Light" w:eastAsia="Times New Roman" w:hAnsi="Calibri Light" w:cs="Calibri Light"/>
                <w:color w:val="000000"/>
              </w:rPr>
              <w:t>54.16%</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3829D000"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21B972C5" w14:textId="77777777" w:rsidTr="00C21D22">
        <w:trPr>
          <w:trHeight w:val="280"/>
        </w:trPr>
        <w:tc>
          <w:tcPr>
            <w:tcW w:w="0" w:type="auto"/>
            <w:tcBorders>
              <w:top w:val="nil"/>
              <w:left w:val="single" w:sz="4" w:space="0" w:color="auto"/>
              <w:bottom w:val="nil"/>
              <w:right w:val="nil"/>
            </w:tcBorders>
            <w:shd w:val="clear" w:color="auto" w:fill="auto"/>
            <w:noWrap/>
            <w:tcMar>
              <w:top w:w="15" w:type="dxa"/>
              <w:left w:w="15" w:type="dxa"/>
              <w:bottom w:w="0" w:type="dxa"/>
              <w:right w:w="15" w:type="dxa"/>
            </w:tcMar>
            <w:vAlign w:val="bottom"/>
            <w:hideMark/>
          </w:tcPr>
          <w:p w14:paraId="7E21B26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6DC5CCBE"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Chr5:1885251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4C7F32"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GG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B889D8"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62.50%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CCD6F"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33.33%</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3FB1C403"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075E8877" w14:textId="77777777" w:rsidTr="00C21D22">
        <w:trPr>
          <w:trHeight w:val="280"/>
        </w:trPr>
        <w:tc>
          <w:tcPr>
            <w:tcW w:w="0" w:type="auto"/>
            <w:tcBorders>
              <w:top w:val="nil"/>
              <w:left w:val="single" w:sz="4" w:space="0" w:color="auto"/>
              <w:bottom w:val="nil"/>
              <w:right w:val="nil"/>
            </w:tcBorders>
            <w:shd w:val="clear" w:color="auto" w:fill="auto"/>
            <w:noWrap/>
            <w:tcMar>
              <w:top w:w="15" w:type="dxa"/>
              <w:left w:w="15" w:type="dxa"/>
              <w:bottom w:w="0" w:type="dxa"/>
              <w:right w:w="15" w:type="dxa"/>
            </w:tcMar>
            <w:vAlign w:val="bottom"/>
            <w:hideMark/>
          </w:tcPr>
          <w:p w14:paraId="6274B493"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vMerge/>
            <w:tcBorders>
              <w:top w:val="nil"/>
              <w:left w:val="single" w:sz="4" w:space="0" w:color="auto"/>
              <w:bottom w:val="single" w:sz="4" w:space="0" w:color="000000"/>
              <w:right w:val="single" w:sz="4" w:space="0" w:color="auto"/>
            </w:tcBorders>
            <w:vAlign w:val="center"/>
            <w:hideMark/>
          </w:tcPr>
          <w:p w14:paraId="32405068" w14:textId="77777777" w:rsidR="00257E88" w:rsidRPr="00257E88" w:rsidRDefault="00257E88" w:rsidP="00257E88">
            <w:pPr>
              <w:spacing w:after="0" w:line="240" w:lineRule="auto"/>
              <w:jc w:val="left"/>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5979EC"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GT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A75243" w14:textId="77777777" w:rsidR="00257E88" w:rsidRPr="00257E88" w:rsidRDefault="00257E88" w:rsidP="00257E88">
            <w:pPr>
              <w:spacing w:after="0" w:line="240" w:lineRule="auto"/>
              <w:jc w:val="center"/>
              <w:rPr>
                <w:rFonts w:ascii="Calibri Light" w:eastAsia="Times New Roman" w:hAnsi="Calibri Light" w:cs="Calibri Light"/>
                <w:color w:val="000000"/>
              </w:rPr>
            </w:pPr>
            <w:r w:rsidRPr="00257E88">
              <w:rPr>
                <w:rFonts w:ascii="Calibri Light" w:eastAsia="Times New Roman" w:hAnsi="Calibri Light" w:cs="Calibri Light"/>
                <w:color w:val="000000"/>
              </w:rPr>
              <w:t>20.83%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0BB405" w14:textId="77777777" w:rsidR="00257E88" w:rsidRPr="00257E88" w:rsidRDefault="00257E88" w:rsidP="00257E88">
            <w:pPr>
              <w:spacing w:after="0" w:line="240" w:lineRule="auto"/>
              <w:jc w:val="center"/>
              <w:rPr>
                <w:rFonts w:ascii="Calibri Light" w:eastAsia="Times New Roman" w:hAnsi="Calibri Light" w:cs="Calibri Light"/>
                <w:color w:val="000000"/>
              </w:rPr>
            </w:pPr>
            <w:r w:rsidRPr="00257E88">
              <w:rPr>
                <w:rFonts w:ascii="Calibri Light" w:eastAsia="Times New Roman" w:hAnsi="Calibri Light" w:cs="Calibri Light"/>
                <w:color w:val="000000"/>
              </w:rPr>
              <w:t>12.50%</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7506224B"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20C79E3F" w14:textId="77777777" w:rsidTr="00C21D22">
        <w:trPr>
          <w:trHeight w:val="280"/>
        </w:trPr>
        <w:tc>
          <w:tcPr>
            <w:tcW w:w="0" w:type="auto"/>
            <w:tcBorders>
              <w:top w:val="nil"/>
              <w:left w:val="single" w:sz="4" w:space="0" w:color="auto"/>
              <w:bottom w:val="nil"/>
              <w:right w:val="nil"/>
            </w:tcBorders>
            <w:shd w:val="clear" w:color="auto" w:fill="auto"/>
            <w:noWrap/>
            <w:tcMar>
              <w:top w:w="15" w:type="dxa"/>
              <w:left w:w="15" w:type="dxa"/>
              <w:bottom w:w="0" w:type="dxa"/>
              <w:right w:w="15" w:type="dxa"/>
            </w:tcMar>
            <w:vAlign w:val="bottom"/>
            <w:hideMark/>
          </w:tcPr>
          <w:p w14:paraId="50A60263"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vMerge/>
            <w:tcBorders>
              <w:top w:val="nil"/>
              <w:left w:val="single" w:sz="4" w:space="0" w:color="auto"/>
              <w:bottom w:val="single" w:sz="4" w:space="0" w:color="000000"/>
              <w:right w:val="single" w:sz="4" w:space="0" w:color="auto"/>
            </w:tcBorders>
            <w:vAlign w:val="center"/>
            <w:hideMark/>
          </w:tcPr>
          <w:p w14:paraId="0BB682E9" w14:textId="77777777" w:rsidR="00257E88" w:rsidRPr="00257E88" w:rsidRDefault="00257E88" w:rsidP="00257E88">
            <w:pPr>
              <w:spacing w:after="0" w:line="240" w:lineRule="auto"/>
              <w:jc w:val="left"/>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C8CA2E"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TT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0146FC"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16.67%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0D308D" w14:textId="77777777" w:rsidR="00257E88" w:rsidRPr="00257E88" w:rsidRDefault="00257E88" w:rsidP="00257E88">
            <w:pPr>
              <w:spacing w:after="0" w:line="240" w:lineRule="auto"/>
              <w:jc w:val="center"/>
              <w:rPr>
                <w:rFonts w:ascii="Calibri Light" w:eastAsia="Times New Roman" w:hAnsi="Calibri Light" w:cs="Calibri Light"/>
                <w:color w:val="000000"/>
              </w:rPr>
            </w:pPr>
            <w:r w:rsidRPr="00257E88">
              <w:rPr>
                <w:rFonts w:ascii="Calibri Light" w:eastAsia="Times New Roman" w:hAnsi="Calibri Light" w:cs="Calibri Light"/>
                <w:color w:val="000000"/>
              </w:rPr>
              <w:t>54.17%</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320C6691"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r w:rsidR="00257E88" w:rsidRPr="00257E88" w14:paraId="54F9BD9E" w14:textId="77777777" w:rsidTr="00C21D22">
        <w:trPr>
          <w:trHeight w:val="280"/>
        </w:trPr>
        <w:tc>
          <w:tcPr>
            <w:tcW w:w="0" w:type="auto"/>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250E9B00"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5D06BF"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7D8AC9F"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63246F"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79738B"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525E55" w14:textId="77777777" w:rsidR="00257E88" w:rsidRPr="00257E88" w:rsidRDefault="00257E88" w:rsidP="00257E88">
            <w:pPr>
              <w:spacing w:after="0" w:line="240" w:lineRule="auto"/>
              <w:jc w:val="center"/>
              <w:rPr>
                <w:rFonts w:ascii="Calibri" w:eastAsia="Times New Roman" w:hAnsi="Calibri" w:cs="Calibri"/>
                <w:color w:val="000000"/>
              </w:rPr>
            </w:pPr>
            <w:r w:rsidRPr="00257E88">
              <w:rPr>
                <w:rFonts w:ascii="Calibri" w:eastAsia="Times New Roman" w:hAnsi="Calibri" w:cs="Calibri"/>
                <w:color w:val="000000"/>
              </w:rPr>
              <w:t> </w:t>
            </w:r>
          </w:p>
        </w:tc>
      </w:tr>
    </w:tbl>
    <w:p w14:paraId="2E7473E0" w14:textId="77777777" w:rsidR="00257E88" w:rsidRDefault="00257E88">
      <w:pPr>
        <w:spacing w:after="0" w:line="240" w:lineRule="auto"/>
        <w:jc w:val="left"/>
        <w:rPr>
          <w:rFonts w:asciiTheme="majorHAnsi" w:hAnsiTheme="majorHAnsi" w:cstheme="majorHAnsi"/>
          <w:b/>
          <w:iCs/>
        </w:rPr>
      </w:pPr>
    </w:p>
    <w:p w14:paraId="5DA32CCE" w14:textId="448E2E51" w:rsidR="00257E88" w:rsidRDefault="00257E88">
      <w:pPr>
        <w:spacing w:after="0" w:line="240" w:lineRule="auto"/>
        <w:jc w:val="left"/>
        <w:rPr>
          <w:rFonts w:asciiTheme="majorHAnsi" w:hAnsiTheme="majorHAnsi" w:cstheme="majorHAnsi"/>
          <w:b/>
          <w:iCs/>
        </w:rPr>
      </w:pPr>
      <w:r>
        <w:rPr>
          <w:rFonts w:asciiTheme="majorHAnsi" w:hAnsiTheme="majorHAnsi" w:cstheme="majorHAnsi"/>
          <w:b/>
          <w:iCs/>
        </w:rPr>
        <w:br w:type="page"/>
      </w:r>
    </w:p>
    <w:p w14:paraId="1D93C061" w14:textId="77777777" w:rsidR="00257E88" w:rsidRDefault="00257E88" w:rsidP="0011235A">
      <w:pPr>
        <w:spacing w:after="0" w:line="240" w:lineRule="auto"/>
        <w:jc w:val="left"/>
        <w:rPr>
          <w:rFonts w:asciiTheme="majorHAnsi" w:hAnsiTheme="majorHAnsi" w:cstheme="majorHAnsi"/>
          <w:b/>
          <w:iCs/>
        </w:rPr>
      </w:pP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drawing>
          <wp:inline distT="0" distB="0" distL="0" distR="0" wp14:anchorId="2B3FBD88" wp14:editId="33D51571">
            <wp:extent cx="5998720" cy="36915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8720" cy="3691520"/>
                    </a:xfrm>
                    <a:prstGeom prst="rect">
                      <a:avLst/>
                    </a:prstGeom>
                  </pic:spPr>
                </pic:pic>
              </a:graphicData>
            </a:graphic>
          </wp:inline>
        </w:drawing>
      </w:r>
    </w:p>
    <w:p w14:paraId="252C3025" w14:textId="1CA694AC" w:rsidR="00635F3E" w:rsidRPr="00382793" w:rsidRDefault="00635F3E" w:rsidP="0011235A">
      <w:pPr>
        <w:spacing w:line="240" w:lineRule="auto"/>
        <w:rPr>
          <w:rFonts w:asciiTheme="majorHAnsi" w:hAnsiTheme="majorHAnsi" w:cstheme="majorHAnsi"/>
          <w:sz w:val="24"/>
          <w:szCs w:val="24"/>
        </w:rPr>
      </w:pPr>
      <w:commentRangeStart w:id="94"/>
      <w:r w:rsidRPr="00382793">
        <w:rPr>
          <w:rFonts w:asciiTheme="majorHAnsi" w:hAnsiTheme="majorHAnsi" w:cstheme="majorHAnsi"/>
          <w:b/>
          <w:bCs/>
          <w:sz w:val="24"/>
          <w:szCs w:val="24"/>
        </w:rPr>
        <w:t>Figure 1.1</w:t>
      </w:r>
      <w:commentRangeEnd w:id="94"/>
      <w:r w:rsidR="00CC5FE7">
        <w:rPr>
          <w:rStyle w:val="CommentReference"/>
        </w:rPr>
        <w:commentReference w:id="94"/>
      </w:r>
      <w:r w:rsidRPr="00382793">
        <w:rPr>
          <w:rFonts w:asciiTheme="majorHAnsi" w:hAnsiTheme="majorHAnsi" w:cstheme="majorHAnsi"/>
          <w:b/>
          <w:bCs/>
          <w:sz w:val="24"/>
          <w:szCs w:val="24"/>
        </w:rPr>
        <w:t>.</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 xml:space="preserve">CDFW annual Fall Midwater Trawl delta smelt catch numbers (indices) from 1967 to </w:t>
      </w:r>
      <w:r w:rsidR="00314053" w:rsidRPr="00382793">
        <w:rPr>
          <w:rFonts w:asciiTheme="majorHAnsi" w:hAnsiTheme="majorHAnsi" w:cstheme="majorHAnsi"/>
          <w:bCs/>
          <w:sz w:val="24"/>
          <w:szCs w:val="24"/>
        </w:rPr>
        <w:t>202</w:t>
      </w:r>
      <w:r w:rsidR="00314053">
        <w:rPr>
          <w:rFonts w:asciiTheme="majorHAnsi" w:hAnsiTheme="majorHAnsi" w:cstheme="majorHAnsi"/>
          <w:bCs/>
          <w:sz w:val="24"/>
          <w:szCs w:val="24"/>
        </w:rPr>
        <w:t>2</w:t>
      </w:r>
      <w:r w:rsidRPr="00382793">
        <w:rPr>
          <w:rFonts w:asciiTheme="majorHAnsi" w:hAnsiTheme="majorHAnsi" w:cstheme="majorHAnsi"/>
          <w:bCs/>
          <w:sz w:val="24"/>
          <w:szCs w:val="24"/>
        </w:rPr>
        <w:t>.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5"/>
                    <a:stretch>
                      <a:fillRect/>
                    </a:stretch>
                  </pic:blipFill>
                  <pic:spPr bwMode="auto">
                    <a:xfrm>
                      <a:off x="0" y="0"/>
                      <a:ext cx="4106926" cy="7159617"/>
                    </a:xfrm>
                    <a:prstGeom prst="rect">
                      <a:avLst/>
                    </a:prstGeom>
                  </pic:spPr>
                </pic:pic>
              </a:graphicData>
            </a:graphic>
          </wp:inline>
        </w:drawing>
      </w:r>
    </w:p>
    <w:p w14:paraId="70B590F0" w14:textId="3DA2575C"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~50</w:t>
      </w:r>
      <w:r w:rsidR="00C6769A">
        <w:rPr>
          <w:rFonts w:asciiTheme="majorHAnsi" w:hAnsiTheme="majorHAnsi" w:cstheme="majorHAnsi"/>
          <w:bCs/>
          <w:sz w:val="24"/>
          <w:szCs w:val="24"/>
        </w:rPr>
        <w:t xml:space="preserve"> </w:t>
      </w:r>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 lengths or concentration. A) Extraction #1: usable HMW gDNA from female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iCs/>
          <w:sz w:val="24"/>
          <w:szCs w:val="24"/>
        </w:rPr>
        <w:lastRenderedPageBreak/>
        <w:t>(T1F02_BM_FF</w:t>
      </w:r>
      <w:r w:rsidRPr="005549A1">
        <w:rPr>
          <w:rFonts w:asciiTheme="majorHAnsi" w:hAnsiTheme="majorHAnsi" w:cstheme="majorHAnsi"/>
          <w:bCs/>
          <w:sz w:val="24"/>
          <w:szCs w:val="24"/>
        </w:rPr>
        <w:t xml:space="preserve">), B) Extraction #2: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C) Extraction #3: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D) Extraction #4: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E) Extraction #5: usable HMW gDNA from 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bCs/>
          <w:sz w:val="24"/>
          <w:szCs w:val="24"/>
        </w:rPr>
        <w:t>(T3M02_BM_FF); F) Extraction #6: usable HMW gDNA from female gill</w:t>
      </w:r>
      <w:r w:rsidRPr="005549A1">
        <w:rPr>
          <w:rFonts w:asciiTheme="majorHAnsi" w:hAnsiTheme="majorHAnsi" w:cstheme="majorHAnsi"/>
          <w:iCs/>
          <w:sz w:val="24"/>
          <w:szCs w:val="24"/>
        </w:rPr>
        <w:t xml:space="preserve"> tissue </w:t>
      </w:r>
      <w:r w:rsidRPr="005549A1">
        <w:rPr>
          <w:rFonts w:asciiTheme="majorHAnsi" w:hAnsiTheme="majorHAnsi" w:cstheme="majorHAnsi"/>
          <w:bCs/>
          <w:sz w:val="24"/>
          <w:szCs w:val="24"/>
        </w:rPr>
        <w:t>(T3F02_SC_FF).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4974109F" w:rsidR="00644092" w:rsidRDefault="00644092" w:rsidP="0011235A">
      <w:pPr>
        <w:spacing w:line="240" w:lineRule="auto"/>
        <w:ind w:right="270"/>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w:t>
      </w:r>
      <w:r w:rsidR="003B2669">
        <w:rPr>
          <w:rFonts w:asciiTheme="majorHAnsi" w:eastAsia="Times New Roman" w:hAnsiTheme="majorHAnsi" w:cstheme="majorHAnsi"/>
          <w:sz w:val="24"/>
          <w:szCs w:val="24"/>
        </w:rPr>
        <w:t xml:space="preserve">Bioanalyzer </w:t>
      </w:r>
      <w:r w:rsidR="00B373FD">
        <w:rPr>
          <w:rFonts w:asciiTheme="majorHAnsi" w:eastAsia="Times New Roman" w:hAnsiTheme="majorHAnsi" w:cstheme="majorHAnsi"/>
          <w:sz w:val="24"/>
          <w:szCs w:val="24"/>
        </w:rPr>
        <w:t xml:space="preserve">2100 </w:t>
      </w:r>
      <w:r w:rsidR="00585FF9">
        <w:rPr>
          <w:rFonts w:asciiTheme="majorHAnsi" w:eastAsia="Times New Roman" w:hAnsiTheme="majorHAnsi" w:cstheme="majorHAnsi"/>
          <w:sz w:val="24"/>
          <w:szCs w:val="24"/>
        </w:rPr>
        <w:t>e</w:t>
      </w:r>
      <w:r w:rsidRPr="005549A1">
        <w:rPr>
          <w:rFonts w:asciiTheme="majorHAnsi" w:eastAsia="Times New Roman" w:hAnsiTheme="majorHAnsi" w:cstheme="majorHAnsi"/>
          <w:sz w:val="24"/>
          <w:szCs w:val="24"/>
        </w:rPr>
        <w:t>lectropherogram</w:t>
      </w:r>
      <w:r w:rsidR="001717FA">
        <w:rPr>
          <w:rFonts w:asciiTheme="majorHAnsi" w:eastAsia="Times New Roman" w:hAnsiTheme="majorHAnsi" w:cstheme="majorHAnsi"/>
          <w:sz w:val="24"/>
          <w:szCs w:val="24"/>
        </w:rPr>
        <w:t xml:space="preserve"> read out</w:t>
      </w:r>
      <w:r w:rsidRPr="005549A1">
        <w:rPr>
          <w:rFonts w:asciiTheme="majorHAnsi" w:eastAsia="Times New Roman" w:hAnsiTheme="majorHAnsi" w:cstheme="majorHAnsi"/>
          <w:sz w:val="24"/>
          <w:szCs w:val="24"/>
        </w:rPr>
        <w:t xml:space="preserve"> of </w:t>
      </w:r>
      <w:r w:rsidR="00B373FD">
        <w:rPr>
          <w:rFonts w:asciiTheme="majorHAnsi" w:eastAsia="Times New Roman" w:hAnsiTheme="majorHAnsi" w:cstheme="majorHAnsi"/>
          <w:sz w:val="24"/>
          <w:szCs w:val="24"/>
        </w:rPr>
        <w:t>sheared fe</w:t>
      </w:r>
      <w:r w:rsidRPr="005549A1">
        <w:rPr>
          <w:rFonts w:asciiTheme="majorHAnsi" w:eastAsia="Times New Roman" w:hAnsiTheme="majorHAnsi" w:cstheme="majorHAnsi"/>
          <w:sz w:val="24"/>
          <w:szCs w:val="24"/>
        </w:rPr>
        <w:t xml:space="preserve">male and male </w:t>
      </w:r>
      <w:r w:rsidR="003B2669">
        <w:rPr>
          <w:rFonts w:asciiTheme="majorHAnsi" w:eastAsia="Times New Roman" w:hAnsiTheme="majorHAnsi" w:cstheme="majorHAnsi"/>
          <w:sz w:val="24"/>
          <w:szCs w:val="24"/>
        </w:rPr>
        <w:t xml:space="preserve">post-GEM DNA </w:t>
      </w:r>
      <w:r w:rsidRPr="005549A1">
        <w:rPr>
          <w:rFonts w:asciiTheme="majorHAnsi" w:eastAsia="Times New Roman" w:hAnsiTheme="majorHAnsi" w:cstheme="majorHAnsi"/>
          <w:sz w:val="24"/>
          <w:szCs w:val="24"/>
        </w:rPr>
        <w:t xml:space="preserve">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r w:rsidR="003B2669">
        <w:rPr>
          <w:rFonts w:asciiTheme="majorHAnsi" w:eastAsia="Times New Roman" w:hAnsiTheme="majorHAnsi" w:cstheme="majorHAnsi"/>
          <w:sz w:val="24"/>
          <w:szCs w:val="24"/>
        </w:rPr>
        <w:t>.</w:t>
      </w:r>
      <w:r w:rsidR="00B373FD">
        <w:rPr>
          <w:rFonts w:asciiTheme="majorHAnsi" w:eastAsia="Times New Roman" w:hAnsiTheme="majorHAnsi" w:cstheme="majorHAnsi"/>
          <w:sz w:val="24"/>
          <w:szCs w:val="24"/>
        </w:rPr>
        <w:t xml:space="preserve"> </w:t>
      </w:r>
      <w:r w:rsidR="00096E1C">
        <w:rPr>
          <w:rFonts w:asciiTheme="majorHAnsi" w:eastAsia="Times New Roman" w:hAnsiTheme="majorHAnsi" w:cstheme="majorHAnsi"/>
          <w:sz w:val="24"/>
          <w:szCs w:val="24"/>
        </w:rPr>
        <w:t xml:space="preserve">Lower and upper Agilent High Sensitivity DNA Kit </w:t>
      </w:r>
      <w:r w:rsidR="00096E1C" w:rsidRPr="00FD21E9">
        <w:rPr>
          <w:rFonts w:asciiTheme="majorHAnsi" w:hAnsiTheme="majorHAnsi" w:cstheme="majorHAnsi"/>
          <w:sz w:val="24"/>
          <w:szCs w:val="24"/>
        </w:rPr>
        <w:t>(Agilent, cat. 5067-4626)</w:t>
      </w:r>
      <w:r w:rsidR="00096E1C">
        <w:rPr>
          <w:rFonts w:asciiTheme="majorHAnsi" w:eastAsia="Times New Roman" w:hAnsiTheme="majorHAnsi" w:cstheme="majorHAnsi"/>
          <w:sz w:val="24"/>
          <w:szCs w:val="24"/>
        </w:rPr>
        <w:t xml:space="preserve"> ladder DNA Markers</w:t>
      </w:r>
      <w:r w:rsidR="00B373FD">
        <w:rPr>
          <w:rFonts w:asciiTheme="majorHAnsi" w:eastAsia="Times New Roman" w:hAnsiTheme="majorHAnsi" w:cstheme="majorHAnsi"/>
          <w:sz w:val="24"/>
          <w:szCs w:val="24"/>
        </w:rPr>
        <w:t xml:space="preserve"> denoted in </w:t>
      </w:r>
      <w:r w:rsidR="00096E1C">
        <w:rPr>
          <w:rFonts w:asciiTheme="majorHAnsi" w:eastAsia="Times New Roman" w:hAnsiTheme="majorHAnsi" w:cstheme="majorHAnsi"/>
          <w:sz w:val="24"/>
          <w:szCs w:val="24"/>
        </w:rPr>
        <w:t>green</w:t>
      </w:r>
      <w:r w:rsidR="00B373FD">
        <w:rPr>
          <w:rFonts w:asciiTheme="majorHAnsi" w:eastAsia="Times New Roman" w:hAnsiTheme="majorHAnsi" w:cstheme="majorHAnsi"/>
          <w:sz w:val="24"/>
          <w:szCs w:val="24"/>
        </w:rPr>
        <w:t xml:space="preserve"> (35 bp) and </w:t>
      </w:r>
      <w:r w:rsidR="00096E1C">
        <w:rPr>
          <w:rFonts w:asciiTheme="majorHAnsi" w:eastAsia="Times New Roman" w:hAnsiTheme="majorHAnsi" w:cstheme="majorHAnsi"/>
          <w:sz w:val="24"/>
          <w:szCs w:val="24"/>
        </w:rPr>
        <w:t>purple</w:t>
      </w:r>
      <w:r w:rsidR="00B373FD">
        <w:rPr>
          <w:rFonts w:asciiTheme="majorHAnsi" w:eastAsia="Times New Roman" w:hAnsiTheme="majorHAnsi" w:cstheme="majorHAnsi"/>
          <w:sz w:val="24"/>
          <w:szCs w:val="24"/>
        </w:rPr>
        <w:t xml:space="preserve"> (10,380 bp)</w:t>
      </w:r>
      <w:r w:rsidR="00096E1C">
        <w:rPr>
          <w:rFonts w:asciiTheme="majorHAnsi" w:eastAsia="Times New Roman" w:hAnsiTheme="majorHAnsi" w:cstheme="majorHAnsi"/>
          <w:sz w:val="24"/>
          <w:szCs w:val="24"/>
        </w:rPr>
        <w:t>, respectively</w:t>
      </w:r>
      <w:r w:rsidR="00B373FD">
        <w:rPr>
          <w:rFonts w:asciiTheme="majorHAnsi" w:eastAsia="Times New Roman" w:hAnsiTheme="majorHAnsi" w:cstheme="majorHAnsi"/>
          <w:sz w:val="24"/>
          <w:szCs w:val="24"/>
        </w:rPr>
        <w:t>. Y-axis denotes fluorescence intensity (FU</w:t>
      </w:r>
      <w:proofErr w:type="gramStart"/>
      <w:r w:rsidR="00B373FD">
        <w:rPr>
          <w:rFonts w:asciiTheme="majorHAnsi" w:eastAsia="Times New Roman" w:hAnsiTheme="majorHAnsi" w:cstheme="majorHAnsi"/>
          <w:sz w:val="24"/>
          <w:szCs w:val="24"/>
        </w:rPr>
        <w:t>)</w:t>
      </w:r>
      <w:proofErr w:type="gramEnd"/>
      <w:r w:rsidR="00B373FD">
        <w:rPr>
          <w:rFonts w:asciiTheme="majorHAnsi" w:eastAsia="Times New Roman" w:hAnsiTheme="majorHAnsi" w:cstheme="majorHAnsi"/>
          <w:sz w:val="24"/>
          <w:szCs w:val="24"/>
        </w:rPr>
        <w:t xml:space="preserve"> and x-axis denotes fragment size in base pairs (bp)</w:t>
      </w:r>
      <w:r w:rsidRPr="005549A1">
        <w:rPr>
          <w:rFonts w:asciiTheme="majorHAnsi" w:eastAsia="Times New Roman" w:hAnsiTheme="majorHAnsi" w:cstheme="majorHAnsi"/>
          <w:sz w:val="24"/>
          <w:szCs w:val="24"/>
        </w:rPr>
        <w:t>.</w:t>
      </w:r>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F18EC33">
            <wp:extent cx="5943152" cy="4955540"/>
            <wp:effectExtent l="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142C72B1" w14:textId="0CCC0863" w:rsidR="003F5039"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2.3.</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{"citationID":"uY6I7b2A","properties":{"formattedCitation":"(Mapleson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xml:space="preserve">.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2140B7E7">
            <wp:extent cx="5943152" cy="49555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06A5EDC8" w14:textId="7891AF58" w:rsidR="00644092"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{"citationID":"6suAGdYK","properties":{"formattedCitation":"(Mapleson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w:t>
      </w:r>
      <w:r w:rsidR="00395A40">
        <w:rPr>
          <w:rFonts w:asciiTheme="majorHAnsi" w:eastAsia="Times New Roman" w:hAnsiTheme="majorHAnsi" w:cstheme="majorHAnsi"/>
          <w:sz w:val="24"/>
          <w:szCs w:val="24"/>
        </w:rPr>
        <w:t>, not observed here,</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would be</w:t>
      </w:r>
      <w:r w:rsidRPr="005549A1">
        <w:rPr>
          <w:rFonts w:asciiTheme="majorHAnsi" w:eastAsia="Times New Roman" w:hAnsiTheme="majorHAnsi" w:cstheme="majorHAnsi"/>
          <w:sz w:val="24"/>
          <w:szCs w:val="24"/>
        </w:rPr>
        <w:t xml:space="preserve">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5FE3E292">
            <wp:extent cx="5943152" cy="49555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6A929033" w14:textId="6EB87C13"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P</w:t>
      </w:r>
      <w:r w:rsidRPr="005549A1">
        <w:rPr>
          <w:rFonts w:asciiTheme="majorHAnsi" w:eastAsia="Times New Roman" w:hAnsiTheme="majorHAnsi" w:cstheme="majorHAnsi"/>
          <w:sz w:val="24"/>
          <w:szCs w:val="24"/>
        </w:rPr>
        <w:t xml:space="preserve">lot </w:t>
      </w:r>
      <w:r w:rsidR="00395A40">
        <w:rPr>
          <w:rFonts w:asciiTheme="majorHAnsi" w:eastAsia="Times New Roman" w:hAnsiTheme="majorHAnsi" w:cstheme="majorHAnsi"/>
          <w:sz w:val="24"/>
          <w:szCs w:val="24"/>
        </w:rPr>
        <w:t>comparing</w:t>
      </w:r>
      <w:r w:rsidRPr="005549A1">
        <w:rPr>
          <w:rFonts w:asciiTheme="majorHAnsi" w:eastAsia="Times New Roman" w:hAnsiTheme="majorHAnsi" w:cstheme="majorHAnsi"/>
          <w:sz w:val="24"/>
          <w:szCs w:val="24"/>
        </w:rPr>
        <w:t xml:space="preserve">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{"citationID":"yzAbpifU","properties":{"formattedCitation":"(Mapleson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xml:space="preserve"> with female (A &amp; B) or male (C &amp; D) samples. Plots using k=21 (A &amp; C), and k=31 (B &amp; D). For all plots the R1 (x-axis) and R2 (y-axis) capture slightly different information, but no major sources of sequencing bias </w:t>
      </w:r>
      <w:r w:rsidR="00395A40">
        <w:rPr>
          <w:rFonts w:asciiTheme="majorHAnsi" w:eastAsia="Times New Roman" w:hAnsiTheme="majorHAnsi" w:cstheme="majorHAnsi"/>
          <w:sz w:val="24"/>
          <w:szCs w:val="24"/>
        </w:rPr>
        <w:t>are observed</w:t>
      </w:r>
      <w:r w:rsidRPr="005549A1">
        <w:rPr>
          <w:rFonts w:asciiTheme="majorHAnsi" w:eastAsia="Times New Roman" w:hAnsiTheme="majorHAnsi" w:cstheme="majorHAnsi"/>
          <w:sz w:val="24"/>
          <w:szCs w:val="24"/>
        </w:rPr>
        <w:t xml:space="preserve">.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0D77466A">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00240AA6"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w:t>
      </w:r>
      <w:commentRangeStart w:id="95"/>
      <w:r w:rsidR="00395A40">
        <w:rPr>
          <w:rFonts w:asciiTheme="majorHAnsi" w:hAnsiTheme="majorHAnsi" w:cstheme="majorHAnsi"/>
          <w:sz w:val="24"/>
          <w:szCs w:val="24"/>
        </w:rPr>
        <w:t>Metrics from a0</w:t>
      </w:r>
      <w:r w:rsidRPr="005549A1">
        <w:rPr>
          <w:rFonts w:asciiTheme="majorHAnsi" w:hAnsiTheme="majorHAnsi" w:cstheme="majorHAnsi"/>
          <w:sz w:val="24"/>
          <w:szCs w:val="24"/>
        </w:rPr>
        <w:t xml:space="preserve"> </w:t>
      </w:r>
      <w:r w:rsidR="00395A40">
        <w:rPr>
          <w:rFonts w:asciiTheme="majorHAnsi" w:hAnsiTheme="majorHAnsi" w:cstheme="majorHAnsi"/>
          <w:sz w:val="24"/>
          <w:szCs w:val="24"/>
        </w:rPr>
        <w:t xml:space="preserve">(Table 2.4) </w:t>
      </w:r>
      <w:r w:rsidRPr="005549A1">
        <w:rPr>
          <w:rFonts w:asciiTheme="majorHAnsi" w:hAnsiTheme="majorHAnsi" w:cstheme="majorHAnsi"/>
          <w:sz w:val="24"/>
          <w:szCs w:val="24"/>
        </w:rPr>
        <w:t xml:space="preserve">have been omitted </w:t>
      </w:r>
      <w:commentRangeEnd w:id="95"/>
      <w:r w:rsidR="00DC43BA">
        <w:rPr>
          <w:rStyle w:val="CommentReference"/>
        </w:rPr>
        <w:commentReference w:id="95"/>
      </w:r>
      <w:r w:rsidRPr="005549A1">
        <w:rPr>
          <w:rFonts w:asciiTheme="majorHAnsi" w:hAnsiTheme="majorHAnsi" w:cstheme="majorHAnsi"/>
          <w:sz w:val="24"/>
          <w:szCs w:val="24"/>
        </w:rPr>
        <w:t xml:space="preserve">to better visualize </w:t>
      </w:r>
      <w:r w:rsidR="00395A40">
        <w:rPr>
          <w:rFonts w:asciiTheme="majorHAnsi" w:hAnsiTheme="majorHAnsi" w:cstheme="majorHAnsi"/>
          <w:sz w:val="24"/>
          <w:szCs w:val="24"/>
        </w:rPr>
        <w:t>assembly improvement as sequence data from different platforms are added</w:t>
      </w:r>
      <w:r w:rsidRPr="005549A1">
        <w:rPr>
          <w:rFonts w:asciiTheme="majorHAnsi" w:hAnsiTheme="majorHAnsi" w:cstheme="majorHAnsi"/>
          <w:sz w:val="24"/>
          <w:szCs w:val="24"/>
        </w:rPr>
        <w:t>.</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1BEDD0FD">
            <wp:extent cx="5935850" cy="296792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3573" cy="2976787"/>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79967405">
            <wp:extent cx="3721416" cy="7442832"/>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721416" cy="7442832"/>
                    </a:xfrm>
                    <a:prstGeom prst="rect">
                      <a:avLst/>
                    </a:prstGeom>
                  </pic:spPr>
                </pic:pic>
              </a:graphicData>
            </a:graphic>
          </wp:inline>
        </w:drawing>
      </w:r>
    </w:p>
    <w:p w14:paraId="5A151E48" w14:textId="2AAED557" w:rsidR="003F503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w:t>
      </w:r>
      <w:ins w:id="96" w:author="Shannon Erica Kendal Joslin" w:date="2023-10-14T10:24:00Z">
        <w:r w:rsidR="00234E5D">
          <w:rPr>
            <w:rFonts w:asciiTheme="majorHAnsi" w:eastAsia="Times New Roman" w:hAnsiTheme="majorHAnsi" w:cstheme="majorHAnsi"/>
            <w:b/>
            <w:sz w:val="24"/>
            <w:szCs w:val="24"/>
          </w:rPr>
          <w:t>8</w:t>
        </w:r>
      </w:ins>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Karyotype of metaphase stage mitotic cell from a male delta smelt showing 2n = 56 chromosomes</w:t>
      </w:r>
      <w:r w:rsidR="00B31255">
        <w:rPr>
          <w:rFonts w:asciiTheme="majorHAnsi" w:eastAsia="Times New Roman" w:hAnsiTheme="majorHAnsi" w:cstheme="majorHAnsi"/>
          <w:sz w:val="24"/>
          <w:szCs w:val="24"/>
        </w:rPr>
        <w:t>;</w:t>
      </w:r>
      <w:r w:rsidRPr="005549A1">
        <w:rPr>
          <w:rFonts w:asciiTheme="majorHAnsi" w:eastAsia="Times New Roman" w:hAnsiTheme="majorHAnsi" w:cstheme="majorHAnsi"/>
          <w:sz w:val="24"/>
          <w:szCs w:val="24"/>
        </w:rPr>
        <w:t xml:space="preserve"> A) unmodified image, no scale bar; B) Adobe Photoshop modified image, plus scale bar; C) Adobe Photoshop focused image, plus scale bar.</w:t>
      </w:r>
    </w:p>
    <w:p w14:paraId="103B33D0" w14:textId="4A3F77CC" w:rsidR="00257E88" w:rsidRDefault="00257E88">
      <w:pPr>
        <w:spacing w:after="0" w:line="240" w:lineRule="auto"/>
        <w:jc w:val="left"/>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br w:type="page"/>
      </w:r>
    </w:p>
    <w:p w14:paraId="01CF03F0" w14:textId="77777777" w:rsidR="00257E88" w:rsidRPr="00257E88" w:rsidRDefault="00257E88" w:rsidP="00257E88">
      <w:pPr>
        <w:spacing w:after="0" w:line="240" w:lineRule="auto"/>
        <w:jc w:val="left"/>
        <w:rPr>
          <w:rFonts w:asciiTheme="majorHAnsi" w:eastAsia="Times New Roman" w:hAnsiTheme="majorHAnsi" w:cstheme="majorHAnsi"/>
          <w:sz w:val="24"/>
          <w:szCs w:val="24"/>
        </w:rPr>
      </w:pPr>
      <w:r w:rsidRPr="00257E88">
        <w:rPr>
          <w:rFonts w:asciiTheme="majorHAnsi" w:eastAsia="Times New Roman" w:hAnsiTheme="majorHAnsi" w:cstheme="majorHAnsi"/>
          <w:noProof/>
          <w:sz w:val="24"/>
          <w:szCs w:val="24"/>
        </w:rPr>
        <w:lastRenderedPageBreak/>
        <w:drawing>
          <wp:inline distT="0" distB="0" distL="0" distR="0" wp14:anchorId="345756D8" wp14:editId="15AB7590">
            <wp:extent cx="6254052" cy="5116830"/>
            <wp:effectExtent l="0" t="0" r="0" b="1270"/>
            <wp:docPr id="13" name="Picture 1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7DD6CBDA" w14:textId="77777777" w:rsidR="00257E88" w:rsidRPr="00257E88" w:rsidRDefault="00257E88" w:rsidP="00257E88">
      <w:pPr>
        <w:spacing w:after="0" w:line="240" w:lineRule="auto"/>
        <w:jc w:val="left"/>
        <w:rPr>
          <w:rFonts w:asciiTheme="majorHAnsi" w:eastAsia="Times New Roman" w:hAnsiTheme="majorHAnsi" w:cstheme="majorHAnsi"/>
          <w:sz w:val="24"/>
          <w:szCs w:val="24"/>
        </w:rPr>
      </w:pPr>
      <w:r w:rsidRPr="00257E88">
        <w:rPr>
          <w:rFonts w:asciiTheme="majorHAnsi" w:eastAsia="Times New Roman" w:hAnsiTheme="majorHAnsi" w:cstheme="majorHAnsi"/>
          <w:b/>
          <w:sz w:val="24"/>
          <w:szCs w:val="24"/>
        </w:rPr>
        <w:t>Figure 3.1.</w:t>
      </w:r>
      <w:r w:rsidRPr="00257E88">
        <w:rPr>
          <w:rFonts w:asciiTheme="majorHAnsi" w:eastAsia="Times New Roman" w:hAnsiTheme="majorHAnsi" w:cstheme="majorHAnsi"/>
          <w:sz w:val="24"/>
          <w:szCs w:val="24"/>
        </w:rPr>
        <w:t xml:space="preserve"> Manhattan plots of each of 28 chromosomes from the final male delta smelt reference genome (Joslin in prep.). Location on the x axis and </w:t>
      </w:r>
      <m:oMath>
        <m:func>
          <m:funcPr>
            <m:ctrlPr>
              <w:rPr>
                <w:rFonts w:ascii="Cambria Math" w:eastAsia="Times New Roman" w:hAnsi="Cambria Math" w:cstheme="majorHAnsi"/>
                <w:i/>
                <w:sz w:val="24"/>
                <w:szCs w:val="24"/>
              </w:rPr>
            </m:ctrlPr>
          </m:funcPr>
          <m:fName>
            <m:sSub>
              <m:sSubPr>
                <m:ctrlPr>
                  <w:rPr>
                    <w:rFonts w:ascii="Cambria Math" w:eastAsia="Times New Roman" w:hAnsi="Cambria Math" w:cstheme="majorHAnsi"/>
                    <w:i/>
                    <w:sz w:val="24"/>
                    <w:szCs w:val="24"/>
                  </w:rPr>
                </m:ctrlPr>
              </m:sSubPr>
              <m:e>
                <m:r>
                  <m:rPr>
                    <m:sty m:val="p"/>
                  </m:rPr>
                  <w:rPr>
                    <w:rFonts w:ascii="Cambria Math" w:eastAsia="Times New Roman" w:hAnsi="Cambria Math" w:cstheme="majorHAnsi"/>
                    <w:sz w:val="24"/>
                    <w:szCs w:val="24"/>
                  </w:rPr>
                  <m:t>log</m:t>
                </m:r>
                <m:ctrlPr>
                  <w:rPr>
                    <w:rFonts w:ascii="Cambria Math" w:eastAsia="Times New Roman" w:hAnsi="Cambria Math" w:cstheme="majorHAnsi"/>
                    <w:sz w:val="24"/>
                    <w:szCs w:val="24"/>
                  </w:rPr>
                </m:ctrlPr>
              </m:e>
              <m:sub>
                <m:r>
                  <w:rPr>
                    <w:rFonts w:ascii="Cambria Math" w:eastAsia="Times New Roman" w:hAnsi="Cambria Math" w:cstheme="majorHAnsi"/>
                    <w:sz w:val="24"/>
                    <w:szCs w:val="24"/>
                  </w:rPr>
                  <m:t>10</m:t>
                </m:r>
                <m:ctrlPr>
                  <w:rPr>
                    <w:rFonts w:ascii="Cambria Math" w:eastAsia="Times New Roman" w:hAnsi="Cambria Math" w:cstheme="majorHAnsi"/>
                    <w:sz w:val="24"/>
                    <w:szCs w:val="24"/>
                  </w:rPr>
                </m:ctrlPr>
              </m:sub>
            </m:sSub>
          </m:fName>
          <m:e>
            <m:r>
              <w:rPr>
                <w:rFonts w:ascii="Cambria Math" w:eastAsia="Times New Roman" w:hAnsi="Cambria Math" w:cstheme="majorHAnsi"/>
                <w:sz w:val="24"/>
                <w:szCs w:val="24"/>
              </w:rPr>
              <m:t>P</m:t>
            </m:r>
          </m:e>
        </m:func>
      </m:oMath>
      <w:r w:rsidRPr="00257E88">
        <w:rPr>
          <w:rFonts w:asciiTheme="majorHAnsi" w:eastAsia="Times New Roman" w:hAnsiTheme="majorHAnsi" w:cstheme="majorHAnsi"/>
          <w:sz w:val="24"/>
          <w:szCs w:val="24"/>
        </w:rPr>
        <w:t xml:space="preserve"> significance on the y axis. Significant SNPs on Chromosome 5 are marked in blue. </w:t>
      </w:r>
    </w:p>
    <w:p w14:paraId="7FE3A0A7" w14:textId="6AF72CD6" w:rsidR="00257E88" w:rsidRDefault="00257E88">
      <w:pPr>
        <w:spacing w:after="0" w:line="240" w:lineRule="auto"/>
        <w:jc w:val="left"/>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489FA37C" w14:textId="77777777" w:rsidR="00257E88" w:rsidRPr="00257E88" w:rsidRDefault="00257E88" w:rsidP="00257E88">
      <w:pPr>
        <w:spacing w:after="0" w:line="240" w:lineRule="auto"/>
        <w:jc w:val="left"/>
        <w:rPr>
          <w:rFonts w:asciiTheme="majorHAnsi" w:eastAsia="Times New Roman" w:hAnsiTheme="majorHAnsi" w:cstheme="majorHAnsi"/>
          <w:sz w:val="24"/>
          <w:szCs w:val="24"/>
        </w:rPr>
      </w:pPr>
      <w:r w:rsidRPr="00257E88">
        <w:rPr>
          <w:rFonts w:asciiTheme="majorHAnsi" w:eastAsia="Times New Roman" w:hAnsiTheme="majorHAnsi" w:cstheme="majorHAnsi"/>
          <w:noProof/>
          <w:sz w:val="24"/>
          <w:szCs w:val="24"/>
        </w:rPr>
        <w:lastRenderedPageBreak/>
        <w:drawing>
          <wp:inline distT="0" distB="0" distL="0" distR="0" wp14:anchorId="206786F0" wp14:editId="3EB061E1">
            <wp:extent cx="5943600" cy="4253865"/>
            <wp:effectExtent l="0" t="0" r="0" b="63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2F4FB88B" w14:textId="77777777" w:rsidR="00257E88" w:rsidRPr="00257E88" w:rsidRDefault="00257E88" w:rsidP="00257E88">
      <w:pPr>
        <w:spacing w:after="0" w:line="240" w:lineRule="auto"/>
        <w:jc w:val="left"/>
        <w:rPr>
          <w:rFonts w:asciiTheme="majorHAnsi" w:eastAsia="Times New Roman" w:hAnsiTheme="majorHAnsi" w:cstheme="majorHAnsi"/>
          <w:sz w:val="24"/>
          <w:szCs w:val="24"/>
        </w:rPr>
      </w:pPr>
      <w:r w:rsidRPr="00257E88">
        <w:rPr>
          <w:rFonts w:asciiTheme="majorHAnsi" w:eastAsia="Times New Roman" w:hAnsiTheme="majorHAnsi" w:cstheme="majorHAnsi"/>
          <w:b/>
          <w:sz w:val="24"/>
          <w:szCs w:val="24"/>
        </w:rPr>
        <w:t>Figure 3.2.</w:t>
      </w:r>
      <w:r w:rsidRPr="00257E88">
        <w:rPr>
          <w:rFonts w:asciiTheme="majorHAnsi" w:eastAsia="Times New Roman" w:hAnsiTheme="majorHAnsi" w:cstheme="majorHAnsi"/>
          <w:sz w:val="24"/>
          <w:szCs w:val="24"/>
        </w:rPr>
        <w:t xml:space="preserve"> Distribution of the proportion of change from </w:t>
      </w:r>
      <m:oMath>
        <m:func>
          <m:funcPr>
            <m:ctrlPr>
              <w:rPr>
                <w:rFonts w:ascii="Cambria Math" w:eastAsia="Times New Roman" w:hAnsi="Cambria Math" w:cstheme="majorHAnsi"/>
                <w:i/>
                <w:sz w:val="24"/>
                <w:szCs w:val="24"/>
              </w:rPr>
            </m:ctrlPr>
          </m:funcPr>
          <m:fName>
            <m:sSub>
              <m:sSubPr>
                <m:ctrlPr>
                  <w:rPr>
                    <w:rFonts w:ascii="Cambria Math" w:eastAsia="Times New Roman" w:hAnsi="Cambria Math" w:cstheme="majorHAnsi"/>
                    <w:i/>
                    <w:sz w:val="24"/>
                    <w:szCs w:val="24"/>
                  </w:rPr>
                </m:ctrlPr>
              </m:sSubPr>
              <m:e>
                <m:r>
                  <m:rPr>
                    <m:sty m:val="p"/>
                  </m:rPr>
                  <w:rPr>
                    <w:rFonts w:ascii="Cambria Math" w:eastAsia="Times New Roman" w:hAnsi="Cambria Math" w:cstheme="majorHAnsi"/>
                    <w:sz w:val="24"/>
                    <w:szCs w:val="24"/>
                  </w:rPr>
                  <m:t>log</m:t>
                </m:r>
                <m:ctrlPr>
                  <w:rPr>
                    <w:rFonts w:ascii="Cambria Math" w:eastAsia="Times New Roman" w:hAnsi="Cambria Math" w:cstheme="majorHAnsi"/>
                    <w:sz w:val="24"/>
                    <w:szCs w:val="24"/>
                  </w:rPr>
                </m:ctrlPr>
              </m:e>
              <m:sub>
                <m:r>
                  <w:rPr>
                    <w:rFonts w:ascii="Cambria Math" w:eastAsia="Times New Roman" w:hAnsi="Cambria Math" w:cstheme="majorHAnsi"/>
                    <w:sz w:val="24"/>
                    <w:szCs w:val="24"/>
                  </w:rPr>
                  <m:t>2</m:t>
                </m:r>
                <m:ctrlPr>
                  <w:rPr>
                    <w:rFonts w:ascii="Cambria Math" w:eastAsia="Times New Roman" w:hAnsi="Cambria Math" w:cstheme="majorHAnsi"/>
                    <w:sz w:val="24"/>
                    <w:szCs w:val="24"/>
                  </w:rPr>
                </m:ctrlPr>
              </m:sub>
            </m:sSub>
          </m:fName>
          <m:e>
            <m:f>
              <m:fPr>
                <m:ctrlPr>
                  <w:rPr>
                    <w:rFonts w:ascii="Cambria Math" w:eastAsia="Times New Roman" w:hAnsi="Cambria Math" w:cstheme="majorHAnsi"/>
                    <w:i/>
                    <w:sz w:val="24"/>
                    <w:szCs w:val="24"/>
                  </w:rPr>
                </m:ctrlPr>
              </m:fPr>
              <m:num>
                <m:r>
                  <w:rPr>
                    <w:rFonts w:ascii="Cambria Math" w:eastAsia="Times New Roman" w:hAnsi="Cambria Math" w:cstheme="majorHAnsi"/>
                    <w:sz w:val="24"/>
                    <w:szCs w:val="24"/>
                  </w:rPr>
                  <m:t>(m+1)</m:t>
                </m:r>
              </m:num>
              <m:den>
                <m:sSub>
                  <m:sSubPr>
                    <m:ctrlPr>
                      <w:rPr>
                        <w:rFonts w:ascii="Cambria Math" w:eastAsia="Times New Roman" w:hAnsi="Cambria Math" w:cstheme="majorHAnsi"/>
                        <w:i/>
                        <w:sz w:val="24"/>
                        <w:szCs w:val="24"/>
                      </w:rPr>
                    </m:ctrlPr>
                  </m:sSubPr>
                  <m:e>
                    <m:r>
                      <w:rPr>
                        <w:rFonts w:ascii="Cambria Math" w:eastAsia="Times New Roman" w:hAnsi="Cambria Math" w:cstheme="majorHAnsi"/>
                        <w:sz w:val="24"/>
                        <w:szCs w:val="24"/>
                      </w:rPr>
                      <m:t>(f</m:t>
                    </m:r>
                  </m:e>
                  <m:sub>
                    <m:r>
                      <w:rPr>
                        <w:rFonts w:ascii="Cambria Math" w:eastAsia="Times New Roman" w:hAnsi="Cambria Math" w:cstheme="majorHAnsi"/>
                        <w:sz w:val="24"/>
                        <w:szCs w:val="24"/>
                      </w:rPr>
                      <m:t>cor</m:t>
                    </m:r>
                  </m:sub>
                </m:sSub>
                <m:r>
                  <w:rPr>
                    <w:rFonts w:ascii="Cambria Math" w:eastAsia="Times New Roman" w:hAnsi="Cambria Math" w:cstheme="majorHAnsi"/>
                    <w:sz w:val="24"/>
                    <w:szCs w:val="24"/>
                  </w:rPr>
                  <m:t>+1)</m:t>
                </m:r>
              </m:den>
            </m:f>
          </m:e>
        </m:func>
      </m:oMath>
      <w:r w:rsidRPr="00257E88">
        <w:rPr>
          <w:rFonts w:asciiTheme="majorHAnsi" w:eastAsia="Times New Roman" w:hAnsiTheme="majorHAnsi" w:cstheme="majorHAnsi"/>
          <w:sz w:val="24"/>
          <w:szCs w:val="24"/>
        </w:rPr>
        <w:t xml:space="preserve">  where m = male k-mer abundance and </w:t>
      </w:r>
      <w:proofErr w:type="spellStart"/>
      <w:r w:rsidRPr="00257E88">
        <w:rPr>
          <w:rFonts w:asciiTheme="majorHAnsi" w:eastAsia="Times New Roman" w:hAnsiTheme="majorHAnsi" w:cstheme="majorHAnsi"/>
          <w:sz w:val="24"/>
          <w:szCs w:val="24"/>
        </w:rPr>
        <w:t>f</w:t>
      </w:r>
      <w:r w:rsidRPr="00257E88">
        <w:rPr>
          <w:rFonts w:asciiTheme="majorHAnsi" w:eastAsia="Times New Roman" w:hAnsiTheme="majorHAnsi" w:cstheme="majorHAnsi"/>
          <w:sz w:val="24"/>
          <w:szCs w:val="24"/>
          <w:vertAlign w:val="subscript"/>
        </w:rPr>
        <w:t>cor</w:t>
      </w:r>
      <w:proofErr w:type="spellEnd"/>
      <w:r w:rsidRPr="00257E88">
        <w:rPr>
          <w:rFonts w:asciiTheme="majorHAnsi" w:eastAsia="Times New Roman" w:hAnsiTheme="majorHAnsi" w:cstheme="majorHAnsi"/>
          <w:sz w:val="24"/>
          <w:szCs w:val="24"/>
        </w:rPr>
        <w:t xml:space="preserve"> = corrected female abundance (</w:t>
      </w:r>
      <m:oMath>
        <m:sSub>
          <m:sSubPr>
            <m:ctrlPr>
              <w:rPr>
                <w:rFonts w:ascii="Cambria Math" w:eastAsia="Times New Roman" w:hAnsi="Cambria Math" w:cstheme="majorHAnsi"/>
                <w:i/>
                <w:sz w:val="24"/>
                <w:szCs w:val="24"/>
              </w:rPr>
            </m:ctrlPr>
          </m:sSubPr>
          <m:e>
            <m:r>
              <w:rPr>
                <w:rFonts w:ascii="Cambria Math" w:eastAsia="Times New Roman" w:hAnsi="Cambria Math" w:cstheme="majorHAnsi"/>
                <w:sz w:val="24"/>
                <w:szCs w:val="24"/>
              </w:rPr>
              <m:t>f</m:t>
            </m:r>
          </m:e>
          <m:sub>
            <m:r>
              <w:rPr>
                <w:rFonts w:ascii="Cambria Math" w:eastAsia="Times New Roman" w:hAnsi="Cambria Math" w:cstheme="majorHAnsi"/>
                <w:sz w:val="24"/>
                <w:szCs w:val="24"/>
              </w:rPr>
              <m:t>cor</m:t>
            </m:r>
          </m:sub>
        </m:sSub>
        <m:r>
          <w:rPr>
            <w:rFonts w:ascii="Cambria Math" w:eastAsia="Times New Roman" w:hAnsi="Cambria Math" w:cstheme="majorHAnsi"/>
            <w:sz w:val="24"/>
            <w:szCs w:val="24"/>
          </w:rPr>
          <m:t>=f*</m:t>
        </m:r>
        <m:sSub>
          <m:sSubPr>
            <m:ctrlPr>
              <w:rPr>
                <w:rFonts w:ascii="Cambria Math" w:eastAsia="Times New Roman" w:hAnsi="Cambria Math" w:cstheme="majorHAnsi"/>
                <w:i/>
                <w:sz w:val="24"/>
                <w:szCs w:val="24"/>
              </w:rPr>
            </m:ctrlPr>
          </m:sSubPr>
          <m:e>
            <m:r>
              <w:rPr>
                <w:rFonts w:ascii="Cambria Math" w:eastAsia="Times New Roman" w:hAnsi="Cambria Math" w:cstheme="majorHAnsi"/>
                <w:sz w:val="24"/>
                <w:szCs w:val="24"/>
              </w:rPr>
              <m:t>A</m:t>
            </m:r>
          </m:e>
          <m:sub>
            <m:r>
              <w:rPr>
                <w:rFonts w:ascii="Cambria Math" w:eastAsia="Times New Roman" w:hAnsi="Cambria Math" w:cstheme="majorHAnsi"/>
                <w:sz w:val="24"/>
                <w:szCs w:val="24"/>
              </w:rPr>
              <m:t>cor</m:t>
            </m:r>
          </m:sub>
        </m:sSub>
      </m:oMath>
      <w:r w:rsidRPr="00257E88">
        <w:rPr>
          <w:rFonts w:asciiTheme="majorHAnsi" w:eastAsia="Times New Roman" w:hAnsiTheme="majorHAnsi" w:cstheme="majorHAnsi"/>
          <w:sz w:val="24"/>
          <w:szCs w:val="24"/>
        </w:rPr>
        <w:t>, where f = female k-mer abundance and A</w:t>
      </w:r>
      <w:proofErr w:type="spellStart"/>
      <w:r w:rsidRPr="00257E88">
        <w:rPr>
          <w:rFonts w:asciiTheme="majorHAnsi" w:eastAsia="Times New Roman" w:hAnsiTheme="majorHAnsi" w:cstheme="majorHAnsi"/>
          <w:sz w:val="24"/>
          <w:szCs w:val="24"/>
          <w:vertAlign w:val="subscript"/>
        </w:rPr>
        <w:t>cor</w:t>
      </w:r>
      <w:proofErr w:type="spellEnd"/>
      <w:r w:rsidRPr="00257E88">
        <w:rPr>
          <w:rFonts w:asciiTheme="majorHAnsi" w:eastAsia="Times New Roman" w:hAnsiTheme="majorHAnsi" w:cstheme="majorHAnsi"/>
          <w:sz w:val="24"/>
          <w:szCs w:val="24"/>
        </w:rPr>
        <w:t xml:space="preserve"> = male to female abundance correction of 0.538 resulting from the ratio of male to female median abundances </w:t>
      </w:r>
      <m:oMath>
        <m:func>
          <m:funcPr>
            <m:ctrlPr>
              <w:rPr>
                <w:rFonts w:ascii="Cambria Math" w:eastAsia="Times New Roman" w:hAnsi="Cambria Math" w:cstheme="majorHAnsi"/>
                <w:i/>
                <w:sz w:val="24"/>
                <w:szCs w:val="24"/>
              </w:rPr>
            </m:ctrlPr>
          </m:funcPr>
          <m:fName>
            <m:sSub>
              <m:sSubPr>
                <m:ctrlPr>
                  <w:rPr>
                    <w:rFonts w:ascii="Cambria Math" w:eastAsia="Times New Roman" w:hAnsi="Cambria Math" w:cstheme="majorHAnsi"/>
                    <w:i/>
                    <w:sz w:val="24"/>
                    <w:szCs w:val="24"/>
                  </w:rPr>
                </m:ctrlPr>
              </m:sSubPr>
              <m:e>
                <m:r>
                  <w:rPr>
                    <w:rFonts w:ascii="Cambria Math" w:eastAsia="Times New Roman" w:hAnsi="Cambria Math" w:cstheme="majorHAnsi"/>
                    <w:sz w:val="24"/>
                    <w:szCs w:val="24"/>
                  </w:rPr>
                  <m:t>A</m:t>
                </m:r>
              </m:e>
              <m:sub>
                <m:r>
                  <w:rPr>
                    <w:rFonts w:ascii="Cambria Math" w:eastAsia="Times New Roman" w:hAnsi="Cambria Math" w:cstheme="majorHAnsi"/>
                    <w:sz w:val="24"/>
                    <w:szCs w:val="24"/>
                  </w:rPr>
                  <m:t>cor</m:t>
                </m:r>
              </m:sub>
            </m:sSub>
            <m:r>
              <w:rPr>
                <w:rFonts w:ascii="Cambria Math" w:eastAsia="Times New Roman" w:hAnsi="Cambria Math" w:cstheme="majorHAnsi"/>
                <w:sz w:val="24"/>
                <w:szCs w:val="24"/>
              </w:rPr>
              <m:t>=</m:t>
            </m:r>
          </m:fName>
          <m:e>
            <m:f>
              <m:fPr>
                <m:ctrlPr>
                  <w:rPr>
                    <w:rFonts w:ascii="Cambria Math" w:eastAsia="Times New Roman" w:hAnsi="Cambria Math" w:cstheme="majorHAnsi"/>
                    <w:i/>
                    <w:sz w:val="24"/>
                    <w:szCs w:val="24"/>
                  </w:rPr>
                </m:ctrlPr>
              </m:fPr>
              <m:num>
                <m:r>
                  <w:rPr>
                    <w:rFonts w:ascii="Cambria Math" w:eastAsia="Times New Roman" w:hAnsi="Cambria Math" w:cstheme="majorHAnsi"/>
                    <w:sz w:val="24"/>
                    <w:szCs w:val="24"/>
                  </w:rPr>
                  <m:t>Med</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m</m:t>
                    </m:r>
                  </m:e>
                </m:d>
              </m:num>
              <m:den>
                <m:r>
                  <w:rPr>
                    <w:rFonts w:ascii="Cambria Math" w:eastAsia="Times New Roman" w:hAnsi="Cambria Math" w:cstheme="majorHAnsi"/>
                    <w:sz w:val="24"/>
                    <w:szCs w:val="24"/>
                  </w:rPr>
                  <m:t>Med(f)</m:t>
                </m:r>
              </m:den>
            </m:f>
          </m:e>
        </m:func>
      </m:oMath>
      <w:r w:rsidRPr="00257E88">
        <w:rPr>
          <w:rFonts w:asciiTheme="majorHAnsi" w:hAnsiTheme="majorHAnsi" w:cstheme="majorHAnsi"/>
          <w:sz w:val="24"/>
          <w:szCs w:val="24"/>
        </w:rPr>
        <w:t>)</w:t>
      </w:r>
      <w:r w:rsidRPr="00257E88">
        <w:rPr>
          <w:rFonts w:asciiTheme="majorHAnsi" w:eastAsia="Times New Roman" w:hAnsiTheme="majorHAnsi" w:cstheme="majorHAnsi"/>
          <w:sz w:val="24"/>
          <w:szCs w:val="24"/>
        </w:rPr>
        <w:t xml:space="preserve">. </w:t>
      </w:r>
    </w:p>
    <w:p w14:paraId="277FFE83" w14:textId="76AC4FDC" w:rsidR="00257E88" w:rsidRDefault="00257E88">
      <w:pPr>
        <w:spacing w:after="0" w:line="240" w:lineRule="auto"/>
        <w:jc w:val="left"/>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5A7D5270" w14:textId="77777777" w:rsidR="00257E88" w:rsidRPr="00257E88" w:rsidRDefault="00257E88" w:rsidP="00257E88">
      <w:pPr>
        <w:spacing w:after="0" w:line="240" w:lineRule="auto"/>
        <w:jc w:val="left"/>
        <w:rPr>
          <w:rFonts w:asciiTheme="majorHAnsi" w:eastAsia="Times New Roman" w:hAnsiTheme="majorHAnsi" w:cstheme="majorHAnsi"/>
          <w:sz w:val="24"/>
          <w:szCs w:val="24"/>
        </w:rPr>
      </w:pPr>
      <w:r w:rsidRPr="00257E88">
        <w:rPr>
          <w:rFonts w:asciiTheme="majorHAnsi" w:eastAsia="Times New Roman" w:hAnsiTheme="majorHAnsi" w:cstheme="majorHAnsi"/>
          <w:noProof/>
          <w:sz w:val="24"/>
          <w:szCs w:val="24"/>
        </w:rPr>
        <w:lastRenderedPageBreak/>
        <w:drawing>
          <wp:inline distT="0" distB="0" distL="0" distR="0" wp14:anchorId="1EDCBACE" wp14:editId="14F7450F">
            <wp:extent cx="5943600" cy="482727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27270"/>
                    </a:xfrm>
                    <a:prstGeom prst="rect">
                      <a:avLst/>
                    </a:prstGeom>
                  </pic:spPr>
                </pic:pic>
              </a:graphicData>
            </a:graphic>
          </wp:inline>
        </w:drawing>
      </w:r>
    </w:p>
    <w:p w14:paraId="14D08721" w14:textId="77777777" w:rsidR="00257E88" w:rsidRPr="00257E88" w:rsidRDefault="00257E88" w:rsidP="00257E88">
      <w:pPr>
        <w:spacing w:after="0" w:line="240" w:lineRule="auto"/>
        <w:jc w:val="left"/>
        <w:rPr>
          <w:rFonts w:asciiTheme="majorHAnsi" w:eastAsia="Times New Roman" w:hAnsiTheme="majorHAnsi" w:cstheme="majorHAnsi"/>
          <w:sz w:val="24"/>
          <w:szCs w:val="24"/>
        </w:rPr>
      </w:pPr>
      <w:r w:rsidRPr="00257E88">
        <w:rPr>
          <w:rFonts w:asciiTheme="majorHAnsi" w:eastAsia="Times New Roman" w:hAnsiTheme="majorHAnsi" w:cstheme="majorHAnsi"/>
          <w:b/>
          <w:sz w:val="24"/>
          <w:szCs w:val="24"/>
        </w:rPr>
        <w:t>Figure 3.3.</w:t>
      </w:r>
      <w:r w:rsidRPr="00257E88">
        <w:rPr>
          <w:rFonts w:asciiTheme="majorHAnsi" w:eastAsia="Times New Roman" w:hAnsiTheme="majorHAnsi" w:cstheme="majorHAnsi"/>
          <w:sz w:val="24"/>
          <w:szCs w:val="24"/>
        </w:rPr>
        <w:t xml:space="preserve"> Distributions of k-mer abundances in female and male linked-read sequencing data. A.) Corrected female-only k-mer abundances (</w:t>
      </w:r>
      <w:proofErr w:type="spellStart"/>
      <w:r w:rsidRPr="00257E88">
        <w:rPr>
          <w:rFonts w:asciiTheme="majorHAnsi" w:eastAsia="Times New Roman" w:hAnsiTheme="majorHAnsi" w:cstheme="majorHAnsi"/>
          <w:sz w:val="24"/>
          <w:szCs w:val="24"/>
        </w:rPr>
        <w:t>A</w:t>
      </w:r>
      <w:r w:rsidRPr="00257E88">
        <w:rPr>
          <w:rFonts w:asciiTheme="majorHAnsi" w:eastAsia="Times New Roman" w:hAnsiTheme="majorHAnsi" w:cstheme="majorHAnsi"/>
          <w:sz w:val="24"/>
          <w:szCs w:val="24"/>
          <w:vertAlign w:val="subscript"/>
        </w:rPr>
        <w:t>cor</w:t>
      </w:r>
      <w:proofErr w:type="spellEnd"/>
      <w:r w:rsidRPr="00257E88">
        <w:rPr>
          <w:rFonts w:asciiTheme="majorHAnsi" w:eastAsia="Times New Roman" w:hAnsiTheme="majorHAnsi" w:cstheme="majorHAnsi"/>
          <w:sz w:val="24"/>
          <w:szCs w:val="24"/>
        </w:rPr>
        <w:t xml:space="preserve"> = 0.538). B.) Male-only k-mer abundances. C.) Overlay of the of corrected female-only and male-only k-mer abundances and corresponding percent (n) of k-mers for each sex where s = sex.</w:t>
      </w:r>
    </w:p>
    <w:p w14:paraId="4B8091DF" w14:textId="229459EC" w:rsidR="00257E88" w:rsidRDefault="00257E88">
      <w:pPr>
        <w:spacing w:after="0" w:line="240" w:lineRule="auto"/>
        <w:jc w:val="left"/>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750FB443" w14:textId="77777777" w:rsidR="00257E88" w:rsidRPr="00257E88" w:rsidRDefault="00257E88" w:rsidP="00257E88">
      <w:pPr>
        <w:spacing w:after="0" w:line="240" w:lineRule="auto"/>
        <w:jc w:val="left"/>
        <w:rPr>
          <w:rFonts w:asciiTheme="majorHAnsi" w:eastAsia="Times New Roman" w:hAnsiTheme="majorHAnsi" w:cstheme="majorHAnsi"/>
          <w:bCs/>
          <w:sz w:val="24"/>
          <w:szCs w:val="24"/>
        </w:rPr>
      </w:pPr>
      <w:r w:rsidRPr="00257E88">
        <w:rPr>
          <w:rFonts w:asciiTheme="majorHAnsi" w:eastAsia="Times New Roman" w:hAnsiTheme="majorHAnsi" w:cstheme="majorHAnsi"/>
          <w:bCs/>
          <w:noProof/>
          <w:sz w:val="24"/>
          <w:szCs w:val="24"/>
        </w:rPr>
        <w:lastRenderedPageBreak/>
        <w:drawing>
          <wp:inline distT="0" distB="0" distL="0" distR="0" wp14:anchorId="294ED22D" wp14:editId="4FE1CF4E">
            <wp:extent cx="5943600" cy="4836160"/>
            <wp:effectExtent l="0" t="0" r="0" b="254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768361E0" w14:textId="77777777" w:rsidR="00257E88" w:rsidRPr="00257E88" w:rsidRDefault="00257E88" w:rsidP="00257E88">
      <w:pPr>
        <w:spacing w:after="0" w:line="240" w:lineRule="auto"/>
        <w:jc w:val="left"/>
        <w:rPr>
          <w:rFonts w:asciiTheme="majorHAnsi" w:eastAsia="Times New Roman" w:hAnsiTheme="majorHAnsi" w:cstheme="majorHAnsi"/>
          <w:sz w:val="24"/>
          <w:szCs w:val="24"/>
        </w:rPr>
      </w:pPr>
      <w:r w:rsidRPr="00257E88">
        <w:rPr>
          <w:rFonts w:asciiTheme="majorHAnsi" w:eastAsia="Times New Roman" w:hAnsiTheme="majorHAnsi" w:cstheme="majorHAnsi"/>
          <w:b/>
          <w:sz w:val="24"/>
          <w:szCs w:val="24"/>
        </w:rPr>
        <w:t>Figure 3.4.</w:t>
      </w:r>
      <w:r w:rsidRPr="00257E88">
        <w:rPr>
          <w:rFonts w:asciiTheme="majorHAnsi" w:eastAsia="Times New Roman" w:hAnsiTheme="majorHAnsi" w:cstheme="majorHAnsi"/>
          <w:sz w:val="24"/>
          <w:szCs w:val="24"/>
        </w:rPr>
        <w:t xml:space="preserve"> Distribution of female-only (red) and male-only (blue) k-mer abundances for k-mers located on contigs containing five hashes (approximately 5,000 bp in length) from the male A</w:t>
      </w:r>
      <w:r w:rsidRPr="00257E88">
        <w:rPr>
          <w:rFonts w:asciiTheme="majorHAnsi" w:eastAsia="Times New Roman" w:hAnsiTheme="majorHAnsi" w:cstheme="majorHAnsi"/>
          <w:sz w:val="24"/>
          <w:szCs w:val="24"/>
          <w:vertAlign w:val="subscript"/>
        </w:rPr>
        <w:t>1</w:t>
      </w:r>
      <w:r w:rsidRPr="00257E88">
        <w:rPr>
          <w:rFonts w:asciiTheme="majorHAnsi" w:eastAsia="Times New Roman" w:hAnsiTheme="majorHAnsi" w:cstheme="majorHAnsi"/>
          <w:sz w:val="24"/>
          <w:szCs w:val="24"/>
        </w:rPr>
        <w:t xml:space="preserve"> assembly.</w:t>
      </w:r>
    </w:p>
    <w:p w14:paraId="304A8801" w14:textId="4CBD3371" w:rsidR="00257E88" w:rsidRDefault="00257E88">
      <w:pPr>
        <w:spacing w:after="0" w:line="240" w:lineRule="auto"/>
        <w:jc w:val="left"/>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717D51A8" w14:textId="77777777" w:rsidR="00257E88" w:rsidRPr="00257E88" w:rsidRDefault="00257E88" w:rsidP="00257E88">
      <w:pPr>
        <w:spacing w:after="0" w:line="240" w:lineRule="auto"/>
        <w:jc w:val="left"/>
        <w:rPr>
          <w:rFonts w:asciiTheme="majorHAnsi" w:eastAsia="Times New Roman" w:hAnsiTheme="majorHAnsi" w:cstheme="majorHAnsi"/>
          <w:sz w:val="24"/>
          <w:szCs w:val="24"/>
        </w:rPr>
      </w:pPr>
      <w:r w:rsidRPr="00257E88">
        <w:rPr>
          <w:rFonts w:asciiTheme="majorHAnsi" w:eastAsia="Times New Roman" w:hAnsiTheme="majorHAnsi" w:cstheme="majorHAnsi"/>
          <w:noProof/>
          <w:sz w:val="24"/>
          <w:szCs w:val="24"/>
        </w:rPr>
        <w:lastRenderedPageBreak/>
        <w:drawing>
          <wp:inline distT="0" distB="0" distL="0" distR="0" wp14:anchorId="31D0E1C0" wp14:editId="357147E9">
            <wp:extent cx="5943600" cy="3670935"/>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6FB29A28" w14:textId="77777777" w:rsidR="00257E88" w:rsidRPr="00257E88" w:rsidRDefault="00257E88" w:rsidP="00257E88">
      <w:pPr>
        <w:spacing w:after="0" w:line="240" w:lineRule="auto"/>
        <w:jc w:val="left"/>
        <w:rPr>
          <w:rFonts w:asciiTheme="majorHAnsi" w:eastAsia="Times New Roman" w:hAnsiTheme="majorHAnsi" w:cstheme="majorHAnsi"/>
          <w:sz w:val="24"/>
          <w:szCs w:val="24"/>
        </w:rPr>
      </w:pPr>
      <w:r w:rsidRPr="00257E88">
        <w:rPr>
          <w:rFonts w:asciiTheme="majorHAnsi" w:eastAsia="Times New Roman" w:hAnsiTheme="majorHAnsi" w:cstheme="majorHAnsi"/>
          <w:b/>
          <w:bCs/>
          <w:sz w:val="24"/>
          <w:szCs w:val="24"/>
        </w:rPr>
        <w:t>Figure 3.5.</w:t>
      </w:r>
      <w:r w:rsidRPr="00257E88">
        <w:rPr>
          <w:rFonts w:asciiTheme="majorHAnsi" w:eastAsia="Times New Roman" w:hAnsiTheme="majorHAnsi" w:cstheme="majorHAnsi"/>
          <w:sz w:val="24"/>
          <w:szCs w:val="24"/>
        </w:rPr>
        <w:t xml:space="preserve"> Female (y-axis) and male (x-axis) median k-mer abundance on contigs containing five or more hashes, corresponding to roughly 5,000 bp k-mers. Dashed lines show the slope of a one-to-one ratio between female and male abundances. The right plot shows all analyzed contigs, while the left plot is zoomed in to better visualize the 44 contigs with k-mers present in male sequencing data but absent in female sequencing data. Contigs present in males with zero abundance in females indicate the male sequencing data contains sex-specific sequences in high abundance that are not contained in the female sequencing data.</w:t>
      </w:r>
    </w:p>
    <w:p w14:paraId="65042473" w14:textId="77777777" w:rsidR="00257E88" w:rsidRPr="005D23B9" w:rsidRDefault="00257E88" w:rsidP="0011235A">
      <w:pPr>
        <w:spacing w:line="240" w:lineRule="auto"/>
        <w:rPr>
          <w:rFonts w:asciiTheme="majorHAnsi" w:eastAsia="Times New Roman" w:hAnsiTheme="majorHAnsi" w:cstheme="majorHAnsi"/>
          <w:sz w:val="24"/>
          <w:szCs w:val="24"/>
        </w:rPr>
      </w:pPr>
    </w:p>
    <w:sectPr w:rsidR="00257E88"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Andrea Schreier" w:date="2023-10-20T10:26:00Z" w:initials="AS">
    <w:p w14:paraId="32FAA023" w14:textId="77777777" w:rsidR="002B3F0A" w:rsidRDefault="002B3F0A" w:rsidP="00C54301">
      <w:pPr>
        <w:jc w:val="left"/>
      </w:pPr>
      <w:r>
        <w:rPr>
          <w:rStyle w:val="CommentReference"/>
        </w:rPr>
        <w:annotationRef/>
      </w:r>
      <w:r>
        <w:rPr>
          <w:color w:val="000000"/>
        </w:rPr>
        <w:t>I deleted the sentence about comparing the delta smelt and wakasagi genomes since it seemed out of place - the paragraph is about why other Osmerid genomes aren’t adequate for studying delta smelt rather than what can be gained from comparing genomes of Osemerid species.</w:t>
      </w:r>
    </w:p>
  </w:comment>
  <w:comment w:id="17" w:author="Andrea Schreier" w:date="2023-09-06T10:51:00Z" w:initials="AS">
    <w:p w14:paraId="6EF6E281" w14:textId="4B15528D" w:rsidR="00EE0B9A" w:rsidRDefault="00EE0B9A" w:rsidP="00743D2D">
      <w:pPr>
        <w:jc w:val="left"/>
      </w:pPr>
      <w:r>
        <w:rPr>
          <w:rStyle w:val="CommentReference"/>
        </w:rPr>
        <w:annotationRef/>
      </w:r>
      <w:r>
        <w:rPr>
          <w:color w:val="000000"/>
        </w:rPr>
        <w:t>This seems a bit out of place because the paragraph hasn’t established yet that these other Osmerid genomes could be used as resources for delta smelt genome development. Can that be established before this sentence?</w:t>
      </w:r>
    </w:p>
  </w:comment>
  <w:comment w:id="18" w:author="Shannon Erica Kendal Joslin" w:date="2023-10-13T08:24:00Z" w:initials="SEKJ">
    <w:p w14:paraId="6A8D2B88" w14:textId="5ABCD11D" w:rsidR="003E62D5" w:rsidRDefault="003E62D5">
      <w:pPr>
        <w:pStyle w:val="CommentText"/>
      </w:pPr>
      <w:r>
        <w:rPr>
          <w:rStyle w:val="CommentReference"/>
        </w:rPr>
        <w:annotationRef/>
      </w:r>
      <w:r>
        <w:t>I tried putting it in the paragraph before. What do you think?</w:t>
      </w:r>
    </w:p>
  </w:comment>
  <w:comment w:id="19" w:author="Andrea Schreier" w:date="2023-10-20T10:30:00Z" w:initials="AS">
    <w:p w14:paraId="4E0DD802" w14:textId="77777777" w:rsidR="002B3F0A" w:rsidRDefault="002B3F0A" w:rsidP="00E46D1C">
      <w:pPr>
        <w:jc w:val="left"/>
      </w:pPr>
      <w:r>
        <w:rPr>
          <w:rStyle w:val="CommentReference"/>
        </w:rPr>
        <w:annotationRef/>
      </w:r>
      <w:r>
        <w:rPr>
          <w:color w:val="000000"/>
        </w:rPr>
        <w:t>I think it goes better in that paragraph addressing limitations of using other Osmerid genomes so I moved it down.</w:t>
      </w:r>
    </w:p>
  </w:comment>
  <w:comment w:id="21" w:author="Andrea Schreier" w:date="2023-09-06T10:53:00Z" w:initials="AS">
    <w:p w14:paraId="0587E0E2" w14:textId="77777777" w:rsidR="00EE0B9A" w:rsidRDefault="00EE0B9A" w:rsidP="002E4AC3">
      <w:pPr>
        <w:jc w:val="left"/>
      </w:pPr>
      <w:r>
        <w:rPr>
          <w:rStyle w:val="CommentReference"/>
        </w:rPr>
        <w:annotationRef/>
      </w:r>
      <w:r>
        <w:rPr>
          <w:color w:val="000000"/>
        </w:rPr>
        <w:t>This material seems more appropriate for the discussion, since assembly of the genome hasn’t been described yet.</w:t>
      </w:r>
    </w:p>
  </w:comment>
  <w:comment w:id="22" w:author="Shannon Erica Kendal Joslin" w:date="2023-10-13T08:35:00Z" w:initials="SEKJ">
    <w:p w14:paraId="75E609D8" w14:textId="5B791A78" w:rsidR="005F6881" w:rsidRDefault="005F6881">
      <w:pPr>
        <w:pStyle w:val="CommentText"/>
      </w:pPr>
      <w:r>
        <w:rPr>
          <w:rStyle w:val="CommentReference"/>
        </w:rPr>
        <w:annotationRef/>
      </w:r>
      <w:r>
        <w:t>I put it here after looking at the structure of Shannon K’s assembly papers which were published in Journal of Heredity – should I move?</w:t>
      </w:r>
    </w:p>
  </w:comment>
  <w:comment w:id="23" w:author="Andrea Schreier" w:date="2023-10-20T10:31:00Z" w:initials="AS">
    <w:p w14:paraId="05B60EAD" w14:textId="77777777" w:rsidR="007C4EF3" w:rsidRDefault="002B3F0A" w:rsidP="0016562D">
      <w:pPr>
        <w:jc w:val="left"/>
      </w:pPr>
      <w:r>
        <w:rPr>
          <w:rStyle w:val="CommentReference"/>
        </w:rPr>
        <w:annotationRef/>
      </w:r>
      <w:r w:rsidR="007C4EF3">
        <w:t>Shannon K’s papers followed a very strict formula that Brad Shaffer had developed for use in all the CCGP genomes that would be published in J of Heredity.  For a non-CCGP paper, that format doesn’t need to be followed. Honestly, I think this text is stronger than the text in the last paragraph of your discussion and you might consider replacing the similar text in that last paragraph with this.</w:t>
      </w:r>
    </w:p>
  </w:comment>
  <w:comment w:id="28" w:author="Shannon Erica Kendal Joslin" w:date="2023-09-17T15:30:00Z" w:initials="SEKJ">
    <w:p w14:paraId="0E0D290E" w14:textId="1E4C16B8" w:rsidR="00B0064E" w:rsidRDefault="00B0064E">
      <w:pPr>
        <w:pStyle w:val="CommentText"/>
      </w:pPr>
      <w:r>
        <w:rPr>
          <w:rStyle w:val="CommentReference"/>
        </w:rPr>
        <w:annotationRef/>
      </w:r>
      <w:r>
        <w:t xml:space="preserve">Should I </w:t>
      </w:r>
      <w:proofErr w:type="gramStart"/>
      <w:r>
        <w:t>actually get</w:t>
      </w:r>
      <w:proofErr w:type="gramEnd"/>
      <w:r>
        <w:t xml:space="preserve"> rid of this since I’m not reporting on using the Arima hi-c data??</w:t>
      </w:r>
    </w:p>
  </w:comment>
  <w:comment w:id="29" w:author="Andrea Schreier" w:date="2023-10-20T10:51:00Z" w:initials="AS">
    <w:p w14:paraId="02934412" w14:textId="77777777" w:rsidR="00391426" w:rsidRDefault="00FA6376" w:rsidP="002D6AAB">
      <w:pPr>
        <w:jc w:val="left"/>
      </w:pPr>
      <w:r>
        <w:rPr>
          <w:rStyle w:val="CommentReference"/>
        </w:rPr>
        <w:annotationRef/>
      </w:r>
      <w:r w:rsidR="00391426">
        <w:t>Yep, you don’t need to include anything you didn’t end up using to generate results.</w:t>
      </w:r>
    </w:p>
  </w:comment>
  <w:comment w:id="32" w:author="Andrea Schreier" w:date="2023-10-20T10:54:00Z" w:initials="AS">
    <w:p w14:paraId="2D91DF2B" w14:textId="77777777" w:rsidR="00FA6376" w:rsidRDefault="00FA6376" w:rsidP="002F024B">
      <w:pPr>
        <w:jc w:val="left"/>
      </w:pPr>
      <w:r>
        <w:rPr>
          <w:rStyle w:val="CommentReference"/>
        </w:rPr>
        <w:annotationRef/>
      </w:r>
      <w:r>
        <w:rPr>
          <w:color w:val="000000"/>
        </w:rPr>
        <w:t>Is it weird that the 10X barcode is added before shearing? Doesn’t that mean that some sheared reads may not have the barcode linking it back to the parent molecule?</w:t>
      </w:r>
    </w:p>
  </w:comment>
  <w:comment w:id="35" w:author="Andrea Schreier" w:date="2023-10-20T11:00:00Z" w:initials="AS">
    <w:p w14:paraId="0D0783BE" w14:textId="77777777" w:rsidR="0006126E" w:rsidRDefault="0006126E" w:rsidP="00E9208C">
      <w:pPr>
        <w:jc w:val="left"/>
      </w:pPr>
      <w:r>
        <w:rPr>
          <w:rStyle w:val="CommentReference"/>
        </w:rPr>
        <w:annotationRef/>
      </w:r>
      <w:r>
        <w:rPr>
          <w:color w:val="000000"/>
        </w:rPr>
        <w:t>What about the female? You had HiFi reads for both a male and female, right?</w:t>
      </w:r>
    </w:p>
  </w:comment>
  <w:comment w:id="60" w:author="Andrea Schreier" w:date="2023-09-06T13:29:00Z" w:initials="AS">
    <w:p w14:paraId="3DA5541B" w14:textId="77777777" w:rsidR="00D37010" w:rsidRDefault="00D37010" w:rsidP="003F53EB">
      <w:pPr>
        <w:jc w:val="left"/>
      </w:pPr>
      <w:r>
        <w:rPr>
          <w:rStyle w:val="CommentReference"/>
        </w:rPr>
        <w:annotationRef/>
      </w:r>
      <w:r>
        <w:rPr>
          <w:color w:val="000000"/>
        </w:rPr>
        <w:t>Ensi is getting really close to submitting her epigenetics chapter and I’m assuming she uses the reference genome in it. This can be updated to submitted before you file! :)</w:t>
      </w:r>
    </w:p>
  </w:comment>
  <w:comment w:id="61" w:author="Shannon Erica Kendal Joslin" w:date="2023-10-13T10:12:00Z" w:initials="SEKJ">
    <w:p w14:paraId="7BFEF3E8" w14:textId="617FF65C" w:rsidR="002B5B6D" w:rsidRDefault="002B5B6D">
      <w:pPr>
        <w:pStyle w:val="CommentText"/>
      </w:pPr>
      <w:r>
        <w:rPr>
          <w:rStyle w:val="CommentReference"/>
        </w:rPr>
        <w:annotationRef/>
      </w:r>
      <w:r>
        <w:t>Oh amazing!! she definitely uses it! Before I left Mandi and I discussed being a co-author on it. Am I still included?</w:t>
      </w:r>
    </w:p>
  </w:comment>
  <w:comment w:id="62" w:author="Andrea Schreier" w:date="2023-10-20T13:52:00Z" w:initials="AS">
    <w:p w14:paraId="1C28499D" w14:textId="77777777" w:rsidR="00CC5FE7" w:rsidRDefault="007C4EF3" w:rsidP="006751EE">
      <w:pPr>
        <w:jc w:val="left"/>
      </w:pPr>
      <w:r>
        <w:rPr>
          <w:rStyle w:val="CommentReference"/>
        </w:rPr>
        <w:annotationRef/>
      </w:r>
      <w:r w:rsidR="00CC5FE7">
        <w:t>Hmm. I don’t recall you being included as a co-author on that one. But you are on the Campbell et al. 2022 paper, right?</w:t>
      </w:r>
    </w:p>
  </w:comment>
  <w:comment w:id="64" w:author="Andrea Schreier" w:date="2023-10-28T10:11:00Z" w:initials="AS">
    <w:p w14:paraId="4702D03F" w14:textId="77777777" w:rsidR="00756DE9" w:rsidRDefault="00756DE9" w:rsidP="00756DE9">
      <w:r>
        <w:rPr>
          <w:rStyle w:val="CommentReference"/>
        </w:rPr>
        <w:annotationRef/>
      </w:r>
      <w:r>
        <w:rPr>
          <w:color w:val="000000"/>
        </w:rPr>
        <w:t>For species with ESD? It would be great to see a citation for this, especially the sex reversal piece. My knowledge of sex reversal has to do with exposure to endocrine disruptors and typically sex reversal can only occur at a particular life stage. But maybe that is different for ESD?</w:t>
      </w:r>
    </w:p>
  </w:comment>
  <w:comment w:id="65" w:author="Shannon Erica Kendal Joslin" w:date="2023-10-31T09:41:00Z" w:initials="SEKJ">
    <w:p w14:paraId="51FBDD1F" w14:textId="77777777" w:rsidR="00756DE9" w:rsidRDefault="00756DE9" w:rsidP="00756DE9">
      <w:pPr>
        <w:pStyle w:val="CommentText"/>
      </w:pPr>
      <w:r>
        <w:rPr>
          <w:rStyle w:val="CommentReference"/>
        </w:rPr>
        <w:annotationRef/>
      </w:r>
      <w:r>
        <w:t xml:space="preserve">Yeah, for ESD. Should I rephrase? </w:t>
      </w:r>
    </w:p>
    <w:p w14:paraId="465EDF1B" w14:textId="77777777" w:rsidR="00756DE9" w:rsidRDefault="00756DE9" w:rsidP="00756DE9">
      <w:pPr>
        <w:pStyle w:val="CommentText"/>
      </w:pPr>
      <w:r>
        <w:t xml:space="preserve">Endocrine disruptors are one means but in sequential hermaphrodites it can also be dominance based </w:t>
      </w:r>
      <w:proofErr w:type="gramStart"/>
      <w:r>
        <w:t>from</w:t>
      </w:r>
      <w:proofErr w:type="gramEnd"/>
      <w:r>
        <w:t xml:space="preserve"> social dynamics – an example is in grouper fish).</w:t>
      </w:r>
    </w:p>
  </w:comment>
  <w:comment w:id="66" w:author="Andrea Schreier" w:date="2023-11-05T09:09:00Z" w:initials="AS">
    <w:p w14:paraId="40A1D76A" w14:textId="77777777" w:rsidR="00756DE9" w:rsidRDefault="00756DE9" w:rsidP="00756DE9">
      <w:r>
        <w:rPr>
          <w:rStyle w:val="CommentReference"/>
        </w:rPr>
        <w:annotationRef/>
      </w:r>
      <w:r>
        <w:rPr>
          <w:color w:val="000000"/>
        </w:rPr>
        <w:t>I see. I haven’t thought about sex reversal as another way to describe sequential hermaphroditism. It seems like they are synonymous, but maybe check on this in the literature. Sex reversal refers to individuals without sequential hermaphroditism in their life history, and I’m not sure if it is just a more encompassing term or specifically a change in sex in a species that doesn’t otherwise experience sex change throughout life. This might be a detail that is more important to sort out for publication rather than the dissertation.</w:t>
      </w:r>
    </w:p>
  </w:comment>
  <w:comment w:id="67" w:author="Andrea Schreier" w:date="2023-11-05T09:19:00Z" w:initials="AS">
    <w:p w14:paraId="1BD1D7B9" w14:textId="77777777" w:rsidR="00756DE9" w:rsidRDefault="00756DE9" w:rsidP="00756DE9">
      <w:r>
        <w:rPr>
          <w:rStyle w:val="CommentReference"/>
        </w:rPr>
        <w:annotationRef/>
      </w:r>
      <w:r>
        <w:rPr>
          <w:color w:val="000000"/>
        </w:rPr>
        <w:t xml:space="preserve">I’m thinking in this case that sex ratio bias can potentially skew reproductive success among individuals, although I suppose this would depend on the mating strategy of the organisms. I was thinking of polygynous species where one male could potentially mate with many females and have a much larger reproductive success than any individual female. But for species that are strictly monogamous, maybe one wouldn’t see as much of a decrease in Ne through that mechanism. But I could </w:t>
      </w:r>
      <w:proofErr w:type="gramStart"/>
      <w:r>
        <w:rPr>
          <w:color w:val="000000"/>
        </w:rPr>
        <w:t>definitely see</w:t>
      </w:r>
      <w:proofErr w:type="gramEnd"/>
      <w:r>
        <w:rPr>
          <w:color w:val="000000"/>
        </w:rPr>
        <w:t xml:space="preserve"> how having a deficit in one sex for a monogamous species could result in reduced opportunities for reproduction in the other sex. Is there a way to mention both scenarios?</w:t>
      </w:r>
    </w:p>
  </w:comment>
  <w:comment w:id="74" w:author="Andrea Schreier" w:date="2023-11-05T10:51:00Z" w:initials="AS">
    <w:p w14:paraId="5C4DA25B" w14:textId="77777777" w:rsidR="00756DE9" w:rsidRDefault="00756DE9" w:rsidP="00756DE9">
      <w:r>
        <w:rPr>
          <w:rStyle w:val="CommentReference"/>
        </w:rPr>
        <w:annotationRef/>
      </w:r>
      <w:r>
        <w:rPr>
          <w:color w:val="000000"/>
        </w:rPr>
        <w:t>Aligning to the putative Y reads from the linked-read sequences?</w:t>
      </w:r>
    </w:p>
  </w:comment>
  <w:comment w:id="81" w:author="Andrea Schreier" w:date="2023-11-05T11:09:00Z" w:initials="AS">
    <w:p w14:paraId="295A6835" w14:textId="77777777" w:rsidR="00756DE9" w:rsidRDefault="00756DE9" w:rsidP="00756DE9">
      <w:r>
        <w:rPr>
          <w:rStyle w:val="CommentReference"/>
        </w:rPr>
        <w:annotationRef/>
      </w:r>
      <w:r>
        <w:rPr>
          <w:color w:val="000000"/>
        </w:rPr>
        <w:t>Sequencing coverage?</w:t>
      </w:r>
    </w:p>
  </w:comment>
  <w:comment w:id="83" w:author="Andrea Schreier" w:date="2023-09-06T14:45:00Z" w:initials="AS">
    <w:p w14:paraId="102E34CF" w14:textId="2E353DEE" w:rsidR="00AA26EA" w:rsidRDefault="00AA26EA" w:rsidP="00D24EEA">
      <w:pPr>
        <w:jc w:val="left"/>
      </w:pPr>
      <w:r>
        <w:rPr>
          <w:rStyle w:val="CommentReference"/>
        </w:rPr>
        <w:annotationRef/>
      </w:r>
      <w:r>
        <w:rPr>
          <w:color w:val="000000"/>
        </w:rPr>
        <w:t>I can’t remember if Grad Studies wants all references for the whole dissertation at the end or if they want them chapter by chapter. Would be good to double-check that! :)</w:t>
      </w:r>
    </w:p>
  </w:comment>
  <w:comment w:id="84" w:author="Shannon Erica Kendal Joslin" w:date="2023-10-13T10:19:00Z" w:initials="SEKJ">
    <w:p w14:paraId="2CFB0758" w14:textId="5D7C3301" w:rsidR="00D6042A" w:rsidRDefault="00D6042A">
      <w:pPr>
        <w:pStyle w:val="CommentText"/>
      </w:pPr>
      <w:r>
        <w:rPr>
          <w:rStyle w:val="CommentReference"/>
        </w:rPr>
        <w:annotationRef/>
      </w:r>
      <w:r>
        <w:t>I will check!</w:t>
      </w:r>
      <w:r w:rsidR="00DB729A">
        <w:t xml:space="preserve"> (and modify in the final stages since Zotero imports as one lump or references)</w:t>
      </w:r>
    </w:p>
  </w:comment>
  <w:comment w:id="86" w:author="Andrea Schreier" w:date="2023-09-06T13:34:00Z" w:initials="AS">
    <w:p w14:paraId="1BF1E970" w14:textId="77777777" w:rsidR="00210561" w:rsidRDefault="00210561" w:rsidP="00D04DBA">
      <w:pPr>
        <w:jc w:val="left"/>
      </w:pPr>
      <w:r>
        <w:rPr>
          <w:rStyle w:val="CommentReference"/>
        </w:rPr>
        <w:annotationRef/>
      </w:r>
      <w:r>
        <w:t>Any idea why 10X gives higher GC content than the other methods? This might be something to address briefly in the discussion, if you know why or have possible explanations for why. Maybe these are different individuals, than other methods, but it still seems weird that you’d have some individuals with 51% GC content and others with 45% GC content within the same species. Unless there was biased sequencing of different portions of the genome.</w:t>
      </w:r>
    </w:p>
  </w:comment>
  <w:comment w:id="87" w:author="Shannon Erica Kendal Joslin" w:date="2023-10-13T10:24:00Z" w:initials="SEKJ">
    <w:p w14:paraId="7E2A989F" w14:textId="7653C584" w:rsidR="00210561" w:rsidRDefault="00210561">
      <w:pPr>
        <w:pStyle w:val="CommentText"/>
      </w:pPr>
      <w:r>
        <w:rPr>
          <w:rStyle w:val="CommentReference"/>
        </w:rPr>
        <w:annotationRef/>
      </w:r>
      <w:r>
        <w:t>I agree… oddly the only explanations of GC content differences that I can find say that HiFi reads usually have a GC bias… I’m not sure what to do?</w:t>
      </w:r>
    </w:p>
  </w:comment>
  <w:comment w:id="88" w:author="Andrea Schreier" w:date="2023-10-20T14:03:00Z" w:initials="AS">
    <w:p w14:paraId="2E2236EA" w14:textId="77777777" w:rsidR="00CC5FE7" w:rsidRDefault="00CC5FE7" w:rsidP="004B457D">
      <w:pPr>
        <w:jc w:val="left"/>
      </w:pPr>
      <w:r>
        <w:rPr>
          <w:rStyle w:val="CommentReference"/>
        </w:rPr>
        <w:annotationRef/>
      </w:r>
      <w:r>
        <w:rPr>
          <w:color w:val="000000"/>
        </w:rPr>
        <w:t>I don’t think you necessarily need an answer, you could just stick a sentence in the discussion noting this interesting finding. Or you can just leave it and see if a reviewer asks for an explanation. :)</w:t>
      </w:r>
    </w:p>
  </w:comment>
  <w:comment w:id="90" w:author="Shannon Erica Kendal Joslin" w:date="2023-10-13T10:23:00Z" w:initials="SEKJ">
    <w:p w14:paraId="342F0419" w14:textId="3BD6B7FE" w:rsidR="00210561" w:rsidRDefault="00210561">
      <w:pPr>
        <w:pStyle w:val="CommentText"/>
      </w:pPr>
      <w:r>
        <w:rPr>
          <w:rStyle w:val="CommentReference"/>
        </w:rPr>
        <w:annotationRef/>
      </w:r>
      <w:r>
        <w:t>Should I delete these last two lines since I don’t use them for my dissertation?</w:t>
      </w:r>
    </w:p>
  </w:comment>
  <w:comment w:id="89" w:author="Andrea Schreier" w:date="2023-10-20T14:04:00Z" w:initials="AS">
    <w:p w14:paraId="309DCDAC" w14:textId="77777777" w:rsidR="00CC5FE7" w:rsidRDefault="00CC5FE7" w:rsidP="00C90BBD">
      <w:pPr>
        <w:jc w:val="left"/>
      </w:pPr>
      <w:r>
        <w:rPr>
          <w:rStyle w:val="CommentReference"/>
        </w:rPr>
        <w:annotationRef/>
      </w:r>
      <w:r>
        <w:rPr>
          <w:color w:val="000000"/>
        </w:rPr>
        <w:t>Yeah, if the results of these aren’t discussed in your chapter, go ahead and delete.</w:t>
      </w:r>
    </w:p>
  </w:comment>
  <w:comment w:id="91" w:author="Andrea Schreier" w:date="2023-09-06T13:37:00Z" w:initials="AS">
    <w:p w14:paraId="577BD998" w14:textId="7EBE1155" w:rsidR="008F7FE6" w:rsidRDefault="008F7FE6" w:rsidP="0059466C">
      <w:pPr>
        <w:jc w:val="left"/>
      </w:pPr>
      <w:r>
        <w:rPr>
          <w:rStyle w:val="CommentReference"/>
        </w:rPr>
        <w:annotationRef/>
      </w:r>
      <w:r>
        <w:rPr>
          <w:color w:val="000000"/>
        </w:rPr>
        <w:t xml:space="preserve">I think this table is </w:t>
      </w:r>
      <w:proofErr w:type="gramStart"/>
      <w:r>
        <w:rPr>
          <w:color w:val="000000"/>
        </w:rPr>
        <w:t>really cool</w:t>
      </w:r>
      <w:proofErr w:type="gramEnd"/>
      <w:r>
        <w:rPr>
          <w:color w:val="000000"/>
        </w:rPr>
        <w:t xml:space="preserve"> because it highlights how dramatically the assembly improves with the addition of data from a different platform!</w:t>
      </w:r>
    </w:p>
  </w:comment>
  <w:comment w:id="92" w:author="Shannon Erica Kendal Joslin" w:date="2023-10-13T10:25:00Z" w:initials="SEKJ">
    <w:p w14:paraId="06CD4F7E" w14:textId="3F0DF6A2" w:rsidR="00D6042A" w:rsidRDefault="00D6042A">
      <w:pPr>
        <w:pStyle w:val="CommentText"/>
      </w:pPr>
      <w:r>
        <w:rPr>
          <w:rStyle w:val="CommentReference"/>
        </w:rPr>
        <w:annotationRef/>
      </w:r>
      <w:r>
        <w:t xml:space="preserve">Thanks! I do too! </w:t>
      </w:r>
      <w:r>
        <w:sym w:font="Wingdings" w:char="F04A"/>
      </w:r>
    </w:p>
  </w:comment>
  <w:comment w:id="93" w:author="Andrea Schreier" w:date="2023-10-20T14:05:00Z" w:initials="AS">
    <w:p w14:paraId="6B72AB25" w14:textId="77777777" w:rsidR="00CC5FE7" w:rsidRDefault="00CC5FE7" w:rsidP="006E3A16">
      <w:pPr>
        <w:jc w:val="left"/>
      </w:pPr>
      <w:r>
        <w:rPr>
          <w:rStyle w:val="CommentReference"/>
        </w:rPr>
        <w:annotationRef/>
      </w:r>
      <w:r>
        <w:rPr>
          <w:color w:val="000000"/>
        </w:rPr>
        <w:t>Since there is only a single row to this table, the data here should probably just be integrated into the text.</w:t>
      </w:r>
    </w:p>
  </w:comment>
  <w:comment w:id="94" w:author="Andrea Schreier" w:date="2023-10-20T14:08:00Z" w:initials="AS">
    <w:p w14:paraId="4C3928FE" w14:textId="77777777" w:rsidR="00CC5FE7" w:rsidRDefault="00CC5FE7" w:rsidP="00FB7D33">
      <w:pPr>
        <w:jc w:val="left"/>
      </w:pPr>
      <w:r>
        <w:rPr>
          <w:rStyle w:val="CommentReference"/>
        </w:rPr>
        <w:annotationRef/>
      </w:r>
      <w:r>
        <w:rPr>
          <w:color w:val="000000"/>
        </w:rPr>
        <w:t>Since this is first cited in your Introduction and Background section, it should be found between it and your first chapter. Or if you get rid of that section, you can renumber the rest of your figures.</w:t>
      </w:r>
    </w:p>
  </w:comment>
  <w:comment w:id="95" w:author="Andrea Schreier" w:date="2023-10-20T14:14:00Z" w:initials="AS">
    <w:p w14:paraId="3EDAE25E" w14:textId="77777777" w:rsidR="00DC43BA" w:rsidRDefault="00DC43BA" w:rsidP="005E2FC1">
      <w:pPr>
        <w:jc w:val="left"/>
      </w:pPr>
      <w:r>
        <w:rPr>
          <w:rStyle w:val="CommentReference"/>
        </w:rPr>
        <w:annotationRef/>
      </w:r>
      <w:r>
        <w:rPr>
          <w:color w:val="000000"/>
        </w:rPr>
        <w:t>Instead of making a0 = 0, does it make more sense to just not include a0 in the figures at all? Because a0 doesn’t really start at zero, which is how it looks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FAA023" w15:done="0"/>
  <w15:commentEx w15:paraId="6EF6E281" w15:done="0"/>
  <w15:commentEx w15:paraId="6A8D2B88" w15:paraIdParent="6EF6E281" w15:done="0"/>
  <w15:commentEx w15:paraId="4E0DD802" w15:paraIdParent="6EF6E281" w15:done="0"/>
  <w15:commentEx w15:paraId="0587E0E2" w15:done="0"/>
  <w15:commentEx w15:paraId="75E609D8" w15:paraIdParent="0587E0E2" w15:done="0"/>
  <w15:commentEx w15:paraId="05B60EAD" w15:paraIdParent="0587E0E2" w15:done="0"/>
  <w15:commentEx w15:paraId="0E0D290E" w15:done="0"/>
  <w15:commentEx w15:paraId="02934412" w15:paraIdParent="0E0D290E" w15:done="0"/>
  <w15:commentEx w15:paraId="2D91DF2B" w15:done="0"/>
  <w15:commentEx w15:paraId="0D0783BE" w15:done="0"/>
  <w15:commentEx w15:paraId="3DA5541B" w15:done="0"/>
  <w15:commentEx w15:paraId="7BFEF3E8" w15:paraIdParent="3DA5541B" w15:done="0"/>
  <w15:commentEx w15:paraId="1C28499D" w15:paraIdParent="3DA5541B" w15:done="0"/>
  <w15:commentEx w15:paraId="4702D03F" w15:done="0"/>
  <w15:commentEx w15:paraId="465EDF1B" w15:paraIdParent="4702D03F" w15:done="0"/>
  <w15:commentEx w15:paraId="40A1D76A" w15:paraIdParent="4702D03F" w15:done="0"/>
  <w15:commentEx w15:paraId="1BD1D7B9" w15:done="0"/>
  <w15:commentEx w15:paraId="5C4DA25B" w15:done="0"/>
  <w15:commentEx w15:paraId="295A6835" w15:done="0"/>
  <w15:commentEx w15:paraId="102E34CF" w15:done="0"/>
  <w15:commentEx w15:paraId="2CFB0758" w15:paraIdParent="102E34CF" w15:done="0"/>
  <w15:commentEx w15:paraId="1BF1E970" w15:done="0"/>
  <w15:commentEx w15:paraId="7E2A989F" w15:paraIdParent="1BF1E970" w15:done="0"/>
  <w15:commentEx w15:paraId="2E2236EA" w15:paraIdParent="1BF1E970" w15:done="0"/>
  <w15:commentEx w15:paraId="342F0419" w15:done="0"/>
  <w15:commentEx w15:paraId="309DCDAC" w15:paraIdParent="342F0419" w15:done="0"/>
  <w15:commentEx w15:paraId="577BD998" w15:done="0"/>
  <w15:commentEx w15:paraId="06CD4F7E" w15:paraIdParent="577BD998" w15:done="0"/>
  <w15:commentEx w15:paraId="6B72AB25" w15:done="0"/>
  <w15:commentEx w15:paraId="4C3928FE" w15:done="0"/>
  <w15:commentEx w15:paraId="3EDAE2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414111" w16cex:dateUtc="2023-10-20T17:26:00Z"/>
  <w16cex:commentExtensible w16cex:durableId="28A2D82B" w16cex:dateUtc="2023-09-06T17:51:00Z"/>
  <w16cex:commentExtensible w16cex:durableId="28D37D5B" w16cex:dateUtc="2023-10-12T23:24:00Z"/>
  <w16cex:commentExtensible w16cex:durableId="15A3C4E1" w16cex:dateUtc="2023-10-20T17:30:00Z"/>
  <w16cex:commentExtensible w16cex:durableId="28A2D8A3" w16cex:dateUtc="2023-09-06T17:53:00Z"/>
  <w16cex:commentExtensible w16cex:durableId="28D37FD5" w16cex:dateUtc="2023-10-12T23:35:00Z"/>
  <w16cex:commentExtensible w16cex:durableId="4C0BFAF0" w16cex:dateUtc="2023-10-20T17:31:00Z"/>
  <w16cex:commentExtensible w16cex:durableId="28B19A20" w16cex:dateUtc="2023-09-17T22:30:00Z"/>
  <w16cex:commentExtensible w16cex:durableId="1C0D3217" w16cex:dateUtc="2023-10-20T17:51:00Z"/>
  <w16cex:commentExtensible w16cex:durableId="2A5875F1" w16cex:dateUtc="2023-10-20T17:54:00Z"/>
  <w16cex:commentExtensible w16cex:durableId="268D9F79" w16cex:dateUtc="2023-10-20T18:00:00Z"/>
  <w16cex:commentExtensible w16cex:durableId="28A2FD39" w16cex:dateUtc="2023-09-06T20:29:00Z"/>
  <w16cex:commentExtensible w16cex:durableId="28D39696" w16cex:dateUtc="2023-10-13T01:12:00Z"/>
  <w16cex:commentExtensible w16cex:durableId="2AD32D78" w16cex:dateUtc="2023-10-20T20:52:00Z"/>
  <w16cex:commentExtensible w16cex:durableId="18D206AF" w16cex:dateUtc="2023-10-28T17:11:00Z"/>
  <w16cex:commentExtensible w16cex:durableId="28EB4A2F" w16cex:dateUtc="2023-10-31T00:41:00Z"/>
  <w16cex:commentExtensible w16cex:durableId="5FE8B37F" w16cex:dateUtc="2023-11-05T17:09:00Z"/>
  <w16cex:commentExtensible w16cex:durableId="541845CC" w16cex:dateUtc="2023-11-05T17:19:00Z"/>
  <w16cex:commentExtensible w16cex:durableId="528E554F" w16cex:dateUtc="2023-11-05T18:51:00Z"/>
  <w16cex:commentExtensible w16cex:durableId="500B772B" w16cex:dateUtc="2023-11-05T19:09:00Z"/>
  <w16cex:commentExtensible w16cex:durableId="28A30F17" w16cex:dateUtc="2023-09-06T21:45:00Z"/>
  <w16cex:commentExtensible w16cex:durableId="28D39848" w16cex:dateUtc="2023-10-13T01:19:00Z"/>
  <w16cex:commentExtensible w16cex:durableId="28A2FE59" w16cex:dateUtc="2023-09-06T20:34:00Z"/>
  <w16cex:commentExtensible w16cex:durableId="28D3994F" w16cex:dateUtc="2023-10-13T01:24:00Z"/>
  <w16cex:commentExtensible w16cex:durableId="530E7643" w16cex:dateUtc="2023-10-20T21:03:00Z"/>
  <w16cex:commentExtensible w16cex:durableId="28D39936" w16cex:dateUtc="2023-10-13T01:23:00Z"/>
  <w16cex:commentExtensible w16cex:durableId="307534B7" w16cex:dateUtc="2023-10-20T21:04:00Z"/>
  <w16cex:commentExtensible w16cex:durableId="28A2FF28" w16cex:dateUtc="2023-09-06T20:37:00Z"/>
  <w16cex:commentExtensible w16cex:durableId="28D399A1" w16cex:dateUtc="2023-10-13T01:25:00Z"/>
  <w16cex:commentExtensible w16cex:durableId="69B86542" w16cex:dateUtc="2023-10-20T21:05:00Z"/>
  <w16cex:commentExtensible w16cex:durableId="5A327C8B" w16cex:dateUtc="2023-10-20T21:08:00Z"/>
  <w16cex:commentExtensible w16cex:durableId="38340370" w16cex:dateUtc="2023-10-20T2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FAA023" w16cid:durableId="79414111"/>
  <w16cid:commentId w16cid:paraId="6EF6E281" w16cid:durableId="28A2D82B"/>
  <w16cid:commentId w16cid:paraId="6A8D2B88" w16cid:durableId="28D37D5B"/>
  <w16cid:commentId w16cid:paraId="4E0DD802" w16cid:durableId="15A3C4E1"/>
  <w16cid:commentId w16cid:paraId="0587E0E2" w16cid:durableId="28A2D8A3"/>
  <w16cid:commentId w16cid:paraId="75E609D8" w16cid:durableId="28D37FD5"/>
  <w16cid:commentId w16cid:paraId="05B60EAD" w16cid:durableId="4C0BFAF0"/>
  <w16cid:commentId w16cid:paraId="0E0D290E" w16cid:durableId="28B19A20"/>
  <w16cid:commentId w16cid:paraId="02934412" w16cid:durableId="1C0D3217"/>
  <w16cid:commentId w16cid:paraId="2D91DF2B" w16cid:durableId="2A5875F1"/>
  <w16cid:commentId w16cid:paraId="0D0783BE" w16cid:durableId="268D9F79"/>
  <w16cid:commentId w16cid:paraId="3DA5541B" w16cid:durableId="28A2FD39"/>
  <w16cid:commentId w16cid:paraId="7BFEF3E8" w16cid:durableId="28D39696"/>
  <w16cid:commentId w16cid:paraId="1C28499D" w16cid:durableId="2AD32D78"/>
  <w16cid:commentId w16cid:paraId="4702D03F" w16cid:durableId="18D206AF"/>
  <w16cid:commentId w16cid:paraId="465EDF1B" w16cid:durableId="28EB4A2F"/>
  <w16cid:commentId w16cid:paraId="40A1D76A" w16cid:durableId="5FE8B37F"/>
  <w16cid:commentId w16cid:paraId="1BD1D7B9" w16cid:durableId="541845CC"/>
  <w16cid:commentId w16cid:paraId="5C4DA25B" w16cid:durableId="528E554F"/>
  <w16cid:commentId w16cid:paraId="295A6835" w16cid:durableId="500B772B"/>
  <w16cid:commentId w16cid:paraId="102E34CF" w16cid:durableId="28A30F17"/>
  <w16cid:commentId w16cid:paraId="2CFB0758" w16cid:durableId="28D39848"/>
  <w16cid:commentId w16cid:paraId="1BF1E970" w16cid:durableId="28A2FE59"/>
  <w16cid:commentId w16cid:paraId="7E2A989F" w16cid:durableId="28D3994F"/>
  <w16cid:commentId w16cid:paraId="2E2236EA" w16cid:durableId="530E7643"/>
  <w16cid:commentId w16cid:paraId="342F0419" w16cid:durableId="28D39936"/>
  <w16cid:commentId w16cid:paraId="309DCDAC" w16cid:durableId="307534B7"/>
  <w16cid:commentId w16cid:paraId="577BD998" w16cid:durableId="28A2FF28"/>
  <w16cid:commentId w16cid:paraId="06CD4F7E" w16cid:durableId="28D399A1"/>
  <w16cid:commentId w16cid:paraId="6B72AB25" w16cid:durableId="69B86542"/>
  <w16cid:commentId w16cid:paraId="4C3928FE" w16cid:durableId="5A327C8B"/>
  <w16cid:commentId w16cid:paraId="3EDAE25E" w16cid:durableId="38340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751B5" w14:textId="77777777" w:rsidR="00E701A6" w:rsidRDefault="00E701A6" w:rsidP="000E70AC">
      <w:pPr>
        <w:spacing w:after="0" w:line="240" w:lineRule="auto"/>
      </w:pPr>
      <w:r>
        <w:separator/>
      </w:r>
    </w:p>
  </w:endnote>
  <w:endnote w:type="continuationSeparator" w:id="0">
    <w:p w14:paraId="7E4729AE" w14:textId="77777777" w:rsidR="00E701A6" w:rsidRDefault="00E701A6"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CE1E3" w14:textId="77777777" w:rsidR="00E701A6" w:rsidRDefault="00E701A6" w:rsidP="000E70AC">
      <w:pPr>
        <w:spacing w:after="0" w:line="240" w:lineRule="auto"/>
      </w:pPr>
      <w:r>
        <w:separator/>
      </w:r>
    </w:p>
  </w:footnote>
  <w:footnote w:type="continuationSeparator" w:id="0">
    <w:p w14:paraId="18327B1C" w14:textId="77777777" w:rsidR="00E701A6" w:rsidRDefault="00E701A6" w:rsidP="000E7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5D3C73"/>
    <w:multiLevelType w:val="multilevel"/>
    <w:tmpl w:val="75444A4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D117E2C"/>
    <w:multiLevelType w:val="hybridMultilevel"/>
    <w:tmpl w:val="7D56D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D808F7"/>
    <w:multiLevelType w:val="multilevel"/>
    <w:tmpl w:val="35CC491E"/>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15:restartNumberingAfterBreak="0">
    <w:nsid w:val="6467207B"/>
    <w:multiLevelType w:val="hybridMultilevel"/>
    <w:tmpl w:val="DF486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33591D"/>
    <w:multiLevelType w:val="hybridMultilevel"/>
    <w:tmpl w:val="111A7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AD" w15:userId="S::amdrauch@ucdavis.edu::f79b4462-bee1-4ace-88d0-48aa3e923fc4"/>
  </w15:person>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0362B"/>
    <w:rsid w:val="00004F0A"/>
    <w:rsid w:val="00012DA6"/>
    <w:rsid w:val="00012DD3"/>
    <w:rsid w:val="00020C5F"/>
    <w:rsid w:val="00024DBD"/>
    <w:rsid w:val="00025764"/>
    <w:rsid w:val="0002656D"/>
    <w:rsid w:val="000363E0"/>
    <w:rsid w:val="00043B95"/>
    <w:rsid w:val="00047A5C"/>
    <w:rsid w:val="000505E5"/>
    <w:rsid w:val="00051847"/>
    <w:rsid w:val="0006021F"/>
    <w:rsid w:val="0006126E"/>
    <w:rsid w:val="00081378"/>
    <w:rsid w:val="00083919"/>
    <w:rsid w:val="00096E1C"/>
    <w:rsid w:val="000A3BC9"/>
    <w:rsid w:val="000C28F8"/>
    <w:rsid w:val="000C33D6"/>
    <w:rsid w:val="000C6B61"/>
    <w:rsid w:val="000D219A"/>
    <w:rsid w:val="000D523C"/>
    <w:rsid w:val="000E2152"/>
    <w:rsid w:val="000E70AC"/>
    <w:rsid w:val="000E77BD"/>
    <w:rsid w:val="000F4106"/>
    <w:rsid w:val="00100511"/>
    <w:rsid w:val="001067E6"/>
    <w:rsid w:val="00107B19"/>
    <w:rsid w:val="00112288"/>
    <w:rsid w:val="0011235A"/>
    <w:rsid w:val="0013318B"/>
    <w:rsid w:val="00135A81"/>
    <w:rsid w:val="00137C6E"/>
    <w:rsid w:val="00150826"/>
    <w:rsid w:val="00160BAA"/>
    <w:rsid w:val="0016709B"/>
    <w:rsid w:val="00167B56"/>
    <w:rsid w:val="00167DDB"/>
    <w:rsid w:val="001702BA"/>
    <w:rsid w:val="001717FA"/>
    <w:rsid w:val="00173782"/>
    <w:rsid w:val="00173AE9"/>
    <w:rsid w:val="00174778"/>
    <w:rsid w:val="0019361B"/>
    <w:rsid w:val="001A31AE"/>
    <w:rsid w:val="001A6E91"/>
    <w:rsid w:val="001B09B1"/>
    <w:rsid w:val="001B202C"/>
    <w:rsid w:val="001B5C18"/>
    <w:rsid w:val="001C0134"/>
    <w:rsid w:val="001C5BF5"/>
    <w:rsid w:val="001C7089"/>
    <w:rsid w:val="001C71EB"/>
    <w:rsid w:val="001C7F9E"/>
    <w:rsid w:val="001D0E5C"/>
    <w:rsid w:val="001D762E"/>
    <w:rsid w:val="002022BE"/>
    <w:rsid w:val="00202A99"/>
    <w:rsid w:val="00203E7F"/>
    <w:rsid w:val="00210561"/>
    <w:rsid w:val="00217A92"/>
    <w:rsid w:val="00222108"/>
    <w:rsid w:val="0022315B"/>
    <w:rsid w:val="00224AC0"/>
    <w:rsid w:val="002335A7"/>
    <w:rsid w:val="00234E5D"/>
    <w:rsid w:val="00235867"/>
    <w:rsid w:val="00240056"/>
    <w:rsid w:val="00240654"/>
    <w:rsid w:val="002518FE"/>
    <w:rsid w:val="00255222"/>
    <w:rsid w:val="00257E88"/>
    <w:rsid w:val="00274531"/>
    <w:rsid w:val="002761DB"/>
    <w:rsid w:val="0028698C"/>
    <w:rsid w:val="00287783"/>
    <w:rsid w:val="00291495"/>
    <w:rsid w:val="002932AB"/>
    <w:rsid w:val="00293A58"/>
    <w:rsid w:val="002A4536"/>
    <w:rsid w:val="002B09C4"/>
    <w:rsid w:val="002B1744"/>
    <w:rsid w:val="002B300E"/>
    <w:rsid w:val="002B3395"/>
    <w:rsid w:val="002B3F0A"/>
    <w:rsid w:val="002B588C"/>
    <w:rsid w:val="002B5B6D"/>
    <w:rsid w:val="002C1A78"/>
    <w:rsid w:val="002C2F3F"/>
    <w:rsid w:val="002C4466"/>
    <w:rsid w:val="002C69E3"/>
    <w:rsid w:val="002D46AC"/>
    <w:rsid w:val="002E2FF8"/>
    <w:rsid w:val="002F52A4"/>
    <w:rsid w:val="0030098D"/>
    <w:rsid w:val="003037E2"/>
    <w:rsid w:val="00307E56"/>
    <w:rsid w:val="00314053"/>
    <w:rsid w:val="00315B1D"/>
    <w:rsid w:val="00315D25"/>
    <w:rsid w:val="00317A2C"/>
    <w:rsid w:val="00317A9B"/>
    <w:rsid w:val="00321C12"/>
    <w:rsid w:val="00327737"/>
    <w:rsid w:val="003301D7"/>
    <w:rsid w:val="00332AB8"/>
    <w:rsid w:val="00336186"/>
    <w:rsid w:val="00345F08"/>
    <w:rsid w:val="00350627"/>
    <w:rsid w:val="00355F91"/>
    <w:rsid w:val="003579EF"/>
    <w:rsid w:val="00370ABE"/>
    <w:rsid w:val="003846EB"/>
    <w:rsid w:val="00384916"/>
    <w:rsid w:val="00387DD6"/>
    <w:rsid w:val="003903DF"/>
    <w:rsid w:val="00391426"/>
    <w:rsid w:val="00391C95"/>
    <w:rsid w:val="00392354"/>
    <w:rsid w:val="00392570"/>
    <w:rsid w:val="00394EF8"/>
    <w:rsid w:val="00395A40"/>
    <w:rsid w:val="00397880"/>
    <w:rsid w:val="003A0548"/>
    <w:rsid w:val="003A09CC"/>
    <w:rsid w:val="003A4E8E"/>
    <w:rsid w:val="003A7D4F"/>
    <w:rsid w:val="003B10C0"/>
    <w:rsid w:val="003B2429"/>
    <w:rsid w:val="003B2669"/>
    <w:rsid w:val="003B7B17"/>
    <w:rsid w:val="003D4EBA"/>
    <w:rsid w:val="003E074C"/>
    <w:rsid w:val="003E62D5"/>
    <w:rsid w:val="003E787F"/>
    <w:rsid w:val="003F11BA"/>
    <w:rsid w:val="003F1E60"/>
    <w:rsid w:val="003F2C82"/>
    <w:rsid w:val="003F5039"/>
    <w:rsid w:val="003F60A5"/>
    <w:rsid w:val="003F7F9E"/>
    <w:rsid w:val="00403E27"/>
    <w:rsid w:val="00415561"/>
    <w:rsid w:val="0041703B"/>
    <w:rsid w:val="00422362"/>
    <w:rsid w:val="00422626"/>
    <w:rsid w:val="00425ACB"/>
    <w:rsid w:val="00430654"/>
    <w:rsid w:val="004377C9"/>
    <w:rsid w:val="00442135"/>
    <w:rsid w:val="00446DCD"/>
    <w:rsid w:val="00450007"/>
    <w:rsid w:val="00450C5F"/>
    <w:rsid w:val="004610EA"/>
    <w:rsid w:val="004673B7"/>
    <w:rsid w:val="00470F64"/>
    <w:rsid w:val="0047491E"/>
    <w:rsid w:val="00480C67"/>
    <w:rsid w:val="004A3452"/>
    <w:rsid w:val="004B332D"/>
    <w:rsid w:val="004B5697"/>
    <w:rsid w:val="004B6F68"/>
    <w:rsid w:val="004C3847"/>
    <w:rsid w:val="004C5956"/>
    <w:rsid w:val="004E08BF"/>
    <w:rsid w:val="004E2817"/>
    <w:rsid w:val="004E4858"/>
    <w:rsid w:val="00502EF8"/>
    <w:rsid w:val="00516333"/>
    <w:rsid w:val="00522930"/>
    <w:rsid w:val="00530CC3"/>
    <w:rsid w:val="005404B5"/>
    <w:rsid w:val="0054325B"/>
    <w:rsid w:val="005549A1"/>
    <w:rsid w:val="005611E7"/>
    <w:rsid w:val="00570BB9"/>
    <w:rsid w:val="00577B48"/>
    <w:rsid w:val="00585FF9"/>
    <w:rsid w:val="00586A77"/>
    <w:rsid w:val="005877E5"/>
    <w:rsid w:val="005910F3"/>
    <w:rsid w:val="00594BE3"/>
    <w:rsid w:val="005A06FF"/>
    <w:rsid w:val="005A4907"/>
    <w:rsid w:val="005A697F"/>
    <w:rsid w:val="005B1B8B"/>
    <w:rsid w:val="005B2580"/>
    <w:rsid w:val="005B263C"/>
    <w:rsid w:val="005B6C5A"/>
    <w:rsid w:val="005B7C48"/>
    <w:rsid w:val="005B7C80"/>
    <w:rsid w:val="005C1F2A"/>
    <w:rsid w:val="005C7F13"/>
    <w:rsid w:val="005D14A7"/>
    <w:rsid w:val="005D23B9"/>
    <w:rsid w:val="005D60CF"/>
    <w:rsid w:val="005E0D4F"/>
    <w:rsid w:val="005E1B57"/>
    <w:rsid w:val="005E5B37"/>
    <w:rsid w:val="005F6881"/>
    <w:rsid w:val="006030AE"/>
    <w:rsid w:val="006161D8"/>
    <w:rsid w:val="00626F94"/>
    <w:rsid w:val="00634ADB"/>
    <w:rsid w:val="00635F3E"/>
    <w:rsid w:val="00636378"/>
    <w:rsid w:val="006372E7"/>
    <w:rsid w:val="00644092"/>
    <w:rsid w:val="00645DED"/>
    <w:rsid w:val="00645DF5"/>
    <w:rsid w:val="00650EFD"/>
    <w:rsid w:val="006514C3"/>
    <w:rsid w:val="00654E57"/>
    <w:rsid w:val="00685FD6"/>
    <w:rsid w:val="00691174"/>
    <w:rsid w:val="00695F15"/>
    <w:rsid w:val="006B1424"/>
    <w:rsid w:val="006B228C"/>
    <w:rsid w:val="006B3940"/>
    <w:rsid w:val="006B6CB5"/>
    <w:rsid w:val="006C1DD5"/>
    <w:rsid w:val="006C3F3E"/>
    <w:rsid w:val="006C41A6"/>
    <w:rsid w:val="006C6899"/>
    <w:rsid w:val="006D3495"/>
    <w:rsid w:val="006D49C9"/>
    <w:rsid w:val="006D6AE1"/>
    <w:rsid w:val="006E58E9"/>
    <w:rsid w:val="006F17F9"/>
    <w:rsid w:val="006F591B"/>
    <w:rsid w:val="0072365C"/>
    <w:rsid w:val="00731F54"/>
    <w:rsid w:val="00735E71"/>
    <w:rsid w:val="00735E92"/>
    <w:rsid w:val="007373D1"/>
    <w:rsid w:val="00743FAC"/>
    <w:rsid w:val="007463BC"/>
    <w:rsid w:val="00750600"/>
    <w:rsid w:val="00756DE9"/>
    <w:rsid w:val="00757362"/>
    <w:rsid w:val="00764BAE"/>
    <w:rsid w:val="00772735"/>
    <w:rsid w:val="00775A0C"/>
    <w:rsid w:val="00784C3D"/>
    <w:rsid w:val="007858F9"/>
    <w:rsid w:val="00785B58"/>
    <w:rsid w:val="00790FF0"/>
    <w:rsid w:val="00791715"/>
    <w:rsid w:val="00795441"/>
    <w:rsid w:val="0079787C"/>
    <w:rsid w:val="007A1054"/>
    <w:rsid w:val="007A13CF"/>
    <w:rsid w:val="007A1A46"/>
    <w:rsid w:val="007A3A71"/>
    <w:rsid w:val="007B71D3"/>
    <w:rsid w:val="007B7A16"/>
    <w:rsid w:val="007C4EF3"/>
    <w:rsid w:val="007D1AB2"/>
    <w:rsid w:val="007D782C"/>
    <w:rsid w:val="007E4662"/>
    <w:rsid w:val="007E4664"/>
    <w:rsid w:val="007E7567"/>
    <w:rsid w:val="007F6E3A"/>
    <w:rsid w:val="008052F1"/>
    <w:rsid w:val="0081083C"/>
    <w:rsid w:val="00811A72"/>
    <w:rsid w:val="008142CF"/>
    <w:rsid w:val="008155C0"/>
    <w:rsid w:val="00830624"/>
    <w:rsid w:val="00831695"/>
    <w:rsid w:val="008450A4"/>
    <w:rsid w:val="00854A8F"/>
    <w:rsid w:val="008641A8"/>
    <w:rsid w:val="0086536E"/>
    <w:rsid w:val="0087338E"/>
    <w:rsid w:val="008739C3"/>
    <w:rsid w:val="00873C0E"/>
    <w:rsid w:val="00874AFC"/>
    <w:rsid w:val="008914E8"/>
    <w:rsid w:val="00895DB8"/>
    <w:rsid w:val="008A1BAC"/>
    <w:rsid w:val="008A4FCB"/>
    <w:rsid w:val="008B5535"/>
    <w:rsid w:val="008B584D"/>
    <w:rsid w:val="008C1FB2"/>
    <w:rsid w:val="008C50E8"/>
    <w:rsid w:val="008D4E9D"/>
    <w:rsid w:val="008F288C"/>
    <w:rsid w:val="008F2EB8"/>
    <w:rsid w:val="008F60D9"/>
    <w:rsid w:val="008F7FE6"/>
    <w:rsid w:val="00911896"/>
    <w:rsid w:val="00912247"/>
    <w:rsid w:val="009261E6"/>
    <w:rsid w:val="00951A5F"/>
    <w:rsid w:val="00952944"/>
    <w:rsid w:val="009804EB"/>
    <w:rsid w:val="00996BA9"/>
    <w:rsid w:val="009B191E"/>
    <w:rsid w:val="009C0C92"/>
    <w:rsid w:val="009C7280"/>
    <w:rsid w:val="009D6B98"/>
    <w:rsid w:val="009E004D"/>
    <w:rsid w:val="009F1F22"/>
    <w:rsid w:val="00A0395A"/>
    <w:rsid w:val="00A04A7E"/>
    <w:rsid w:val="00A066C0"/>
    <w:rsid w:val="00A07456"/>
    <w:rsid w:val="00A3519E"/>
    <w:rsid w:val="00A46CE7"/>
    <w:rsid w:val="00A7543D"/>
    <w:rsid w:val="00A94661"/>
    <w:rsid w:val="00A9501C"/>
    <w:rsid w:val="00A973EF"/>
    <w:rsid w:val="00AA0A58"/>
    <w:rsid w:val="00AA14E0"/>
    <w:rsid w:val="00AA26EA"/>
    <w:rsid w:val="00AB1628"/>
    <w:rsid w:val="00AB2E55"/>
    <w:rsid w:val="00AC6116"/>
    <w:rsid w:val="00AE7212"/>
    <w:rsid w:val="00B0064E"/>
    <w:rsid w:val="00B117DB"/>
    <w:rsid w:val="00B21CD8"/>
    <w:rsid w:val="00B31255"/>
    <w:rsid w:val="00B33A9A"/>
    <w:rsid w:val="00B373FD"/>
    <w:rsid w:val="00B4490E"/>
    <w:rsid w:val="00B50827"/>
    <w:rsid w:val="00B53598"/>
    <w:rsid w:val="00B67D9A"/>
    <w:rsid w:val="00B706E8"/>
    <w:rsid w:val="00B70749"/>
    <w:rsid w:val="00B72666"/>
    <w:rsid w:val="00B83657"/>
    <w:rsid w:val="00B873B0"/>
    <w:rsid w:val="00B956C7"/>
    <w:rsid w:val="00BA2D88"/>
    <w:rsid w:val="00BA30E2"/>
    <w:rsid w:val="00BA4BFE"/>
    <w:rsid w:val="00BB20EE"/>
    <w:rsid w:val="00BC0AB6"/>
    <w:rsid w:val="00BC5BBD"/>
    <w:rsid w:val="00BD07C1"/>
    <w:rsid w:val="00BD17D8"/>
    <w:rsid w:val="00BE0EE0"/>
    <w:rsid w:val="00BF4CB9"/>
    <w:rsid w:val="00C06DF8"/>
    <w:rsid w:val="00C114D2"/>
    <w:rsid w:val="00C1267C"/>
    <w:rsid w:val="00C16CDC"/>
    <w:rsid w:val="00C23BA8"/>
    <w:rsid w:val="00C26B5B"/>
    <w:rsid w:val="00C355ED"/>
    <w:rsid w:val="00C43838"/>
    <w:rsid w:val="00C454CF"/>
    <w:rsid w:val="00C45B58"/>
    <w:rsid w:val="00C6769A"/>
    <w:rsid w:val="00C677B9"/>
    <w:rsid w:val="00C74898"/>
    <w:rsid w:val="00C81542"/>
    <w:rsid w:val="00C8509D"/>
    <w:rsid w:val="00C8614F"/>
    <w:rsid w:val="00CA16C1"/>
    <w:rsid w:val="00CB7716"/>
    <w:rsid w:val="00CC49C4"/>
    <w:rsid w:val="00CC5091"/>
    <w:rsid w:val="00CC5FE7"/>
    <w:rsid w:val="00CC6C44"/>
    <w:rsid w:val="00CD0ACF"/>
    <w:rsid w:val="00CD7629"/>
    <w:rsid w:val="00CF3EFC"/>
    <w:rsid w:val="00D0393C"/>
    <w:rsid w:val="00D04B3D"/>
    <w:rsid w:val="00D072F5"/>
    <w:rsid w:val="00D1105D"/>
    <w:rsid w:val="00D13305"/>
    <w:rsid w:val="00D14BAF"/>
    <w:rsid w:val="00D32D4D"/>
    <w:rsid w:val="00D37010"/>
    <w:rsid w:val="00D52380"/>
    <w:rsid w:val="00D558A1"/>
    <w:rsid w:val="00D56D5C"/>
    <w:rsid w:val="00D57765"/>
    <w:rsid w:val="00D6042A"/>
    <w:rsid w:val="00D6254C"/>
    <w:rsid w:val="00D83822"/>
    <w:rsid w:val="00D86949"/>
    <w:rsid w:val="00DA607C"/>
    <w:rsid w:val="00DB6C76"/>
    <w:rsid w:val="00DB729A"/>
    <w:rsid w:val="00DC43BA"/>
    <w:rsid w:val="00DD3036"/>
    <w:rsid w:val="00DD61FF"/>
    <w:rsid w:val="00DD6826"/>
    <w:rsid w:val="00DE414D"/>
    <w:rsid w:val="00DE4254"/>
    <w:rsid w:val="00DF2390"/>
    <w:rsid w:val="00DF3C75"/>
    <w:rsid w:val="00DF51FF"/>
    <w:rsid w:val="00DF5B36"/>
    <w:rsid w:val="00E054DD"/>
    <w:rsid w:val="00E176B5"/>
    <w:rsid w:val="00E2467E"/>
    <w:rsid w:val="00E25BE4"/>
    <w:rsid w:val="00E32253"/>
    <w:rsid w:val="00E34FDF"/>
    <w:rsid w:val="00E43F86"/>
    <w:rsid w:val="00E502F4"/>
    <w:rsid w:val="00E62D64"/>
    <w:rsid w:val="00E701A6"/>
    <w:rsid w:val="00E7195E"/>
    <w:rsid w:val="00E733FB"/>
    <w:rsid w:val="00E910EE"/>
    <w:rsid w:val="00E9111F"/>
    <w:rsid w:val="00E91A9E"/>
    <w:rsid w:val="00E95DEC"/>
    <w:rsid w:val="00EA074B"/>
    <w:rsid w:val="00EA1189"/>
    <w:rsid w:val="00EB2600"/>
    <w:rsid w:val="00EC0111"/>
    <w:rsid w:val="00EC3367"/>
    <w:rsid w:val="00EC36DE"/>
    <w:rsid w:val="00EC767F"/>
    <w:rsid w:val="00ED38CA"/>
    <w:rsid w:val="00ED58FF"/>
    <w:rsid w:val="00EE0B9A"/>
    <w:rsid w:val="00EE0EDB"/>
    <w:rsid w:val="00EE178F"/>
    <w:rsid w:val="00EE27A7"/>
    <w:rsid w:val="00EE4C3F"/>
    <w:rsid w:val="00EF1B5A"/>
    <w:rsid w:val="00EF501E"/>
    <w:rsid w:val="00F11E96"/>
    <w:rsid w:val="00F17A5C"/>
    <w:rsid w:val="00F20B76"/>
    <w:rsid w:val="00F43530"/>
    <w:rsid w:val="00F43642"/>
    <w:rsid w:val="00F43713"/>
    <w:rsid w:val="00F60237"/>
    <w:rsid w:val="00F63997"/>
    <w:rsid w:val="00F63C12"/>
    <w:rsid w:val="00F6769B"/>
    <w:rsid w:val="00F93580"/>
    <w:rsid w:val="00FA6376"/>
    <w:rsid w:val="00FB140D"/>
    <w:rsid w:val="00FC690B"/>
    <w:rsid w:val="00FD21E9"/>
    <w:rsid w:val="00FD79E2"/>
    <w:rsid w:val="00FE1854"/>
    <w:rsid w:val="00FE49ED"/>
    <w:rsid w:val="00FF32DE"/>
    <w:rsid w:val="00FF75A7"/>
    <w:rsid w:val="00FF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DE9"/>
    <w:pPr>
      <w:keepNext/>
      <w:keepLines/>
      <w:spacing w:before="40" w:after="0" w:line="240" w:lineRule="auto"/>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qFormat/>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qFormat/>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qFormat/>
    <w:rsid w:val="00EC3367"/>
    <w:rPr>
      <w:sz w:val="16"/>
      <w:szCs w:val="16"/>
    </w:rPr>
  </w:style>
  <w:style w:type="paragraph" w:styleId="CommentText">
    <w:name w:val="annotation text"/>
    <w:basedOn w:val="Normal"/>
    <w:link w:val="CommentTextChar"/>
    <w:uiPriority w:val="99"/>
    <w:semiHidden/>
    <w:unhideWhenUsed/>
    <w:qFormat/>
    <w:rsid w:val="00EC3367"/>
    <w:pPr>
      <w:spacing w:line="240" w:lineRule="auto"/>
    </w:pPr>
  </w:style>
  <w:style w:type="character" w:customStyle="1" w:styleId="CommentTextChar">
    <w:name w:val="Comment Text Char"/>
    <w:basedOn w:val="DefaultParagraphFont"/>
    <w:link w:val="CommentText"/>
    <w:uiPriority w:val="99"/>
    <w:semiHidden/>
    <w:qFormat/>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 w:type="character" w:customStyle="1" w:styleId="Heading3Char">
    <w:name w:val="Heading 3 Char"/>
    <w:basedOn w:val="DefaultParagraphFont"/>
    <w:link w:val="Heading3"/>
    <w:uiPriority w:val="9"/>
    <w:rsid w:val="00756DE9"/>
    <w:rPr>
      <w:rFonts w:asciiTheme="majorHAnsi" w:eastAsiaTheme="majorEastAsia" w:hAnsiTheme="majorHAnsi" w:cstheme="majorBidi"/>
      <w:color w:val="1F3763" w:themeColor="accent1" w:themeShade="7F"/>
    </w:rPr>
  </w:style>
  <w:style w:type="numbering" w:customStyle="1" w:styleId="NoList1">
    <w:name w:val="No List1"/>
    <w:next w:val="NoList"/>
    <w:uiPriority w:val="99"/>
    <w:semiHidden/>
    <w:unhideWhenUsed/>
    <w:rsid w:val="00756DE9"/>
  </w:style>
  <w:style w:type="paragraph" w:styleId="ListParagraph">
    <w:name w:val="List Paragraph"/>
    <w:basedOn w:val="Normal"/>
    <w:uiPriority w:val="34"/>
    <w:qFormat/>
    <w:rsid w:val="00756DE9"/>
    <w:pPr>
      <w:spacing w:after="0" w:line="240" w:lineRule="auto"/>
      <w:ind w:left="720"/>
      <w:contextualSpacing/>
      <w:jc w:val="left"/>
    </w:pPr>
    <w:rPr>
      <w:rFonts w:ascii="Times New Roman" w:eastAsia="Times New Roman" w:hAnsi="Times New Roman" w:cs="Times New Roman"/>
      <w:sz w:val="24"/>
      <w:szCs w:val="24"/>
    </w:rPr>
  </w:style>
  <w:style w:type="character" w:customStyle="1" w:styleId="CommentTextChar1">
    <w:name w:val="Comment Text Char1"/>
    <w:basedOn w:val="DefaultParagraphFont"/>
    <w:uiPriority w:val="99"/>
    <w:semiHidden/>
    <w:rsid w:val="00756DE9"/>
    <w:rPr>
      <w:sz w:val="20"/>
      <w:szCs w:val="20"/>
    </w:rPr>
  </w:style>
  <w:style w:type="table" w:styleId="TableGrid">
    <w:name w:val="Table Grid"/>
    <w:basedOn w:val="TableNormal"/>
    <w:uiPriority w:val="39"/>
    <w:rsid w:val="00756D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56DE9"/>
    <w:rPr>
      <w:color w:val="605E5C"/>
      <w:shd w:val="clear" w:color="auto" w:fill="E1DFDD"/>
    </w:rPr>
  </w:style>
  <w:style w:type="character" w:styleId="Emphasis">
    <w:name w:val="Emphasis"/>
    <w:basedOn w:val="DefaultParagraphFont"/>
    <w:uiPriority w:val="20"/>
    <w:qFormat/>
    <w:rsid w:val="00756D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0484">
      <w:bodyDiv w:val="1"/>
      <w:marLeft w:val="0"/>
      <w:marRight w:val="0"/>
      <w:marTop w:val="0"/>
      <w:marBottom w:val="0"/>
      <w:divBdr>
        <w:top w:val="none" w:sz="0" w:space="0" w:color="auto"/>
        <w:left w:val="none" w:sz="0" w:space="0" w:color="auto"/>
        <w:bottom w:val="none" w:sz="0" w:space="0" w:color="auto"/>
        <w:right w:val="none" w:sz="0" w:space="0" w:color="auto"/>
      </w:divBdr>
    </w:div>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056703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81776753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435249359">
      <w:bodyDiv w:val="1"/>
      <w:marLeft w:val="0"/>
      <w:marRight w:val="0"/>
      <w:marTop w:val="0"/>
      <w:marBottom w:val="0"/>
      <w:divBdr>
        <w:top w:val="none" w:sz="0" w:space="0" w:color="auto"/>
        <w:left w:val="none" w:sz="0" w:space="0" w:color="auto"/>
        <w:bottom w:val="none" w:sz="0" w:space="0" w:color="auto"/>
        <w:right w:val="none" w:sz="0" w:space="0" w:color="auto"/>
      </w:divBdr>
    </w:div>
    <w:div w:id="1647125197">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 w:id="195351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raw.githubusercontent.com/shannonekj/ngs_scripts/master/align_RAD_2019.s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PacificBiosciences/cc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D03C4"/>
    <w:rsid w:val="000F72AA"/>
    <w:rsid w:val="001213B3"/>
    <w:rsid w:val="00430D84"/>
    <w:rsid w:val="00552D74"/>
    <w:rsid w:val="006073AC"/>
    <w:rsid w:val="00673B00"/>
    <w:rsid w:val="00706380"/>
    <w:rsid w:val="00706618"/>
    <w:rsid w:val="0077337A"/>
    <w:rsid w:val="007E2A0B"/>
    <w:rsid w:val="008A796A"/>
    <w:rsid w:val="008B0A28"/>
    <w:rsid w:val="008D1B12"/>
    <w:rsid w:val="008D6A26"/>
    <w:rsid w:val="008F3599"/>
    <w:rsid w:val="00984B74"/>
    <w:rsid w:val="009A1DE0"/>
    <w:rsid w:val="009C7F14"/>
    <w:rsid w:val="009E26FC"/>
    <w:rsid w:val="00A42FB7"/>
    <w:rsid w:val="00A50495"/>
    <w:rsid w:val="00A67037"/>
    <w:rsid w:val="00A81751"/>
    <w:rsid w:val="00AC042C"/>
    <w:rsid w:val="00B25B8B"/>
    <w:rsid w:val="00B973B8"/>
    <w:rsid w:val="00BE196F"/>
    <w:rsid w:val="00C2550E"/>
    <w:rsid w:val="00C81DC4"/>
    <w:rsid w:val="00CE640F"/>
    <w:rsid w:val="00D071A3"/>
    <w:rsid w:val="00D173CF"/>
    <w:rsid w:val="00D26A0A"/>
    <w:rsid w:val="00DA1E64"/>
    <w:rsid w:val="00E776DC"/>
    <w:rsid w:val="00EB1DE3"/>
    <w:rsid w:val="00EB24C0"/>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65</Pages>
  <Words>55342</Words>
  <Characters>315452</Characters>
  <Application>Microsoft Office Word</Application>
  <DocSecurity>0</DocSecurity>
  <Lines>2628</Lines>
  <Paragraphs>740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3</cp:revision>
  <dcterms:created xsi:type="dcterms:W3CDTF">2023-11-06T16:52:00Z</dcterms:created>
  <dcterms:modified xsi:type="dcterms:W3CDTF">2023-11-06T17:12:00Z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id="RtxQgvHh"/&gt;&lt;style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