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0214F0E0"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w:t>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i/>
          <w:iCs/>
          <w:sz w:val="24"/>
          <w:szCs w:val="24"/>
        </w:rPr>
        <w:t>Hypomesus transpacificus</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{"citationID":"OrmbabkI","properties":{"formattedCitation":"(McAllister, 1963)","plainCitation":"(McAllister, 1963)","noteIndex":0},"citationItems":[{"id":"8VtU1zsE/FFw0MlUX","uris":["http://www.mendeley.com/documents/?uuid=154a621a-a2e3-443b-849e-2593b42c5c2d"],"itemData":{"author":[{"dropping-particle":"","family":"McAllister","given":"D.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is a federally </w:t>
      </w:r>
      <w:r w:rsidR="00831695">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831695">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w:t>
      </w:r>
      <w:r w:rsidR="00831695">
        <w:rPr>
          <w:rFonts w:asciiTheme="majorHAnsi" w:hAnsiTheme="majorHAnsi" w:cstheme="majorHAnsi"/>
          <w:sz w:val="24"/>
          <w:szCs w:val="24"/>
        </w:rPr>
        <w:t>Over the last few decades, t</w:t>
      </w:r>
      <w:r w:rsidRPr="00382793">
        <w:rPr>
          <w:rFonts w:asciiTheme="majorHAnsi" w:hAnsiTheme="majorHAnsi" w:cstheme="majorHAnsi"/>
          <w:sz w:val="24"/>
          <w:szCs w:val="24"/>
        </w:rPr>
        <w:t xml:space="preserve">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Meaningful conservation management of the species must encompass gaining a better understanding of the life history, ecology,</w:t>
      </w:r>
      <w:r w:rsidR="00831695">
        <w:rPr>
          <w:rFonts w:asciiTheme="majorHAnsi" w:hAnsiTheme="majorHAnsi" w:cstheme="majorHAnsi"/>
          <w:sz w:val="24"/>
          <w:szCs w:val="24"/>
        </w:rPr>
        <w:t xml:space="preserve"> demography,</w:t>
      </w:r>
      <w:r w:rsidRPr="00382793">
        <w:rPr>
          <w:rFonts w:asciiTheme="majorHAnsi" w:hAnsiTheme="majorHAnsi" w:cstheme="majorHAnsi"/>
          <w:sz w:val="24"/>
          <w:szCs w:val="24"/>
        </w:rPr>
        <w:t xml:space="preserve">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r w:rsidR="0000362B" w:rsidRPr="002B09C4">
        <w:rPr>
          <w:rFonts w:asciiTheme="majorHAnsi" w:hAnsiTheme="majorHAnsi" w:cstheme="majorHAnsi"/>
          <w:sz w:val="24"/>
          <w:szCs w:val="24"/>
        </w:rPr>
        <w:t>Osmeridae</w:t>
      </w:r>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methods for identifying sex marker(s) within the </w:t>
      </w:r>
      <w:r w:rsidR="00831695">
        <w:rPr>
          <w:rFonts w:asciiTheme="majorHAnsi" w:hAnsiTheme="majorHAnsi" w:cstheme="majorHAnsi"/>
          <w:sz w:val="24"/>
          <w:szCs w:val="24"/>
        </w:rPr>
        <w:t xml:space="preserve">assembled female and male </w:t>
      </w:r>
      <w:r w:rsidRPr="00382793">
        <w:rPr>
          <w:rFonts w:asciiTheme="majorHAnsi" w:hAnsiTheme="majorHAnsi" w:cstheme="majorHAnsi"/>
          <w:sz w:val="24"/>
          <w:szCs w:val="24"/>
        </w:rPr>
        <w:t xml:space="preserve">delta smelt </w:t>
      </w:r>
      <w:r w:rsidR="00831695">
        <w:rPr>
          <w:rFonts w:asciiTheme="majorHAnsi" w:hAnsiTheme="majorHAnsi" w:cstheme="majorHAnsi"/>
          <w:sz w:val="24"/>
          <w:szCs w:val="24"/>
        </w:rPr>
        <w:t xml:space="preserve">reference </w:t>
      </w:r>
      <w:r w:rsidRPr="00382793">
        <w:rPr>
          <w:rFonts w:asciiTheme="majorHAnsi" w:hAnsiTheme="majorHAnsi" w:cstheme="majorHAnsi"/>
          <w:sz w:val="24"/>
          <w:szCs w:val="24"/>
        </w:rPr>
        <w:t>genome</w:t>
      </w:r>
      <w:r w:rsidR="00831695">
        <w:rPr>
          <w:rFonts w:asciiTheme="majorHAnsi" w:hAnsiTheme="majorHAnsi" w:cstheme="majorHAnsi"/>
          <w:sz w:val="24"/>
          <w:szCs w:val="24"/>
        </w:rPr>
        <w:t>s</w:t>
      </w:r>
      <w:r w:rsidRPr="00382793">
        <w:rPr>
          <w:rFonts w:asciiTheme="majorHAnsi" w:hAnsiTheme="majorHAnsi" w:cstheme="majorHAnsi"/>
          <w:sz w:val="24"/>
          <w:szCs w:val="24"/>
        </w:rPr>
        <w:t>. While</w:t>
      </w:r>
      <w:r w:rsidR="00811A72">
        <w:rPr>
          <w:rFonts w:asciiTheme="majorHAnsi" w:hAnsiTheme="majorHAnsi" w:cstheme="majorHAnsi"/>
          <w:sz w:val="24"/>
          <w:szCs w:val="24"/>
        </w:rPr>
        <w:t xml:space="preserve"> ultimately</w:t>
      </w:r>
      <w:r w:rsidRPr="00382793">
        <w:rPr>
          <w:rFonts w:asciiTheme="majorHAnsi" w:hAnsiTheme="majorHAnsi" w:cstheme="majorHAnsi"/>
          <w:sz w:val="24"/>
          <w:szCs w:val="24"/>
        </w:rPr>
        <w:t xml:space="preserve"> no </w:t>
      </w:r>
      <w:r w:rsidR="00811A72">
        <w:rPr>
          <w:rFonts w:asciiTheme="majorHAnsi" w:hAnsiTheme="majorHAnsi" w:cstheme="majorHAnsi"/>
          <w:sz w:val="24"/>
          <w:szCs w:val="24"/>
        </w:rPr>
        <w:t xml:space="preserve">diagnostic </w:t>
      </w:r>
      <w:r w:rsidR="00811A72" w:rsidRPr="00382793">
        <w:rPr>
          <w:rFonts w:asciiTheme="majorHAnsi" w:hAnsiTheme="majorHAnsi" w:cstheme="majorHAnsi"/>
          <w:sz w:val="24"/>
          <w:szCs w:val="24"/>
        </w:rPr>
        <w:t xml:space="preserve">sex-specific </w:t>
      </w:r>
      <w:r w:rsidRPr="00382793">
        <w:rPr>
          <w:rFonts w:asciiTheme="majorHAnsi" w:hAnsiTheme="majorHAnsi" w:cstheme="majorHAnsi"/>
          <w:sz w:val="24"/>
          <w:szCs w:val="24"/>
        </w:rPr>
        <w:t>sequences were found</w:t>
      </w:r>
      <w:r w:rsidR="00811A72">
        <w:rPr>
          <w:rFonts w:asciiTheme="majorHAnsi" w:hAnsiTheme="majorHAnsi" w:cstheme="majorHAnsi"/>
          <w:sz w:val="24"/>
          <w:szCs w:val="24"/>
        </w:rPr>
        <w:t xml:space="preserve"> in our RAD-sequencing dataset</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abundance </w:t>
      </w:r>
      <w:r w:rsidRPr="00382793">
        <w:rPr>
          <w:rFonts w:asciiTheme="majorHAnsi" w:hAnsiTheme="majorHAnsi" w:cstheme="majorHAnsi"/>
          <w:sz w:val="24"/>
          <w:szCs w:val="24"/>
        </w:rPr>
        <w:t>discrepancies in k</w:t>
      </w:r>
      <w:r w:rsidR="00831695">
        <w:rPr>
          <w:rFonts w:asciiTheme="majorHAnsi" w:hAnsiTheme="majorHAnsi" w:cstheme="majorHAnsi"/>
          <w:sz w:val="24"/>
          <w:szCs w:val="24"/>
        </w:rPr>
        <w:t>-</w:t>
      </w:r>
      <w:r w:rsidRPr="00382793">
        <w:rPr>
          <w:rFonts w:asciiTheme="majorHAnsi" w:hAnsiTheme="majorHAnsi" w:cstheme="majorHAnsi"/>
          <w:sz w:val="24"/>
          <w:szCs w:val="24"/>
        </w:rPr>
        <w:t>mer</w:t>
      </w:r>
      <w:r w:rsidR="00EC3367">
        <w:rPr>
          <w:rFonts w:asciiTheme="majorHAnsi" w:hAnsiTheme="majorHAnsi" w:cstheme="majorHAnsi"/>
          <w:sz w:val="24"/>
          <w:szCs w:val="24"/>
        </w:rPr>
        <w:t>s</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from female and male linked-read sequence data </w:t>
      </w:r>
      <w:r w:rsidRPr="00382793">
        <w:rPr>
          <w:rFonts w:asciiTheme="majorHAnsi" w:hAnsiTheme="majorHAnsi" w:cstheme="majorHAnsi"/>
          <w:sz w:val="24"/>
          <w:szCs w:val="24"/>
        </w:rPr>
        <w:t xml:space="preserve">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997493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r w:rsidRPr="002B09C4">
        <w:rPr>
          <w:rFonts w:asciiTheme="majorHAnsi" w:hAnsiTheme="majorHAnsi" w:cstheme="majorHAnsi"/>
          <w:sz w:val="24"/>
          <w:szCs w:val="24"/>
        </w:rPr>
        <w:t>Osmeridae</w:t>
      </w:r>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w:t>
      </w:r>
      <w:r w:rsidR="00811A72">
        <w:rPr>
          <w:rFonts w:asciiTheme="majorHAnsi" w:hAnsiTheme="majorHAnsi" w:cstheme="majorHAnsi"/>
          <w:sz w:val="24"/>
          <w:szCs w:val="24"/>
        </w:rPr>
        <w:t>fe</w:t>
      </w:r>
      <w:r w:rsidR="007A1054" w:rsidRPr="00382793">
        <w:rPr>
          <w:rFonts w:asciiTheme="majorHAnsi" w:hAnsiTheme="majorHAnsi" w:cstheme="majorHAnsi"/>
          <w:sz w:val="24"/>
          <w:szCs w:val="24"/>
        </w:rPr>
        <w:t xml:space="preserve">male and 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0E0436">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0E0436">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0E0436">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0E0436">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0E0436">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0E0436">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0E0436">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0E0436">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0E0436">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0E0436">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0E0436">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0E0436">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0E0436">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0E0436">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0E0436">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0E0436">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0E0436">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0E0436">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0E0436">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0E0436">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0E0436">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0E0436">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0E0436">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0E0436">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0E0436">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0E0436">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0E0436">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0E0436">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34CDB92F" w14:textId="323E46DA" w:rsidR="0041703B" w:rsidRPr="00011FA5" w:rsidRDefault="0041703B" w:rsidP="0041703B">
      <w:pPr>
        <w:pStyle w:val="TOCHeading"/>
        <w:spacing w:line="240" w:lineRule="auto"/>
        <w:outlineLvl w:val="0"/>
      </w:pPr>
      <w:bookmarkStart w:id="8" w:name="_Toc113123182"/>
      <w:bookmarkStart w:id="9" w:name="_Toc144802730"/>
      <w:r w:rsidRPr="00011FA5">
        <w:lastRenderedPageBreak/>
        <w:t xml:space="preserve">Chapter </w:t>
      </w:r>
      <w:r>
        <w:t>1</w:t>
      </w:r>
      <w:r w:rsidRPr="00011FA5">
        <w:t xml:space="preserve"> – Genome assembly of </w:t>
      </w:r>
      <w:r w:rsidRPr="00011FA5">
        <w:rPr>
          <w:i/>
          <w:iCs/>
        </w:rPr>
        <w:t>Hypomesus transpacificus</w:t>
      </w:r>
      <w:r w:rsidRPr="00011FA5">
        <w:t xml:space="preserve"> (delta smelt)</w:t>
      </w:r>
      <w:bookmarkEnd w:id="8"/>
      <w:bookmarkEnd w:id="9"/>
    </w:p>
    <w:p w14:paraId="534612CB" w14:textId="77777777" w:rsidR="0041703B" w:rsidRPr="007858F9" w:rsidRDefault="0041703B" w:rsidP="0041703B">
      <w:pPr>
        <w:tabs>
          <w:tab w:val="left" w:pos="6448"/>
        </w:tabs>
        <w:spacing w:line="240" w:lineRule="auto"/>
        <w:ind w:right="270"/>
        <w:rPr>
          <w:rFonts w:asciiTheme="majorHAnsi" w:hAnsiTheme="majorHAnsi" w:cstheme="majorHAnsi"/>
          <w:i/>
          <w:iCs/>
          <w:color w:val="00000A"/>
          <w:sz w:val="24"/>
          <w:szCs w:val="24"/>
        </w:rPr>
      </w:pPr>
      <w:r>
        <w:rPr>
          <w:rFonts w:asciiTheme="majorHAnsi" w:hAnsiTheme="majorHAnsi" w:cstheme="majorHAnsi"/>
          <w:i/>
          <w:iCs/>
          <w:color w:val="00000A"/>
          <w:sz w:val="24"/>
          <w:szCs w:val="24"/>
        </w:rPr>
        <w:t>Formatted for submission to Journal of Heredity</w:t>
      </w:r>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137D2EEB"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2007)","noteIndex":0},"citationItems":[{"id":"8VtU1zsE/RE6Yy0hl","uris":["http://www.mendeley.com/documents/?uuid=8a207c06-c2f2-478e-9d4c-46bac4bc2a70"],"itemData":{"author":[{"dropping-particle":"","family":"Moyle","given":"Peter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r>
        <w:rPr>
          <w:rFonts w:asciiTheme="majorHAnsi" w:hAnsiTheme="majorHAnsi" w:cstheme="majorHAnsi"/>
        </w:rPr>
        <w:t>Delta</w:t>
      </w:r>
      <w:r w:rsidR="006372E7">
        <w:rPr>
          <w:rFonts w:asciiTheme="majorHAnsi" w:hAnsiTheme="majorHAnsi" w:cstheme="majorHAnsi"/>
        </w:rPr>
        <w:t xml:space="preserve"> smelt</w:t>
      </w:r>
      <w:bookmarkEnd w:id="11"/>
    </w:p>
    <w:p w14:paraId="7DA6BBE5" w14:textId="0A9418DA" w:rsidR="00293A58"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w:t>
      </w:r>
      <w:r w:rsidR="00F43642">
        <w:rPr>
          <w:rFonts w:asciiTheme="majorHAnsi" w:hAnsiTheme="majorHAnsi" w:cstheme="majorHAnsi"/>
          <w:color w:val="00000A"/>
          <w:sz w:val="24"/>
          <w:szCs w:val="24"/>
          <w:lang w:val="en"/>
        </w:rPr>
        <w:t>(</w:t>
      </w:r>
      <w:r w:rsidR="00F43642">
        <w:rPr>
          <w:rFonts w:asciiTheme="majorHAnsi" w:hAnsiTheme="majorHAnsi" w:cstheme="majorHAnsi"/>
          <w:i/>
          <w:iCs/>
          <w:color w:val="00000A"/>
          <w:sz w:val="24"/>
          <w:szCs w:val="24"/>
          <w:lang w:val="en"/>
        </w:rPr>
        <w:t xml:space="preserve">Hypomesus </w:t>
      </w:r>
      <w:r w:rsidR="00F43642" w:rsidRPr="005F2B7B">
        <w:rPr>
          <w:rFonts w:asciiTheme="majorHAnsi" w:hAnsiTheme="majorHAnsi" w:cstheme="majorHAnsi"/>
          <w:color w:val="00000A"/>
          <w:sz w:val="24"/>
          <w:szCs w:val="24"/>
          <w:lang w:val="en"/>
        </w:rPr>
        <w:t>transpacificus</w:t>
      </w:r>
      <w:r w:rsidR="00F43642">
        <w:rPr>
          <w:rFonts w:asciiTheme="majorHAnsi" w:hAnsiTheme="majorHAnsi" w:cstheme="majorHAnsi"/>
          <w:color w:val="00000A"/>
          <w:sz w:val="24"/>
          <w:szCs w:val="24"/>
          <w:lang w:val="en"/>
        </w:rPr>
        <w:t xml:space="preserve">) (phylum: Chordata, class: Actinopterygii, order: </w:t>
      </w:r>
      <w:proofErr w:type="spellStart"/>
      <w:r w:rsidR="00F43642">
        <w:rPr>
          <w:rFonts w:asciiTheme="majorHAnsi" w:hAnsiTheme="majorHAnsi" w:cstheme="majorHAnsi"/>
          <w:color w:val="00000A"/>
          <w:sz w:val="24"/>
          <w:szCs w:val="24"/>
          <w:lang w:val="en"/>
        </w:rPr>
        <w:t>Osmeriforme</w:t>
      </w:r>
      <w:proofErr w:type="spellEnd"/>
      <w:r w:rsidR="00F43642">
        <w:rPr>
          <w:rFonts w:asciiTheme="majorHAnsi" w:hAnsiTheme="majorHAnsi" w:cstheme="majorHAnsi"/>
          <w:color w:val="00000A"/>
          <w:sz w:val="24"/>
          <w:szCs w:val="24"/>
          <w:lang w:val="en"/>
        </w:rPr>
        <w:t xml:space="preserve">, family: </w:t>
      </w:r>
      <w:proofErr w:type="spellStart"/>
      <w:r w:rsidR="00F43642" w:rsidRPr="002B09C4">
        <w:rPr>
          <w:rFonts w:asciiTheme="majorHAnsi" w:hAnsiTheme="majorHAnsi" w:cstheme="majorHAnsi"/>
          <w:color w:val="00000A"/>
          <w:sz w:val="24"/>
          <w:szCs w:val="24"/>
          <w:lang w:val="en"/>
        </w:rPr>
        <w:t>Osmeridae</w:t>
      </w:r>
      <w:proofErr w:type="spellEnd"/>
      <w:r w:rsidR="00F43642">
        <w:rPr>
          <w:rFonts w:asciiTheme="majorHAnsi" w:hAnsiTheme="majorHAnsi" w:cstheme="majorHAnsi"/>
          <w:color w:val="00000A"/>
          <w:sz w:val="24"/>
          <w:szCs w:val="24"/>
          <w:lang w:val="en"/>
        </w:rPr>
        <w:t>) is</w:t>
      </w:r>
      <w:r w:rsidR="00F43642" w:rsidRPr="00F42C03">
        <w:rPr>
          <w:rFonts w:asciiTheme="majorHAnsi" w:hAnsiTheme="majorHAnsi" w:cstheme="majorHAnsi"/>
          <w:color w:val="00000A"/>
          <w:sz w:val="24"/>
          <w:szCs w:val="24"/>
          <w:lang w:val="en"/>
        </w:rPr>
        <w:t xml:space="preserve"> </w:t>
      </w:r>
      <w:r w:rsidRPr="00382793">
        <w:rPr>
          <w:rFonts w:asciiTheme="majorHAnsi" w:hAnsiTheme="majorHAnsi" w:cstheme="majorHAnsi"/>
          <w:sz w:val="24"/>
          <w:szCs w:val="24"/>
          <w:lang w:val="en"/>
        </w:rPr>
        <w:t xml:space="preserve">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 xml:space="preserve">cm), translucent, semi-anadromous species </w:t>
      </w:r>
      <w:r w:rsidR="00F43642">
        <w:rPr>
          <w:rFonts w:asciiTheme="majorHAnsi" w:hAnsiTheme="majorHAnsi" w:cstheme="majorHAnsi"/>
          <w:sz w:val="24"/>
          <w:szCs w:val="24"/>
          <w:lang w:val="en"/>
        </w:rPr>
        <w:t>which</w:t>
      </w:r>
      <w:r w:rsidRPr="00382793">
        <w:rPr>
          <w:rFonts w:asciiTheme="majorHAnsi" w:hAnsiTheme="majorHAnsi" w:cstheme="majorHAnsi"/>
          <w:sz w:val="24"/>
          <w:szCs w:val="24"/>
          <w:lang w:val="en"/>
        </w:rPr>
        <w:t xml:space="preserve"> migrates between fresh and saline water</w:t>
      </w:r>
      <w:r w:rsidR="00F43642">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reproduces annually</w:t>
      </w:r>
      <w:r w:rsidR="00F43642">
        <w:rPr>
          <w:rFonts w:asciiTheme="majorHAnsi" w:hAnsiTheme="majorHAnsi" w:cstheme="majorHAnsi"/>
          <w:sz w:val="24"/>
          <w:szCs w:val="24"/>
          <w:lang w:val="en"/>
        </w:rPr>
        <w:t xml:space="preserve"> and is endemic to the </w:t>
      </w:r>
      <w:r w:rsidR="00F43642">
        <w:rPr>
          <w:rFonts w:asciiTheme="majorHAnsi" w:hAnsiTheme="majorHAnsi" w:cstheme="majorHAnsi"/>
          <w:color w:val="00000A"/>
          <w:sz w:val="24"/>
          <w:szCs w:val="24"/>
          <w:lang w:val="en"/>
        </w:rPr>
        <w:t>to the Sacramento-San Joaquin River Delta of the San Francisco Estuary (SFE) in California</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Osmeridae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w:t>
      </w:r>
      <w:r w:rsidR="00F43642">
        <w:rPr>
          <w:rFonts w:asciiTheme="majorHAnsi" w:hAnsiTheme="majorHAnsi" w:cstheme="majorHAnsi"/>
          <w:sz w:val="24"/>
          <w:szCs w:val="24"/>
          <w:lang w:val="en"/>
        </w:rPr>
        <w:t>and have</w:t>
      </w:r>
      <w:r w:rsidRPr="00382793">
        <w:rPr>
          <w:rFonts w:asciiTheme="majorHAnsi" w:hAnsiTheme="majorHAnsi" w:cstheme="majorHAnsi"/>
          <w:sz w:val="24"/>
          <w:szCs w:val="24"/>
          <w:lang w:val="en"/>
        </w:rPr>
        <w:t xml:space="preser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r w:rsidR="00293A58">
        <w:rPr>
          <w:rFonts w:asciiTheme="majorHAnsi" w:hAnsiTheme="majorHAnsi" w:cstheme="majorHAnsi"/>
          <w:color w:val="00000A"/>
          <w:sz w:val="24"/>
          <w:szCs w:val="24"/>
          <w:lang w:val="en"/>
        </w:rPr>
        <w:t xml:space="preserve">Historically thought to be solely semi-anadromous </w:t>
      </w:r>
      <w:r w:rsidR="00293A58" w:rsidRPr="00F42C03">
        <w:rPr>
          <w:rFonts w:asciiTheme="majorHAnsi" w:hAnsiTheme="majorHAnsi" w:cstheme="majorHAnsi"/>
          <w:color w:val="00000A"/>
          <w:sz w:val="24"/>
          <w:szCs w:val="24"/>
          <w:lang w:val="en"/>
        </w:rPr>
        <w:fldChar w:fldCharType="begin" w:fldLock="1"/>
      </w:r>
      <w:r w:rsidR="00293A58">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00293A58" w:rsidRPr="00F42C03">
        <w:rPr>
          <w:rFonts w:asciiTheme="majorHAnsi" w:hAnsiTheme="majorHAnsi" w:cstheme="majorHAnsi"/>
          <w:color w:val="00000A"/>
          <w:sz w:val="24"/>
          <w:szCs w:val="24"/>
          <w:lang w:val="en"/>
        </w:rPr>
        <w:fldChar w:fldCharType="separate"/>
      </w:r>
      <w:r w:rsidR="00293A58" w:rsidRPr="00F42C03">
        <w:rPr>
          <w:rFonts w:asciiTheme="majorHAnsi" w:hAnsiTheme="majorHAnsi" w:cstheme="majorHAnsi"/>
          <w:color w:val="00000A"/>
          <w:sz w:val="24"/>
          <w:szCs w:val="24"/>
        </w:rPr>
        <w:t>(Sommer et al., 2011)</w:t>
      </w:r>
      <w:r w:rsidR="00293A58" w:rsidRPr="00F42C03">
        <w:rPr>
          <w:rFonts w:asciiTheme="majorHAnsi" w:hAnsiTheme="majorHAnsi" w:cstheme="majorHAnsi"/>
          <w:color w:val="00000A"/>
          <w:sz w:val="24"/>
          <w:szCs w:val="24"/>
        </w:rPr>
        <w:fldChar w:fldCharType="end"/>
      </w:r>
      <w:r w:rsidR="00293A58">
        <w:rPr>
          <w:rFonts w:asciiTheme="majorHAnsi" w:hAnsiTheme="majorHAnsi" w:cstheme="majorHAnsi"/>
          <w:color w:val="00000A"/>
          <w:sz w:val="24"/>
          <w:szCs w:val="24"/>
          <w:lang w:val="en"/>
        </w:rPr>
        <w:t xml:space="preserve">, recent otolith analyses have shown that delta smelt exhibit three migratory phenotypes: semi-anadromous, freshwater resident, and low-salinity brackish-water resident </w:t>
      </w:r>
      <w:r w:rsidR="00293A58">
        <w:rPr>
          <w:rFonts w:asciiTheme="majorHAnsi" w:hAnsiTheme="majorHAnsi" w:cstheme="majorHAnsi"/>
          <w:color w:val="00000A"/>
          <w:sz w:val="24"/>
          <w:szCs w:val="24"/>
          <w:lang w:val="en"/>
        </w:rPr>
        <w:fldChar w:fldCharType="begin"/>
      </w:r>
      <w:r w:rsidR="00293A58">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293A58">
        <w:rPr>
          <w:rFonts w:asciiTheme="majorHAnsi" w:hAnsiTheme="majorHAnsi" w:cstheme="majorHAnsi"/>
          <w:color w:val="00000A"/>
          <w:sz w:val="24"/>
          <w:szCs w:val="24"/>
          <w:lang w:val="en"/>
        </w:rPr>
        <w:fldChar w:fldCharType="separate"/>
      </w:r>
      <w:r w:rsidR="00293A58">
        <w:rPr>
          <w:rFonts w:asciiTheme="majorHAnsi" w:hAnsiTheme="majorHAnsi" w:cstheme="majorHAnsi"/>
          <w:noProof/>
          <w:color w:val="00000A"/>
          <w:sz w:val="24"/>
          <w:szCs w:val="24"/>
          <w:lang w:val="en"/>
        </w:rPr>
        <w:t>(Hobbs et al., 2019)</w:t>
      </w:r>
      <w:r w:rsidR="00293A58">
        <w:rPr>
          <w:rFonts w:asciiTheme="majorHAnsi" w:hAnsiTheme="majorHAnsi" w:cstheme="majorHAnsi"/>
          <w:color w:val="00000A"/>
          <w:sz w:val="24"/>
          <w:szCs w:val="24"/>
          <w:lang w:val="en"/>
        </w:rPr>
        <w:fldChar w:fldCharType="end"/>
      </w:r>
      <w:r w:rsidR="00293A58" w:rsidRPr="00F42C03">
        <w:rPr>
          <w:rFonts w:asciiTheme="majorHAnsi" w:hAnsiTheme="majorHAnsi" w:cstheme="majorHAnsi"/>
          <w:color w:val="00000A"/>
          <w:sz w:val="24"/>
          <w:szCs w:val="24"/>
        </w:rPr>
        <w:t>.</w:t>
      </w:r>
      <w:r w:rsidR="00293A58" w:rsidRPr="00F42C03">
        <w:rPr>
          <w:rFonts w:asciiTheme="majorHAnsi" w:hAnsiTheme="majorHAnsi" w:cstheme="majorHAnsi"/>
          <w:color w:val="00000A"/>
          <w:sz w:val="24"/>
          <w:szCs w:val="24"/>
          <w:lang w:val="en"/>
        </w:rPr>
        <w:t xml:space="preserve"> </w:t>
      </w:r>
      <w:r w:rsidRPr="00382793">
        <w:rPr>
          <w:rFonts w:asciiTheme="majorHAnsi" w:hAnsiTheme="majorHAnsi" w:cstheme="majorHAnsi"/>
          <w:sz w:val="24"/>
          <w:szCs w:val="24"/>
          <w:lang w:val="en"/>
        </w:rPr>
        <w:t xml:space="preserve">Because of their annual life cycle and relatively rapid response to the conditions of their habitat, delta smelt are considered an indicator of the overall health of the SFE ecosystem. </w:t>
      </w:r>
      <w:r w:rsidR="00293A58">
        <w:rPr>
          <w:rFonts w:asciiTheme="majorHAnsi" w:hAnsiTheme="majorHAnsi" w:cstheme="majorHAnsi"/>
          <w:sz w:val="24"/>
          <w:szCs w:val="24"/>
          <w:lang w:val="en"/>
        </w:rPr>
        <w:t>The species was once</w:t>
      </w:r>
      <w:r w:rsidRPr="00382793">
        <w:rPr>
          <w:rFonts w:asciiTheme="majorHAnsi" w:hAnsiTheme="majorHAnsi" w:cstheme="majorHAnsi"/>
          <w:sz w:val="24"/>
          <w:szCs w:val="24"/>
          <w:lang w:val="en"/>
        </w:rPr>
        <w:t xml:space="preserve"> one of the most abundant and widely distributed fish species in the SFE, </w:t>
      </w:r>
      <w:r w:rsidR="00293A58">
        <w:rPr>
          <w:rFonts w:asciiTheme="majorHAnsi" w:hAnsiTheme="majorHAnsi" w:cstheme="majorHAnsi"/>
          <w:sz w:val="24"/>
          <w:szCs w:val="24"/>
          <w:lang w:val="en"/>
        </w:rPr>
        <w:t xml:space="preserve">but the </w:t>
      </w:r>
      <w:r w:rsidRPr="00382793">
        <w:rPr>
          <w:rFonts w:asciiTheme="majorHAnsi" w:hAnsiTheme="majorHAnsi" w:cstheme="majorHAnsi"/>
          <w:sz w:val="24"/>
          <w:szCs w:val="24"/>
          <w:lang w:val="en"/>
        </w:rPr>
        <w:t xml:space="preserve">delta smelt </w:t>
      </w:r>
      <w:r w:rsidR="00293A58">
        <w:rPr>
          <w:rFonts w:asciiTheme="majorHAnsi" w:hAnsiTheme="majorHAnsi" w:cstheme="majorHAnsi"/>
          <w:sz w:val="24"/>
          <w:szCs w:val="24"/>
          <w:lang w:val="en"/>
        </w:rPr>
        <w:t>population</w:t>
      </w:r>
      <w:r w:rsidRPr="00382793">
        <w:rPr>
          <w:rFonts w:asciiTheme="majorHAnsi" w:hAnsiTheme="majorHAnsi" w:cstheme="majorHAnsi"/>
          <w:sz w:val="24"/>
          <w:szCs w:val="24"/>
          <w:lang w:val="en"/>
        </w:rPr>
        <w:t xml:space="preserve"> </w:t>
      </w:r>
      <w:r w:rsidR="00293A58">
        <w:rPr>
          <w:rFonts w:asciiTheme="majorHAnsi" w:hAnsiTheme="majorHAnsi" w:cstheme="majorHAnsi"/>
          <w:sz w:val="24"/>
          <w:szCs w:val="24"/>
          <w:lang w:val="en"/>
        </w:rPr>
        <w:t>abundance has</w:t>
      </w:r>
      <w:r w:rsidRPr="00382793">
        <w:rPr>
          <w:rFonts w:asciiTheme="majorHAnsi" w:hAnsiTheme="majorHAnsi" w:cstheme="majorHAnsi"/>
          <w:sz w:val="24"/>
          <w:szCs w:val="24"/>
          <w:lang w:val="en"/>
        </w:rPr>
        <w:t xml:space="preser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w:t>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w:t>
      </w:r>
      <w:r w:rsidR="00CC5091">
        <w:rPr>
          <w:rFonts w:asciiTheme="majorHAnsi" w:hAnsiTheme="majorHAnsi" w:cstheme="majorHAnsi"/>
          <w:sz w:val="24"/>
          <w:szCs w:val="24"/>
          <w:lang w:val="en"/>
        </w:rPr>
        <w:t>waning population</w:t>
      </w:r>
      <w:r w:rsidRPr="00382793">
        <w:rPr>
          <w:rFonts w:asciiTheme="majorHAnsi" w:hAnsiTheme="majorHAnsi" w:cstheme="majorHAnsi"/>
          <w:sz w:val="24"/>
          <w:szCs w:val="24"/>
          <w:lang w:val="en"/>
        </w:rPr>
        <w:t xml:space="preserve">, resource management agencies, such as CDFW,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p>
    <w:p w14:paraId="2BDF40F5" w14:textId="3683E570" w:rsidR="00CC5091" w:rsidRDefault="00293A58" w:rsidP="00293A58">
      <w:pPr>
        <w:spacing w:line="240" w:lineRule="auto"/>
        <w:ind w:right="270"/>
        <w:rPr>
          <w:rFonts w:asciiTheme="majorHAnsi" w:hAnsiTheme="majorHAnsi" w:cstheme="majorHAnsi"/>
          <w:color w:val="00000A"/>
          <w:sz w:val="24"/>
          <w:szCs w:val="24"/>
        </w:rPr>
      </w:pPr>
      <w:r>
        <w:rPr>
          <w:rFonts w:asciiTheme="majorHAnsi" w:hAnsiTheme="majorHAnsi" w:cstheme="majorHAnsi"/>
          <w:color w:val="00000A"/>
          <w:sz w:val="24"/>
          <w:szCs w:val="24"/>
          <w:lang w:val="en"/>
        </w:rPr>
        <w:lastRenderedPageBreak/>
        <w:t xml:space="preserve">Despite protections under the ESA and CESA </w:t>
      </w:r>
      <w:r w:rsidR="00012DD3">
        <w:rPr>
          <w:rFonts w:asciiTheme="majorHAnsi" w:hAnsiTheme="majorHAnsi" w:cstheme="majorHAnsi"/>
          <w:color w:val="00000A"/>
          <w:sz w:val="24"/>
          <w:szCs w:val="24"/>
          <w:lang w:val="en"/>
        </w:rPr>
        <w:t>delta smelt have</w:t>
      </w:r>
      <w:r>
        <w:rPr>
          <w:rFonts w:asciiTheme="majorHAnsi" w:hAnsiTheme="majorHAnsi" w:cstheme="majorHAnsi"/>
          <w:color w:val="00000A"/>
          <w:sz w:val="24"/>
          <w:szCs w:val="24"/>
          <w:lang w:val="en"/>
        </w:rPr>
        <w:t xml:space="preserve"> continued to decline throughout the SFE </w:t>
      </w:r>
      <w:r>
        <w:rPr>
          <w:rFonts w:asciiTheme="majorHAnsi" w:hAnsiTheme="majorHAnsi" w:cstheme="majorHAnsi"/>
          <w:color w:val="00000A"/>
          <w:sz w:val="24"/>
          <w:szCs w:val="24"/>
          <w:lang w:val="en"/>
        </w:rPr>
        <w:fldChar w:fldCharType="begin"/>
      </w:r>
      <w:r>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Pr>
          <w:rFonts w:asciiTheme="majorHAnsi" w:hAnsiTheme="majorHAnsi" w:cstheme="majorHAnsi"/>
          <w:color w:val="00000A"/>
          <w:sz w:val="24"/>
          <w:szCs w:val="24"/>
          <w:lang w:val="en"/>
        </w:rPr>
        <w:fldChar w:fldCharType="separate"/>
      </w:r>
      <w:r>
        <w:rPr>
          <w:rFonts w:asciiTheme="majorHAnsi" w:hAnsiTheme="majorHAnsi" w:cstheme="majorHAnsi"/>
          <w:noProof/>
          <w:color w:val="00000A"/>
          <w:sz w:val="24"/>
          <w:szCs w:val="24"/>
          <w:lang w:val="en"/>
        </w:rPr>
        <w:t>(State of California FMWT, 2022; State of California SKT, 2022)</w:t>
      </w:r>
      <w:r>
        <w:rPr>
          <w:rFonts w:asciiTheme="majorHAnsi" w:hAnsiTheme="majorHAnsi" w:cstheme="majorHAnsi"/>
          <w:color w:val="00000A"/>
          <w:sz w:val="24"/>
          <w:szCs w:val="24"/>
          <w:lang w:val="en"/>
        </w:rPr>
        <w:fldChar w:fldCharType="end"/>
      </w:r>
      <w:r w:rsidR="00CC5091">
        <w:rPr>
          <w:rFonts w:asciiTheme="majorHAnsi" w:hAnsiTheme="majorHAnsi" w:cstheme="majorHAnsi"/>
          <w:color w:val="00000A"/>
          <w:sz w:val="24"/>
          <w:szCs w:val="24"/>
          <w:lang w:val="en"/>
        </w:rPr>
        <w:t xml:space="preserve"> (Figure 1.1)</w:t>
      </w:r>
      <w:r>
        <w:rPr>
          <w:rFonts w:asciiTheme="majorHAnsi" w:hAnsiTheme="majorHAnsi" w:cstheme="majorHAnsi"/>
          <w:color w:val="00000A"/>
          <w:sz w:val="24"/>
          <w:szCs w:val="24"/>
          <w:lang w:val="en"/>
        </w:rPr>
        <w:t xml:space="preserve">. </w:t>
      </w:r>
      <w:r w:rsidR="004610EA">
        <w:rPr>
          <w:rFonts w:asciiTheme="majorHAnsi" w:hAnsiTheme="majorHAnsi" w:cstheme="majorHAnsi"/>
          <w:color w:val="00000A"/>
          <w:sz w:val="24"/>
          <w:szCs w:val="24"/>
          <w:lang w:val="en"/>
        </w:rPr>
        <w:t>I</w:t>
      </w:r>
      <w:r w:rsidR="004610EA" w:rsidRPr="00F42C03">
        <w:rPr>
          <w:rFonts w:asciiTheme="majorHAnsi" w:hAnsiTheme="majorHAnsi" w:cstheme="majorHAnsi"/>
          <w:color w:val="00000A"/>
          <w:sz w:val="24"/>
          <w:szCs w:val="24"/>
          <w:lang w:val="en"/>
        </w:rPr>
        <w:t xml:space="preserve">t is now believed stochastic processes may push the species to extinction </w:t>
      </w:r>
      <w:r w:rsidR="004610EA" w:rsidRPr="00F42C03">
        <w:rPr>
          <w:rFonts w:asciiTheme="majorHAnsi" w:hAnsiTheme="majorHAnsi" w:cstheme="majorHAnsi"/>
          <w:color w:val="00000A"/>
          <w:sz w:val="24"/>
          <w:szCs w:val="24"/>
          <w:lang w:val="en"/>
        </w:rPr>
        <w:fldChar w:fldCharType="begin" w:fldLock="1"/>
      </w:r>
      <w:r w:rsidR="004610EA">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004610EA" w:rsidRPr="00F42C03">
        <w:rPr>
          <w:rFonts w:asciiTheme="majorHAnsi" w:hAnsiTheme="majorHAnsi" w:cstheme="majorHAnsi"/>
          <w:color w:val="00000A"/>
          <w:sz w:val="24"/>
          <w:szCs w:val="24"/>
          <w:lang w:val="en"/>
        </w:rPr>
        <w:fldChar w:fldCharType="separate"/>
      </w:r>
      <w:r w:rsidR="004610EA" w:rsidRPr="00F42C03">
        <w:rPr>
          <w:rFonts w:asciiTheme="majorHAnsi" w:hAnsiTheme="majorHAnsi" w:cstheme="majorHAnsi"/>
          <w:color w:val="00000A"/>
          <w:sz w:val="24"/>
          <w:szCs w:val="24"/>
        </w:rPr>
        <w:t>(Fisch et al., 2011; Moyle, Peter B., Brown, Larry R., Durand, John R., Hobbs, 2016)</w:t>
      </w:r>
      <w:r w:rsidR="004610EA" w:rsidRPr="00F42C03">
        <w:rPr>
          <w:rFonts w:asciiTheme="majorHAnsi" w:hAnsiTheme="majorHAnsi" w:cstheme="majorHAnsi"/>
          <w:color w:val="00000A"/>
          <w:sz w:val="24"/>
          <w:szCs w:val="24"/>
        </w:rPr>
        <w:fldChar w:fldCharType="end"/>
      </w:r>
      <w:r w:rsidR="004610EA">
        <w:rPr>
          <w:rFonts w:asciiTheme="majorHAnsi" w:hAnsiTheme="majorHAnsi" w:cstheme="majorHAnsi"/>
          <w:color w:val="00000A"/>
          <w:sz w:val="24"/>
          <w:szCs w:val="24"/>
        </w:rPr>
        <w:t xml:space="preserve">. </w:t>
      </w:r>
      <w:r>
        <w:rPr>
          <w:rFonts w:asciiTheme="majorHAnsi" w:hAnsiTheme="majorHAnsi" w:cstheme="majorHAnsi"/>
          <w:color w:val="00000A"/>
          <w:sz w:val="24"/>
          <w:szCs w:val="24"/>
          <w:lang w:val="en"/>
        </w:rPr>
        <w:t>Decreased p</w:t>
      </w:r>
      <w:r w:rsidRPr="00F42C03">
        <w:rPr>
          <w:rFonts w:asciiTheme="majorHAnsi" w:hAnsiTheme="majorHAnsi" w:cstheme="majorHAnsi"/>
          <w:color w:val="00000A"/>
          <w:sz w:val="24"/>
          <w:szCs w:val="24"/>
          <w:lang w:val="en"/>
        </w:rPr>
        <w:t xml:space="preserve">elagic productivity and </w:t>
      </w:r>
      <w:r>
        <w:rPr>
          <w:rFonts w:asciiTheme="majorHAnsi" w:hAnsiTheme="majorHAnsi" w:cstheme="majorHAnsi"/>
          <w:color w:val="00000A"/>
          <w:sz w:val="24"/>
          <w:szCs w:val="24"/>
          <w:lang w:val="en"/>
        </w:rPr>
        <w:t xml:space="preserve">increased </w:t>
      </w:r>
      <w:r w:rsidRPr="00F42C03">
        <w:rPr>
          <w:rFonts w:asciiTheme="majorHAnsi" w:hAnsiTheme="majorHAnsi" w:cstheme="majorHAnsi"/>
          <w:color w:val="00000A"/>
          <w:sz w:val="24"/>
          <w:szCs w:val="24"/>
          <w:lang w:val="en"/>
        </w:rPr>
        <w:t xml:space="preserve">water temperature </w:t>
      </w:r>
      <w:r>
        <w:rPr>
          <w:rFonts w:asciiTheme="majorHAnsi" w:hAnsiTheme="majorHAnsi" w:cstheme="majorHAnsi"/>
          <w:color w:val="00000A"/>
          <w:sz w:val="24"/>
          <w:szCs w:val="24"/>
          <w:lang w:val="en"/>
        </w:rPr>
        <w:t xml:space="preserve">in the SFE </w:t>
      </w:r>
      <w:r w:rsidRPr="00F42C03">
        <w:rPr>
          <w:rFonts w:asciiTheme="majorHAnsi" w:hAnsiTheme="majorHAnsi" w:cstheme="majorHAnsi"/>
          <w:color w:val="00000A"/>
          <w:sz w:val="24"/>
          <w:szCs w:val="24"/>
          <w:lang w:val="en"/>
        </w:rPr>
        <w:t xml:space="preserve">have been shown to be primary drivers of condition indices </w:t>
      </w:r>
      <w:r>
        <w:rPr>
          <w:rFonts w:asciiTheme="majorHAnsi" w:hAnsiTheme="majorHAnsi" w:cstheme="majorHAnsi"/>
          <w:color w:val="00000A"/>
          <w:sz w:val="24"/>
          <w:szCs w:val="24"/>
          <w:lang w:val="en"/>
        </w:rPr>
        <w:t>negatively</w:t>
      </w:r>
      <w:r w:rsidRPr="00F42C03">
        <w:rPr>
          <w:rFonts w:asciiTheme="majorHAnsi" w:hAnsiTheme="majorHAnsi" w:cstheme="majorHAnsi"/>
          <w:color w:val="00000A"/>
          <w:sz w:val="24"/>
          <w:szCs w:val="24"/>
          <w:lang w:val="en"/>
        </w:rPr>
        <w:t xml:space="preserve"> affecting delta smelt’s fitness </w:t>
      </w:r>
      <w:r w:rsidRPr="00F42C03">
        <w:rPr>
          <w:rFonts w:asciiTheme="majorHAnsi" w:hAnsiTheme="majorHAnsi" w:cstheme="majorHAnsi"/>
          <w:color w:val="00000A"/>
          <w:sz w:val="24"/>
          <w:szCs w:val="24"/>
          <w:lang w:val="en"/>
        </w:rPr>
        <w:fldChar w:fldCharType="begin"/>
      </w:r>
      <w:r>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00CC5091">
        <w:rPr>
          <w:rFonts w:asciiTheme="majorHAnsi" w:hAnsiTheme="majorHAnsi" w:cstheme="majorHAnsi"/>
          <w:color w:val="00000A"/>
          <w:sz w:val="24"/>
          <w:szCs w:val="24"/>
        </w:rPr>
        <w:t>. However, how genetic</w:t>
      </w:r>
      <w:r w:rsidR="00012DD3">
        <w:rPr>
          <w:rFonts w:asciiTheme="majorHAnsi" w:hAnsiTheme="majorHAnsi" w:cstheme="majorHAnsi"/>
          <w:color w:val="00000A"/>
          <w:sz w:val="24"/>
          <w:szCs w:val="24"/>
        </w:rPr>
        <w:t>s</w:t>
      </w:r>
      <w:r w:rsidR="00CC5091">
        <w:rPr>
          <w:rFonts w:asciiTheme="majorHAnsi" w:hAnsiTheme="majorHAnsi" w:cstheme="majorHAnsi"/>
          <w:color w:val="00000A"/>
          <w:sz w:val="24"/>
          <w:szCs w:val="24"/>
        </w:rPr>
        <w:t xml:space="preserve"> influences</w:t>
      </w:r>
      <w:r w:rsidR="004610EA">
        <w:rPr>
          <w:rFonts w:asciiTheme="majorHAnsi" w:hAnsiTheme="majorHAnsi" w:cstheme="majorHAnsi"/>
          <w:color w:val="00000A"/>
          <w:sz w:val="24"/>
          <w:szCs w:val="24"/>
        </w:rPr>
        <w:t xml:space="preserve"> condition indices or ha</w:t>
      </w:r>
      <w:r w:rsidR="00012DD3">
        <w:rPr>
          <w:rFonts w:asciiTheme="majorHAnsi" w:hAnsiTheme="majorHAnsi" w:cstheme="majorHAnsi"/>
          <w:color w:val="00000A"/>
          <w:sz w:val="24"/>
          <w:szCs w:val="24"/>
        </w:rPr>
        <w:t>ve</w:t>
      </w:r>
      <w:r w:rsidR="004610EA">
        <w:rPr>
          <w:rFonts w:asciiTheme="majorHAnsi" w:hAnsiTheme="majorHAnsi" w:cstheme="majorHAnsi"/>
          <w:color w:val="00000A"/>
          <w:sz w:val="24"/>
          <w:szCs w:val="24"/>
        </w:rPr>
        <w:t xml:space="preserve"> been affected from </w:t>
      </w:r>
      <w:r w:rsidR="00012DD3">
        <w:rPr>
          <w:rFonts w:asciiTheme="majorHAnsi" w:hAnsiTheme="majorHAnsi" w:cstheme="majorHAnsi"/>
          <w:color w:val="00000A"/>
          <w:sz w:val="24"/>
          <w:szCs w:val="24"/>
        </w:rPr>
        <w:t>the</w:t>
      </w:r>
      <w:r w:rsidR="004610EA">
        <w:rPr>
          <w:rFonts w:asciiTheme="majorHAnsi" w:hAnsiTheme="majorHAnsi" w:cstheme="majorHAnsi"/>
          <w:color w:val="00000A"/>
          <w:sz w:val="24"/>
          <w:szCs w:val="24"/>
        </w:rPr>
        <w:t xml:space="preserve"> species’ decreasing population size</w:t>
      </w:r>
      <w:r w:rsidR="00CC5091">
        <w:rPr>
          <w:rFonts w:asciiTheme="majorHAnsi" w:hAnsiTheme="majorHAnsi" w:cstheme="majorHAnsi"/>
          <w:color w:val="00000A"/>
          <w:sz w:val="24"/>
          <w:szCs w:val="24"/>
        </w:rPr>
        <w:t xml:space="preserve"> remains unknown.</w:t>
      </w:r>
    </w:p>
    <w:p w14:paraId="12D51B16" w14:textId="66628EBE" w:rsidR="002022BE" w:rsidRPr="006D49C9" w:rsidRDefault="002022BE" w:rsidP="002022BE">
      <w:pPr>
        <w:spacing w:line="240" w:lineRule="auto"/>
        <w:ind w:right="270"/>
        <w:rPr>
          <w:rFonts w:asciiTheme="majorHAnsi" w:hAnsiTheme="majorHAnsi" w:cstheme="majorHAnsi"/>
          <w:color w:val="00000A"/>
          <w:sz w:val="24"/>
          <w:szCs w:val="24"/>
        </w:rPr>
      </w:pPr>
      <w:r w:rsidRPr="00FD21E9">
        <w:rPr>
          <w:rFonts w:asciiTheme="majorHAnsi" w:hAnsiTheme="majorHAnsi" w:cstheme="majorHAnsi"/>
          <w:color w:val="00000A"/>
          <w:sz w:val="24"/>
          <w:szCs w:val="24"/>
        </w:rPr>
        <w:t xml:space="preserve">Genomic resources </w:t>
      </w:r>
      <w:r>
        <w:rPr>
          <w:rFonts w:asciiTheme="majorHAnsi" w:hAnsiTheme="majorHAnsi" w:cstheme="majorHAnsi"/>
          <w:color w:val="00000A"/>
          <w:sz w:val="24"/>
          <w:szCs w:val="24"/>
        </w:rPr>
        <w:t xml:space="preserve">such as reference genomes </w:t>
      </w:r>
      <w:r w:rsidRPr="00FD21E9">
        <w:rPr>
          <w:rFonts w:asciiTheme="majorHAnsi" w:hAnsiTheme="majorHAnsi" w:cstheme="majorHAnsi"/>
          <w:color w:val="00000A"/>
          <w:sz w:val="24"/>
          <w:szCs w:val="24"/>
        </w:rPr>
        <w:t>contribute to two broad categories</w:t>
      </w:r>
      <w:r>
        <w:rPr>
          <w:rFonts w:asciiTheme="majorHAnsi" w:hAnsiTheme="majorHAnsi" w:cstheme="majorHAnsi"/>
          <w:color w:val="00000A"/>
          <w:sz w:val="24"/>
          <w:szCs w:val="24"/>
        </w:rPr>
        <w:t xml:space="preserve"> of study</w:t>
      </w:r>
      <w:r w:rsidRPr="00FD21E9">
        <w:rPr>
          <w:rFonts w:asciiTheme="majorHAnsi" w:hAnsiTheme="majorHAnsi" w:cstheme="majorHAnsi"/>
          <w:color w:val="00000A"/>
          <w:sz w:val="24"/>
          <w:szCs w:val="24"/>
        </w:rPr>
        <w:t xml:space="preserve">: medicine and biodiversity. Medicine has benefitted from genomic resources using comparative </w:t>
      </w:r>
      <w:r w:rsidRPr="004B6F68">
        <w:rPr>
          <w:rFonts w:asciiTheme="majorHAnsi" w:hAnsiTheme="majorHAnsi" w:cstheme="majorHAnsi"/>
          <w:sz w:val="24"/>
          <w:szCs w:val="24"/>
        </w:rPr>
        <w:t>methods to identify conserved</w:t>
      </w:r>
      <w:r>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Pr>
          <w:rFonts w:asciiTheme="majorHAnsi" w:hAnsiTheme="majorHAnsi" w:cstheme="majorHAnsi"/>
          <w:sz w:val="24"/>
          <w:szCs w:val="24"/>
        </w:rPr>
        <w:t>(</w:t>
      </w:r>
      <w:r w:rsidRPr="004B6F68">
        <w:rPr>
          <w:rFonts w:asciiTheme="majorHAnsi" w:hAnsiTheme="majorHAnsi" w:cstheme="majorHAnsi"/>
          <w:sz w:val="24"/>
          <w:szCs w:val="24"/>
        </w:rPr>
        <w:t>loci</w:t>
      </w:r>
      <w:r>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r>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r w:rsidRPr="004B6F68">
        <w:rPr>
          <w:rFonts w:asciiTheme="majorHAnsi" w:hAnsiTheme="majorHAnsi" w:cstheme="majorHAnsi"/>
          <w:sz w:val="24"/>
          <w:szCs w:val="24"/>
        </w:rPr>
        <w:t xml:space="preserve">. </w:t>
      </w:r>
      <w:r w:rsidRPr="00FD21E9">
        <w:rPr>
          <w:rFonts w:asciiTheme="majorHAnsi" w:hAnsiTheme="majorHAnsi" w:cstheme="majorHAnsi"/>
          <w:color w:val="00000A"/>
          <w:sz w:val="24"/>
          <w:szCs w:val="24"/>
        </w:rPr>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w:t>
      </w:r>
      <w:r>
        <w:rPr>
          <w:rFonts w:asciiTheme="majorHAnsi" w:hAnsiTheme="majorHAnsi" w:cstheme="majorHAnsi"/>
          <w:color w:val="00000A"/>
          <w:sz w:val="24"/>
          <w:szCs w:val="24"/>
        </w:rPr>
        <w:t xml:space="preserve"> for non-model organisms</w:t>
      </w:r>
      <w:r w:rsidRPr="00FD21E9">
        <w:rPr>
          <w:rFonts w:asciiTheme="majorHAnsi" w:hAnsiTheme="majorHAnsi" w:cstheme="majorHAnsi"/>
          <w:color w:val="00000A"/>
          <w:sz w:val="24"/>
          <w:szCs w:val="24"/>
        </w:rPr>
        <w:t xml:space="preserve">, and much genomic research begins with reference genomes. </w:t>
      </w:r>
    </w:p>
    <w:p w14:paraId="1EAE8DE3" w14:textId="3948BE86" w:rsidR="002022BE" w:rsidRDefault="002022BE" w:rsidP="002022BE">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Recent large-scale genome assembly initiatives focused on </w:t>
      </w:r>
      <w:r w:rsidR="006D49C9">
        <w:rPr>
          <w:rFonts w:asciiTheme="majorHAnsi" w:hAnsiTheme="majorHAnsi" w:cstheme="majorHAnsi"/>
          <w:sz w:val="24"/>
          <w:szCs w:val="24"/>
        </w:rPr>
        <w:t>creating</w:t>
      </w:r>
      <w:r>
        <w:rPr>
          <w:rFonts w:asciiTheme="majorHAnsi" w:hAnsiTheme="majorHAnsi" w:cstheme="majorHAnsi"/>
          <w:sz w:val="24"/>
          <w:szCs w:val="24"/>
        </w:rPr>
        <w:t xml:space="preserve"> high quality</w:t>
      </w:r>
      <w:r w:rsidR="006D49C9">
        <w:rPr>
          <w:rFonts w:asciiTheme="majorHAnsi" w:hAnsiTheme="majorHAnsi" w:cstheme="majorHAnsi"/>
          <w:sz w:val="24"/>
          <w:szCs w:val="24"/>
        </w:rPr>
        <w:t xml:space="preserve"> (i.e. chromosome-level)</w:t>
      </w:r>
      <w:r>
        <w:rPr>
          <w:rFonts w:asciiTheme="majorHAnsi" w:hAnsiTheme="majorHAnsi" w:cstheme="majorHAnsi"/>
          <w:sz w:val="24"/>
          <w:szCs w:val="24"/>
        </w:rPr>
        <w:t xml:space="preserve"> </w:t>
      </w:r>
      <w:r w:rsidR="006D49C9">
        <w:rPr>
          <w:rFonts w:asciiTheme="majorHAnsi" w:hAnsiTheme="majorHAnsi" w:cstheme="majorHAnsi"/>
          <w:sz w:val="24"/>
          <w:szCs w:val="24"/>
        </w:rPr>
        <w:t xml:space="preserve">reference </w:t>
      </w:r>
      <w:r>
        <w:rPr>
          <w:rFonts w:asciiTheme="majorHAnsi" w:hAnsiTheme="majorHAnsi" w:cstheme="majorHAnsi"/>
          <w:sz w:val="24"/>
          <w:szCs w:val="24"/>
        </w:rPr>
        <w:t xml:space="preserve">genomes of species across the tree of life, such as the Earth </w:t>
      </w:r>
      <w:proofErr w:type="spellStart"/>
      <w:r>
        <w:rPr>
          <w:rFonts w:asciiTheme="majorHAnsi" w:hAnsiTheme="majorHAnsi" w:cstheme="majorHAnsi"/>
          <w:sz w:val="24"/>
          <w:szCs w:val="24"/>
        </w:rPr>
        <w:t>BioGenome</w:t>
      </w:r>
      <w:proofErr w:type="spellEnd"/>
      <w:r>
        <w:rPr>
          <w:rFonts w:asciiTheme="majorHAnsi" w:hAnsiTheme="majorHAnsi" w:cstheme="majorHAnsi"/>
          <w:sz w:val="24"/>
          <w:szCs w:val="24"/>
        </w:rPr>
        <w:t xml:space="preserve"> Project and the Vertebrate Genome Project, have allowed scientists to carry out high resolution comparative genomics studies which have distinguished genomic motifs associated with a species’ risk of extinction, identified signals of evolutionary selection, and provided population level insights from individual reference genomes</w:t>
      </w:r>
      <w:r w:rsidR="00C114D2">
        <w:rPr>
          <w:rFonts w:asciiTheme="majorHAnsi" w:hAnsiTheme="majorHAnsi" w:cstheme="majorHAnsi"/>
          <w:sz w:val="24"/>
          <w:szCs w:val="24"/>
        </w:rPr>
        <w:t xml:space="preserve"> of non-model organisms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In both </w:t>
      </w:r>
      <w:r w:rsidR="00C114D2">
        <w:rPr>
          <w:rFonts w:asciiTheme="majorHAnsi" w:hAnsiTheme="majorHAnsi" w:cstheme="majorHAnsi"/>
          <w:sz w:val="24"/>
          <w:szCs w:val="24"/>
        </w:rPr>
        <w:t>medicine and biodiversity</w:t>
      </w:r>
      <w:r w:rsidRPr="004B6F68">
        <w:rPr>
          <w:rFonts w:asciiTheme="majorHAnsi" w:hAnsiTheme="majorHAnsi" w:cstheme="majorHAnsi"/>
          <w:sz w:val="24"/>
          <w:szCs w:val="24"/>
        </w:rPr>
        <w:t xml:space="preserve">, </w:t>
      </w:r>
      <w:r w:rsidR="00C114D2">
        <w:rPr>
          <w:rFonts w:asciiTheme="majorHAnsi" w:hAnsiTheme="majorHAnsi" w:cstheme="majorHAnsi"/>
          <w:sz w:val="24"/>
          <w:szCs w:val="24"/>
        </w:rPr>
        <w:t>research</w:t>
      </w:r>
      <w:r w:rsidRPr="004B6F68">
        <w:rPr>
          <w:rFonts w:asciiTheme="majorHAnsi" w:hAnsiTheme="majorHAnsi" w:cstheme="majorHAnsi"/>
          <w:sz w:val="24"/>
          <w:szCs w:val="24"/>
        </w:rPr>
        <w:t xml:space="preserve"> involving reference genomes </w:t>
      </w:r>
      <w:r w:rsidR="00012DD3">
        <w:rPr>
          <w:rFonts w:asciiTheme="majorHAnsi" w:hAnsiTheme="majorHAnsi" w:cstheme="majorHAnsi"/>
          <w:sz w:val="24"/>
          <w:szCs w:val="24"/>
        </w:rPr>
        <w:t>is</w:t>
      </w:r>
      <w:r w:rsidRPr="004B6F68">
        <w:rPr>
          <w:rFonts w:asciiTheme="majorHAnsi" w:hAnsiTheme="majorHAnsi" w:cstheme="majorHAnsi"/>
          <w:sz w:val="24"/>
          <w:szCs w:val="24"/>
        </w:rPr>
        <w:t xml:space="preserve"> limited by the completeness of the assembled resource</w:t>
      </w:r>
      <w:r w:rsidR="00012DD3">
        <w:rPr>
          <w:rFonts w:asciiTheme="majorHAnsi" w:hAnsiTheme="majorHAnsi" w:cstheme="majorHAnsi"/>
          <w:sz w:val="24"/>
          <w:szCs w:val="24"/>
        </w:rPr>
        <w:t xml:space="preserve"> used in the </w:t>
      </w:r>
      <w:r w:rsidR="009F1F22">
        <w:rPr>
          <w:rFonts w:asciiTheme="majorHAnsi" w:hAnsiTheme="majorHAnsi" w:cstheme="majorHAnsi"/>
          <w:sz w:val="24"/>
          <w:szCs w:val="24"/>
        </w:rPr>
        <w:t>analysis</w:t>
      </w:r>
      <w:r w:rsidRPr="004B6F68">
        <w:rPr>
          <w:rFonts w:asciiTheme="majorHAnsi" w:hAnsiTheme="majorHAnsi" w:cstheme="majorHAnsi"/>
          <w:sz w:val="24"/>
          <w:szCs w:val="24"/>
        </w:rPr>
        <w:t>.</w:t>
      </w:r>
      <w:r>
        <w:rPr>
          <w:rFonts w:asciiTheme="majorHAnsi" w:hAnsiTheme="majorHAnsi" w:cstheme="majorHAnsi"/>
          <w:sz w:val="24"/>
          <w:szCs w:val="24"/>
        </w:rPr>
        <w:t xml:space="preserve"> If a genome is highly fragmented or contains large gaps, </w:t>
      </w:r>
      <w:r w:rsidR="006D49C9">
        <w:rPr>
          <w:rFonts w:asciiTheme="majorHAnsi" w:hAnsiTheme="majorHAnsi" w:cstheme="majorHAnsi"/>
          <w:sz w:val="24"/>
          <w:szCs w:val="24"/>
        </w:rPr>
        <w:t>studies</w:t>
      </w:r>
      <w:r>
        <w:rPr>
          <w:rFonts w:asciiTheme="majorHAnsi" w:hAnsiTheme="majorHAnsi" w:cstheme="majorHAnsi"/>
          <w:sz w:val="24"/>
          <w:szCs w:val="24"/>
        </w:rPr>
        <w:t xml:space="preserve"> cannot accurately </w:t>
      </w:r>
      <w:r w:rsidR="006D49C9">
        <w:rPr>
          <w:rFonts w:asciiTheme="majorHAnsi" w:hAnsiTheme="majorHAnsi" w:cstheme="majorHAnsi"/>
          <w:sz w:val="24"/>
          <w:szCs w:val="24"/>
        </w:rPr>
        <w:t>quantify</w:t>
      </w:r>
      <w:r>
        <w:rPr>
          <w:rFonts w:asciiTheme="majorHAnsi" w:hAnsiTheme="majorHAnsi" w:cstheme="majorHAnsi"/>
          <w:sz w:val="24"/>
          <w:szCs w:val="24"/>
        </w:rPr>
        <w:t xml:space="preserve"> the extent of conserved loci </w:t>
      </w:r>
      <w:r w:rsidR="00C114D2">
        <w:rPr>
          <w:rFonts w:asciiTheme="majorHAnsi" w:hAnsiTheme="majorHAnsi" w:cstheme="majorHAnsi"/>
          <w:sz w:val="24"/>
          <w:szCs w:val="24"/>
        </w:rPr>
        <w:t>or</w:t>
      </w:r>
      <w:r>
        <w:rPr>
          <w:rFonts w:asciiTheme="majorHAnsi" w:hAnsiTheme="majorHAnsi" w:cstheme="majorHAnsi"/>
          <w:sz w:val="24"/>
          <w:szCs w:val="24"/>
        </w:rPr>
        <w:t xml:space="preserve"> may fail to probe </w:t>
      </w:r>
      <w:r w:rsidR="006D49C9">
        <w:rPr>
          <w:rFonts w:asciiTheme="majorHAnsi" w:hAnsiTheme="majorHAnsi" w:cstheme="majorHAnsi"/>
          <w:sz w:val="24"/>
          <w:szCs w:val="24"/>
        </w:rPr>
        <w:t>relevant</w:t>
      </w:r>
      <w:r>
        <w:rPr>
          <w:rFonts w:asciiTheme="majorHAnsi" w:hAnsiTheme="majorHAnsi" w:cstheme="majorHAnsi"/>
          <w:sz w:val="24"/>
          <w:szCs w:val="24"/>
        </w:rPr>
        <w:t xml:space="preserve"> regions of the genome.</w:t>
      </w:r>
      <w:r w:rsidRPr="004B6F68">
        <w:rPr>
          <w:rFonts w:asciiTheme="majorHAnsi" w:hAnsiTheme="majorHAnsi" w:cstheme="majorHAnsi"/>
          <w:sz w:val="24"/>
          <w:szCs w:val="24"/>
        </w:rPr>
        <w:t xml:space="preserve"> As such, </w:t>
      </w:r>
      <w:r w:rsidR="009F1F22">
        <w:rPr>
          <w:rFonts w:asciiTheme="majorHAnsi" w:hAnsiTheme="majorHAnsi" w:cstheme="majorHAnsi"/>
          <w:sz w:val="24"/>
          <w:szCs w:val="24"/>
        </w:rPr>
        <w:t xml:space="preserve">it is essential for genomic resources to be as complete as possible. One way of increasing an assembly’s contiguity is through combining multiple sequencing technologies </w:t>
      </w:r>
      <w:r w:rsidRPr="004B6F68">
        <w:rPr>
          <w:rFonts w:asciiTheme="majorHAnsi" w:hAnsiTheme="majorHAnsi" w:cstheme="majorHAnsi"/>
          <w:sz w:val="24"/>
          <w:szCs w:val="24"/>
        </w:rPr>
        <w:t xml:space="preserve">to carry out </w:t>
      </w:r>
      <w:r w:rsidR="009F1F22">
        <w:rPr>
          <w:rFonts w:asciiTheme="majorHAnsi" w:hAnsiTheme="majorHAnsi" w:cstheme="majorHAnsi"/>
          <w:sz w:val="24"/>
          <w:szCs w:val="24"/>
        </w:rPr>
        <w:t xml:space="preserve">a </w:t>
      </w:r>
      <w:r w:rsidRPr="004B6F68">
        <w:rPr>
          <w:rFonts w:asciiTheme="majorHAnsi" w:hAnsiTheme="majorHAnsi" w:cstheme="majorHAnsi"/>
          <w:sz w:val="24"/>
          <w:szCs w:val="24"/>
        </w:rPr>
        <w:t>“hybrid” method of genome assembly</w:t>
      </w:r>
      <w:r w:rsidR="009F1F22">
        <w:rPr>
          <w:rFonts w:asciiTheme="majorHAnsi" w:hAnsiTheme="majorHAnsi" w:cstheme="majorHAnsi"/>
          <w:sz w:val="24"/>
          <w:szCs w:val="24"/>
        </w:rPr>
        <w:t xml:space="preserve">, as </w:t>
      </w:r>
      <w:r w:rsidR="00FF32DE">
        <w:rPr>
          <w:rFonts w:asciiTheme="majorHAnsi" w:hAnsiTheme="majorHAnsi" w:cstheme="majorHAnsi"/>
          <w:sz w:val="24"/>
          <w:szCs w:val="24"/>
        </w:rPr>
        <w:t>each technology</w:t>
      </w:r>
      <w:r w:rsidRPr="004B6F68">
        <w:rPr>
          <w:rFonts w:asciiTheme="majorHAnsi" w:hAnsiTheme="majorHAnsi" w:cstheme="majorHAnsi"/>
          <w:sz w:val="24"/>
          <w:szCs w:val="24"/>
        </w:rPr>
        <w:t xml:space="preserve"> </w:t>
      </w:r>
      <w:r w:rsidR="00FF32DE">
        <w:rPr>
          <w:rFonts w:asciiTheme="majorHAnsi" w:hAnsiTheme="majorHAnsi" w:cstheme="majorHAnsi"/>
          <w:sz w:val="24"/>
          <w:szCs w:val="24"/>
        </w:rPr>
        <w:t>expands</w:t>
      </w:r>
      <w:r w:rsidRPr="004B6F68">
        <w:rPr>
          <w:rFonts w:asciiTheme="majorHAnsi" w:hAnsiTheme="majorHAnsi" w:cstheme="majorHAnsi"/>
          <w:sz w:val="24"/>
          <w:szCs w:val="24"/>
        </w:rPr>
        <w:t xml:space="preserve"> the capacity for capturing and assembling increasingly more of an organism’s actual genome.</w:t>
      </w:r>
    </w:p>
    <w:p w14:paraId="1E956E2B" w14:textId="2C4E79F5" w:rsidR="000C28F8" w:rsidRDefault="005B263C" w:rsidP="005B263C">
      <w:pPr>
        <w:spacing w:line="240" w:lineRule="auto"/>
        <w:ind w:right="270"/>
        <w:rPr>
          <w:rFonts w:asciiTheme="majorHAnsi" w:hAnsiTheme="majorHAnsi" w:cstheme="majorHAnsi"/>
          <w:color w:val="00000A"/>
          <w:sz w:val="24"/>
          <w:szCs w:val="24"/>
        </w:rPr>
      </w:pPr>
      <w:r>
        <w:rPr>
          <w:rFonts w:asciiTheme="majorHAnsi" w:hAnsiTheme="majorHAnsi" w:cstheme="majorHAnsi"/>
          <w:sz w:val="24"/>
          <w:szCs w:val="24"/>
        </w:rPr>
        <w:t>Next generation sequencing (NGS) and third generation sequencing (TGS)</w:t>
      </w:r>
      <w:r w:rsidRPr="004B6F68">
        <w:rPr>
          <w:rFonts w:asciiTheme="majorHAnsi" w:hAnsiTheme="majorHAnsi" w:cstheme="majorHAnsi"/>
          <w:sz w:val="24"/>
          <w:szCs w:val="24"/>
        </w:rPr>
        <w:t xml:space="preserve"> technologies have allowed </w:t>
      </w:r>
      <w:r>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Pr>
          <w:rFonts w:asciiTheme="majorHAnsi" w:hAnsiTheme="majorHAnsi" w:cstheme="majorHAnsi"/>
          <w:sz w:val="24"/>
          <w:szCs w:val="24"/>
        </w:rPr>
        <w:t>,</w:t>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a few (long-read sequencing, linked-read sequencing, and hi-c chromatin confirmation capture) have been found to be extremely useful for assembling highly contiguous reference genomes. PacBio HiFi </w:t>
      </w:r>
      <w:r w:rsidR="000C28F8">
        <w:rPr>
          <w:rFonts w:asciiTheme="majorHAnsi" w:hAnsiTheme="majorHAnsi" w:cstheme="majorHAnsi"/>
          <w:sz w:val="24"/>
          <w:szCs w:val="24"/>
        </w:rPr>
        <w:t xml:space="preserve">sequencing </w:t>
      </w:r>
      <w:r>
        <w:rPr>
          <w:rFonts w:asciiTheme="majorHAnsi" w:hAnsiTheme="majorHAnsi" w:cstheme="majorHAnsi"/>
          <w:sz w:val="24"/>
          <w:szCs w:val="24"/>
        </w:rPr>
        <w:t xml:space="preserve">generates long reads tens of thousands of base pairs in length; 10X Genomics linked-reads are sequences of Illumina short reads made into pseudo long-reads through barcoding (linking) short segments of DNA contained on the same a long fragment; and Phase Genomics hi-c chromatin confirmation capture (hi-c) are sequences of Illumina short reads generated from </w:t>
      </w:r>
      <w:r>
        <w:rPr>
          <w:rFonts w:asciiTheme="majorHAnsi" w:hAnsiTheme="majorHAnsi" w:cstheme="majorHAnsi"/>
          <w:sz w:val="24"/>
          <w:szCs w:val="24"/>
        </w:rPr>
        <w:lastRenderedPageBreak/>
        <w:t xml:space="preserve">crosslinked physically interacting DNA. There are limitations to the newer sequencing technologies: </w:t>
      </w:r>
      <w:r>
        <w:rPr>
          <w:rFonts w:asciiTheme="majorHAnsi" w:hAnsiTheme="majorHAnsi" w:cstheme="majorHAnsi"/>
          <w:color w:val="00000A"/>
          <w:sz w:val="24"/>
          <w:szCs w:val="24"/>
        </w:rPr>
        <w:t>T</w:t>
      </w:r>
      <w:r>
        <w:rPr>
          <w:rFonts w:asciiTheme="majorHAnsi" w:hAnsiTheme="majorHAnsi" w:cstheme="majorHAnsi"/>
          <w:sz w:val="24"/>
          <w:szCs w:val="24"/>
        </w:rPr>
        <w:t>GS requires high molecular weight (HMW) DNA, which can be difficult to generate in sufficient quantities, especially for exceedingly small or rare species</w:t>
      </w:r>
      <w:r w:rsidR="00FF32DE">
        <w:rPr>
          <w:rFonts w:asciiTheme="majorHAnsi" w:hAnsiTheme="majorHAnsi" w:cstheme="majorHAnsi"/>
          <w:sz w:val="24"/>
          <w:szCs w:val="24"/>
        </w:rPr>
        <w:t>;</w:t>
      </w:r>
      <w:r>
        <w:rPr>
          <w:rFonts w:asciiTheme="majorHAnsi" w:hAnsiTheme="majorHAnsi" w:cstheme="majorHAnsi"/>
          <w:sz w:val="24"/>
          <w:szCs w:val="24"/>
        </w:rPr>
        <w:t xml:space="preserve"> and e</w:t>
      </w:r>
      <w:r w:rsidRPr="004B6F68">
        <w:rPr>
          <w:rFonts w:asciiTheme="majorHAnsi" w:hAnsiTheme="majorHAnsi" w:cstheme="majorHAnsi"/>
          <w:sz w:val="24"/>
          <w:szCs w:val="24"/>
        </w:rPr>
        <w:t>ach of the three technolog</w:t>
      </w:r>
      <w:r>
        <w:rPr>
          <w:rFonts w:asciiTheme="majorHAnsi" w:hAnsiTheme="majorHAnsi" w:cstheme="majorHAnsi"/>
          <w:sz w:val="24"/>
          <w:szCs w:val="24"/>
        </w:rPr>
        <w:t>ies (long-read, linked-read</w:t>
      </w:r>
      <w:r w:rsidR="000C28F8">
        <w:rPr>
          <w:rFonts w:asciiTheme="majorHAnsi" w:hAnsiTheme="majorHAnsi" w:cstheme="majorHAnsi"/>
          <w:sz w:val="24"/>
          <w:szCs w:val="24"/>
        </w:rPr>
        <w:t>,</w:t>
      </w:r>
      <w:r>
        <w:rPr>
          <w:rFonts w:asciiTheme="majorHAnsi" w:hAnsiTheme="majorHAnsi" w:cstheme="majorHAnsi"/>
          <w:sz w:val="24"/>
          <w:szCs w:val="24"/>
        </w:rPr>
        <w:t xml:space="preserve"> and hi-c) </w:t>
      </w:r>
      <w:r w:rsidRPr="004B6F68">
        <w:rPr>
          <w:rFonts w:asciiTheme="majorHAnsi" w:hAnsiTheme="majorHAnsi" w:cstheme="majorHAnsi"/>
          <w:sz w:val="24"/>
          <w:szCs w:val="24"/>
        </w:rPr>
        <w:t>have different</w:t>
      </w:r>
      <w:r>
        <w:rPr>
          <w:rFonts w:asciiTheme="majorHAnsi" w:hAnsiTheme="majorHAnsi" w:cstheme="majorHAnsi"/>
          <w:sz w:val="24"/>
          <w:szCs w:val="24"/>
        </w:rPr>
        <w:t xml:space="preserve"> </w:t>
      </w:r>
      <w:r w:rsidRPr="004B6F68">
        <w:rPr>
          <w:rFonts w:asciiTheme="majorHAnsi" w:hAnsiTheme="majorHAnsi" w:cstheme="majorHAnsi"/>
          <w:sz w:val="24"/>
          <w:szCs w:val="24"/>
        </w:rPr>
        <w:t xml:space="preserve">biases, errors, and </w:t>
      </w:r>
      <w:r w:rsidR="00FF32DE">
        <w:rPr>
          <w:rFonts w:asciiTheme="majorHAnsi" w:hAnsiTheme="majorHAnsi" w:cstheme="majorHAnsi"/>
          <w:color w:val="00000A"/>
          <w:sz w:val="24"/>
          <w:szCs w:val="24"/>
        </w:rPr>
        <w:t>limitations</w:t>
      </w:r>
      <w:r>
        <w:rPr>
          <w:rFonts w:asciiTheme="majorHAnsi" w:hAnsiTheme="majorHAnsi" w:cstheme="majorHAnsi"/>
          <w:color w:val="00000A"/>
          <w:sz w:val="24"/>
          <w:szCs w:val="24"/>
        </w:rPr>
        <w:t xml:space="preserve">. </w:t>
      </w:r>
    </w:p>
    <w:p w14:paraId="343C8F84" w14:textId="384FD352" w:rsidR="000C28F8" w:rsidRDefault="000C28F8" w:rsidP="005B263C">
      <w:pPr>
        <w:spacing w:line="240" w:lineRule="auto"/>
        <w:ind w:right="270"/>
        <w:rPr>
          <w:rFonts w:asciiTheme="majorHAnsi" w:hAnsiTheme="majorHAnsi" w:cstheme="majorHAnsi"/>
          <w:color w:val="00000A"/>
          <w:sz w:val="24"/>
          <w:szCs w:val="24"/>
        </w:rPr>
      </w:pPr>
      <w:r>
        <w:rPr>
          <w:rFonts w:asciiTheme="majorHAnsi" w:hAnsiTheme="majorHAnsi" w:cstheme="majorHAnsi"/>
          <w:color w:val="00000A"/>
          <w:sz w:val="24"/>
          <w:szCs w:val="24"/>
        </w:rPr>
        <w:t>TKTKTKT START HERE</w:t>
      </w:r>
    </w:p>
    <w:p w14:paraId="27A6B444" w14:textId="0972EC60" w:rsidR="005B263C" w:rsidRDefault="005B263C" w:rsidP="005B263C">
      <w:pPr>
        <w:spacing w:line="240" w:lineRule="auto"/>
        <w:ind w:right="270"/>
        <w:rPr>
          <w:rFonts w:asciiTheme="majorHAnsi" w:hAnsiTheme="majorHAnsi" w:cstheme="majorHAnsi"/>
          <w:color w:val="00000A"/>
          <w:sz w:val="24"/>
          <w:szCs w:val="24"/>
        </w:rPr>
      </w:pPr>
      <w:r w:rsidRPr="00FD21E9">
        <w:rPr>
          <w:rFonts w:asciiTheme="majorHAnsi" w:hAnsiTheme="majorHAnsi" w:cstheme="majorHAnsi"/>
          <w:color w:val="00000A"/>
          <w:sz w:val="24"/>
          <w:szCs w:val="24"/>
        </w:rPr>
        <w:t>In general, hybrid assemblies use long</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error</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prone reads to generate scaffolds</w:t>
      </w:r>
      <w:r w:rsidR="000C28F8">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correct base calling errors with short reads which have high accuracy but cannot span highly</w:t>
      </w:r>
      <w:r>
        <w:rPr>
          <w:rFonts w:asciiTheme="majorHAnsi" w:hAnsiTheme="majorHAnsi" w:cstheme="majorHAnsi"/>
          <w:color w:val="00000A"/>
          <w:sz w:val="24"/>
          <w:szCs w:val="24"/>
        </w:rPr>
        <w:t xml:space="preserve"> </w:t>
      </w:r>
      <w:r w:rsidRPr="00FD21E9">
        <w:rPr>
          <w:rFonts w:asciiTheme="majorHAnsi" w:hAnsiTheme="majorHAnsi" w:cstheme="majorHAnsi"/>
          <w:color w:val="00000A"/>
          <w:sz w:val="24"/>
          <w:szCs w:val="24"/>
        </w:rPr>
        <w:t>repetitive sequences</w:t>
      </w:r>
      <w:r w:rsidR="000C28F8">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and anchor</w:t>
      </w:r>
      <w:r w:rsidR="000C28F8">
        <w:rPr>
          <w:rFonts w:asciiTheme="majorHAnsi" w:hAnsiTheme="majorHAnsi" w:cstheme="majorHAnsi"/>
          <w:color w:val="00000A"/>
          <w:sz w:val="24"/>
          <w:szCs w:val="24"/>
        </w:rPr>
        <w:t xml:space="preserve"> error-corrected</w:t>
      </w:r>
      <w:r w:rsidRPr="00FD21E9">
        <w:rPr>
          <w:rFonts w:asciiTheme="majorHAnsi" w:hAnsiTheme="majorHAnsi" w:cstheme="majorHAnsi"/>
          <w:color w:val="00000A"/>
          <w:sz w:val="24"/>
          <w:szCs w:val="24"/>
        </w:rPr>
        <w:t xml:space="preserve"> scaffolds into chromosomes using interaction mapping which </w:t>
      </w:r>
      <w:r>
        <w:rPr>
          <w:rFonts w:asciiTheme="majorHAnsi" w:hAnsiTheme="majorHAnsi" w:cstheme="majorHAnsi"/>
          <w:color w:val="00000A"/>
          <w:sz w:val="24"/>
          <w:szCs w:val="24"/>
        </w:rPr>
        <w:t>crosslinks physically interacting segments of DNA to map</w:t>
      </w:r>
      <w:r w:rsidRPr="00FD21E9">
        <w:rPr>
          <w:rFonts w:asciiTheme="majorHAnsi" w:hAnsiTheme="majorHAnsi" w:cstheme="majorHAnsi"/>
          <w:color w:val="00000A"/>
          <w:sz w:val="24"/>
          <w:szCs w:val="24"/>
        </w:rPr>
        <w:t xml:space="preserve"> physical associations </w:t>
      </w:r>
      <w:r w:rsidR="00C43838">
        <w:rPr>
          <w:rFonts w:asciiTheme="majorHAnsi" w:hAnsiTheme="majorHAnsi" w:cstheme="majorHAnsi"/>
          <w:color w:val="00000A"/>
          <w:sz w:val="24"/>
          <w:szCs w:val="24"/>
        </w:rPr>
        <w:t>linking</w:t>
      </w:r>
      <w:r w:rsidRPr="00FD21E9">
        <w:rPr>
          <w:rFonts w:asciiTheme="majorHAnsi" w:hAnsiTheme="majorHAnsi" w:cstheme="majorHAnsi"/>
          <w:color w:val="00000A"/>
          <w:sz w:val="24"/>
          <w:szCs w:val="24"/>
        </w:rPr>
        <w:t xml:space="preserve"> proximal scaffolds. </w:t>
      </w:r>
    </w:p>
    <w:p w14:paraId="18E2D74C" w14:textId="516A4FD5" w:rsidR="00BA30E2" w:rsidRDefault="00BA30E2" w:rsidP="005B263C">
      <w:pPr>
        <w:spacing w:line="240" w:lineRule="auto"/>
        <w:ind w:right="270"/>
        <w:rPr>
          <w:rFonts w:asciiTheme="majorHAnsi" w:hAnsiTheme="majorHAnsi" w:cstheme="majorHAnsi"/>
          <w:color w:val="00000A"/>
          <w:sz w:val="24"/>
          <w:szCs w:val="24"/>
        </w:rPr>
      </w:pPr>
    </w:p>
    <w:p w14:paraId="76857452" w14:textId="55FDFC70" w:rsidR="00BA30E2" w:rsidRPr="00F20B76" w:rsidRDefault="00BA30E2" w:rsidP="005B263C">
      <w:pPr>
        <w:spacing w:line="240" w:lineRule="auto"/>
        <w:ind w:right="270"/>
        <w:rPr>
          <w:rFonts w:asciiTheme="majorHAnsi" w:hAnsiTheme="majorHAnsi" w:cstheme="majorHAnsi"/>
          <w:sz w:val="24"/>
          <w:szCs w:val="24"/>
        </w:rPr>
      </w:pPr>
      <w:r>
        <w:rPr>
          <w:rFonts w:asciiTheme="majorHAnsi" w:hAnsiTheme="majorHAnsi" w:cstheme="majorHAnsi"/>
          <w:color w:val="00000A"/>
          <w:sz w:val="24"/>
          <w:szCs w:val="24"/>
        </w:rPr>
        <w:t>TKTKTK</w:t>
      </w:r>
    </w:p>
    <w:p w14:paraId="3EF38127" w14:textId="5A09729D" w:rsidR="002022BE" w:rsidRPr="005B263C" w:rsidRDefault="005B263C" w:rsidP="00293A58">
      <w:pPr>
        <w:spacing w:line="240" w:lineRule="auto"/>
        <w:ind w:right="270"/>
        <w:rPr>
          <w:rFonts w:asciiTheme="majorHAnsi" w:hAnsiTheme="majorHAnsi" w:cstheme="majorHAnsi"/>
          <w:sz w:val="24"/>
          <w:szCs w:val="24"/>
        </w:rPr>
      </w:pPr>
      <w:r>
        <w:rPr>
          <w:rFonts w:asciiTheme="majorHAnsi" w:hAnsiTheme="majorHAnsi" w:cstheme="majorHAnsi"/>
          <w:sz w:val="24"/>
          <w:szCs w:val="24"/>
        </w:rPr>
        <w:t>From sampling to annotation c</w:t>
      </w:r>
      <w:r w:rsidRPr="004B6F68">
        <w:rPr>
          <w:rFonts w:asciiTheme="majorHAnsi" w:hAnsiTheme="majorHAnsi" w:cstheme="majorHAnsi"/>
          <w:sz w:val="24"/>
          <w:szCs w:val="24"/>
        </w:rPr>
        <w:t xml:space="preserve">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can take less than a month to obtain </w:t>
      </w:r>
      <w:r w:rsidRPr="004B6F68">
        <w:rPr>
          <w:rFonts w:asciiTheme="majorHAnsi" w:hAnsiTheme="majorHAnsi" w:cstheme="majorHAnsi"/>
          <w:sz w:val="24"/>
          <w:szCs w:val="24"/>
        </w:rPr>
        <w:t xml:space="preserve">completeness standards which took decades for the first human genome to reach at a fraction of the cost and </w:t>
      </w:r>
      <w:r>
        <w:rPr>
          <w:rFonts w:asciiTheme="majorHAnsi" w:hAnsiTheme="majorHAnsi" w:cstheme="majorHAnsi"/>
          <w:sz w:val="24"/>
          <w:szCs w:val="24"/>
        </w:rPr>
        <w:t xml:space="preserve">with vastly fewer contributing biologists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r>
        <w:rPr>
          <w:rFonts w:asciiTheme="majorHAnsi" w:hAnsiTheme="majorHAnsi" w:cstheme="majorHAnsi"/>
          <w:sz w:val="24"/>
          <w:szCs w:val="24"/>
        </w:rPr>
        <w:t>pertained to</w:t>
      </w:r>
      <w:r w:rsidRPr="004B6F68">
        <w:rPr>
          <w:rFonts w:asciiTheme="majorHAnsi" w:hAnsiTheme="majorHAnsi" w:cstheme="majorHAnsi"/>
          <w:sz w:val="24"/>
          <w:szCs w:val="24"/>
        </w:rPr>
        <w:t xml:space="preserve"> the domestic goat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Pr>
          <w:rFonts w:asciiTheme="majorHAnsi" w:hAnsiTheme="majorHAnsi" w:cstheme="majorHAnsi"/>
          <w:color w:val="00000A"/>
          <w:sz w:val="24"/>
          <w:szCs w:val="24"/>
        </w:rPr>
        <w:t xml:space="preserve">. At the time of publication, it </w:t>
      </w:r>
      <w:r w:rsidRPr="00FD21E9">
        <w:rPr>
          <w:rFonts w:asciiTheme="majorHAnsi" w:hAnsiTheme="majorHAnsi" w:cstheme="majorHAnsi"/>
          <w:color w:val="00000A"/>
          <w:sz w:val="24"/>
          <w:szCs w:val="24"/>
        </w:rPr>
        <w:t xml:space="preserve">proposed </w:t>
      </w:r>
      <w:r>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3EC95C8" w14:textId="77777777" w:rsidR="004610EA" w:rsidRDefault="00293A58" w:rsidP="00293A58">
      <w:pPr>
        <w:spacing w:line="240" w:lineRule="auto"/>
        <w:ind w:right="270"/>
        <w:rPr>
          <w:rFonts w:asciiTheme="majorHAnsi" w:hAnsiTheme="majorHAnsi" w:cstheme="majorHAnsi"/>
          <w:color w:val="00000A"/>
          <w:sz w:val="24"/>
          <w:szCs w:val="24"/>
          <w:lang w:val="en"/>
        </w:rPr>
      </w:pPr>
      <w:r>
        <w:rPr>
          <w:rFonts w:asciiTheme="majorHAnsi" w:hAnsiTheme="majorHAnsi" w:cstheme="majorHAnsi"/>
          <w:color w:val="00000A"/>
          <w:sz w:val="24"/>
          <w:szCs w:val="24"/>
          <w:lang w:val="en"/>
        </w:rPr>
        <w:t xml:space="preserve">A highly contiguous delta smelt reference genome will allow for better management of the captive population through identifying important genomic regions where historical and contemporary selection have led to adaptations in wild delta smelt. As a result, managers can aim to preserve regions of diversity when establishing breeding pair. </w:t>
      </w:r>
    </w:p>
    <w:p w14:paraId="7D6E4E62" w14:textId="6A40A8F4" w:rsidR="004610EA" w:rsidRDefault="004610EA" w:rsidP="00293A58">
      <w:pPr>
        <w:spacing w:line="240" w:lineRule="auto"/>
        <w:ind w:right="270"/>
        <w:rPr>
          <w:rFonts w:asciiTheme="majorHAnsi" w:hAnsiTheme="majorHAnsi" w:cstheme="majorHAnsi"/>
          <w:color w:val="00000A"/>
          <w:sz w:val="24"/>
          <w:szCs w:val="24"/>
          <w:lang w:val="en"/>
        </w:rPr>
      </w:pPr>
    </w:p>
    <w:p w14:paraId="5768F301" w14:textId="77777777" w:rsidR="005B263C" w:rsidRPr="004B6F68" w:rsidRDefault="005B263C" w:rsidP="005B263C">
      <w:pPr>
        <w:spacing w:line="240" w:lineRule="auto"/>
        <w:ind w:right="270"/>
        <w:rPr>
          <w:rFonts w:asciiTheme="majorHAnsi" w:hAnsiTheme="majorHAnsi" w:cstheme="majorHAnsi"/>
          <w:sz w:val="24"/>
          <w:szCs w:val="24"/>
        </w:rPr>
      </w:pPr>
      <w:r>
        <w:rPr>
          <w:rFonts w:asciiTheme="majorHAnsi" w:hAnsiTheme="majorHAnsi" w:cstheme="majorHAnsi"/>
          <w:sz w:val="24"/>
          <w:szCs w:val="24"/>
        </w:rPr>
        <w:t>We carried out a hybrid method of assembly using linked-read, long read and Hi-C sequencing data to create one female and one male delta smelt reference genome. Linked-read sequencing data was provided through 10X Genomics. It is a useful technology to incorporate into a hybrid genome assembly, as it requires small amounts (nanograms) of HMW DNA and creates highly accurate pseudo-long reads. Linked-read technology combines the benefits of long and short reads through encapsulating individual long DNA fragments (50-200 kb) into droplets of water-</w:t>
      </w:r>
      <w:r>
        <w:rPr>
          <w:rFonts w:asciiTheme="majorHAnsi" w:hAnsiTheme="majorHAnsi" w:cstheme="majorHAnsi"/>
          <w:sz w:val="24"/>
          <w:szCs w:val="24"/>
        </w:rPr>
        <w:lastRenderedPageBreak/>
        <w:t xml:space="preserve">in-oil emulsion, or </w:t>
      </w:r>
      <w:r w:rsidRPr="00FD21E9">
        <w:rPr>
          <w:rFonts w:asciiTheme="majorHAnsi" w:hAnsiTheme="majorHAnsi" w:cstheme="majorHAnsi"/>
          <w:sz w:val="24"/>
          <w:szCs w:val="24"/>
        </w:rPr>
        <w:t xml:space="preserve">Gel Bead-in-Emulsions </w:t>
      </w:r>
      <w:r>
        <w:rPr>
          <w:rFonts w:asciiTheme="majorHAnsi" w:hAnsiTheme="majorHAnsi" w:cstheme="majorHAnsi"/>
          <w:sz w:val="24"/>
          <w:szCs w:val="24"/>
        </w:rPr>
        <w:t>(GEMs),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We generated PacBio HiFi read sequencing data to generate long reads. HiFi reads, which are generally moderate in length (10-30 kb), can span highly repetitive regions of moderate size and can reach base calling accuracy of 99.9%. HiFi reads are generated by creating circularized DNA from the two strands of DNA (5’ and 3’ ends). Within the circularized DNA the 5’ and 3’ strands are separated by a known sequence motif. Primers and a polymerase are annealed to synthesize long subreads where the circularized DNA sequence is transcribed repetitively onto one long sequencing read. The repeating sequences separated by a known motif on one read is then used to generate a highly accurate consensus sequence for the captured region. Hi-C chromatin conformation capture data was generated by Phase Genomics. Hi-C data is useful as it measures the frequency in which two pieces of DNA physically interact to derive information on their physical distance. Hi-C technology uses formaldehyde to crosslink pieces of DNA physically interacting in a nucleus. Crosslinked DNA is fragmented into smaller segments, biotinylated bases are attached to 5’ overhands, the ends of opposite strands are ligated to one another, and crosslinking is reversed to create a circular segment of DNA. DNA is then fragmented and biotinylated DNA, which contains sequence data from physically interacting DNA is pulled down for highly accurate paired-end Illumina sequencing. Thus, Hi-C data gives long-range assembly information and is often a highly useful step for scaffolding linked and long read assemblies into chromosomes.</w:t>
      </w:r>
    </w:p>
    <w:p w14:paraId="703F47A6" w14:textId="77777777" w:rsidR="005B263C" w:rsidRPr="00F20B76" w:rsidRDefault="005B263C" w:rsidP="005B263C">
      <w:pPr>
        <w:spacing w:line="240" w:lineRule="auto"/>
        <w:rPr>
          <w:rFonts w:asciiTheme="majorHAnsi" w:hAnsiTheme="majorHAnsi" w:cstheme="majorHAnsi"/>
          <w:sz w:val="24"/>
          <w:szCs w:val="24"/>
        </w:rPr>
      </w:pPr>
      <w:r>
        <w:rPr>
          <w:rFonts w:asciiTheme="majorHAnsi" w:hAnsiTheme="majorHAnsi" w:cstheme="majorHAnsi"/>
          <w:sz w:val="24"/>
          <w:szCs w:val="24"/>
        </w:rPr>
        <w:t xml:space="preserve">A high-quality delta smelt reference genome provides a valuable resource for conservation research. At the broadest level, a chromosome level genome will provide a resource for evolutionary studies across the tree of life. Narrowing focus to 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the delta smelt reference genome can be used as a tool for genetic studies in 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Finally, the delta smelt reference genome can be used within the species 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and used to investigate domestication occurring in the propagated refuge population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(Finger et al., 2018)</w:t>
      </w:r>
      <w:r>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is being used as a source for supplementing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4D9E928C" w14:textId="77777777" w:rsidR="005B263C" w:rsidRDefault="005B263C" w:rsidP="00293A58">
      <w:pPr>
        <w:spacing w:line="240" w:lineRule="auto"/>
        <w:ind w:right="270"/>
        <w:rPr>
          <w:rFonts w:asciiTheme="majorHAnsi" w:hAnsiTheme="majorHAnsi" w:cstheme="majorHAnsi"/>
          <w:color w:val="00000A"/>
          <w:sz w:val="24"/>
          <w:szCs w:val="24"/>
          <w:lang w:val="en"/>
        </w:rPr>
      </w:pPr>
    </w:p>
    <w:p w14:paraId="177316F4" w14:textId="35444CD5" w:rsidR="005B263C" w:rsidRDefault="005B263C" w:rsidP="00293A58">
      <w:pPr>
        <w:spacing w:line="240" w:lineRule="auto"/>
        <w:ind w:right="270"/>
        <w:rPr>
          <w:rFonts w:asciiTheme="majorHAnsi" w:hAnsiTheme="majorHAnsi" w:cstheme="majorHAnsi"/>
          <w:color w:val="00000A"/>
          <w:sz w:val="24"/>
          <w:szCs w:val="24"/>
          <w:lang w:val="en"/>
        </w:rPr>
      </w:pPr>
    </w:p>
    <w:p w14:paraId="18445814" w14:textId="77777777" w:rsidR="005B263C" w:rsidRDefault="005B263C" w:rsidP="00293A58">
      <w:pPr>
        <w:spacing w:line="240" w:lineRule="auto"/>
        <w:ind w:right="270"/>
        <w:rPr>
          <w:rFonts w:asciiTheme="majorHAnsi" w:hAnsiTheme="majorHAnsi" w:cstheme="majorHAnsi"/>
          <w:color w:val="00000A"/>
          <w:sz w:val="24"/>
          <w:szCs w:val="24"/>
          <w:lang w:val="en"/>
        </w:rPr>
      </w:pPr>
    </w:p>
    <w:p w14:paraId="6BDCF918" w14:textId="663AEBA0" w:rsidR="00293A58" w:rsidRPr="002C5280" w:rsidRDefault="00293A58" w:rsidP="00293A58">
      <w:pPr>
        <w:spacing w:line="240" w:lineRule="auto"/>
        <w:ind w:right="270"/>
        <w:rPr>
          <w:rFonts w:asciiTheme="majorHAnsi" w:hAnsiTheme="majorHAnsi" w:cstheme="majorHAnsi"/>
          <w:color w:val="00000A"/>
          <w:sz w:val="24"/>
          <w:szCs w:val="24"/>
          <w:lang w:val="en"/>
        </w:rPr>
      </w:pPr>
      <w:r>
        <w:rPr>
          <w:rFonts w:asciiTheme="majorHAnsi" w:hAnsiTheme="majorHAnsi" w:cstheme="majorHAnsi"/>
          <w:color w:val="00000A"/>
          <w:sz w:val="24"/>
          <w:szCs w:val="24"/>
          <w:lang w:val="en"/>
        </w:rPr>
        <w:t xml:space="preserve">Thus, the delta smelt reference genome </w:t>
      </w:r>
      <w:r>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across the tree of life.</w:t>
      </w:r>
    </w:p>
    <w:p w14:paraId="6B86B325" w14:textId="29938E86" w:rsidR="00293A58" w:rsidRDefault="00293A58"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2" w:name="_Toc144802728"/>
      <w:r>
        <w:rPr>
          <w:rFonts w:asciiTheme="majorHAnsi" w:hAnsiTheme="majorHAnsi" w:cstheme="majorHAnsi"/>
        </w:rPr>
        <w:lastRenderedPageBreak/>
        <w:t>Genomics and Conservation</w:t>
      </w:r>
      <w:bookmarkEnd w:id="12"/>
    </w:p>
    <w:p w14:paraId="167F0817" w14:textId="77777777" w:rsidR="003F2C82" w:rsidRDefault="003F2C82" w:rsidP="00137C6E">
      <w:pPr>
        <w:spacing w:line="240" w:lineRule="auto"/>
        <w:ind w:right="270"/>
        <w:rPr>
          <w:rFonts w:asciiTheme="majorHAnsi" w:hAnsiTheme="majorHAnsi" w:cstheme="majorHAnsi"/>
          <w:color w:val="00000A"/>
          <w:sz w:val="24"/>
          <w:szCs w:val="24"/>
        </w:rPr>
      </w:pPr>
    </w:p>
    <w:p w14:paraId="7537986A" w14:textId="5A0F1AF0" w:rsidR="00895DB8" w:rsidRPr="004610EA" w:rsidRDefault="00350627" w:rsidP="006B228C">
      <w:pPr>
        <w:spacing w:line="240" w:lineRule="auto"/>
        <w:ind w:right="270"/>
        <w:rPr>
          <w:rFonts w:asciiTheme="majorHAnsi" w:hAnsiTheme="majorHAnsi" w:cstheme="majorHAnsi"/>
          <w:strike/>
          <w:sz w:val="24"/>
          <w:szCs w:val="24"/>
        </w:rPr>
      </w:pPr>
      <w:r w:rsidRPr="004610EA">
        <w:rPr>
          <w:rFonts w:asciiTheme="majorHAnsi" w:hAnsiTheme="majorHAnsi" w:cstheme="majorHAnsi"/>
          <w:strike/>
          <w:sz w:val="24"/>
          <w:szCs w:val="24"/>
        </w:rPr>
        <w:t>Over the past few decades s</w:t>
      </w:r>
      <w:r w:rsidR="006B228C" w:rsidRPr="004610EA">
        <w:rPr>
          <w:rFonts w:asciiTheme="majorHAnsi" w:hAnsiTheme="majorHAnsi" w:cstheme="majorHAnsi"/>
          <w:strike/>
          <w:sz w:val="24"/>
          <w:szCs w:val="24"/>
        </w:rPr>
        <w:t>equencing technologies have been in an era of rapid growth</w:t>
      </w:r>
      <w:r w:rsidRPr="004610EA">
        <w:rPr>
          <w:rFonts w:asciiTheme="majorHAnsi" w:hAnsiTheme="majorHAnsi" w:cstheme="majorHAnsi"/>
          <w:strike/>
          <w:sz w:val="24"/>
          <w:szCs w:val="24"/>
        </w:rPr>
        <w:t xml:space="preserve">. </w:t>
      </w:r>
      <w:r w:rsidR="00895DB8" w:rsidRPr="004610EA">
        <w:rPr>
          <w:rFonts w:asciiTheme="majorHAnsi" w:hAnsiTheme="majorHAnsi" w:cstheme="majorHAnsi"/>
          <w:strike/>
          <w:sz w:val="24"/>
          <w:szCs w:val="24"/>
        </w:rPr>
        <w:t>Previously, first-generation, or Sanger</w:t>
      </w:r>
      <w:r w:rsidR="00AE7212" w:rsidRPr="004610EA">
        <w:rPr>
          <w:rFonts w:asciiTheme="majorHAnsi" w:hAnsiTheme="majorHAnsi" w:cstheme="majorHAnsi"/>
          <w:strike/>
          <w:sz w:val="24"/>
          <w:szCs w:val="24"/>
        </w:rPr>
        <w:t>,</w:t>
      </w:r>
      <w:r w:rsidR="00895DB8" w:rsidRPr="004610EA">
        <w:rPr>
          <w:rFonts w:asciiTheme="majorHAnsi" w:hAnsiTheme="majorHAnsi" w:cstheme="majorHAnsi"/>
          <w:strike/>
          <w:sz w:val="24"/>
          <w:szCs w:val="24"/>
        </w:rPr>
        <w:t xml:space="preserve"> sequencing only allowed for capturing DNA segments on the order of hundreds of base pairs, was limited to one individual and one loc</w:t>
      </w:r>
      <w:r w:rsidR="002E2FF8" w:rsidRPr="004610EA">
        <w:rPr>
          <w:rFonts w:asciiTheme="majorHAnsi" w:hAnsiTheme="majorHAnsi" w:cstheme="majorHAnsi"/>
          <w:strike/>
          <w:sz w:val="24"/>
          <w:szCs w:val="24"/>
        </w:rPr>
        <w:t>us</w:t>
      </w:r>
      <w:r w:rsidR="00895DB8" w:rsidRPr="004610EA">
        <w:rPr>
          <w:rFonts w:asciiTheme="majorHAnsi" w:hAnsiTheme="majorHAnsi" w:cstheme="majorHAnsi"/>
          <w:strike/>
          <w:sz w:val="24"/>
          <w:szCs w:val="24"/>
        </w:rPr>
        <w:t xml:space="preserve"> per well, and required time consuming primer design to amplify each region of the genome under investigation. R</w:t>
      </w:r>
      <w:r w:rsidR="00336186" w:rsidRPr="004610EA">
        <w:rPr>
          <w:rFonts w:asciiTheme="majorHAnsi" w:hAnsiTheme="majorHAnsi" w:cstheme="majorHAnsi"/>
          <w:strike/>
          <w:sz w:val="24"/>
          <w:szCs w:val="24"/>
        </w:rPr>
        <w:t xml:space="preserve">ecently developed sequencing methods generate millions to billions of base pairs of sequencing data. </w:t>
      </w:r>
      <w:r w:rsidR="004A3452" w:rsidRPr="004610EA">
        <w:rPr>
          <w:rFonts w:asciiTheme="majorHAnsi" w:hAnsiTheme="majorHAnsi" w:cstheme="majorHAnsi"/>
          <w:strike/>
          <w:sz w:val="24"/>
          <w:szCs w:val="24"/>
        </w:rPr>
        <w:t xml:space="preserve">Massively </w:t>
      </w:r>
      <w:r w:rsidR="00FD79E2" w:rsidRPr="004610EA">
        <w:rPr>
          <w:rFonts w:asciiTheme="majorHAnsi" w:hAnsiTheme="majorHAnsi" w:cstheme="majorHAnsi"/>
          <w:strike/>
          <w:sz w:val="24"/>
          <w:szCs w:val="24"/>
        </w:rPr>
        <w:t xml:space="preserve">parallel next generation sequencing technology (NGS) generates </w:t>
      </w:r>
      <w:r w:rsidR="00AE7212" w:rsidRPr="004610EA">
        <w:rPr>
          <w:rFonts w:asciiTheme="majorHAnsi" w:hAnsiTheme="majorHAnsi" w:cstheme="majorHAnsi"/>
          <w:strike/>
          <w:sz w:val="24"/>
          <w:szCs w:val="24"/>
        </w:rPr>
        <w:t xml:space="preserve">millions to billions of </w:t>
      </w:r>
      <w:r w:rsidR="00FD79E2" w:rsidRPr="004610EA">
        <w:rPr>
          <w:rFonts w:asciiTheme="majorHAnsi" w:hAnsiTheme="majorHAnsi" w:cstheme="majorHAnsi"/>
          <w:strike/>
          <w:sz w:val="24"/>
          <w:szCs w:val="24"/>
        </w:rPr>
        <w:t xml:space="preserve">short reads (50 to 400 bases each) per sequencing run and third generation sequencing technology (TGS) generates </w:t>
      </w:r>
      <w:r w:rsidR="00AE7212" w:rsidRPr="004610EA">
        <w:rPr>
          <w:rFonts w:asciiTheme="majorHAnsi" w:hAnsiTheme="majorHAnsi" w:cstheme="majorHAnsi"/>
          <w:strike/>
          <w:sz w:val="24"/>
          <w:szCs w:val="24"/>
        </w:rPr>
        <w:t xml:space="preserve">millions of </w:t>
      </w:r>
      <w:r w:rsidR="00336186" w:rsidRPr="004610EA">
        <w:rPr>
          <w:rFonts w:asciiTheme="majorHAnsi" w:hAnsiTheme="majorHAnsi" w:cstheme="majorHAnsi"/>
          <w:strike/>
          <w:sz w:val="24"/>
          <w:szCs w:val="24"/>
        </w:rPr>
        <w:t xml:space="preserve">long reads (thousands to hundreds of thousands of base pairs </w:t>
      </w:r>
      <w:r w:rsidR="00895DB8" w:rsidRPr="004610EA">
        <w:rPr>
          <w:rFonts w:asciiTheme="majorHAnsi" w:hAnsiTheme="majorHAnsi" w:cstheme="majorHAnsi"/>
          <w:strike/>
          <w:sz w:val="24"/>
          <w:szCs w:val="24"/>
        </w:rPr>
        <w:t>in length</w:t>
      </w:r>
      <w:r w:rsidR="00336186" w:rsidRPr="004610EA">
        <w:rPr>
          <w:rFonts w:asciiTheme="majorHAnsi" w:hAnsiTheme="majorHAnsi" w:cstheme="majorHAnsi"/>
          <w:strike/>
          <w:sz w:val="24"/>
          <w:szCs w:val="24"/>
        </w:rPr>
        <w:t>)</w:t>
      </w:r>
      <w:r w:rsidR="00AE7212" w:rsidRPr="004610EA">
        <w:rPr>
          <w:rFonts w:asciiTheme="majorHAnsi" w:hAnsiTheme="majorHAnsi" w:cstheme="majorHAnsi"/>
          <w:strike/>
          <w:sz w:val="24"/>
          <w:szCs w:val="24"/>
        </w:rPr>
        <w:t xml:space="preserve"> per sequencing run</w:t>
      </w:r>
      <w:r w:rsidR="00336186" w:rsidRPr="004610EA">
        <w:rPr>
          <w:rFonts w:asciiTheme="majorHAnsi" w:hAnsiTheme="majorHAnsi" w:cstheme="majorHAnsi"/>
          <w:strike/>
          <w:sz w:val="24"/>
          <w:szCs w:val="24"/>
        </w:rPr>
        <w:t xml:space="preserve">. </w:t>
      </w:r>
    </w:p>
    <w:p w14:paraId="50621970" w14:textId="77777777" w:rsidR="007A13CF" w:rsidRDefault="007A13CF" w:rsidP="0011235A">
      <w:pPr>
        <w:spacing w:line="240" w:lineRule="auto"/>
        <w:rPr>
          <w:rFonts w:asciiTheme="majorHAnsi" w:hAnsiTheme="majorHAnsi" w:cstheme="majorHAnsi"/>
          <w:sz w:val="24"/>
          <w:szCs w:val="24"/>
          <w:lang w:val="en"/>
        </w:rPr>
      </w:pPr>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B1E5CAB" w14:textId="77FC879B" w:rsidR="003F5039" w:rsidRPr="00FD21E9" w:rsidRDefault="003F5039" w:rsidP="0011235A">
      <w:pPr>
        <w:pStyle w:val="Header"/>
        <w:outlineLvl w:val="1"/>
        <w:rPr>
          <w:rFonts w:asciiTheme="majorHAnsi" w:hAnsiTheme="majorHAnsi" w:cstheme="majorHAnsi"/>
          <w:szCs w:val="24"/>
        </w:rPr>
      </w:pPr>
      <w:bookmarkStart w:id="13" w:name="_Toc113123183"/>
      <w:bookmarkStart w:id="14" w:name="_Toc144802731"/>
      <w:r w:rsidRPr="00FD21E9">
        <w:rPr>
          <w:rFonts w:asciiTheme="majorHAnsi" w:hAnsiTheme="majorHAnsi" w:cstheme="majorHAnsi"/>
          <w:szCs w:val="24"/>
        </w:rPr>
        <w:lastRenderedPageBreak/>
        <w:t>Introduction</w:t>
      </w:r>
      <w:bookmarkEnd w:id="13"/>
      <w:bookmarkEnd w:id="14"/>
    </w:p>
    <w:p w14:paraId="400C4A41" w14:textId="66A4EF57"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r w:rsidR="005877E5">
        <w:rPr>
          <w:rFonts w:asciiTheme="majorHAnsi" w:hAnsiTheme="majorHAnsi" w:cstheme="majorHAnsi"/>
          <w:sz w:val="24"/>
          <w:szCs w:val="24"/>
        </w:rPr>
        <w:t xml:space="preserve">no reference genome for delta smelt had been assembled. </w:t>
      </w:r>
      <w:r w:rsidR="002B3F0A">
        <w:rPr>
          <w:rFonts w:asciiTheme="majorHAnsi" w:hAnsiTheme="majorHAnsi" w:cstheme="majorHAnsi"/>
          <w:color w:val="00000A"/>
          <w:sz w:val="24"/>
          <w:szCs w:val="24"/>
          <w:lang w:val="en"/>
        </w:rPr>
        <w:t xml:space="preserve">Reference genomes of evolutionarily closely related species may be used to study genetic diversity, adaptations, and vulnerabilities when a species-specific reference genome is unavailable. </w:t>
      </w:r>
      <w:r w:rsidR="002B3F0A">
        <w:rPr>
          <w:rFonts w:asciiTheme="majorHAnsi" w:hAnsiTheme="majorHAnsi" w:cstheme="majorHAnsi"/>
          <w:sz w:val="24"/>
          <w:szCs w:val="24"/>
        </w:rPr>
        <w:t xml:space="preserve">However, the three draft genome assemblies from the </w:t>
      </w:r>
      <w:proofErr w:type="spellStart"/>
      <w:r w:rsidR="002B3F0A">
        <w:rPr>
          <w:rFonts w:asciiTheme="majorHAnsi" w:hAnsiTheme="majorHAnsi" w:cstheme="majorHAnsi"/>
          <w:sz w:val="24"/>
          <w:szCs w:val="24"/>
        </w:rPr>
        <w:t>Osmeridae</w:t>
      </w:r>
      <w:proofErr w:type="spellEnd"/>
      <w:r w:rsidR="002B3F0A">
        <w:rPr>
          <w:rFonts w:asciiTheme="majorHAnsi" w:hAnsiTheme="majorHAnsi" w:cstheme="majorHAnsi"/>
          <w:sz w:val="24"/>
          <w:szCs w:val="24"/>
        </w:rPr>
        <w:t xml:space="preserve"> family</w:t>
      </w:r>
      <w:r w:rsidR="00645DED">
        <w:rPr>
          <w:rFonts w:asciiTheme="majorHAnsi" w:hAnsiTheme="majorHAnsi" w:cstheme="majorHAnsi"/>
          <w:sz w:val="24"/>
          <w:szCs w:val="24"/>
        </w:rPr>
        <w:t xml:space="preserve"> which were available</w:t>
      </w:r>
      <w:r w:rsidR="002B3F0A">
        <w:rPr>
          <w:rFonts w:asciiTheme="majorHAnsi" w:hAnsiTheme="majorHAnsi" w:cstheme="majorHAnsi"/>
          <w:sz w:val="24"/>
          <w:szCs w:val="24"/>
        </w:rPr>
        <w:t xml:space="preserve"> on </w:t>
      </w:r>
      <w:r>
        <w:rPr>
          <w:rFonts w:asciiTheme="majorHAnsi" w:hAnsiTheme="majorHAnsi" w:cstheme="majorHAnsi"/>
          <w:sz w:val="24"/>
          <w:szCs w:val="24"/>
        </w:rPr>
        <w:t>GenBank</w:t>
      </w:r>
      <w:r w:rsidR="005877E5">
        <w:rPr>
          <w:rFonts w:asciiTheme="majorHAnsi" w:hAnsiTheme="majorHAnsi" w:cstheme="majorHAnsi"/>
          <w:sz w:val="24"/>
          <w:szCs w:val="24"/>
        </w:rPr>
        <w:t xml:space="preserve"> were highly fragmented</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(Table </w:t>
      </w:r>
      <w:r w:rsidR="009261E6">
        <w:rPr>
          <w:rFonts w:asciiTheme="majorHAnsi" w:hAnsiTheme="majorHAnsi" w:cstheme="majorHAnsi"/>
          <w:sz w:val="24"/>
          <w:szCs w:val="24"/>
        </w:rPr>
        <w:t>1</w:t>
      </w:r>
      <w:r w:rsidR="00FE49ED">
        <w:rPr>
          <w:rFonts w:asciiTheme="majorHAnsi" w:hAnsiTheme="majorHAnsi" w:cstheme="majorHAnsi"/>
          <w:sz w:val="24"/>
          <w:szCs w:val="24"/>
        </w:rPr>
        <w:t>.</w:t>
      </w:r>
      <w:r w:rsidR="009261E6">
        <w:rPr>
          <w:rFonts w:asciiTheme="majorHAnsi" w:hAnsiTheme="majorHAnsi" w:cstheme="majorHAnsi"/>
          <w:sz w:val="24"/>
          <w:szCs w:val="24"/>
        </w:rPr>
        <w:t>2</w:t>
      </w:r>
      <w:r>
        <w:rPr>
          <w:rFonts w:asciiTheme="majorHAnsi" w:hAnsiTheme="majorHAnsi" w:cstheme="majorHAnsi"/>
          <w:sz w:val="24"/>
          <w:szCs w:val="24"/>
        </w:rPr>
        <w:t xml:space="preserve">). </w:t>
      </w:r>
      <w:commentRangeStart w:id="15"/>
      <w:del w:id="16" w:author="Andrea Schreier" w:date="2023-10-20T10:25:00Z">
        <w:r w:rsidDel="009261E6">
          <w:rPr>
            <w:rFonts w:asciiTheme="majorHAnsi" w:hAnsiTheme="majorHAnsi" w:cstheme="majorHAnsi"/>
            <w:sz w:val="24"/>
            <w:szCs w:val="24"/>
          </w:rPr>
          <w:delText>Understanding the differences between the delta smelt genome and wakasagi genome, estimated to be 4</w:delText>
        </w:r>
        <w:r w:rsidR="00F6769B" w:rsidDel="009261E6">
          <w:rPr>
            <w:rFonts w:asciiTheme="majorHAnsi" w:hAnsiTheme="majorHAnsi" w:cstheme="majorHAnsi"/>
            <w:sz w:val="24"/>
            <w:szCs w:val="24"/>
          </w:rPr>
          <w:delText>6</w:delText>
        </w:r>
        <w:r w:rsidDel="009261E6">
          <w:rPr>
            <w:rFonts w:asciiTheme="majorHAnsi" w:hAnsiTheme="majorHAnsi" w:cstheme="majorHAnsi"/>
            <w:sz w:val="24"/>
            <w:szCs w:val="24"/>
          </w:rPr>
          <w:delText>4 Mb in size and 2n=</w:delText>
        </w:r>
        <w:r w:rsidR="00685FD6" w:rsidDel="009261E6">
          <w:rPr>
            <w:rFonts w:asciiTheme="majorHAnsi" w:hAnsiTheme="majorHAnsi" w:cstheme="majorHAnsi"/>
            <w:sz w:val="24"/>
            <w:szCs w:val="24"/>
          </w:rPr>
          <w:delText>5</w:delText>
        </w:r>
        <w:r w:rsidDel="009261E6">
          <w:rPr>
            <w:rFonts w:asciiTheme="majorHAnsi" w:hAnsiTheme="majorHAnsi" w:cstheme="majorHAnsi"/>
            <w:sz w:val="24"/>
            <w:szCs w:val="24"/>
          </w:rPr>
          <w:delText xml:space="preserve">6 chromosomes, may be an important factor in conservation efforts as wakasagi were introduced into the SFE in 1959 and are known to hybridize with delta smelt in the wild </w:delText>
        </w:r>
        <w:r w:rsidRPr="004B6F68" w:rsidDel="009261E6">
          <w:rPr>
            <w:rFonts w:asciiTheme="majorHAnsi" w:hAnsiTheme="majorHAnsi" w:cstheme="majorHAnsi"/>
            <w:sz w:val="24"/>
            <w:szCs w:val="24"/>
          </w:rPr>
          <w:fldChar w:fldCharType="begin"/>
        </w:r>
        <w:r w:rsidDel="009261E6">
          <w:rPr>
            <w:rFonts w:asciiTheme="majorHAnsi" w:hAnsiTheme="majorHAnsi" w:cstheme="majorHAnsi"/>
            <w:sz w:val="24"/>
            <w:szCs w:val="24"/>
          </w:rPr>
          <w:del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delInstrText>
        </w:r>
        <w:r w:rsidRPr="004B6F68" w:rsidDel="009261E6">
          <w:rPr>
            <w:rFonts w:asciiTheme="majorHAnsi" w:hAnsiTheme="majorHAnsi" w:cstheme="majorHAnsi"/>
            <w:sz w:val="24"/>
            <w:szCs w:val="24"/>
          </w:rPr>
          <w:fldChar w:fldCharType="separate"/>
        </w:r>
        <w:r w:rsidDel="009261E6">
          <w:rPr>
            <w:rFonts w:ascii="Calibri Light" w:hAnsiTheme="majorHAnsi" w:cs="Calibri Light"/>
            <w:sz w:val="24"/>
          </w:rPr>
          <w:delText>(Dill &amp; Cordone, 1997; Kitada et al., 1980; Xuan et al., 2021)</w:delText>
        </w:r>
        <w:r w:rsidRPr="004B6F68" w:rsidDel="009261E6">
          <w:rPr>
            <w:rFonts w:asciiTheme="majorHAnsi" w:hAnsiTheme="majorHAnsi" w:cstheme="majorHAnsi"/>
            <w:sz w:val="24"/>
            <w:szCs w:val="24"/>
          </w:rPr>
          <w:fldChar w:fldCharType="end"/>
        </w:r>
        <w:r w:rsidRPr="004B6F68" w:rsidDel="009261E6">
          <w:rPr>
            <w:rFonts w:asciiTheme="majorHAnsi" w:hAnsiTheme="majorHAnsi" w:cstheme="majorHAnsi"/>
            <w:sz w:val="24"/>
            <w:szCs w:val="24"/>
          </w:rPr>
          <w:delText xml:space="preserve">. </w:delText>
        </w:r>
      </w:del>
      <w:r>
        <w:rPr>
          <w:rFonts w:asciiTheme="majorHAnsi" w:hAnsiTheme="majorHAnsi" w:cstheme="majorHAnsi"/>
          <w:sz w:val="24"/>
          <w:szCs w:val="24"/>
        </w:rPr>
        <w:t>D</w:t>
      </w:r>
      <w:commentRangeEnd w:id="15"/>
      <w:r w:rsidR="002B3F0A">
        <w:rPr>
          <w:rStyle w:val="CommentReference"/>
        </w:rPr>
        <w:commentReference w:id="15"/>
      </w:r>
      <w:r>
        <w:rPr>
          <w:rFonts w:asciiTheme="majorHAnsi" w:hAnsiTheme="majorHAnsi" w:cstheme="majorHAnsi"/>
          <w:sz w:val="24"/>
          <w:szCs w:val="24"/>
        </w:rPr>
        <w:t xml:space="preserve">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17"/>
      <w:commentRangeStart w:id="18"/>
      <w:commentRangeStart w:id="19"/>
      <w:r>
        <w:rPr>
          <w:rFonts w:asciiTheme="majorHAnsi" w:hAnsiTheme="majorHAnsi" w:cstheme="majorHAnsi"/>
          <w:sz w:val="24"/>
          <w:szCs w:val="24"/>
        </w:rPr>
        <w:t xml:space="preserve">This discrepancy poses limitations when using the </w:t>
      </w:r>
      <w:r w:rsidR="003E62D5">
        <w:rPr>
          <w:rFonts w:asciiTheme="majorHAnsi" w:hAnsiTheme="majorHAnsi" w:cstheme="majorHAnsi"/>
          <w:sz w:val="24"/>
          <w:szCs w:val="24"/>
        </w:rPr>
        <w:t xml:space="preserve">closely related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w:t>
      </w:r>
      <w:ins w:id="20" w:author="Andrea Schreier" w:date="2023-10-20T10:24:00Z">
        <w:r w:rsidR="009261E6">
          <w:rPr>
            <w:rFonts w:asciiTheme="majorHAnsi" w:hAnsiTheme="majorHAnsi" w:cstheme="majorHAnsi"/>
            <w:sz w:val="24"/>
            <w:szCs w:val="24"/>
          </w:rPr>
          <w:t xml:space="preserve">delta smelt </w:t>
        </w:r>
      </w:ins>
      <w:r>
        <w:rPr>
          <w:rFonts w:asciiTheme="majorHAnsi" w:hAnsiTheme="majorHAnsi" w:cstheme="majorHAnsi"/>
          <w:sz w:val="24"/>
          <w:szCs w:val="24"/>
        </w:rPr>
        <w:t>analyses, as it only a partial assembly</w:t>
      </w:r>
      <w:commentRangeEnd w:id="17"/>
      <w:r w:rsidR="00EE0B9A">
        <w:rPr>
          <w:rStyle w:val="CommentReference"/>
        </w:rPr>
        <w:commentReference w:id="17"/>
      </w:r>
      <w:commentRangeEnd w:id="18"/>
      <w:r w:rsidR="003E62D5">
        <w:rPr>
          <w:rStyle w:val="CommentReference"/>
        </w:rPr>
        <w:commentReference w:id="18"/>
      </w:r>
      <w:commentRangeEnd w:id="19"/>
      <w:r w:rsidR="002B3F0A">
        <w:rPr>
          <w:rStyle w:val="CommentReference"/>
        </w:rPr>
        <w:commentReference w:id="19"/>
      </w:r>
      <w:r>
        <w:rPr>
          <w:rFonts w:asciiTheme="majorHAnsi" w:hAnsiTheme="majorHAnsi" w:cstheme="majorHAnsi"/>
          <w:sz w:val="24"/>
          <w:szCs w:val="24"/>
        </w:rPr>
        <w:t>.</w:t>
      </w:r>
    </w:p>
    <w:p w14:paraId="3289722F" w14:textId="18E420F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r w:rsidR="003E62D5">
        <w:rPr>
          <w:rFonts w:asciiTheme="majorHAnsi" w:hAnsiTheme="majorHAnsi" w:cstheme="majorHAnsi"/>
          <w:sz w:val="24"/>
          <w:szCs w:val="24"/>
        </w:rPr>
        <w:t xml:space="preserve"> through a hybrid method of assembly using linked-reads, long reads and chromosome conformation capture</w:t>
      </w:r>
      <w:r>
        <w:rPr>
          <w:rFonts w:asciiTheme="majorHAnsi" w:hAnsiTheme="majorHAnsi" w:cstheme="majorHAnsi"/>
          <w:sz w:val="24"/>
          <w:szCs w:val="24"/>
        </w:rPr>
        <w:t>.</w:t>
      </w:r>
      <w:r w:rsidR="007858F9">
        <w:rPr>
          <w:rFonts w:asciiTheme="majorHAnsi" w:hAnsiTheme="majorHAnsi" w:cstheme="majorHAnsi"/>
          <w:sz w:val="24"/>
          <w:szCs w:val="24"/>
        </w:rPr>
        <w:t xml:space="preserve"> </w:t>
      </w:r>
      <w:commentRangeStart w:id="21"/>
      <w:commentRangeStart w:id="22"/>
      <w:commentRangeStart w:id="23"/>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w:t>
      </w:r>
      <w:r w:rsidR="002B3F0A">
        <w:rPr>
          <w:rFonts w:asciiTheme="majorHAnsi" w:hAnsiTheme="majorHAnsi" w:cstheme="majorHAnsi"/>
          <w:sz w:val="24"/>
          <w:szCs w:val="24"/>
        </w:rPr>
        <w:t xml:space="preserve">and </w:t>
      </w:r>
      <w:r w:rsidR="007858F9">
        <w:rPr>
          <w:rFonts w:asciiTheme="majorHAnsi" w:hAnsiTheme="majorHAnsi" w:cstheme="majorHAnsi"/>
          <w:sz w:val="24"/>
          <w:szCs w:val="24"/>
        </w:rPr>
        <w:t xml:space="preserve">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21"/>
      <w:r>
        <w:rPr>
          <w:rStyle w:val="CommentReference"/>
        </w:rPr>
        <w:commentReference w:id="21"/>
      </w:r>
      <w:commentRangeEnd w:id="22"/>
      <w:r w:rsidR="005F6881">
        <w:rPr>
          <w:rStyle w:val="CommentReference"/>
        </w:rPr>
        <w:commentReference w:id="22"/>
      </w:r>
      <w:commentRangeEnd w:id="23"/>
      <w:r w:rsidR="002B3F0A">
        <w:rPr>
          <w:rStyle w:val="CommentReference"/>
        </w:rPr>
        <w:commentReference w:id="23"/>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4" w:name="_Toc113123184"/>
      <w:bookmarkStart w:id="25"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24"/>
      <w:bookmarkEnd w:id="25"/>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6" w:name="_Toc113123185"/>
      <w:bookmarkStart w:id="27" w:name="_Toc144802733"/>
      <w:r w:rsidRPr="00FD21E9">
        <w:rPr>
          <w:rFonts w:asciiTheme="majorHAnsi" w:hAnsiTheme="majorHAnsi" w:cstheme="majorHAnsi"/>
          <w:sz w:val="24"/>
          <w:szCs w:val="24"/>
        </w:rPr>
        <w:t>Sample collection &amp; DNA extraction</w:t>
      </w:r>
      <w:bookmarkEnd w:id="26"/>
      <w:bookmarkEnd w:id="27"/>
      <w:r w:rsidRPr="00FD21E9">
        <w:rPr>
          <w:rFonts w:asciiTheme="majorHAnsi" w:hAnsiTheme="majorHAnsi" w:cstheme="majorHAnsi"/>
          <w:sz w:val="24"/>
          <w:szCs w:val="24"/>
        </w:rPr>
        <w:t xml:space="preserve"> </w:t>
      </w:r>
    </w:p>
    <w:p w14:paraId="5261C20F" w14:textId="191CFE7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r w:rsidR="001B202C">
        <w:rPr>
          <w:rFonts w:asciiTheme="majorHAnsi" w:hAnsiTheme="majorHAnsi" w:cstheme="majorHAnsi"/>
          <w:sz w:val="24"/>
          <w:szCs w:val="24"/>
        </w:rPr>
        <w:t xml:space="preserve"> </w:t>
      </w:r>
      <w:r w:rsidR="007E4662">
        <w:rPr>
          <w:rFonts w:asciiTheme="majorHAnsi" w:hAnsiTheme="majorHAnsi" w:cstheme="majorHAnsi"/>
          <w:sz w:val="24"/>
          <w:szCs w:val="24"/>
        </w:rPr>
        <w:t>in</w:t>
      </w:r>
      <w:r w:rsidR="001B202C">
        <w:rPr>
          <w:rFonts w:asciiTheme="majorHAnsi" w:hAnsiTheme="majorHAnsi" w:cstheme="majorHAnsi"/>
          <w:sz w:val="24"/>
          <w:szCs w:val="24"/>
        </w:rPr>
        <w:t xml:space="preserve"> MS-222</w:t>
      </w:r>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r w:rsidR="001B202C">
        <w:rPr>
          <w:rFonts w:asciiTheme="majorHAnsi" w:hAnsiTheme="majorHAnsi" w:cstheme="majorHAnsi"/>
          <w:sz w:val="24"/>
          <w:szCs w:val="24"/>
        </w:rPr>
        <w:t>at -80</w:t>
      </w:r>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w:t>
      </w:r>
      <w:r w:rsidR="005611E7">
        <w:rPr>
          <w:rFonts w:asciiTheme="majorHAnsi" w:hAnsiTheme="majorHAnsi" w:cstheme="majorHAnsi"/>
          <w:sz w:val="24"/>
          <w:szCs w:val="24"/>
        </w:rPr>
        <w:t xml:space="preserve">long read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282122F7" w14:textId="17D339E0" w:rsidR="00FA6376" w:rsidRDefault="003F5039" w:rsidP="00FA6376">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w:t>
      </w:r>
      <w:r w:rsidRPr="00FD21E9">
        <w:rPr>
          <w:rFonts w:asciiTheme="majorHAnsi" w:hAnsiTheme="majorHAnsi" w:cstheme="majorHAnsi"/>
          <w:sz w:val="24"/>
          <w:szCs w:val="24"/>
        </w:rPr>
        <w:lastRenderedPageBreak/>
        <w:t>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r w:rsidR="003F60A5">
        <w:rPr>
          <w:rFonts w:asciiTheme="majorHAnsi" w:hAnsiTheme="majorHAnsi" w:cstheme="majorHAnsi"/>
          <w:sz w:val="24"/>
          <w:szCs w:val="24"/>
        </w:rPr>
        <w:t xml:space="preserve"> 1000 Spectrophotometer</w:t>
      </w:r>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FA6376">
        <w:rPr>
          <w:rFonts w:asciiTheme="majorHAnsi" w:hAnsiTheme="majorHAnsi" w:cstheme="majorHAnsi"/>
          <w:sz w:val="24"/>
          <w:szCs w:val="24"/>
        </w:rPr>
        <w:t>. E</w:t>
      </w:r>
      <w:r w:rsidRPr="00FD21E9">
        <w:rPr>
          <w:rFonts w:asciiTheme="majorHAnsi" w:hAnsiTheme="majorHAnsi" w:cstheme="majorHAnsi"/>
          <w:sz w:val="24"/>
          <w:szCs w:val="24"/>
        </w:rPr>
        <w:t>xtractions with an average read fragment length of 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kb</w:t>
      </w:r>
      <w:r w:rsidR="00FA6376">
        <w:rPr>
          <w:rFonts w:asciiTheme="majorHAnsi" w:hAnsiTheme="majorHAnsi" w:cstheme="majorHAnsi"/>
          <w:sz w:val="24"/>
          <w:szCs w:val="24"/>
        </w:rPr>
        <w:t xml:space="preserve"> </w:t>
      </w:r>
      <w:r w:rsidR="00A94661">
        <w:rPr>
          <w:rFonts w:asciiTheme="majorHAnsi" w:hAnsiTheme="majorHAnsi" w:cstheme="majorHAnsi"/>
          <w:iCs/>
          <w:sz w:val="24"/>
          <w:szCs w:val="24"/>
        </w:rPr>
        <w:t>were used for library prep and seq</w:t>
      </w:r>
      <w:r w:rsidR="00A04A7E">
        <w:rPr>
          <w:rFonts w:asciiTheme="majorHAnsi" w:hAnsiTheme="majorHAnsi" w:cstheme="majorHAnsi"/>
          <w:iCs/>
          <w:sz w:val="24"/>
          <w:szCs w:val="24"/>
        </w:rPr>
        <w:t>ue</w:t>
      </w:r>
      <w:r w:rsidR="00A94661">
        <w:rPr>
          <w:rFonts w:asciiTheme="majorHAnsi" w:hAnsiTheme="majorHAnsi" w:cstheme="majorHAnsi"/>
          <w:iCs/>
          <w:sz w:val="24"/>
          <w:szCs w:val="24"/>
        </w:rPr>
        <w:t>ncing</w:t>
      </w:r>
      <w:r w:rsidR="00FA6376">
        <w:rPr>
          <w:rFonts w:asciiTheme="majorHAnsi" w:hAnsiTheme="majorHAnsi" w:cstheme="majorHAnsi"/>
          <w:iCs/>
          <w:sz w:val="24"/>
          <w:szCs w:val="24"/>
        </w:rPr>
        <w:t xml:space="preserve"> at the UC Davis DNA Technologies and Expression Analysis Core.</w:t>
      </w:r>
    </w:p>
    <w:p w14:paraId="39DFEADB" w14:textId="1D600D2F" w:rsidR="005D14A7" w:rsidRPr="00CD0ACF" w:rsidRDefault="00B50827" w:rsidP="002761DB">
      <w:pPr>
        <w:spacing w:line="240" w:lineRule="auto"/>
        <w:ind w:right="270"/>
        <w:rPr>
          <w:rFonts w:asciiTheme="majorHAnsi" w:hAnsiTheme="majorHAnsi" w:cstheme="majorHAnsi"/>
          <w:iCs/>
          <w:sz w:val="24"/>
          <w:szCs w:val="24"/>
        </w:rPr>
      </w:pPr>
      <w:r>
        <w:rPr>
          <w:rFonts w:asciiTheme="majorHAnsi" w:hAnsiTheme="majorHAnsi" w:cstheme="majorHAnsi"/>
          <w:sz w:val="24"/>
          <w:szCs w:val="24"/>
        </w:rPr>
        <w:t xml:space="preserve">If the first library prep and sequencing run </w:t>
      </w:r>
      <w:r w:rsidR="00FA6376">
        <w:rPr>
          <w:rFonts w:asciiTheme="majorHAnsi" w:hAnsiTheme="majorHAnsi" w:cstheme="majorHAnsi"/>
          <w:sz w:val="24"/>
          <w:szCs w:val="24"/>
        </w:rPr>
        <w:t>from</w:t>
      </w:r>
      <w:r>
        <w:rPr>
          <w:rFonts w:asciiTheme="majorHAnsi" w:hAnsiTheme="majorHAnsi" w:cstheme="majorHAnsi"/>
          <w:sz w:val="24"/>
          <w:szCs w:val="24"/>
        </w:rPr>
        <w:t xml:space="preserve"> an individual </w:t>
      </w:r>
      <w:r w:rsidR="00FA6376">
        <w:rPr>
          <w:rFonts w:asciiTheme="majorHAnsi" w:hAnsiTheme="majorHAnsi" w:cstheme="majorHAnsi"/>
          <w:sz w:val="24"/>
          <w:szCs w:val="24"/>
        </w:rPr>
        <w:t xml:space="preserve">sample </w:t>
      </w:r>
      <w:r>
        <w:rPr>
          <w:rFonts w:asciiTheme="majorHAnsi" w:hAnsiTheme="majorHAnsi" w:cstheme="majorHAnsi"/>
          <w:sz w:val="24"/>
          <w:szCs w:val="24"/>
        </w:rPr>
        <w:t>did not obtain sufficient coverage to carry out subsequent assembly for each sex, we selected a second high or low-input library prep based on the amount of extracted HMW gDNA remain</w:t>
      </w:r>
      <w:r w:rsidR="00FA6376">
        <w:rPr>
          <w:rFonts w:asciiTheme="majorHAnsi" w:hAnsiTheme="majorHAnsi" w:cstheme="majorHAnsi"/>
          <w:sz w:val="24"/>
          <w:szCs w:val="24"/>
        </w:rPr>
        <w:t>ing</w:t>
      </w:r>
      <w:r>
        <w:rPr>
          <w:rFonts w:asciiTheme="majorHAnsi" w:hAnsiTheme="majorHAnsi" w:cstheme="majorHAnsi"/>
          <w:sz w:val="24"/>
          <w:szCs w:val="24"/>
        </w:rPr>
        <w:t xml:space="preserve"> for </w:t>
      </w:r>
      <w:proofErr w:type="gramStart"/>
      <w:r>
        <w:rPr>
          <w:rFonts w:asciiTheme="majorHAnsi" w:hAnsiTheme="majorHAnsi" w:cstheme="majorHAnsi"/>
          <w:sz w:val="24"/>
          <w:szCs w:val="24"/>
        </w:rPr>
        <w:t>each individual</w:t>
      </w:r>
      <w:proofErr w:type="gramEnd"/>
      <w:r>
        <w:rPr>
          <w:rFonts w:asciiTheme="majorHAnsi" w:hAnsiTheme="majorHAnsi" w:cstheme="majorHAnsi"/>
          <w:sz w:val="24"/>
          <w:szCs w:val="24"/>
        </w:rPr>
        <w:t xml:space="preserve">. If no further HMW gDNA was available, we resampled tissue, extracted HMW gDNA, library-prepped and sequenced a new individual of the same sex. </w:t>
      </w:r>
      <w:r w:rsidR="00A94661">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r w:rsidR="00C454CF">
        <w:rPr>
          <w:rFonts w:asciiTheme="majorHAnsi" w:hAnsiTheme="majorHAnsi" w:cstheme="majorHAnsi"/>
          <w:iCs/>
          <w:sz w:val="24"/>
          <w:szCs w:val="24"/>
        </w:rPr>
        <w:t xml:space="preserve">generating 10X Genomics </w:t>
      </w:r>
      <w:r w:rsidR="005D14A7" w:rsidRPr="00FD21E9">
        <w:rPr>
          <w:rFonts w:asciiTheme="majorHAnsi" w:hAnsiTheme="majorHAnsi" w:cstheme="majorHAnsi"/>
          <w:iCs/>
          <w:sz w:val="24"/>
          <w:szCs w:val="24"/>
        </w:rPr>
        <w:t>linked-read</w:t>
      </w:r>
      <w:r w:rsidR="00C454CF">
        <w:rPr>
          <w:rFonts w:asciiTheme="majorHAnsi" w:hAnsiTheme="majorHAnsi" w:cstheme="majorHAnsi"/>
          <w:iCs/>
          <w:sz w:val="24"/>
          <w:szCs w:val="24"/>
        </w:rPr>
        <w:t>s</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r w:rsidR="00C454CF">
        <w:rPr>
          <w:rFonts w:asciiTheme="majorHAnsi" w:hAnsiTheme="majorHAnsi" w:cstheme="majorHAnsi"/>
          <w:iCs/>
          <w:sz w:val="24"/>
          <w:szCs w:val="24"/>
        </w:rPr>
        <w:t xml:space="preserve">PacBio HiFi </w:t>
      </w:r>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r w:rsidR="00C454CF">
        <w:rPr>
          <w:rFonts w:asciiTheme="majorHAnsi" w:hAnsiTheme="majorHAnsi" w:cstheme="majorHAnsi"/>
          <w:iCs/>
          <w:sz w:val="24"/>
          <w:szCs w:val="24"/>
        </w:rPr>
        <w:t xml:space="preserve">10X Genomics </w:t>
      </w:r>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PacBio HiFi </w:t>
      </w:r>
      <w:r w:rsidR="005D14A7" w:rsidRPr="00FD21E9">
        <w:rPr>
          <w:rFonts w:asciiTheme="majorHAnsi" w:hAnsiTheme="majorHAnsi" w:cstheme="majorHAnsi"/>
          <w:iCs/>
          <w:sz w:val="24"/>
          <w:szCs w:val="24"/>
        </w:rPr>
        <w:t>long read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w:t>
      </w:r>
      <w:commentRangeStart w:id="28"/>
      <w:commentRangeStart w:id="29"/>
      <w:r w:rsidR="005D14A7" w:rsidRPr="00FD21E9">
        <w:rPr>
          <w:rFonts w:asciiTheme="majorHAnsi" w:hAnsiTheme="majorHAnsi" w:cstheme="majorHAnsi"/>
          <w:iCs/>
          <w:sz w:val="24"/>
          <w:szCs w:val="24"/>
        </w:rPr>
        <w:t xml:space="preserve">and </w:t>
      </w:r>
      <w:r w:rsidR="00C454CF">
        <w:rPr>
          <w:rFonts w:asciiTheme="majorHAnsi" w:hAnsiTheme="majorHAnsi" w:cstheme="majorHAnsi"/>
          <w:iCs/>
          <w:sz w:val="24"/>
          <w:szCs w:val="24"/>
        </w:rPr>
        <w:t>pool</w:t>
      </w:r>
      <w:r w:rsidR="000A3BC9">
        <w:rPr>
          <w:rFonts w:asciiTheme="majorHAnsi" w:hAnsiTheme="majorHAnsi" w:cstheme="majorHAnsi"/>
          <w:iCs/>
          <w:sz w:val="24"/>
          <w:szCs w:val="24"/>
        </w:rPr>
        <w:t>ed</w:t>
      </w:r>
      <w:r w:rsidR="00C454CF">
        <w:rPr>
          <w:rFonts w:asciiTheme="majorHAnsi" w:hAnsiTheme="majorHAnsi" w:cstheme="majorHAnsi"/>
          <w:iCs/>
          <w:sz w:val="24"/>
          <w:szCs w:val="24"/>
        </w:rPr>
        <w:t xml:space="preserve"> </w:t>
      </w:r>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r w:rsidR="00C454CF">
        <w:rPr>
          <w:rFonts w:asciiTheme="majorHAnsi" w:hAnsiTheme="majorHAnsi" w:cstheme="majorHAnsi"/>
          <w:iCs/>
          <w:sz w:val="24"/>
          <w:szCs w:val="24"/>
        </w:rPr>
        <w:t>Arima Proximo hi-c</w:t>
      </w:r>
      <w:r w:rsidR="005D14A7" w:rsidRPr="00FD21E9">
        <w:rPr>
          <w:rFonts w:asciiTheme="majorHAnsi" w:hAnsiTheme="majorHAnsi" w:cstheme="majorHAnsi"/>
          <w:iCs/>
          <w:sz w:val="24"/>
          <w:szCs w:val="24"/>
        </w:rPr>
        <w:t xml:space="preserve"> sequencing data </w:t>
      </w:r>
      <w:commentRangeEnd w:id="28"/>
      <w:r w:rsidR="00B0064E">
        <w:rPr>
          <w:rStyle w:val="CommentReference"/>
        </w:rPr>
        <w:commentReference w:id="28"/>
      </w:r>
      <w:commentRangeEnd w:id="29"/>
      <w:r w:rsidR="00FA6376">
        <w:rPr>
          <w:rStyle w:val="CommentReference"/>
        </w:rPr>
        <w:commentReference w:id="29"/>
      </w:r>
      <w:r w:rsidR="005D14A7" w:rsidRPr="00FD21E9">
        <w:rPr>
          <w:rFonts w:asciiTheme="majorHAnsi" w:hAnsiTheme="majorHAnsi" w:cstheme="majorHAnsi"/>
          <w:iCs/>
          <w:sz w:val="24"/>
          <w:szCs w:val="24"/>
        </w:rPr>
        <w:t>(Table 2.2).</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0" w:name="_Toc113123186"/>
      <w:bookmarkStart w:id="31" w:name="_Toc144802734"/>
      <w:r w:rsidRPr="00FD21E9">
        <w:rPr>
          <w:rFonts w:asciiTheme="majorHAnsi" w:hAnsiTheme="majorHAnsi" w:cstheme="majorHAnsi"/>
          <w:sz w:val="24"/>
          <w:szCs w:val="24"/>
        </w:rPr>
        <w:t>Linked-read library prep, sequencing &amp; quality control</w:t>
      </w:r>
      <w:bookmarkEnd w:id="30"/>
      <w:bookmarkEnd w:id="31"/>
    </w:p>
    <w:p w14:paraId="243F302D" w14:textId="344FD675" w:rsidR="003F5039" w:rsidRPr="00FD21E9" w:rsidRDefault="003F5039" w:rsidP="008739C3">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bp (50 seconds at peak power = 175, duty factor = 10, and cycle/burst = 200). </w:t>
      </w:r>
      <w:commentRangeStart w:id="32"/>
      <w:r w:rsidRPr="00FD21E9">
        <w:rPr>
          <w:rFonts w:asciiTheme="majorHAnsi" w:hAnsiTheme="majorHAnsi" w:cstheme="majorHAnsi"/>
          <w:sz w:val="24"/>
          <w:szCs w:val="24"/>
        </w:rPr>
        <w:t>Then, the sheared GEMs were converted to a sequencing library following the 10X standard operating procedure</w:t>
      </w:r>
      <w:commentRangeEnd w:id="32"/>
      <w:r w:rsidR="00FA6376">
        <w:rPr>
          <w:rStyle w:val="CommentReference"/>
        </w:rPr>
        <w:commentReference w:id="32"/>
      </w:r>
      <w:r w:rsidRPr="00FD21E9">
        <w:rPr>
          <w:rFonts w:asciiTheme="majorHAnsi" w:hAnsiTheme="majorHAnsi" w:cstheme="majorHAnsi"/>
          <w:sz w:val="24"/>
          <w:szCs w:val="24"/>
        </w:rPr>
        <w:t xml:space="preserv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w:t>
      </w:r>
      <w:r w:rsidRPr="00FD21E9">
        <w:rPr>
          <w:rFonts w:asciiTheme="majorHAnsi" w:hAnsiTheme="majorHAnsi" w:cstheme="majorHAnsi"/>
          <w:sz w:val="24"/>
          <w:szCs w:val="24"/>
        </w:rPr>
        <w:lastRenderedPageBreak/>
        <w:t>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327CF4E"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0505E5">
        <w:rPr>
          <w:rFonts w:asciiTheme="majorHAnsi" w:hAnsiTheme="majorHAnsi" w:cstheme="majorHAnsi"/>
          <w:sz w:val="24"/>
          <w:szCs w:val="24"/>
        </w:rPr>
        <w:instrText xml:space="preserve"> ADDIN ZOTERO_ITEM CSL_CITATION {"citationID":"rTYXloYS","properties":{"formattedCitation":"(Mapleson et al., 2017a)","plainCitation":"(Mapleson et al., 2017a)","noteIndex":0},"citationItems":[{"id":"8VtU1zsE/B6ZpB4H7","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0505E5">
        <w:rPr>
          <w:rFonts w:ascii="Calibri Light" w:hAnsiTheme="majorHAnsi" w:cs="Calibri Light"/>
          <w:sz w:val="24"/>
        </w:rPr>
        <w:t>(Mapleson et al., 2017a)</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3" w:name="_Toc113123187"/>
      <w:bookmarkStart w:id="34" w:name="_Toc144802735"/>
      <w:r w:rsidRPr="00FD21E9">
        <w:rPr>
          <w:rFonts w:asciiTheme="majorHAnsi" w:hAnsiTheme="majorHAnsi" w:cstheme="majorHAnsi"/>
          <w:sz w:val="24"/>
          <w:szCs w:val="24"/>
        </w:rPr>
        <w:t>Long-read library prep, sequencing &amp; quality control</w:t>
      </w:r>
      <w:bookmarkEnd w:id="33"/>
      <w:bookmarkEnd w:id="34"/>
    </w:p>
    <w:p w14:paraId="0573720A" w14:textId="019D1FBC"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w:t>
      </w:r>
      <w:commentRangeStart w:id="35"/>
      <w:r w:rsidR="00CC49C4">
        <w:rPr>
          <w:rFonts w:asciiTheme="majorHAnsi" w:hAnsiTheme="majorHAnsi" w:cstheme="majorHAnsi"/>
          <w:sz w:val="24"/>
          <w:szCs w:val="24"/>
        </w:rPr>
        <w:t xml:space="preserve">male </w:t>
      </w:r>
      <w:r>
        <w:rPr>
          <w:rFonts w:asciiTheme="majorHAnsi" w:hAnsiTheme="majorHAnsi" w:cstheme="majorHAnsi"/>
          <w:sz w:val="24"/>
          <w:szCs w:val="24"/>
        </w:rPr>
        <w:t xml:space="preserve">individual </w:t>
      </w:r>
      <w:commentRangeEnd w:id="35"/>
      <w:r w:rsidR="0006126E">
        <w:rPr>
          <w:rStyle w:val="CommentReference"/>
        </w:rPr>
        <w:commentReference w:id="35"/>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6E9D4044"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When there </w:t>
      </w:r>
      <w:r w:rsidR="0006126E">
        <w:rPr>
          <w:rFonts w:asciiTheme="majorHAnsi" w:hAnsiTheme="majorHAnsi" w:cstheme="majorHAnsi"/>
          <w:sz w:val="24"/>
          <w:szCs w:val="24"/>
        </w:rPr>
        <w:t>were</w:t>
      </w:r>
      <w:r>
        <w:rPr>
          <w:rFonts w:asciiTheme="majorHAnsi" w:hAnsiTheme="majorHAnsi" w:cstheme="majorHAnsi"/>
          <w:sz w:val="24"/>
          <w:szCs w:val="24"/>
        </w:rPr>
        <w:t xml:space="preserve"> insufficient quantities of extracted DNA, l</w:t>
      </w:r>
      <w:r w:rsidR="003F5039" w:rsidRPr="00FD21E9">
        <w:rPr>
          <w:rFonts w:asciiTheme="majorHAnsi" w:hAnsiTheme="majorHAnsi" w:cstheme="majorHAnsi"/>
          <w:sz w:val="24"/>
          <w:szCs w:val="24"/>
        </w:rPr>
        <w:t>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ligation of overhang adapters v3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21B75D29"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statistical model on raw reads to generate base quality called circular consensus (</w:t>
      </w:r>
      <w:r w:rsidR="00391426">
        <w:rPr>
          <w:rFonts w:asciiTheme="majorHAnsi" w:hAnsiTheme="majorHAnsi" w:cstheme="majorHAnsi"/>
          <w:sz w:val="24"/>
          <w:szCs w:val="24"/>
        </w:rPr>
        <w:t>CCS</w:t>
      </w:r>
      <w:r w:rsidRPr="00FD21E9">
        <w:rPr>
          <w:rFonts w:asciiTheme="majorHAnsi" w:hAnsiTheme="majorHAnsi" w:cstheme="majorHAnsi"/>
          <w:sz w:val="24"/>
          <w:szCs w:val="24"/>
        </w:rPr>
        <w:t xml:space="preserve">)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6" w:name="_Toc113123188"/>
      <w:bookmarkStart w:id="37" w:name="_Toc144802736"/>
      <w:r w:rsidRPr="00FD21E9">
        <w:rPr>
          <w:rFonts w:asciiTheme="majorHAnsi" w:hAnsiTheme="majorHAnsi" w:cstheme="majorHAnsi"/>
          <w:sz w:val="24"/>
          <w:szCs w:val="24"/>
        </w:rPr>
        <w:t>Hi-C chromatin conformation capture library prep, sequencing &amp; quality control</w:t>
      </w:r>
      <w:bookmarkEnd w:id="36"/>
      <w:bookmarkEnd w:id="37"/>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r w:rsidR="003A0548">
        <w:rPr>
          <w:rFonts w:asciiTheme="majorHAnsi" w:hAnsiTheme="majorHAnsi" w:cstheme="majorHAnsi"/>
          <w:sz w:val="24"/>
          <w:szCs w:val="24"/>
        </w:rPr>
        <w:t xml:space="preserve"> the</w:t>
      </w:r>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38" w:name="_Toc113123189"/>
      <w:bookmarkStart w:id="39" w:name="_Toc144802737"/>
      <w:r w:rsidRPr="0087338E">
        <w:rPr>
          <w:rFonts w:asciiTheme="majorHAnsi" w:hAnsiTheme="majorHAnsi" w:cstheme="majorHAnsi"/>
          <w:sz w:val="24"/>
          <w:szCs w:val="24"/>
        </w:rPr>
        <w:t>Genome assembly</w:t>
      </w:r>
      <w:bookmarkEnd w:id="38"/>
      <w:bookmarkEnd w:id="39"/>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0" w:name="_Toc113123190"/>
      <w:bookmarkStart w:id="41" w:name="_Toc144802738"/>
      <w:r w:rsidRPr="00FD21E9">
        <w:rPr>
          <w:rFonts w:asciiTheme="majorHAnsi" w:hAnsiTheme="majorHAnsi" w:cstheme="majorHAnsi"/>
          <w:sz w:val="24"/>
          <w:szCs w:val="24"/>
        </w:rPr>
        <w:t>Assembly quality assessment</w:t>
      </w:r>
      <w:bookmarkEnd w:id="40"/>
      <w:bookmarkEnd w:id="41"/>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w:t>
      </w:r>
      <w:r w:rsidRPr="00FD21E9">
        <w:rPr>
          <w:rFonts w:asciiTheme="majorHAnsi" w:hAnsiTheme="majorHAnsi" w:cstheme="majorHAnsi"/>
          <w:sz w:val="24"/>
          <w:szCs w:val="24"/>
        </w:rPr>
        <w:lastRenderedPageBreak/>
        <w:t>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4C94F20D" w:rsidR="003F5039" w:rsidRPr="00FD21E9" w:rsidRDefault="00391426" w:rsidP="0011235A">
      <w:pPr>
        <w:pStyle w:val="HTMLAddress"/>
        <w:spacing w:line="240" w:lineRule="auto"/>
        <w:outlineLvl w:val="2"/>
        <w:rPr>
          <w:rFonts w:asciiTheme="majorHAnsi" w:hAnsiTheme="majorHAnsi" w:cstheme="majorHAnsi"/>
          <w:b/>
          <w:bCs/>
          <w:sz w:val="24"/>
          <w:szCs w:val="24"/>
          <w:u w:val="single"/>
        </w:rPr>
      </w:pPr>
      <w:bookmarkStart w:id="42" w:name="_Toc113123191"/>
      <w:bookmarkStart w:id="43" w:name="_Toc144802739"/>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3F5039" w:rsidRPr="00FD21E9">
        <w:rPr>
          <w:rFonts w:asciiTheme="majorHAnsi" w:hAnsiTheme="majorHAnsi" w:cstheme="majorHAnsi"/>
          <w:sz w:val="24"/>
          <w:szCs w:val="24"/>
        </w:rPr>
        <w:t xml:space="preserve"> chromosome validation</w:t>
      </w:r>
      <w:bookmarkEnd w:id="42"/>
      <w:bookmarkEnd w:id="43"/>
    </w:p>
    <w:p w14:paraId="49CD6C97" w14:textId="485AD8FE"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w:t>
      </w:r>
      <w:r w:rsidR="00391426">
        <w:rPr>
          <w:rFonts w:asciiTheme="majorHAnsi" w:hAnsiTheme="majorHAnsi" w:cstheme="majorHAnsi"/>
          <w:sz w:val="24"/>
          <w:szCs w:val="24"/>
        </w:rPr>
        <w:t>et</w:t>
      </w:r>
      <w:r>
        <w:rPr>
          <w:rFonts w:asciiTheme="majorHAnsi" w:hAnsiTheme="majorHAnsi" w:cstheme="majorHAnsi"/>
          <w:sz w:val="24"/>
          <w:szCs w:val="24"/>
        </w:rPr>
        <w:t>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w:t>
      </w:r>
      <w:proofErr w:type="gramStart"/>
      <w:r w:rsidR="002A4536">
        <w:rPr>
          <w:rFonts w:asciiTheme="majorHAnsi" w:hAnsiTheme="majorHAnsi" w:cstheme="majorHAnsi"/>
          <w:sz w:val="24"/>
          <w:szCs w:val="24"/>
        </w:rPr>
        <w:t>240 day</w:t>
      </w:r>
      <w:proofErr w:type="gramEnd"/>
      <w:r w:rsidR="002A4536">
        <w:rPr>
          <w:rFonts w:asciiTheme="majorHAnsi" w:hAnsiTheme="majorHAnsi" w:cstheme="majorHAnsi"/>
          <w:sz w:val="24"/>
          <w:szCs w:val="24"/>
        </w:rPr>
        <w:t xml:space="preserve"> post hatch subadult delta smelt and the second harvest us</w:t>
      </w:r>
      <w:r w:rsidR="00391426">
        <w:rPr>
          <w:rFonts w:asciiTheme="majorHAnsi" w:hAnsiTheme="majorHAnsi" w:cstheme="majorHAnsi"/>
          <w:sz w:val="24"/>
          <w:szCs w:val="24"/>
        </w:rPr>
        <w:t>ed</w:t>
      </w:r>
      <w:r w:rsidR="002A4536">
        <w:rPr>
          <w:rFonts w:asciiTheme="majorHAnsi" w:hAnsiTheme="majorHAnsi" w:cstheme="majorHAnsi"/>
          <w:sz w:val="24"/>
          <w:szCs w:val="24"/>
        </w:rPr>
        <w:t xml:space="preserve">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measured</w:t>
      </w:r>
      <w:r w:rsidR="00391426">
        <w:rPr>
          <w:rFonts w:asciiTheme="majorHAnsi" w:hAnsiTheme="majorHAnsi" w:cstheme="majorHAnsi"/>
          <w:sz w:val="24"/>
          <w:szCs w:val="24"/>
        </w:rPr>
        <w:t xml:space="preserve"> (total length)</w:t>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5A697F">
        <w:rPr>
          <w:rFonts w:asciiTheme="majorHAnsi" w:hAnsiTheme="majorHAnsi" w:cstheme="majorHAnsi"/>
          <w:sz w:val="24"/>
          <w:szCs w:val="24"/>
        </w:rPr>
        <w:t xml:space="preserve">0.4 </w:t>
      </w:r>
      <w:r w:rsidR="002A4536">
        <w:rPr>
          <w:rFonts w:asciiTheme="majorHAnsi" w:hAnsiTheme="majorHAnsi" w:cstheme="majorHAnsi"/>
          <w:sz w:val="24"/>
          <w:szCs w:val="24"/>
        </w:rPr>
        <w:t>ppt)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r w:rsidR="002C1A78" w:rsidRPr="002C1A78">
        <w:rPr>
          <w:rFonts w:asciiTheme="majorHAnsi" w:hAnsiTheme="majorHAnsi" w:cstheme="majorHAnsi"/>
          <w:sz w:val="24"/>
          <w:szCs w:val="24"/>
        </w:rPr>
        <w:t xml:space="preserve"> </w:t>
      </w:r>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44" w:name="_Toc113123192"/>
      <w:bookmarkStart w:id="45" w:name="_Toc144802740"/>
      <w:r w:rsidRPr="00FD21E9">
        <w:rPr>
          <w:rFonts w:asciiTheme="majorHAnsi" w:hAnsiTheme="majorHAnsi" w:cstheme="majorHAnsi"/>
          <w:szCs w:val="24"/>
        </w:rPr>
        <w:lastRenderedPageBreak/>
        <w:t>Results</w:t>
      </w:r>
      <w:bookmarkEnd w:id="44"/>
      <w:bookmarkEnd w:id="45"/>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6" w:name="_Toc113123193"/>
      <w:bookmarkStart w:id="47" w:name="_Toc144802741"/>
      <w:r w:rsidRPr="00FD21E9">
        <w:rPr>
          <w:rFonts w:asciiTheme="majorHAnsi" w:hAnsiTheme="majorHAnsi" w:cstheme="majorHAnsi"/>
          <w:sz w:val="24"/>
          <w:szCs w:val="24"/>
        </w:rPr>
        <w:t>Sample collection &amp; DNA extraction</w:t>
      </w:r>
      <w:bookmarkEnd w:id="46"/>
      <w:bookmarkEnd w:id="47"/>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r w:rsidRPr="00FD21E9">
        <w:rPr>
          <w:rFonts w:asciiTheme="majorHAnsi" w:hAnsiTheme="majorHAnsi" w:cstheme="majorHAnsi"/>
          <w:iCs/>
          <w:sz w:val="24"/>
          <w:szCs w:val="24"/>
        </w:rPr>
        <w:t xml:space="preserve">. We used </w:t>
      </w:r>
      <w:r w:rsidR="00CD7629">
        <w:rPr>
          <w:rFonts w:asciiTheme="majorHAnsi" w:hAnsiTheme="majorHAnsi" w:cstheme="majorHAnsi"/>
          <w:iCs/>
          <w:sz w:val="24"/>
          <w:szCs w:val="24"/>
        </w:rPr>
        <w:t xml:space="preserve">back muscle, internal organ and/or scale </w:t>
      </w:r>
      <w:r w:rsidRPr="00FD21E9">
        <w:rPr>
          <w:rFonts w:asciiTheme="majorHAnsi" w:hAnsiTheme="majorHAnsi" w:cstheme="majorHAnsi"/>
          <w:iCs/>
          <w:sz w:val="24"/>
          <w:szCs w:val="24"/>
        </w:rPr>
        <w:t>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r w:rsidR="00CD7629">
        <w:rPr>
          <w:rFonts w:asciiTheme="majorHAnsi" w:hAnsiTheme="majorHAnsi" w:cstheme="majorHAnsi"/>
          <w:iCs/>
          <w:sz w:val="24"/>
          <w:szCs w:val="24"/>
        </w:rPr>
        <w:t>, Table 2.2</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r w:rsidR="00FE49ED">
        <w:rPr>
          <w:rFonts w:asciiTheme="majorHAnsi" w:hAnsiTheme="majorHAnsi" w:cstheme="majorHAnsi"/>
          <w:iCs/>
          <w:sz w:val="24"/>
          <w:szCs w:val="24"/>
        </w:rPr>
        <w:t xml:space="preserve">HMW </w:t>
      </w:r>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48" w:name="_Toc113123194"/>
      <w:bookmarkStart w:id="49" w:name="_Toc144802742"/>
      <w:r w:rsidRPr="00FD21E9">
        <w:rPr>
          <w:rFonts w:asciiTheme="majorHAnsi" w:hAnsiTheme="majorHAnsi" w:cstheme="majorHAnsi"/>
          <w:sz w:val="24"/>
          <w:szCs w:val="24"/>
        </w:rPr>
        <w:t>Linked-read sequencing &amp; quality control</w:t>
      </w:r>
      <w:bookmarkEnd w:id="48"/>
      <w:bookmarkEnd w:id="49"/>
    </w:p>
    <w:p w14:paraId="529DA7B4" w14:textId="3C8BCBD8"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10X sequencing data</w:t>
      </w:r>
      <w:r w:rsidR="00C16CDC">
        <w:rPr>
          <w:rFonts w:asciiTheme="majorHAnsi" w:hAnsiTheme="majorHAnsi" w:cstheme="majorHAnsi"/>
          <w:sz w:val="24"/>
          <w:szCs w:val="24"/>
        </w:rPr>
        <w:t>,</w:t>
      </w:r>
      <w:r w:rsidRPr="00FD21E9">
        <w:rPr>
          <w:rFonts w:asciiTheme="majorHAnsi" w:hAnsiTheme="majorHAnsi" w:cstheme="majorHAnsi"/>
          <w:sz w:val="24"/>
          <w:szCs w:val="24"/>
        </w:rPr>
        <w:t xml:space="preserve">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00B706E8">
        <w:rPr>
          <w:rFonts w:asciiTheme="majorHAnsi" w:hAnsiTheme="majorHAnsi" w:cstheme="majorHAnsi"/>
          <w:sz w:val="24"/>
          <w:szCs w:val="24"/>
        </w:rPr>
        <w:t xml:space="preserve"> and i</w:t>
      </w:r>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50" w:name="_Toc113123195"/>
      <w:bookmarkStart w:id="51" w:name="_Toc144802743"/>
      <w:r w:rsidRPr="00FD21E9">
        <w:rPr>
          <w:rFonts w:asciiTheme="majorHAnsi" w:hAnsiTheme="majorHAnsi" w:cstheme="majorHAnsi"/>
          <w:sz w:val="24"/>
          <w:szCs w:val="24"/>
        </w:rPr>
        <w:t>Long-read sequencing &amp; quality control</w:t>
      </w:r>
      <w:bookmarkEnd w:id="50"/>
      <w:bookmarkEnd w:id="51"/>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 xml:space="preserve">two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52" w:name="_Toc113123196"/>
      <w:bookmarkStart w:id="53" w:name="_Toc144802744"/>
      <w:r w:rsidRPr="00FD21E9">
        <w:rPr>
          <w:rFonts w:asciiTheme="majorHAnsi" w:hAnsiTheme="majorHAnsi" w:cstheme="majorHAnsi"/>
          <w:sz w:val="24"/>
          <w:szCs w:val="24"/>
        </w:rPr>
        <w:t>Hi-C sequencing &amp; quality control</w:t>
      </w:r>
      <w:bookmarkEnd w:id="52"/>
      <w:bookmarkEnd w:id="53"/>
    </w:p>
    <w:p w14:paraId="51586397" w14:textId="0A729A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54" w:name="_Toc113123197"/>
      <w:bookmarkStart w:id="55" w:name="_Toc144802745"/>
      <w:r w:rsidRPr="00FD21E9">
        <w:rPr>
          <w:rFonts w:asciiTheme="majorHAnsi" w:hAnsiTheme="majorHAnsi" w:cstheme="majorHAnsi"/>
          <w:sz w:val="24"/>
          <w:szCs w:val="24"/>
        </w:rPr>
        <w:t>Assembly quality assessment</w:t>
      </w:r>
      <w:bookmarkEnd w:id="54"/>
      <w:bookmarkEnd w:id="55"/>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30BEC25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w:t>
      </w:r>
      <w:r w:rsidR="001C71EB">
        <w:rPr>
          <w:rFonts w:asciiTheme="majorHAnsi" w:hAnsiTheme="majorHAnsi" w:cstheme="majorHAnsi"/>
          <w:sz w:val="24"/>
          <w:szCs w:val="24"/>
        </w:rPr>
        <w:t>s</w:t>
      </w:r>
      <w:r w:rsidRPr="00FD21E9">
        <w:rPr>
          <w:rFonts w:asciiTheme="majorHAnsi" w:hAnsiTheme="majorHAnsi" w:cstheme="majorHAnsi"/>
          <w:sz w:val="24"/>
          <w:szCs w:val="24"/>
        </w:rPr>
        <w:t xml:space="preserv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0CCC3B59" w:rsidR="003F5039" w:rsidRPr="00FD21E9" w:rsidRDefault="001C71EB" w:rsidP="0011235A">
      <w:pPr>
        <w:pStyle w:val="HTMLAddress"/>
        <w:spacing w:line="240" w:lineRule="auto"/>
        <w:outlineLvl w:val="2"/>
        <w:rPr>
          <w:rFonts w:asciiTheme="majorHAnsi" w:hAnsiTheme="majorHAnsi" w:cstheme="majorHAnsi"/>
          <w:b/>
          <w:bCs/>
          <w:sz w:val="24"/>
          <w:szCs w:val="24"/>
          <w:u w:val="single"/>
        </w:rPr>
      </w:pPr>
      <w:bookmarkStart w:id="56" w:name="_Toc113123198"/>
      <w:bookmarkStart w:id="57" w:name="_Toc144802746"/>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2C1A78">
        <w:rPr>
          <w:rFonts w:asciiTheme="majorHAnsi" w:hAnsiTheme="majorHAnsi" w:cstheme="majorHAnsi"/>
          <w:sz w:val="24"/>
          <w:szCs w:val="24"/>
        </w:rPr>
        <w:t xml:space="preserve"> </w:t>
      </w:r>
      <w:r w:rsidR="003F5039" w:rsidRPr="00FD21E9">
        <w:rPr>
          <w:rFonts w:asciiTheme="majorHAnsi" w:hAnsiTheme="majorHAnsi" w:cstheme="majorHAnsi"/>
          <w:sz w:val="24"/>
          <w:szCs w:val="24"/>
        </w:rPr>
        <w:t>chromosome validation</w:t>
      </w:r>
      <w:bookmarkEnd w:id="56"/>
      <w:bookmarkEnd w:id="57"/>
      <w:r w:rsidR="003F5039" w:rsidRPr="00FD21E9">
        <w:rPr>
          <w:rFonts w:asciiTheme="majorHAnsi" w:hAnsiTheme="majorHAnsi" w:cstheme="majorHAnsi"/>
          <w:sz w:val="24"/>
          <w:szCs w:val="24"/>
        </w:rPr>
        <w:t xml:space="preserve"> </w:t>
      </w:r>
    </w:p>
    <w:p w14:paraId="2A9017F9" w14:textId="5F5AE18D"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w:t>
      </w:r>
      <w:r w:rsidR="001C71EB">
        <w:rPr>
          <w:rFonts w:asciiTheme="majorHAnsi" w:hAnsiTheme="majorHAnsi" w:cstheme="majorHAnsi"/>
          <w:sz w:val="24"/>
          <w:szCs w:val="24"/>
        </w:rPr>
        <w:t>et</w:t>
      </w:r>
      <w:r w:rsidR="00A066C0">
        <w:rPr>
          <w:rFonts w:asciiTheme="majorHAnsi" w:hAnsiTheme="majorHAnsi" w:cstheme="majorHAnsi"/>
          <w:sz w:val="24"/>
          <w:szCs w:val="24"/>
        </w:rPr>
        <w:t xml:space="preserve">ic analyses. </w:t>
      </w:r>
      <w:r w:rsidR="002F52A4">
        <w:rPr>
          <w:rFonts w:asciiTheme="majorHAnsi" w:hAnsiTheme="majorHAnsi" w:cstheme="majorHAnsi"/>
          <w:sz w:val="24"/>
          <w:szCs w:val="24"/>
        </w:rPr>
        <w:t xml:space="preserve">Subadult and adult </w:t>
      </w:r>
      <w:r w:rsidR="00B706E8">
        <w:rPr>
          <w:rFonts w:asciiTheme="majorHAnsi" w:hAnsiTheme="majorHAnsi" w:cstheme="majorHAnsi"/>
          <w:sz w:val="24"/>
          <w:szCs w:val="24"/>
        </w:rPr>
        <w:t xml:space="preserve">total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58" w:name="_Toc113123199"/>
      <w:bookmarkStart w:id="59" w:name="_Toc144802747"/>
      <w:r w:rsidRPr="00FD21E9">
        <w:rPr>
          <w:rFonts w:asciiTheme="majorHAnsi" w:hAnsiTheme="majorHAnsi" w:cstheme="majorHAnsi"/>
          <w:szCs w:val="24"/>
        </w:rPr>
        <w:t>Discussion &amp; Conclusion</w:t>
      </w:r>
      <w:bookmarkEnd w:id="58"/>
      <w:bookmarkEnd w:id="59"/>
    </w:p>
    <w:p w14:paraId="7CFC316C" w14:textId="28D7FAC5"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sequencing-free </w:t>
      </w:r>
      <w:r w:rsidR="002C1A78">
        <w:rPr>
          <w:rFonts w:asciiTheme="majorHAnsi" w:hAnsiTheme="majorHAnsi" w:cstheme="majorHAnsi"/>
          <w:sz w:val="24"/>
          <w:szCs w:val="24"/>
        </w:rPr>
        <w:t>karyotyping</w:t>
      </w:r>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4E027CFD"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proofErr w:type="spellStart"/>
      <w:r w:rsidR="00450007">
        <w:rPr>
          <w:rFonts w:asciiTheme="majorHAnsi" w:hAnsiTheme="majorHAnsi" w:cstheme="majorHAnsi"/>
          <w:sz w:val="24"/>
          <w:szCs w:val="24"/>
        </w:rPr>
        <w:t>wakasagi</w:t>
      </w:r>
      <w:proofErr w:type="spellEnd"/>
      <w:r w:rsidR="00450007">
        <w:rPr>
          <w:rFonts w:asciiTheme="majorHAnsi" w:hAnsiTheme="majorHAnsi" w:cstheme="majorHAnsi"/>
          <w:sz w:val="24"/>
          <w:szCs w:val="24"/>
        </w:rPr>
        <w:t xml:space="preserve"> (pond)</w:t>
      </w:r>
      <w:r w:rsidR="00450007" w:rsidRPr="00FD21E9">
        <w:rPr>
          <w:rFonts w:asciiTheme="majorHAnsi" w:hAnsiTheme="majorHAnsi" w:cstheme="majorHAnsi"/>
          <w:sz w:val="24"/>
          <w:szCs w:val="24"/>
        </w:rPr>
        <w:t xml:space="preserve"> </w:t>
      </w:r>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t>
      </w:r>
      <w:r w:rsidR="007C4EF3">
        <w:rPr>
          <w:rFonts w:asciiTheme="majorHAnsi" w:hAnsiTheme="majorHAnsi" w:cstheme="majorHAnsi"/>
          <w:sz w:val="24"/>
          <w:szCs w:val="24"/>
        </w:rPr>
        <w:t>in</w:t>
      </w:r>
      <w:r w:rsidR="00D37010">
        <w:rPr>
          <w:rFonts w:asciiTheme="majorHAnsi" w:hAnsiTheme="majorHAnsi" w:cstheme="majorHAnsi"/>
          <w:sz w:val="24"/>
          <w:szCs w:val="24"/>
        </w:rPr>
        <w:t xml:space="preserve"> the </w:t>
      </w:r>
      <w:proofErr w:type="spellStart"/>
      <w:r w:rsidR="00D37010">
        <w:rPr>
          <w:rFonts w:asciiTheme="majorHAnsi" w:hAnsiTheme="majorHAnsi" w:cstheme="majorHAnsi"/>
          <w:sz w:val="24"/>
          <w:szCs w:val="24"/>
        </w:rPr>
        <w:t>Osmeridae</w:t>
      </w:r>
      <w:proofErr w:type="spellEnd"/>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w:t>
      </w:r>
      <w:r w:rsidR="007C4EF3">
        <w:rPr>
          <w:rFonts w:asciiTheme="majorHAnsi" w:hAnsiTheme="majorHAnsi" w:cstheme="majorHAnsi"/>
          <w:sz w:val="24"/>
          <w:szCs w:val="24"/>
        </w:rPr>
        <w:t xml:space="preserve">karyotype </w:t>
      </w:r>
      <w:r w:rsidRPr="00FD21E9">
        <w:rPr>
          <w:rFonts w:asciiTheme="majorHAnsi" w:hAnsiTheme="majorHAnsi" w:cstheme="majorHAnsi"/>
          <w:sz w:val="24"/>
          <w:szCs w:val="24"/>
        </w:rPr>
        <w:t xml:space="preserve">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1F7ED0B7"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w:t>
      </w:r>
      <w:r w:rsidR="007C4EF3">
        <w:rPr>
          <w:rFonts w:asciiTheme="majorHAnsi" w:hAnsiTheme="majorHAnsi" w:cstheme="majorHAnsi"/>
          <w:sz w:val="24"/>
          <w:szCs w:val="24"/>
        </w:rPr>
        <w:t xml:space="preserve">delta smelt </w:t>
      </w:r>
      <w:r>
        <w:rPr>
          <w:rFonts w:asciiTheme="majorHAnsi" w:hAnsiTheme="majorHAnsi" w:cstheme="majorHAnsi"/>
          <w:sz w:val="24"/>
          <w:szCs w:val="24"/>
        </w:rPr>
        <w:t>reference genome provides a valuable resource for smelt conservation research. It is the most contiguous assembled smelt genome publicly available</w:t>
      </w:r>
      <w:r w:rsidR="00450007">
        <w:rPr>
          <w:rFonts w:asciiTheme="majorHAnsi" w:hAnsiTheme="majorHAnsi" w:cstheme="majorHAnsi"/>
          <w:sz w:val="24"/>
          <w:szCs w:val="24"/>
        </w:rPr>
        <w:t xml:space="preserve"> with timely</w:t>
      </w:r>
      <w:r w:rsidR="00081378">
        <w:rPr>
          <w:rFonts w:asciiTheme="majorHAnsi" w:hAnsiTheme="majorHAnsi" w:cstheme="majorHAnsi"/>
          <w:sz w:val="24"/>
          <w:szCs w:val="24"/>
        </w:rPr>
        <w:t xml:space="preserve"> broad </w:t>
      </w:r>
      <w:r w:rsidR="006B6CB5">
        <w:rPr>
          <w:rFonts w:asciiTheme="majorHAnsi" w:hAnsiTheme="majorHAnsi" w:cstheme="majorHAnsi"/>
          <w:sz w:val="24"/>
          <w:szCs w:val="24"/>
        </w:rPr>
        <w:t>and specific</w:t>
      </w:r>
      <w:r w:rsidR="00450007">
        <w:rPr>
          <w:rFonts w:asciiTheme="majorHAnsi" w:hAnsiTheme="majorHAnsi" w:cstheme="majorHAnsi"/>
          <w:sz w:val="24"/>
          <w:szCs w:val="24"/>
        </w:rPr>
        <w:t xml:space="preserve"> uses</w:t>
      </w:r>
      <w:r w:rsidR="007C4EF3">
        <w:rPr>
          <w:rFonts w:asciiTheme="majorHAnsi" w:hAnsiTheme="majorHAnsi" w:cstheme="majorHAnsi"/>
          <w:sz w:val="24"/>
          <w:szCs w:val="24"/>
        </w:rPr>
        <w:t>.</w:t>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r w:rsidR="006B6CB5" w:rsidRPr="002B09C4">
        <w:rPr>
          <w:rFonts w:asciiTheme="majorHAnsi" w:hAnsiTheme="majorHAnsi" w:cstheme="majorHAnsi"/>
          <w:sz w:val="24"/>
          <w:szCs w:val="24"/>
        </w:rPr>
        <w:t>Osmeridae</w:t>
      </w:r>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r w:rsidR="00F20B76">
        <w:rPr>
          <w:rFonts w:asciiTheme="majorHAnsi" w:hAnsiTheme="majorHAnsi" w:cstheme="majorHAnsi"/>
          <w:sz w:val="24"/>
          <w:szCs w:val="24"/>
        </w:rPr>
        <w:lastRenderedPageBreak/>
        <w:t>(</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{"citationID":"7GeOZGp7","properties":{"formattedCitation":"(Habibi, 2022)","plainCitation":"(Habibi, 2022)","noteIndex":0},"citationItems":[{"id":715,"uris":["http://zotero.org/users/local/3tku6QP0/items/HGJQ6I8B"],"itemData":{"id":715,"type":"thesis","abstract":"In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60"/>
      <w:commentRangeStart w:id="61"/>
      <w:commentRangeStart w:id="62"/>
      <w:r w:rsidR="00D37010">
        <w:rPr>
          <w:rFonts w:asciiTheme="majorHAnsi" w:hAnsiTheme="majorHAnsi" w:cstheme="majorHAnsi"/>
          <w:sz w:val="24"/>
          <w:szCs w:val="24"/>
        </w:rPr>
        <w:t>Habibi et al., in prep</w:t>
      </w:r>
      <w:commentRangeEnd w:id="60"/>
      <w:r w:rsidR="00D37010">
        <w:rPr>
          <w:rStyle w:val="CommentReference"/>
        </w:rPr>
        <w:commentReference w:id="60"/>
      </w:r>
      <w:commentRangeEnd w:id="61"/>
      <w:r w:rsidR="002B5B6D">
        <w:rPr>
          <w:rStyle w:val="CommentReference"/>
        </w:rPr>
        <w:commentReference w:id="61"/>
      </w:r>
      <w:commentRangeEnd w:id="62"/>
      <w:r w:rsidR="007C4EF3">
        <w:rPr>
          <w:rStyle w:val="CommentReference"/>
        </w:rPr>
        <w:commentReference w:id="62"/>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r w:rsidR="00D37010">
        <w:rPr>
          <w:rFonts w:asciiTheme="majorHAnsi" w:hAnsiTheme="majorHAnsi" w:cstheme="majorHAnsi"/>
          <w:sz w:val="24"/>
          <w:szCs w:val="24"/>
        </w:rPr>
        <w:t>ting</w:t>
      </w:r>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63" w:name="_Toc144802748"/>
      <w:r w:rsidRPr="00A973EF">
        <w:rPr>
          <w:rFonts w:asciiTheme="minorHAnsi" w:hAnsiTheme="minorHAnsi" w:cstheme="minorHAnsi"/>
        </w:rPr>
        <w:lastRenderedPageBreak/>
        <w:t>Reference</w:t>
      </w:r>
      <w:commentRangeStart w:id="64"/>
      <w:commentRangeStart w:id="65"/>
      <w:r w:rsidRPr="00A973EF">
        <w:rPr>
          <w:rFonts w:asciiTheme="minorHAnsi" w:hAnsiTheme="minorHAnsi" w:cstheme="minorHAnsi"/>
        </w:rPr>
        <w:t>s</w:t>
      </w:r>
      <w:commentRangeEnd w:id="64"/>
      <w:r w:rsidR="00AA26EA" w:rsidRPr="00A973EF">
        <w:rPr>
          <w:rStyle w:val="CommentReference"/>
          <w:rFonts w:asciiTheme="minorHAnsi" w:hAnsiTheme="minorHAnsi" w:cstheme="minorHAnsi"/>
          <w:smallCaps w:val="0"/>
          <w:spacing w:val="0"/>
        </w:rPr>
        <w:commentReference w:id="64"/>
      </w:r>
      <w:bookmarkEnd w:id="63"/>
      <w:commentRangeEnd w:id="65"/>
      <w:r w:rsidR="00D6042A">
        <w:rPr>
          <w:rStyle w:val="CommentReference"/>
          <w:rFonts w:asciiTheme="minorHAnsi" w:hAnsiTheme="minorHAnsi"/>
          <w:smallCaps w:val="0"/>
          <w:spacing w:val="0"/>
        </w:rPr>
        <w:commentReference w:id="65"/>
      </w:r>
    </w:p>
    <w:p w14:paraId="70A3588F" w14:textId="77777777" w:rsidR="000505E5" w:rsidRPr="00DB729A" w:rsidRDefault="0087338E" w:rsidP="000505E5">
      <w:pPr>
        <w:pStyle w:val="Bibliography"/>
        <w:rPr>
          <w:rFonts w:cstheme="minorHAnsi"/>
        </w:rPr>
      </w:pPr>
      <w:r w:rsidRPr="00DB729A">
        <w:rPr>
          <w:rFonts w:eastAsia="Times New Roman" w:cstheme="minorHAnsi"/>
        </w:rPr>
        <w:fldChar w:fldCharType="begin"/>
      </w:r>
      <w:r w:rsidR="00A973EF" w:rsidRPr="00DB729A">
        <w:rPr>
          <w:rFonts w:eastAsia="Times New Roman" w:cstheme="minorHAnsi"/>
        </w:rPr>
        <w:instrText xml:space="preserve"> ADDIN ZOTERO_BIBL {"uncited":[],"omitted":[],"custom":[]} CSL_BIBLIOGRAPHY </w:instrText>
      </w:r>
      <w:r w:rsidRPr="00DB729A">
        <w:rPr>
          <w:rFonts w:eastAsia="Times New Roman" w:cstheme="minorHAnsi"/>
        </w:rPr>
        <w:fldChar w:fldCharType="separate"/>
      </w:r>
      <w:r w:rsidR="000505E5" w:rsidRPr="00DB729A">
        <w:rPr>
          <w:rFonts w:cstheme="minorHAnsi"/>
        </w:rPr>
        <w:t xml:space="preserve">10X Genomics. (2016). </w:t>
      </w:r>
      <w:r w:rsidR="000505E5" w:rsidRPr="00DB729A">
        <w:rPr>
          <w:rFonts w:cstheme="minorHAnsi"/>
          <w:i/>
          <w:iCs/>
        </w:rPr>
        <w:t>Chromium</w:t>
      </w:r>
      <w:r w:rsidR="000505E5" w:rsidRPr="00DB729A">
        <w:rPr>
          <w:rFonts w:cstheme="minorHAnsi"/>
          <w:i/>
          <w:iCs/>
          <w:vertAlign w:val="superscript"/>
        </w:rPr>
        <w:t>TM</w:t>
      </w:r>
      <w:r w:rsidR="000505E5" w:rsidRPr="00DB729A">
        <w:rPr>
          <w:rFonts w:cstheme="minorHAnsi"/>
          <w:i/>
          <w:iCs/>
        </w:rPr>
        <w:t xml:space="preserve"> Genome Reagent Kits v2 User Guide</w:t>
      </w:r>
      <w:r w:rsidR="000505E5" w:rsidRPr="00DB729A">
        <w:rPr>
          <w:rFonts w:cstheme="minorHAnsi"/>
        </w:rPr>
        <w:t>.</w:t>
      </w:r>
    </w:p>
    <w:p w14:paraId="458962B4" w14:textId="77777777" w:rsidR="000505E5" w:rsidRPr="00DB729A" w:rsidRDefault="000505E5" w:rsidP="000505E5">
      <w:pPr>
        <w:pStyle w:val="Bibliography"/>
        <w:rPr>
          <w:rFonts w:cstheme="minorHAnsi"/>
        </w:rPr>
      </w:pPr>
      <w:r w:rsidRPr="00DB729A">
        <w:rPr>
          <w:rFonts w:cstheme="minorHAnsi"/>
        </w:rPr>
        <w:t xml:space="preserve">Andrews, S. (2010). </w:t>
      </w:r>
      <w:r w:rsidRPr="00DB729A">
        <w:rPr>
          <w:rFonts w:cstheme="minorHAnsi"/>
          <w:i/>
          <w:iCs/>
        </w:rPr>
        <w:t>FastQC: a quality control tool for high throughput sequence data.</w:t>
      </w:r>
      <w:r w:rsidRPr="00DB729A">
        <w:rPr>
          <w:rFonts w:cstheme="minorHAnsi"/>
        </w:rPr>
        <w:t xml:space="preserve"> (0.11.9) [Computer software]. https://www.bioinformatics.babraham.ac.uk/projects/fastqc/</w:t>
      </w:r>
    </w:p>
    <w:p w14:paraId="429C7DDD" w14:textId="77777777" w:rsidR="000505E5" w:rsidRPr="00DB729A" w:rsidRDefault="000505E5" w:rsidP="000505E5">
      <w:pPr>
        <w:pStyle w:val="Bibliography"/>
        <w:rPr>
          <w:rFonts w:cstheme="minorHAnsi"/>
        </w:rPr>
      </w:pPr>
      <w:r w:rsidRPr="00DB729A">
        <w:rPr>
          <w:rFonts w:cstheme="minorHAnsi"/>
        </w:rPr>
        <w:t xml:space="preserve">Barnard, P. L., Schoellhamer, D. H., Jaffe, B. E., &amp; McKee, L. J. (2013). Sediment transport in the San Francisco Bay Coastal System: An overview. </w:t>
      </w:r>
      <w:r w:rsidRPr="00DB729A">
        <w:rPr>
          <w:rFonts w:cstheme="minorHAnsi"/>
          <w:i/>
          <w:iCs/>
        </w:rPr>
        <w:t>Marine Geology</w:t>
      </w:r>
      <w:r w:rsidRPr="00DB729A">
        <w:rPr>
          <w:rFonts w:cstheme="minorHAnsi"/>
        </w:rPr>
        <w:t xml:space="preserve">, </w:t>
      </w:r>
      <w:r w:rsidRPr="00DB729A">
        <w:rPr>
          <w:rFonts w:cstheme="minorHAnsi"/>
          <w:i/>
          <w:iCs/>
        </w:rPr>
        <w:t>345</w:t>
      </w:r>
      <w:r w:rsidRPr="00DB729A">
        <w:rPr>
          <w:rFonts w:cstheme="minorHAnsi"/>
        </w:rPr>
        <w:t>, 3–17. https://doi.org/10.1016/j.margeo.2013.04.005</w:t>
      </w:r>
    </w:p>
    <w:p w14:paraId="08956566" w14:textId="77777777" w:rsidR="000505E5" w:rsidRPr="00DB729A" w:rsidRDefault="000505E5" w:rsidP="000505E5">
      <w:pPr>
        <w:pStyle w:val="Bibliography"/>
        <w:rPr>
          <w:rFonts w:cstheme="minorHAnsi"/>
        </w:rPr>
      </w:pPr>
      <w:r w:rsidRPr="00DB729A">
        <w:rPr>
          <w:rFonts w:cstheme="minorHAnsi"/>
        </w:rPr>
        <w:t xml:space="preserve">Belarmino, E., Nóbrega, M. F. de, Grimm, A. M., Copertino, M. da S., Vieira, J. P., &amp; Garcia, A. M. (2021). Long-term trends in the abundance of an estuarine fish and relationships with El Niño climatic impacts and seagrass meadows reduction. </w:t>
      </w:r>
      <w:r w:rsidRPr="00DB729A">
        <w:rPr>
          <w:rFonts w:cstheme="minorHAnsi"/>
          <w:i/>
          <w:iCs/>
        </w:rPr>
        <w:t>Estuarine, Coastal and Shelf Science</w:t>
      </w:r>
      <w:r w:rsidRPr="00DB729A">
        <w:rPr>
          <w:rFonts w:cstheme="minorHAnsi"/>
        </w:rPr>
        <w:t xml:space="preserve">, </w:t>
      </w:r>
      <w:r w:rsidRPr="00DB729A">
        <w:rPr>
          <w:rFonts w:cstheme="minorHAnsi"/>
          <w:i/>
          <w:iCs/>
        </w:rPr>
        <w:t>261</w:t>
      </w:r>
      <w:r w:rsidRPr="00DB729A">
        <w:rPr>
          <w:rFonts w:cstheme="minorHAnsi"/>
        </w:rPr>
        <w:t>, 107565. https://doi.org/10.1016/j.ecss.2021.107565</w:t>
      </w:r>
    </w:p>
    <w:p w14:paraId="665FB2EC" w14:textId="77777777" w:rsidR="000505E5" w:rsidRPr="00DB729A" w:rsidRDefault="000505E5" w:rsidP="000505E5">
      <w:pPr>
        <w:pStyle w:val="Bibliography"/>
        <w:rPr>
          <w:rFonts w:cstheme="minorHAnsi"/>
        </w:rPr>
      </w:pPr>
      <w:r w:rsidRPr="00DB729A">
        <w:rPr>
          <w:rFonts w:cstheme="minorHAnsi"/>
        </w:rPr>
        <w:t xml:space="preserve">Bersaglieri, T., Sabeti, P. C., Patterson, N., Vanderploeg, T., Schaffner, S. F., Drake, J. A., Rhodes, M., Reich, D. E., &amp; Hirschhorn, J. N. (2004). Genetic Signatures of Strong Recent Positive Selection at the Lactase Gene. </w:t>
      </w:r>
      <w:r w:rsidRPr="00DB729A">
        <w:rPr>
          <w:rFonts w:cstheme="minorHAnsi"/>
          <w:i/>
          <w:iCs/>
        </w:rPr>
        <w:t>The American Journal of Human Genetics</w:t>
      </w:r>
      <w:r w:rsidRPr="00DB729A">
        <w:rPr>
          <w:rFonts w:cstheme="minorHAnsi"/>
        </w:rPr>
        <w:t xml:space="preserve">, </w:t>
      </w:r>
      <w:r w:rsidRPr="00DB729A">
        <w:rPr>
          <w:rFonts w:cstheme="minorHAnsi"/>
          <w:i/>
          <w:iCs/>
        </w:rPr>
        <w:t>74</w:t>
      </w:r>
      <w:r w:rsidRPr="00DB729A">
        <w:rPr>
          <w:rFonts w:cstheme="minorHAnsi"/>
        </w:rPr>
        <w:t>(6), 1111–1120. https://doi.org/10.1086/421051</w:t>
      </w:r>
    </w:p>
    <w:p w14:paraId="006002C5" w14:textId="77777777" w:rsidR="000505E5" w:rsidRPr="00DB729A" w:rsidRDefault="000505E5" w:rsidP="000505E5">
      <w:pPr>
        <w:pStyle w:val="Bibliography"/>
        <w:rPr>
          <w:rFonts w:cstheme="minorHAnsi"/>
        </w:rPr>
      </w:pPr>
      <w:r w:rsidRPr="00DB729A">
        <w:rPr>
          <w:rFonts w:cstheme="minorHAnsi"/>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DB729A">
        <w:rPr>
          <w:rFonts w:cstheme="minorHAnsi"/>
          <w:i/>
          <w:iCs/>
        </w:rPr>
        <w:t>Nature Genetics</w:t>
      </w:r>
      <w:r w:rsidRPr="00DB729A">
        <w:rPr>
          <w:rFonts w:cstheme="minorHAnsi"/>
        </w:rPr>
        <w:t xml:space="preserve">, </w:t>
      </w:r>
      <w:r w:rsidRPr="00DB729A">
        <w:rPr>
          <w:rFonts w:cstheme="minorHAnsi"/>
          <w:i/>
          <w:iCs/>
        </w:rPr>
        <w:t>49</w:t>
      </w:r>
      <w:r w:rsidRPr="00DB729A">
        <w:rPr>
          <w:rFonts w:cstheme="minorHAnsi"/>
        </w:rPr>
        <w:t>(4), 643–650. https://doi.org/10.1038/ng.3802</w:t>
      </w:r>
    </w:p>
    <w:p w14:paraId="7E56FCC8" w14:textId="77777777" w:rsidR="000505E5" w:rsidRPr="00DB729A" w:rsidRDefault="000505E5" w:rsidP="000505E5">
      <w:pPr>
        <w:pStyle w:val="Bibliography"/>
        <w:rPr>
          <w:rFonts w:cstheme="minorHAnsi"/>
        </w:rPr>
      </w:pPr>
      <w:r w:rsidRPr="00DB729A">
        <w:rPr>
          <w:rFonts w:cstheme="minorHAnsi"/>
        </w:rPr>
        <w:t xml:space="preserve">Campbell, M. A., Joslin, S. E. K., Goodbla, A. M., Willmes, M., Hobbs, J. A., Lewis, L. S., &amp; Finger, A. J. (2022). Polygenic discrimination of migratory phenotypes in an estuarine forage fish. </w:t>
      </w:r>
      <w:r w:rsidRPr="00DB729A">
        <w:rPr>
          <w:rFonts w:cstheme="minorHAnsi"/>
          <w:i/>
          <w:iCs/>
        </w:rPr>
        <w:t>G3 Genes|Genomes|Genetics</w:t>
      </w:r>
      <w:r w:rsidRPr="00DB729A">
        <w:rPr>
          <w:rFonts w:cstheme="minorHAnsi"/>
        </w:rPr>
        <w:t xml:space="preserve">, </w:t>
      </w:r>
      <w:r w:rsidRPr="00DB729A">
        <w:rPr>
          <w:rFonts w:cstheme="minorHAnsi"/>
          <w:i/>
          <w:iCs/>
        </w:rPr>
        <w:t>12</w:t>
      </w:r>
      <w:r w:rsidRPr="00DB729A">
        <w:rPr>
          <w:rFonts w:cstheme="minorHAnsi"/>
        </w:rPr>
        <w:t>(8), jkac133. https://doi.org/10.1093/g3journal/jkac133</w:t>
      </w:r>
    </w:p>
    <w:p w14:paraId="6A2C6DDB" w14:textId="77777777" w:rsidR="000505E5" w:rsidRPr="00DB729A" w:rsidRDefault="000505E5" w:rsidP="000505E5">
      <w:pPr>
        <w:pStyle w:val="Bibliography"/>
        <w:rPr>
          <w:rFonts w:cstheme="minorHAnsi"/>
        </w:rPr>
      </w:pPr>
      <w:r w:rsidRPr="00DB729A">
        <w:rPr>
          <w:rFonts w:cstheme="minorHAnsi"/>
        </w:rPr>
        <w:t xml:space="preserve">Caro, T., Rowe, Z., Berger, J., Wholey, P., &amp; Dobson, A. (2022). An inconvenient misconception: Climate change is not the principal driver of biodiversity loss. </w:t>
      </w:r>
      <w:r w:rsidRPr="00DB729A">
        <w:rPr>
          <w:rFonts w:cstheme="minorHAnsi"/>
          <w:i/>
          <w:iCs/>
        </w:rPr>
        <w:t>Conservation Letters</w:t>
      </w:r>
      <w:r w:rsidRPr="00DB729A">
        <w:rPr>
          <w:rFonts w:cstheme="minorHAnsi"/>
        </w:rPr>
        <w:t xml:space="preserve">, </w:t>
      </w:r>
      <w:r w:rsidRPr="00DB729A">
        <w:rPr>
          <w:rFonts w:cstheme="minorHAnsi"/>
          <w:i/>
          <w:iCs/>
        </w:rPr>
        <w:t>15</w:t>
      </w:r>
      <w:r w:rsidRPr="00DB729A">
        <w:rPr>
          <w:rFonts w:cstheme="minorHAnsi"/>
        </w:rPr>
        <w:t>(3), e12868. https://doi.org/10.1111/conl.12868</w:t>
      </w:r>
    </w:p>
    <w:p w14:paraId="457F53AF" w14:textId="77777777" w:rsidR="000505E5" w:rsidRPr="00DB729A" w:rsidRDefault="000505E5" w:rsidP="000505E5">
      <w:pPr>
        <w:pStyle w:val="Bibliography"/>
        <w:rPr>
          <w:rFonts w:cstheme="minorHAnsi"/>
        </w:rPr>
      </w:pPr>
      <w:r w:rsidRPr="00DB729A">
        <w:rPr>
          <w:rFonts w:cstheme="minorHAnsi"/>
        </w:rPr>
        <w:t xml:space="preserve">Catchen, J., Amores, A., &amp; Bassham, S. (2020). Chromonomer: A Tool Set for Repairing and Enhancing Assembled Genomes Through Integration of Genetic Maps and Conserved Synteny. </w:t>
      </w:r>
      <w:r w:rsidRPr="00DB729A">
        <w:rPr>
          <w:rFonts w:cstheme="minorHAnsi"/>
          <w:i/>
          <w:iCs/>
        </w:rPr>
        <w:t>G3: Genes|Genomes|Genetics</w:t>
      </w:r>
      <w:r w:rsidRPr="00DB729A">
        <w:rPr>
          <w:rFonts w:cstheme="minorHAnsi"/>
        </w:rPr>
        <w:t xml:space="preserve">, </w:t>
      </w:r>
      <w:r w:rsidRPr="00DB729A">
        <w:rPr>
          <w:rFonts w:cstheme="minorHAnsi"/>
          <w:i/>
          <w:iCs/>
        </w:rPr>
        <w:t>10</w:t>
      </w:r>
      <w:r w:rsidRPr="00DB729A">
        <w:rPr>
          <w:rFonts w:cstheme="minorHAnsi"/>
        </w:rPr>
        <w:t>(11), 4115–4128. https://doi.org/10.1534/g3.120.401485</w:t>
      </w:r>
    </w:p>
    <w:p w14:paraId="40BA3458" w14:textId="77777777" w:rsidR="000505E5" w:rsidRPr="00DB729A" w:rsidRDefault="000505E5" w:rsidP="000505E5">
      <w:pPr>
        <w:pStyle w:val="Bibliography"/>
        <w:rPr>
          <w:rFonts w:cstheme="minorHAnsi"/>
        </w:rPr>
      </w:pPr>
      <w:r w:rsidRPr="00DB729A">
        <w:rPr>
          <w:rFonts w:cstheme="minorHAnsi"/>
        </w:rPr>
        <w:lastRenderedPageBreak/>
        <w:t xml:space="preserve">Chun, S., &amp; Fay, J. C. (2011). Evidence for Hitchhiking of Deleterious Mutations within the Human Genome. </w:t>
      </w:r>
      <w:r w:rsidRPr="00DB729A">
        <w:rPr>
          <w:rFonts w:cstheme="minorHAnsi"/>
          <w:i/>
          <w:iCs/>
        </w:rPr>
        <w:t>PLoS Genetics</w:t>
      </w:r>
      <w:r w:rsidRPr="00DB729A">
        <w:rPr>
          <w:rFonts w:cstheme="minorHAnsi"/>
        </w:rPr>
        <w:t xml:space="preserve">, </w:t>
      </w:r>
      <w:r w:rsidRPr="00DB729A">
        <w:rPr>
          <w:rFonts w:cstheme="minorHAnsi"/>
          <w:i/>
          <w:iCs/>
        </w:rPr>
        <w:t>7</w:t>
      </w:r>
      <w:r w:rsidRPr="00DB729A">
        <w:rPr>
          <w:rFonts w:cstheme="minorHAnsi"/>
        </w:rPr>
        <w:t>(8), e1002240. https://doi.org/10.1371/journal.pgen.1002240</w:t>
      </w:r>
    </w:p>
    <w:p w14:paraId="4276F0A8" w14:textId="77777777" w:rsidR="000505E5" w:rsidRPr="00DB729A" w:rsidRDefault="000505E5" w:rsidP="000505E5">
      <w:pPr>
        <w:pStyle w:val="Bibliography"/>
        <w:rPr>
          <w:rFonts w:cstheme="minorHAnsi"/>
        </w:rPr>
      </w:pPr>
      <w:r w:rsidRPr="00DB729A">
        <w:rPr>
          <w:rFonts w:cstheme="minorHAnsi"/>
        </w:rPr>
        <w:t xml:space="preserve">Claussnitzer, M., Cho, J. H., Collins, R., Cox, N. J., Dermitzakis, E. T., Hurles, M. E., Kathiresan, S., Kenny, E. E., Lindgren, C. M., MacArthur, D. G., North, K. N., Plon, S. E., Rehm, H. L., Risch, N., Rotimi, C. N., Shendure, J., Soranzo, N., &amp; McCarthy, M. I. (2020). A brief history of human disease genetics. </w:t>
      </w:r>
      <w:r w:rsidRPr="00DB729A">
        <w:rPr>
          <w:rFonts w:cstheme="minorHAnsi"/>
          <w:i/>
          <w:iCs/>
        </w:rPr>
        <w:t>Nature</w:t>
      </w:r>
      <w:r w:rsidRPr="00DB729A">
        <w:rPr>
          <w:rFonts w:cstheme="minorHAnsi"/>
        </w:rPr>
        <w:t xml:space="preserve">, </w:t>
      </w:r>
      <w:r w:rsidRPr="00DB729A">
        <w:rPr>
          <w:rFonts w:cstheme="minorHAnsi"/>
          <w:i/>
          <w:iCs/>
        </w:rPr>
        <w:t>577</w:t>
      </w:r>
      <w:r w:rsidRPr="00DB729A">
        <w:rPr>
          <w:rFonts w:cstheme="minorHAnsi"/>
        </w:rPr>
        <w:t>(7789), 179–189. https://doi.org/10.1038/s41586-019-1879-7</w:t>
      </w:r>
    </w:p>
    <w:p w14:paraId="67FB2AF4" w14:textId="77777777" w:rsidR="000505E5" w:rsidRPr="00DB729A" w:rsidRDefault="000505E5" w:rsidP="000505E5">
      <w:pPr>
        <w:pStyle w:val="Bibliography"/>
        <w:rPr>
          <w:rFonts w:cstheme="minorHAnsi"/>
        </w:rPr>
      </w:pPr>
      <w:r w:rsidRPr="00DB729A">
        <w:rPr>
          <w:rFonts w:cstheme="minorHAnsi"/>
        </w:rPr>
        <w:t xml:space="preserve">Conomos, T. J. (1979). </w:t>
      </w:r>
      <w:r w:rsidRPr="00DB729A">
        <w:rPr>
          <w:rFonts w:cstheme="minorHAnsi"/>
          <w:i/>
          <w:iCs/>
        </w:rPr>
        <w:t>San Francisco Bay—The urbanized estuary</w:t>
      </w:r>
      <w:r w:rsidRPr="00DB729A">
        <w:rPr>
          <w:rFonts w:cstheme="minorHAnsi"/>
        </w:rPr>
        <w:t>. American Association for the Advancement of Science- Pacific Division.</w:t>
      </w:r>
    </w:p>
    <w:p w14:paraId="29ABCF40" w14:textId="77777777" w:rsidR="000505E5" w:rsidRPr="00DB729A" w:rsidRDefault="000505E5" w:rsidP="000505E5">
      <w:pPr>
        <w:pStyle w:val="Bibliography"/>
        <w:rPr>
          <w:rFonts w:cstheme="minorHAnsi"/>
        </w:rPr>
      </w:pPr>
      <w:r w:rsidRPr="00DB729A">
        <w:rPr>
          <w:rFonts w:cstheme="minorHAnsi"/>
        </w:rPr>
        <w:t xml:space="preserve">Cottingham, A., Huang, P., Hipsey, M. R., Hall, N. G., Ashworth, E., Williams, J., &amp; Potter, I. C. (n.d.). </w:t>
      </w:r>
      <w:r w:rsidRPr="00DB729A">
        <w:rPr>
          <w:rFonts w:cstheme="minorHAnsi"/>
          <w:i/>
          <w:iCs/>
        </w:rPr>
        <w:t>Growth, condition, and maturity schedules of an estuarine fish species change in estuaries following increased hypoxia due to climate change</w:t>
      </w:r>
      <w:r w:rsidRPr="00DB729A">
        <w:rPr>
          <w:rFonts w:cstheme="minorHAnsi"/>
        </w:rPr>
        <w:t>. 20.</w:t>
      </w:r>
    </w:p>
    <w:p w14:paraId="3F3A8059" w14:textId="77777777" w:rsidR="000505E5" w:rsidRPr="00DB729A" w:rsidRDefault="000505E5" w:rsidP="000505E5">
      <w:pPr>
        <w:pStyle w:val="Bibliography"/>
        <w:rPr>
          <w:rFonts w:cstheme="minorHAnsi"/>
        </w:rPr>
      </w:pPr>
      <w:r w:rsidRPr="00DB729A">
        <w:rPr>
          <w:rFonts w:cstheme="minorHAnsi"/>
        </w:rPr>
        <w:t xml:space="preserve">Covaris. (2017). </w:t>
      </w:r>
      <w:r w:rsidRPr="00DB729A">
        <w:rPr>
          <w:rFonts w:cstheme="minorHAnsi"/>
          <w:i/>
          <w:iCs/>
        </w:rPr>
        <w:t>E/LE220 Series SonoLab 7 USER MANUAL</w:t>
      </w:r>
      <w:r w:rsidRPr="00DB729A">
        <w:rPr>
          <w:rFonts w:cstheme="minorHAnsi"/>
        </w:rPr>
        <w:t>. https://cdn.shopify.com/s/files/1/0377/2163/6908/files/pn_010277.pdf?v=1632901354</w:t>
      </w:r>
    </w:p>
    <w:p w14:paraId="425AB5B7" w14:textId="77777777" w:rsidR="000505E5" w:rsidRPr="00DB729A" w:rsidRDefault="000505E5" w:rsidP="000505E5">
      <w:pPr>
        <w:pStyle w:val="Bibliography"/>
        <w:rPr>
          <w:rFonts w:cstheme="minorHAnsi"/>
        </w:rPr>
      </w:pPr>
      <w:r w:rsidRPr="00DB729A">
        <w:rPr>
          <w:rFonts w:cstheme="minorHAnsi"/>
        </w:rPr>
        <w:t xml:space="preserve">Cutter, A. D., &amp; Payseur, B. A. (2013). Genomic signatures of selection at linked sites: Unifying the disparity among species. </w:t>
      </w:r>
      <w:r w:rsidRPr="00DB729A">
        <w:rPr>
          <w:rFonts w:cstheme="minorHAnsi"/>
          <w:i/>
          <w:iCs/>
        </w:rPr>
        <w:t>Nature Reviews Genetics</w:t>
      </w:r>
      <w:r w:rsidRPr="00DB729A">
        <w:rPr>
          <w:rFonts w:cstheme="minorHAnsi"/>
        </w:rPr>
        <w:t xml:space="preserve">, </w:t>
      </w:r>
      <w:r w:rsidRPr="00DB729A">
        <w:rPr>
          <w:rFonts w:cstheme="minorHAnsi"/>
          <w:i/>
          <w:iCs/>
        </w:rPr>
        <w:t>14</w:t>
      </w:r>
      <w:r w:rsidRPr="00DB729A">
        <w:rPr>
          <w:rFonts w:cstheme="minorHAnsi"/>
        </w:rPr>
        <w:t>(4), 262–274. https://doi.org/10.1038/nrg3425</w:t>
      </w:r>
    </w:p>
    <w:p w14:paraId="2CFA1016" w14:textId="77777777" w:rsidR="000505E5" w:rsidRPr="00DB729A" w:rsidRDefault="000505E5" w:rsidP="000505E5">
      <w:pPr>
        <w:pStyle w:val="Bibliography"/>
        <w:rPr>
          <w:rFonts w:cstheme="minorHAnsi"/>
        </w:rPr>
      </w:pPr>
      <w:r w:rsidRPr="00DB729A">
        <w:rPr>
          <w:rFonts w:cstheme="minorHAnsi"/>
        </w:rPr>
        <w:t xml:space="preserve">Dill, W. A., &amp; Cordone, A. J. (1997). </w:t>
      </w:r>
      <w:r w:rsidRPr="00DB729A">
        <w:rPr>
          <w:rFonts w:cstheme="minorHAnsi"/>
          <w:i/>
          <w:iCs/>
        </w:rPr>
        <w:t>STATE OF CALIFORNIA THE RESOURCES AGENCY DEPARTMENT OF FISH AND GAME FISH BULLETIN 178 History And Status of Introduced Fishes In California, 1871 – 1996</w:t>
      </w:r>
      <w:r w:rsidRPr="00DB729A">
        <w:rPr>
          <w:rFonts w:cstheme="minorHAnsi"/>
        </w:rPr>
        <w:t>. 415.</w:t>
      </w:r>
    </w:p>
    <w:p w14:paraId="1047F755" w14:textId="77777777" w:rsidR="000505E5" w:rsidRPr="00DB729A" w:rsidRDefault="000505E5" w:rsidP="000505E5">
      <w:pPr>
        <w:pStyle w:val="Bibliography"/>
        <w:rPr>
          <w:rFonts w:cstheme="minorHAnsi"/>
        </w:rPr>
      </w:pPr>
      <w:r w:rsidRPr="00DB729A">
        <w:rPr>
          <w:rFonts w:cstheme="minorHAnsi"/>
        </w:rPr>
        <w:t xml:space="preserve">East, A. E., &amp; Sankey, J. B. (2020). Geomorphic and Sedimentary Effects of Modern Climate Change: Current and Anticipated Future Conditions in the Western United States. </w:t>
      </w:r>
      <w:r w:rsidRPr="00DB729A">
        <w:rPr>
          <w:rFonts w:cstheme="minorHAnsi"/>
          <w:i/>
          <w:iCs/>
        </w:rPr>
        <w:t>Reviews of Geophysics</w:t>
      </w:r>
      <w:r w:rsidRPr="00DB729A">
        <w:rPr>
          <w:rFonts w:cstheme="minorHAnsi"/>
        </w:rPr>
        <w:t xml:space="preserve">, </w:t>
      </w:r>
      <w:r w:rsidRPr="00DB729A">
        <w:rPr>
          <w:rFonts w:cstheme="minorHAnsi"/>
          <w:i/>
          <w:iCs/>
        </w:rPr>
        <w:t>58</w:t>
      </w:r>
      <w:r w:rsidRPr="00DB729A">
        <w:rPr>
          <w:rFonts w:cstheme="minorHAnsi"/>
        </w:rPr>
        <w:t>(4), e2019RG000692. https://doi.org/10.1029/2019RG000692</w:t>
      </w:r>
    </w:p>
    <w:p w14:paraId="33E83B77" w14:textId="77777777" w:rsidR="000505E5" w:rsidRPr="00DB729A" w:rsidRDefault="000505E5" w:rsidP="000505E5">
      <w:pPr>
        <w:pStyle w:val="Bibliography"/>
        <w:rPr>
          <w:rFonts w:cstheme="minorHAnsi"/>
        </w:rPr>
      </w:pPr>
      <w:r w:rsidRPr="00DB729A">
        <w:rPr>
          <w:rFonts w:cstheme="minorHAnsi"/>
        </w:rPr>
        <w:t xml:space="preserve">Fay, J. C., &amp; Wu, C.-I. (2000). Hitchhiking Under Positive Darwinian Selection. </w:t>
      </w:r>
      <w:r w:rsidRPr="00DB729A">
        <w:rPr>
          <w:rFonts w:cstheme="minorHAnsi"/>
          <w:i/>
          <w:iCs/>
        </w:rPr>
        <w:t>Genetics</w:t>
      </w:r>
      <w:r w:rsidRPr="00DB729A">
        <w:rPr>
          <w:rFonts w:cstheme="minorHAnsi"/>
        </w:rPr>
        <w:t xml:space="preserve">, </w:t>
      </w:r>
      <w:r w:rsidRPr="00DB729A">
        <w:rPr>
          <w:rFonts w:cstheme="minorHAnsi"/>
          <w:i/>
          <w:iCs/>
        </w:rPr>
        <w:t>155</w:t>
      </w:r>
      <w:r w:rsidRPr="00DB729A">
        <w:rPr>
          <w:rFonts w:cstheme="minorHAnsi"/>
        </w:rPr>
        <w:t>(3), 1405–1413.</w:t>
      </w:r>
    </w:p>
    <w:p w14:paraId="6F3E17EC" w14:textId="77777777" w:rsidR="000505E5" w:rsidRPr="00DB729A" w:rsidRDefault="000505E5" w:rsidP="000505E5">
      <w:pPr>
        <w:pStyle w:val="Bibliography"/>
        <w:rPr>
          <w:rFonts w:cstheme="minorHAnsi"/>
        </w:rPr>
      </w:pPr>
      <w:r w:rsidRPr="00DB729A">
        <w:rPr>
          <w:rFonts w:cstheme="minorHAnsi"/>
        </w:rPr>
        <w:t xml:space="preserve">Feng, S., Stiller, J., Deng, Y., Armstrong, J., Fang, Q., Reeve, A. H., Xie, D., Chen, G., Guo, C., Faircloth, B. C., Petersen, B., Wang, Z., Zhou, Q., Diekhans, M., Chen, W., Andreu-Sánchez, S., Margaryan, A., Howard, J. T., Parent, C., … Zhang, G. (2020). Dense sampling of bird diversity increases power of comparative genomics.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252–257. https://doi.org/10.1038/s41586-020-2873-9</w:t>
      </w:r>
    </w:p>
    <w:p w14:paraId="3C28B4D1" w14:textId="77777777" w:rsidR="000505E5" w:rsidRPr="00DB729A" w:rsidRDefault="000505E5" w:rsidP="000505E5">
      <w:pPr>
        <w:pStyle w:val="Bibliography"/>
        <w:rPr>
          <w:rFonts w:cstheme="minorHAnsi"/>
        </w:rPr>
      </w:pPr>
      <w:r w:rsidRPr="00DB729A">
        <w:rPr>
          <w:rFonts w:cstheme="minorHAnsi"/>
        </w:rPr>
        <w:lastRenderedPageBreak/>
        <w:t xml:space="preserve">Finger, A. J., Mahardja, B., Fisch, K. M., Benjamin, A., Lindberg, J., Ellison, L., Ghebremariam, T., Hung, T.-C., &amp; May, B. (2018). A Conservation Hatchery Population of Delta Smelt Shows Evidence of Genetic Adaptation to Captivity After 9 Generations. </w:t>
      </w:r>
      <w:r w:rsidRPr="00DB729A">
        <w:rPr>
          <w:rFonts w:cstheme="minorHAnsi"/>
          <w:i/>
          <w:iCs/>
        </w:rPr>
        <w:t>Journal of Heredity</w:t>
      </w:r>
      <w:r w:rsidRPr="00DB729A">
        <w:rPr>
          <w:rFonts w:cstheme="minorHAnsi"/>
        </w:rPr>
        <w:t xml:space="preserve">, </w:t>
      </w:r>
      <w:r w:rsidRPr="00DB729A">
        <w:rPr>
          <w:rFonts w:cstheme="minorHAnsi"/>
          <w:i/>
          <w:iCs/>
        </w:rPr>
        <w:t>109</w:t>
      </w:r>
      <w:r w:rsidRPr="00DB729A">
        <w:rPr>
          <w:rFonts w:cstheme="minorHAnsi"/>
        </w:rPr>
        <w:t>(6), 11.</w:t>
      </w:r>
    </w:p>
    <w:p w14:paraId="00AD87FA" w14:textId="77777777" w:rsidR="000505E5" w:rsidRPr="00DB729A" w:rsidRDefault="000505E5" w:rsidP="000505E5">
      <w:pPr>
        <w:pStyle w:val="Bibliography"/>
        <w:rPr>
          <w:rFonts w:cstheme="minorHAnsi"/>
        </w:rPr>
      </w:pPr>
      <w:r w:rsidRPr="00DB729A">
        <w:rPr>
          <w:rFonts w:cstheme="minorHAnsi"/>
        </w:rPr>
        <w:t xml:space="preserve">Fisch, K. M., Henderson, J. M., Burton, R. S., &amp; May, B. (2011). Population genetics and conservation implications for the endangered delta smelt in the San Francisco Bay-Delta. </w:t>
      </w:r>
      <w:r w:rsidRPr="00DB729A">
        <w:rPr>
          <w:rFonts w:cstheme="minorHAnsi"/>
          <w:i/>
          <w:iCs/>
        </w:rPr>
        <w:t>Conservation Genetics</w:t>
      </w:r>
      <w:r w:rsidRPr="00DB729A">
        <w:rPr>
          <w:rFonts w:cstheme="minorHAnsi"/>
        </w:rPr>
        <w:t xml:space="preserve">, </w:t>
      </w:r>
      <w:r w:rsidRPr="00DB729A">
        <w:rPr>
          <w:rFonts w:cstheme="minorHAnsi"/>
          <w:i/>
          <w:iCs/>
        </w:rPr>
        <w:t>12</w:t>
      </w:r>
      <w:r w:rsidRPr="00DB729A">
        <w:rPr>
          <w:rFonts w:cstheme="minorHAnsi"/>
        </w:rPr>
        <w:t>(6), 1421–1434. https://doi.org/10.1007/s10592-011-0240-y</w:t>
      </w:r>
    </w:p>
    <w:p w14:paraId="1C463154" w14:textId="77777777" w:rsidR="000505E5" w:rsidRPr="00DB729A" w:rsidRDefault="000505E5" w:rsidP="000505E5">
      <w:pPr>
        <w:pStyle w:val="Bibliography"/>
        <w:rPr>
          <w:rFonts w:cstheme="minorHAnsi"/>
        </w:rPr>
      </w:pPr>
      <w:r w:rsidRPr="00DB729A">
        <w:rPr>
          <w:rFonts w:cstheme="minorHAnsi"/>
        </w:rPr>
        <w:t xml:space="preserve">Ghurye, J., Rhie, A., Walenz, B. P., Schmitt, A., Selvaraj, S., Pop, M., Phillippy, A. M., &amp; Koren, S. (2019). Integrating Hi-C links with assembly graphs for chromosome-scale assembly. </w:t>
      </w:r>
      <w:r w:rsidRPr="00DB729A">
        <w:rPr>
          <w:rFonts w:cstheme="minorHAnsi"/>
          <w:i/>
          <w:iCs/>
        </w:rPr>
        <w:t>PLOS Computational Biology</w:t>
      </w:r>
      <w:r w:rsidRPr="00DB729A">
        <w:rPr>
          <w:rFonts w:cstheme="minorHAnsi"/>
        </w:rPr>
        <w:t xml:space="preserve">, </w:t>
      </w:r>
      <w:r w:rsidRPr="00DB729A">
        <w:rPr>
          <w:rFonts w:cstheme="minorHAnsi"/>
          <w:i/>
          <w:iCs/>
        </w:rPr>
        <w:t>15</w:t>
      </w:r>
      <w:r w:rsidRPr="00DB729A">
        <w:rPr>
          <w:rFonts w:cstheme="minorHAnsi"/>
        </w:rPr>
        <w:t>(8), e1007273. https://doi.org/10.1371/journal.pcbi.1007273</w:t>
      </w:r>
    </w:p>
    <w:p w14:paraId="4BDF1D23" w14:textId="77777777" w:rsidR="000505E5" w:rsidRPr="00DB729A" w:rsidRDefault="000505E5" w:rsidP="000505E5">
      <w:pPr>
        <w:pStyle w:val="Bibliography"/>
        <w:rPr>
          <w:rFonts w:cstheme="minorHAnsi"/>
        </w:rPr>
      </w:pPr>
      <w:r w:rsidRPr="00DB729A">
        <w:rPr>
          <w:rFonts w:cstheme="minorHAnsi"/>
        </w:rPr>
        <w:t xml:space="preserve">Glibert, P. M., Fullerton, D., Burkholder, J. M., Cornwell, J. C., &amp; Kana, T. M. (2011). Ecological Stoichiometry, Biogeochemical Cycling, Invasive Species, and Aquatic Food Webs: San Francisco Estuary and Comparative Systems. </w:t>
      </w:r>
      <w:r w:rsidRPr="00DB729A">
        <w:rPr>
          <w:rFonts w:cstheme="minorHAnsi"/>
          <w:i/>
          <w:iCs/>
        </w:rPr>
        <w:t>Reviews in Fisheries Science</w:t>
      </w:r>
      <w:r w:rsidRPr="00DB729A">
        <w:rPr>
          <w:rFonts w:cstheme="minorHAnsi"/>
        </w:rPr>
        <w:t xml:space="preserve">, </w:t>
      </w:r>
      <w:r w:rsidRPr="00DB729A">
        <w:rPr>
          <w:rFonts w:cstheme="minorHAnsi"/>
          <w:i/>
          <w:iCs/>
        </w:rPr>
        <w:t>19</w:t>
      </w:r>
      <w:r w:rsidRPr="00DB729A">
        <w:rPr>
          <w:rFonts w:cstheme="minorHAnsi"/>
        </w:rPr>
        <w:t>(4), 358–417. https://doi.org/10.1080/10641262.2011.611916</w:t>
      </w:r>
    </w:p>
    <w:p w14:paraId="496DA0D7" w14:textId="77777777" w:rsidR="000505E5" w:rsidRPr="00DB729A" w:rsidRDefault="000505E5" w:rsidP="000505E5">
      <w:pPr>
        <w:pStyle w:val="Bibliography"/>
        <w:rPr>
          <w:rFonts w:cstheme="minorHAnsi"/>
        </w:rPr>
      </w:pPr>
      <w:r w:rsidRPr="00DB729A">
        <w:rPr>
          <w:rFonts w:cstheme="minorHAnsi"/>
        </w:rPr>
        <w:t xml:space="preserve">Gremme, G., Steinbiss, S., &amp; Kurtz, S. (2013). GenomeTools: A Comprehensive Software Library for Efficient Processing of Structured Genome Annotations. </w:t>
      </w:r>
      <w:r w:rsidRPr="00DB729A">
        <w:rPr>
          <w:rFonts w:cstheme="minorHAnsi"/>
          <w:i/>
          <w:iCs/>
        </w:rPr>
        <w:t>IEEE/ACM Transactions on Computational Biology and Bioinformatics / IEEE, ACM</w:t>
      </w:r>
      <w:r w:rsidRPr="00DB729A">
        <w:rPr>
          <w:rFonts w:cstheme="minorHAnsi"/>
        </w:rPr>
        <w:t xml:space="preserve">, </w:t>
      </w:r>
      <w:r w:rsidRPr="00DB729A">
        <w:rPr>
          <w:rFonts w:cstheme="minorHAnsi"/>
          <w:i/>
          <w:iCs/>
        </w:rPr>
        <w:t>10</w:t>
      </w:r>
      <w:r w:rsidRPr="00DB729A">
        <w:rPr>
          <w:rFonts w:cstheme="minorHAnsi"/>
        </w:rPr>
        <w:t>, 645–656. https://doi.org/10.1109/TCBB.2013.68</w:t>
      </w:r>
    </w:p>
    <w:p w14:paraId="0DC04774" w14:textId="77777777" w:rsidR="000505E5" w:rsidRPr="00DB729A" w:rsidRDefault="000505E5" w:rsidP="000505E5">
      <w:pPr>
        <w:pStyle w:val="Bibliography"/>
        <w:rPr>
          <w:rFonts w:cstheme="minorHAnsi"/>
        </w:rPr>
      </w:pPr>
      <w:r w:rsidRPr="00DB729A">
        <w:rPr>
          <w:rFonts w:cstheme="minorHAnsi"/>
        </w:rPr>
        <w:t xml:space="preserve">Guan, D., McCarthy, S. A., Wood, J., Howe, K., Wang, Y., &amp; Durbin, R. (2020). Identifying and removing haplotypic duplication in primary genome assemblies. </w:t>
      </w:r>
      <w:r w:rsidRPr="00DB729A">
        <w:rPr>
          <w:rFonts w:cstheme="minorHAnsi"/>
          <w:i/>
          <w:iCs/>
        </w:rPr>
        <w:t>Bioinformatics</w:t>
      </w:r>
      <w:r w:rsidRPr="00DB729A">
        <w:rPr>
          <w:rFonts w:cstheme="minorHAnsi"/>
        </w:rPr>
        <w:t xml:space="preserve">, </w:t>
      </w:r>
      <w:r w:rsidRPr="00DB729A">
        <w:rPr>
          <w:rFonts w:cstheme="minorHAnsi"/>
          <w:i/>
          <w:iCs/>
        </w:rPr>
        <w:t>36</w:t>
      </w:r>
      <w:r w:rsidRPr="00DB729A">
        <w:rPr>
          <w:rFonts w:cstheme="minorHAnsi"/>
        </w:rPr>
        <w:t>(9), 2896–2898. https://doi.org/10.1093/bioinformatics/btaa025</w:t>
      </w:r>
    </w:p>
    <w:p w14:paraId="2481DD79" w14:textId="77777777" w:rsidR="000505E5" w:rsidRPr="00DB729A" w:rsidRDefault="000505E5" w:rsidP="000505E5">
      <w:pPr>
        <w:pStyle w:val="Bibliography"/>
        <w:rPr>
          <w:rFonts w:cstheme="minorHAnsi"/>
        </w:rPr>
      </w:pPr>
      <w:r w:rsidRPr="00DB729A">
        <w:rPr>
          <w:rFonts w:cstheme="minorHAnsi"/>
        </w:rPr>
        <w:t xml:space="preserve">Gurevich, A., Saveliev, V., Vyahhi, N., &amp; Tesler, G. (2013). QUAST: Quality assessment tool for genome assemblies. </w:t>
      </w:r>
      <w:r w:rsidRPr="00DB729A">
        <w:rPr>
          <w:rFonts w:cstheme="minorHAnsi"/>
          <w:i/>
          <w:iCs/>
        </w:rPr>
        <w:t>Bioinformatics</w:t>
      </w:r>
      <w:r w:rsidRPr="00DB729A">
        <w:rPr>
          <w:rFonts w:cstheme="minorHAnsi"/>
        </w:rPr>
        <w:t xml:space="preserve">, </w:t>
      </w:r>
      <w:r w:rsidRPr="00DB729A">
        <w:rPr>
          <w:rFonts w:cstheme="minorHAnsi"/>
          <w:i/>
          <w:iCs/>
        </w:rPr>
        <w:t>29</w:t>
      </w:r>
      <w:r w:rsidRPr="00DB729A">
        <w:rPr>
          <w:rFonts w:cstheme="minorHAnsi"/>
        </w:rPr>
        <w:t>(8), 1072–1075. https://doi.org/10.1093/bioinformatics/btt086</w:t>
      </w:r>
    </w:p>
    <w:p w14:paraId="251A2481" w14:textId="77777777" w:rsidR="000505E5" w:rsidRPr="00DB729A" w:rsidRDefault="000505E5" w:rsidP="000505E5">
      <w:pPr>
        <w:pStyle w:val="Bibliography"/>
        <w:rPr>
          <w:rFonts w:cstheme="minorHAnsi"/>
        </w:rPr>
      </w:pPr>
      <w:r w:rsidRPr="00DB729A">
        <w:rPr>
          <w:rFonts w:cstheme="minorHAnsi"/>
        </w:rPr>
        <w:t xml:space="preserve">Habibi, E. (2022). </w:t>
      </w:r>
      <w:r w:rsidRPr="00DB729A">
        <w:rPr>
          <w:rFonts w:cstheme="minorHAnsi"/>
          <w:i/>
          <w:iCs/>
        </w:rPr>
        <w:t>Conservation genomics of two California endangered native species: Delta smelt and Upper McCloud River Redband trout.</w:t>
      </w:r>
      <w:r w:rsidRPr="00DB729A">
        <w:rPr>
          <w:rFonts w:cstheme="minorHAnsi"/>
        </w:rPr>
        <w:t xml:space="preserve"> [PhD]. University of California Davis.</w:t>
      </w:r>
    </w:p>
    <w:p w14:paraId="76F72F85" w14:textId="77777777" w:rsidR="000505E5" w:rsidRPr="00DB729A" w:rsidRDefault="000505E5" w:rsidP="000505E5">
      <w:pPr>
        <w:pStyle w:val="Bibliography"/>
        <w:rPr>
          <w:rFonts w:cstheme="minorHAnsi"/>
        </w:rPr>
      </w:pPr>
      <w:r w:rsidRPr="00DB729A">
        <w:rPr>
          <w:rFonts w:cstheme="minorHAnsi"/>
        </w:rPr>
        <w:t xml:space="preserve">Hammock, B. G., Hartman, R., Dahlgren, R. A., Johnston, C., Kurobe, T., Lehman, P. W., Lewis, L. S., Van Nieuwenhuyse, E., Ramírez-Duarte, W. F., Schultz, A. A., &amp; Teh, S. J. (2022). Patterns and predictors of condition indices in a critically endangered fish. </w:t>
      </w:r>
      <w:r w:rsidRPr="00DB729A">
        <w:rPr>
          <w:rFonts w:cstheme="minorHAnsi"/>
          <w:i/>
          <w:iCs/>
        </w:rPr>
        <w:t>Hydrobiologia</w:t>
      </w:r>
      <w:r w:rsidRPr="00DB729A">
        <w:rPr>
          <w:rFonts w:cstheme="minorHAnsi"/>
        </w:rPr>
        <w:t xml:space="preserve">, </w:t>
      </w:r>
      <w:r w:rsidRPr="00DB729A">
        <w:rPr>
          <w:rFonts w:cstheme="minorHAnsi"/>
          <w:i/>
          <w:iCs/>
        </w:rPr>
        <w:t>849</w:t>
      </w:r>
      <w:r w:rsidRPr="00DB729A">
        <w:rPr>
          <w:rFonts w:cstheme="minorHAnsi"/>
        </w:rPr>
        <w:t>(3), 675–695. https://doi.org/10.1007/s10750-021-04738-z</w:t>
      </w:r>
    </w:p>
    <w:p w14:paraId="03E6E62D" w14:textId="77777777" w:rsidR="000505E5" w:rsidRPr="00DB729A" w:rsidRDefault="000505E5" w:rsidP="000505E5">
      <w:pPr>
        <w:pStyle w:val="Bibliography"/>
        <w:rPr>
          <w:rFonts w:cstheme="minorHAnsi"/>
        </w:rPr>
      </w:pPr>
      <w:r w:rsidRPr="00DB729A">
        <w:rPr>
          <w:rFonts w:cstheme="minorHAnsi"/>
        </w:rPr>
        <w:lastRenderedPageBreak/>
        <w:t xml:space="preserve">Hartley, S. E. (1987). THE CHROMOSOMES OF SALMONID FISHES. </w:t>
      </w:r>
      <w:r w:rsidRPr="00DB729A">
        <w:rPr>
          <w:rFonts w:cstheme="minorHAnsi"/>
          <w:i/>
          <w:iCs/>
        </w:rPr>
        <w:t>Biological Reviews</w:t>
      </w:r>
      <w:r w:rsidRPr="00DB729A">
        <w:rPr>
          <w:rFonts w:cstheme="minorHAnsi"/>
        </w:rPr>
        <w:t xml:space="preserve">, </w:t>
      </w:r>
      <w:r w:rsidRPr="00DB729A">
        <w:rPr>
          <w:rFonts w:cstheme="minorHAnsi"/>
          <w:i/>
          <w:iCs/>
        </w:rPr>
        <w:t>62</w:t>
      </w:r>
      <w:r w:rsidRPr="00DB729A">
        <w:rPr>
          <w:rFonts w:cstheme="minorHAnsi"/>
        </w:rPr>
        <w:t>(3), 197–214. https://doi.org/10.1111/j.1469-185X.1987.tb00663.x</w:t>
      </w:r>
    </w:p>
    <w:p w14:paraId="4C18EC57" w14:textId="77777777" w:rsidR="000505E5" w:rsidRPr="00DB729A" w:rsidRDefault="000505E5" w:rsidP="000505E5">
      <w:pPr>
        <w:pStyle w:val="Bibliography"/>
        <w:rPr>
          <w:rFonts w:cstheme="minorHAnsi"/>
        </w:rPr>
      </w:pPr>
      <w:r w:rsidRPr="00DB729A">
        <w:rPr>
          <w:rFonts w:cstheme="minorHAnsi"/>
        </w:rPr>
        <w:t xml:space="preserve">Hobbs, J. A., Lewis, L. S., Willmes, M., Denney, C., &amp; Bush, E. (2019). Complex life histories discovered in a critically endangered fish. </w:t>
      </w:r>
      <w:r w:rsidRPr="00DB729A">
        <w:rPr>
          <w:rFonts w:cstheme="minorHAnsi"/>
          <w:i/>
          <w:iCs/>
        </w:rPr>
        <w:t>Scientific Reports</w:t>
      </w:r>
      <w:r w:rsidRPr="00DB729A">
        <w:rPr>
          <w:rFonts w:cstheme="minorHAnsi"/>
        </w:rPr>
        <w:t xml:space="preserve">, </w:t>
      </w:r>
      <w:r w:rsidRPr="00DB729A">
        <w:rPr>
          <w:rFonts w:cstheme="minorHAnsi"/>
          <w:i/>
          <w:iCs/>
        </w:rPr>
        <w:t>9</w:t>
      </w:r>
      <w:r w:rsidRPr="00DB729A">
        <w:rPr>
          <w:rFonts w:cstheme="minorHAnsi"/>
        </w:rPr>
        <w:t>(1), 16772. https://doi.org/10.1038/s41598-019-52273-8</w:t>
      </w:r>
    </w:p>
    <w:p w14:paraId="732FB4F2" w14:textId="77777777" w:rsidR="000505E5" w:rsidRPr="00DB729A" w:rsidRDefault="000505E5" w:rsidP="000505E5">
      <w:pPr>
        <w:pStyle w:val="Bibliography"/>
        <w:rPr>
          <w:rFonts w:cstheme="minorHAnsi"/>
        </w:rPr>
      </w:pPr>
      <w:r w:rsidRPr="00DB729A">
        <w:rPr>
          <w:rFonts w:cstheme="minorHAnsi"/>
        </w:rPr>
        <w:t xml:space="preserve">Hotaling, S., Kelley, J. L., &amp; Frandsen, P. B. (2021). Toward a genome sequence for every animal: Where are we now? </w:t>
      </w:r>
      <w:r w:rsidRPr="00DB729A">
        <w:rPr>
          <w:rFonts w:cstheme="minorHAnsi"/>
          <w:i/>
          <w:iCs/>
        </w:rPr>
        <w:t>Proceedings of the National Academy of Sciences</w:t>
      </w:r>
      <w:r w:rsidRPr="00DB729A">
        <w:rPr>
          <w:rFonts w:cstheme="minorHAnsi"/>
        </w:rPr>
        <w:t xml:space="preserve">, </w:t>
      </w:r>
      <w:r w:rsidRPr="00DB729A">
        <w:rPr>
          <w:rFonts w:cstheme="minorHAnsi"/>
          <w:i/>
          <w:iCs/>
        </w:rPr>
        <w:t>118</w:t>
      </w:r>
      <w:r w:rsidRPr="00DB729A">
        <w:rPr>
          <w:rFonts w:cstheme="minorHAnsi"/>
        </w:rPr>
        <w:t>(52), e2109019118. https://doi.org/10.1073/pnas.2109019118</w:t>
      </w:r>
    </w:p>
    <w:p w14:paraId="083DA4F9" w14:textId="77777777" w:rsidR="000505E5" w:rsidRPr="00DB729A" w:rsidRDefault="000505E5" w:rsidP="000505E5">
      <w:pPr>
        <w:pStyle w:val="Bibliography"/>
        <w:rPr>
          <w:rFonts w:cstheme="minorHAnsi"/>
        </w:rPr>
      </w:pPr>
      <w:r w:rsidRPr="00DB729A">
        <w:rPr>
          <w:rFonts w:cstheme="minorHAnsi"/>
        </w:rPr>
        <w:t xml:space="preserve">Illumina. (2022). </w:t>
      </w:r>
      <w:r w:rsidRPr="00DB729A">
        <w:rPr>
          <w:rFonts w:cstheme="minorHAnsi"/>
          <w:i/>
          <w:iCs/>
        </w:rPr>
        <w:t>Illumina NovaSeq 6000 Sequencing System Guide</w:t>
      </w:r>
      <w:r w:rsidRPr="00DB729A">
        <w:rPr>
          <w:rFonts w:cstheme="minorHAnsi"/>
        </w:rPr>
        <w:t>.</w:t>
      </w:r>
    </w:p>
    <w:p w14:paraId="3FEE9E14" w14:textId="77777777" w:rsidR="000505E5" w:rsidRPr="00DB729A" w:rsidRDefault="000505E5" w:rsidP="000505E5">
      <w:pPr>
        <w:pStyle w:val="Bibliography"/>
        <w:rPr>
          <w:rFonts w:cstheme="minorHAnsi"/>
        </w:rPr>
      </w:pPr>
      <w:r w:rsidRPr="00DB729A">
        <w:rPr>
          <w:rFonts w:cstheme="minorHAnsi"/>
        </w:rPr>
        <w:t xml:space="preserve">International Human Genome Sequencing Consortium, Whitehead Institute for Biomedical Research, Center for Genome Research:, Lander, E. S., Linton, L. M., Birren, B., Nusbaum, C., Zody, M. C., Baldwin, J., Devon, K., Dewar, K., Doyle, M., FitzHugh, W., Funke, R., Gage, D., Harris, K., Heaford, A., Howland, J., Kann, L., Lehoczky, J., … Morgan, M. J. (2001). Initial sequencing and analysis of the human genome. </w:t>
      </w:r>
      <w:r w:rsidRPr="00DB729A">
        <w:rPr>
          <w:rFonts w:cstheme="minorHAnsi"/>
          <w:i/>
          <w:iCs/>
        </w:rPr>
        <w:t>Nature</w:t>
      </w:r>
      <w:r w:rsidRPr="00DB729A">
        <w:rPr>
          <w:rFonts w:cstheme="minorHAnsi"/>
        </w:rPr>
        <w:t xml:space="preserve">, </w:t>
      </w:r>
      <w:r w:rsidRPr="00DB729A">
        <w:rPr>
          <w:rFonts w:cstheme="minorHAnsi"/>
          <w:i/>
          <w:iCs/>
        </w:rPr>
        <w:t>409</w:t>
      </w:r>
      <w:r w:rsidRPr="00DB729A">
        <w:rPr>
          <w:rFonts w:cstheme="minorHAnsi"/>
        </w:rPr>
        <w:t>(6822), 860–921. https://doi.org/10.1038/35057062</w:t>
      </w:r>
    </w:p>
    <w:p w14:paraId="403332E4" w14:textId="77777777" w:rsidR="000505E5" w:rsidRPr="00DB729A" w:rsidRDefault="000505E5" w:rsidP="000505E5">
      <w:pPr>
        <w:pStyle w:val="Bibliography"/>
        <w:rPr>
          <w:rFonts w:cstheme="minorHAnsi"/>
        </w:rPr>
      </w:pPr>
      <w:r w:rsidRPr="00DB729A">
        <w:rPr>
          <w:rFonts w:cstheme="minorHAnsi"/>
        </w:rPr>
        <w:t xml:space="preserve">Itan, Y., Powell, A., Beaumont, M. A., Burger, J., &amp; Thomas, M. G. (2009). The Origins of Lactase Persistence in Europe. </w:t>
      </w:r>
      <w:r w:rsidRPr="00DB729A">
        <w:rPr>
          <w:rFonts w:cstheme="minorHAnsi"/>
          <w:i/>
          <w:iCs/>
        </w:rPr>
        <w:t>PLoS Computational Biology</w:t>
      </w:r>
      <w:r w:rsidRPr="00DB729A">
        <w:rPr>
          <w:rFonts w:cstheme="minorHAnsi"/>
        </w:rPr>
        <w:t xml:space="preserve">, </w:t>
      </w:r>
      <w:r w:rsidRPr="00DB729A">
        <w:rPr>
          <w:rFonts w:cstheme="minorHAnsi"/>
          <w:i/>
          <w:iCs/>
        </w:rPr>
        <w:t>5</w:t>
      </w:r>
      <w:r w:rsidRPr="00DB729A">
        <w:rPr>
          <w:rFonts w:cstheme="minorHAnsi"/>
        </w:rPr>
        <w:t>(8), e1000491. https://doi.org/10.1371/journal.pcbi.1000491</w:t>
      </w:r>
    </w:p>
    <w:p w14:paraId="07343590" w14:textId="77777777" w:rsidR="000505E5" w:rsidRPr="00DB729A" w:rsidRDefault="000505E5" w:rsidP="000505E5">
      <w:pPr>
        <w:pStyle w:val="Bibliography"/>
        <w:rPr>
          <w:rFonts w:cstheme="minorHAnsi"/>
        </w:rPr>
      </w:pPr>
      <w:r w:rsidRPr="00DB729A">
        <w:rPr>
          <w:rFonts w:cstheme="minorHAnsi"/>
        </w:rPr>
        <w:t xml:space="preserve">James, N. C., Cowley, P. D., &amp; Whitfield, A. K. (2018). The marine fish assemblage of the East Kleinemonde Estuary over 20 years: Declining abundance and nursery function? </w:t>
      </w:r>
      <w:r w:rsidRPr="00DB729A">
        <w:rPr>
          <w:rFonts w:cstheme="minorHAnsi"/>
          <w:i/>
          <w:iCs/>
        </w:rPr>
        <w:t>Estuarine, Coastal and Shelf Science</w:t>
      </w:r>
      <w:r w:rsidRPr="00DB729A">
        <w:rPr>
          <w:rFonts w:cstheme="minorHAnsi"/>
        </w:rPr>
        <w:t xml:space="preserve">, </w:t>
      </w:r>
      <w:r w:rsidRPr="00DB729A">
        <w:rPr>
          <w:rFonts w:cstheme="minorHAnsi"/>
          <w:i/>
          <w:iCs/>
        </w:rPr>
        <w:t>214</w:t>
      </w:r>
      <w:r w:rsidRPr="00DB729A">
        <w:rPr>
          <w:rFonts w:cstheme="minorHAnsi"/>
        </w:rPr>
        <w:t>, 64–71. https://doi.org/10.1016/j.ecss.2018.09.010</w:t>
      </w:r>
    </w:p>
    <w:p w14:paraId="78F79BE4" w14:textId="77777777" w:rsidR="000505E5" w:rsidRPr="00DB729A" w:rsidRDefault="000505E5" w:rsidP="000505E5">
      <w:pPr>
        <w:pStyle w:val="Bibliography"/>
        <w:rPr>
          <w:rFonts w:cstheme="minorHAnsi"/>
        </w:rPr>
      </w:pPr>
      <w:r w:rsidRPr="00DB729A">
        <w:rPr>
          <w:rFonts w:cstheme="minorHAnsi"/>
        </w:rPr>
        <w:t xml:space="preserve">Kitada, J., Tatewaki, R., &amp; Tagawa, M. (1980). Chromosomes of the pond smelt Hypomesus transpacificus nipponensis. </w:t>
      </w:r>
      <w:r w:rsidRPr="00DB729A">
        <w:rPr>
          <w:rFonts w:cstheme="minorHAnsi"/>
          <w:i/>
          <w:iCs/>
        </w:rPr>
        <w:t>Chrom. Inform. Serv.</w:t>
      </w:r>
      <w:r w:rsidRPr="00DB729A">
        <w:rPr>
          <w:rFonts w:cstheme="minorHAnsi"/>
        </w:rPr>
        <w:t xml:space="preserve">, </w:t>
      </w:r>
      <w:r w:rsidRPr="00DB729A">
        <w:rPr>
          <w:rFonts w:cstheme="minorHAnsi"/>
          <w:i/>
          <w:iCs/>
        </w:rPr>
        <w:t>28</w:t>
      </w:r>
      <w:r w:rsidRPr="00DB729A">
        <w:rPr>
          <w:rFonts w:cstheme="minorHAnsi"/>
        </w:rPr>
        <w:t>, 8–9.</w:t>
      </w:r>
    </w:p>
    <w:p w14:paraId="4E247E13" w14:textId="77777777" w:rsidR="000505E5" w:rsidRPr="00DB729A" w:rsidRDefault="000505E5" w:rsidP="000505E5">
      <w:pPr>
        <w:pStyle w:val="Bibliography"/>
        <w:rPr>
          <w:rFonts w:cstheme="minorHAnsi"/>
        </w:rPr>
      </w:pPr>
      <w:r w:rsidRPr="00DB729A">
        <w:rPr>
          <w:rFonts w:cstheme="minorHAnsi"/>
        </w:rPr>
        <w:t xml:space="preserve">Lew, R. M., Finger, A. J., Baerwald, M. R., Goodbla, A., May, B., &amp; Meek, M. H. (2015). Using Next-Generation Sequencing to Assist a Conservation Hatchery: A Single-Nucleotide Polymorphism Panel for the Genetic Management of Endangered Delta Smelt. </w:t>
      </w:r>
      <w:r w:rsidRPr="00DB729A">
        <w:rPr>
          <w:rFonts w:cstheme="minorHAnsi"/>
          <w:i/>
          <w:iCs/>
        </w:rPr>
        <w:t>Transactions of the American Fisheries Society</w:t>
      </w:r>
      <w:r w:rsidRPr="00DB729A">
        <w:rPr>
          <w:rFonts w:cstheme="minorHAnsi"/>
        </w:rPr>
        <w:t xml:space="preserve">, </w:t>
      </w:r>
      <w:r w:rsidRPr="00DB729A">
        <w:rPr>
          <w:rFonts w:cstheme="minorHAnsi"/>
          <w:i/>
          <w:iCs/>
        </w:rPr>
        <w:t>144</w:t>
      </w:r>
      <w:r w:rsidRPr="00DB729A">
        <w:rPr>
          <w:rFonts w:cstheme="minorHAnsi"/>
        </w:rPr>
        <w:t>(4), 767–779. https://doi.org/10.1080/00028487.2015.1037016</w:t>
      </w:r>
    </w:p>
    <w:p w14:paraId="69058FAB" w14:textId="77777777" w:rsidR="000505E5" w:rsidRPr="00DB729A" w:rsidRDefault="000505E5" w:rsidP="000505E5">
      <w:pPr>
        <w:pStyle w:val="Bibliography"/>
        <w:rPr>
          <w:rFonts w:cstheme="minorHAnsi"/>
        </w:rPr>
      </w:pPr>
      <w:r w:rsidRPr="00DB729A">
        <w:rPr>
          <w:rFonts w:cstheme="minorHAnsi"/>
        </w:rPr>
        <w:t xml:space="preserve">Li, H., &amp; Durbin, R. (2009). Fast and accurate short read alignment with Burrows-Wheeler transform.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(14), 1754–1760. https://doi.org/10.1093/bioinformatics/btp324</w:t>
      </w:r>
    </w:p>
    <w:p w14:paraId="15657B20" w14:textId="77777777" w:rsidR="000505E5" w:rsidRPr="00DB729A" w:rsidRDefault="000505E5" w:rsidP="000505E5">
      <w:pPr>
        <w:pStyle w:val="Bibliography"/>
        <w:rPr>
          <w:rFonts w:cstheme="minorHAnsi"/>
        </w:rPr>
      </w:pPr>
      <w:r w:rsidRPr="00DB729A">
        <w:rPr>
          <w:rFonts w:cstheme="minorHAnsi"/>
        </w:rPr>
        <w:lastRenderedPageBreak/>
        <w:t xml:space="preserve">Li, H., Handsaker, B., Wysoker, A., Fennell, T., Ruan, J., Homer, N., Marth, G., Abecasis, G., &amp; Durbin, R. (2009). The Sequence Alignment/Map format and SAMtools.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(16), 2078–2079. https://doi.org/10.1093/bioinformatics/btp352</w:t>
      </w:r>
    </w:p>
    <w:p w14:paraId="71313298"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(2017a).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076EE55D"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(2017b).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4461C2E1" w14:textId="77777777" w:rsidR="000505E5" w:rsidRPr="00DB729A" w:rsidRDefault="000505E5" w:rsidP="000505E5">
      <w:pPr>
        <w:pStyle w:val="Bibliography"/>
        <w:rPr>
          <w:rFonts w:cstheme="minorHAnsi"/>
        </w:rPr>
      </w:pPr>
      <w:r w:rsidRPr="00DB729A">
        <w:rPr>
          <w:rFonts w:cstheme="minorHAnsi"/>
        </w:rPr>
        <w:t xml:space="preserve">Marçais, G., &amp; Kingsford, C. (2011). A fast, lock-free approach for efficient parallel counting of occurrences of k-mers. </w:t>
      </w:r>
      <w:r w:rsidRPr="00DB729A">
        <w:rPr>
          <w:rFonts w:cstheme="minorHAnsi"/>
          <w:i/>
          <w:iCs/>
        </w:rPr>
        <w:t>Bioinformatics</w:t>
      </w:r>
      <w:r w:rsidRPr="00DB729A">
        <w:rPr>
          <w:rFonts w:cstheme="minorHAnsi"/>
        </w:rPr>
        <w:t xml:space="preserve">, </w:t>
      </w:r>
      <w:r w:rsidRPr="00DB729A">
        <w:rPr>
          <w:rFonts w:cstheme="minorHAnsi"/>
          <w:i/>
          <w:iCs/>
        </w:rPr>
        <w:t>27</w:t>
      </w:r>
      <w:r w:rsidRPr="00DB729A">
        <w:rPr>
          <w:rFonts w:cstheme="minorHAnsi"/>
        </w:rPr>
        <w:t>(6), 764–770. https://doi.org/10.1093/bioinformatics/btr011</w:t>
      </w:r>
    </w:p>
    <w:p w14:paraId="757DFE03" w14:textId="77777777" w:rsidR="000505E5" w:rsidRPr="00DB729A" w:rsidRDefault="000505E5" w:rsidP="000505E5">
      <w:pPr>
        <w:pStyle w:val="Bibliography"/>
        <w:rPr>
          <w:rFonts w:cstheme="minorHAnsi"/>
        </w:rPr>
      </w:pPr>
      <w:r w:rsidRPr="00DB729A">
        <w:rPr>
          <w:rFonts w:cstheme="minorHAnsi"/>
        </w:rPr>
        <w:t xml:space="preserve">McAllister, D. E. (1963). </w:t>
      </w:r>
      <w:r w:rsidRPr="00DB729A">
        <w:rPr>
          <w:rFonts w:cstheme="minorHAnsi"/>
          <w:i/>
          <w:iCs/>
        </w:rPr>
        <w:t>Revision of the smelt family, Osmeridae.</w:t>
      </w:r>
      <w:r w:rsidRPr="00DB729A">
        <w:rPr>
          <w:rFonts w:cstheme="minorHAnsi"/>
        </w:rPr>
        <w:t xml:space="preserve"> National Museum of Canada, Biological Series 191.</w:t>
      </w:r>
    </w:p>
    <w:p w14:paraId="7D86B5D8" w14:textId="77777777" w:rsidR="000505E5" w:rsidRPr="00DB729A" w:rsidRDefault="000505E5" w:rsidP="000505E5">
      <w:pPr>
        <w:pStyle w:val="Bibliography"/>
        <w:rPr>
          <w:rFonts w:cstheme="minorHAnsi"/>
        </w:rPr>
      </w:pPr>
      <w:r w:rsidRPr="00DB729A">
        <w:rPr>
          <w:rFonts w:cstheme="minorHAnsi"/>
        </w:rPr>
        <w:t xml:space="preserve">Moyle, P. B. (2002). </w:t>
      </w:r>
      <w:r w:rsidRPr="00DB729A">
        <w:rPr>
          <w:rFonts w:cstheme="minorHAnsi"/>
          <w:i/>
          <w:iCs/>
        </w:rPr>
        <w:t>Inland Fishes of California</w:t>
      </w:r>
      <w:r w:rsidRPr="00DB729A">
        <w:rPr>
          <w:rFonts w:cstheme="minorHAnsi"/>
        </w:rPr>
        <w:t xml:space="preserve"> (2nd ed.). University of California Press.</w:t>
      </w:r>
    </w:p>
    <w:p w14:paraId="33FB09F1" w14:textId="77777777" w:rsidR="000505E5" w:rsidRPr="00DB729A" w:rsidRDefault="000505E5" w:rsidP="000505E5">
      <w:pPr>
        <w:pStyle w:val="Bibliography"/>
        <w:rPr>
          <w:rFonts w:cstheme="minorHAnsi"/>
        </w:rPr>
      </w:pPr>
      <w:r w:rsidRPr="00DB729A">
        <w:rPr>
          <w:rFonts w:cstheme="minorHAnsi"/>
        </w:rPr>
        <w:t xml:space="preserve">Moyle, P. B., Herbold, B., Stevens, D. E., &amp; Miller, L. W. (1992). Transactions of the American Fisheries Society Life History and Status of Delta Smelt in the Sacramento-San Joaquin Estuary , California. </w:t>
      </w:r>
      <w:r w:rsidRPr="00DB729A">
        <w:rPr>
          <w:rFonts w:cstheme="minorHAnsi"/>
          <w:i/>
          <w:iCs/>
        </w:rPr>
        <w:t>Transactions of the American Fisheries Society</w:t>
      </w:r>
      <w:r w:rsidRPr="00DB729A">
        <w:rPr>
          <w:rFonts w:cstheme="minorHAnsi"/>
        </w:rPr>
        <w:t xml:space="preserve">, </w:t>
      </w:r>
      <w:r w:rsidRPr="00DB729A">
        <w:rPr>
          <w:rFonts w:cstheme="minorHAnsi"/>
          <w:i/>
          <w:iCs/>
        </w:rPr>
        <w:t>121</w:t>
      </w:r>
      <w:r w:rsidRPr="00DB729A">
        <w:rPr>
          <w:rFonts w:cstheme="minorHAnsi"/>
        </w:rPr>
        <w:t>(1), 67–77. https://doi.org/10.1016/j.fertnstert.2012.04.042</w:t>
      </w:r>
    </w:p>
    <w:p w14:paraId="40B940BC" w14:textId="77777777" w:rsidR="000505E5" w:rsidRPr="00DB729A" w:rsidRDefault="000505E5" w:rsidP="000505E5">
      <w:pPr>
        <w:pStyle w:val="Bibliography"/>
        <w:rPr>
          <w:rFonts w:cstheme="minorHAnsi"/>
        </w:rPr>
      </w:pPr>
      <w:r w:rsidRPr="00DB729A">
        <w:rPr>
          <w:rFonts w:cstheme="minorHAnsi"/>
        </w:rPr>
        <w:t xml:space="preserve">Moyle, P. B., Hobbs, J. A., &amp; Durand, J. R. (2018). Delta Smelt and Water Politics in California. </w:t>
      </w:r>
      <w:r w:rsidRPr="00DB729A">
        <w:rPr>
          <w:rFonts w:cstheme="minorHAnsi"/>
          <w:i/>
          <w:iCs/>
        </w:rPr>
        <w:t>Fisheries</w:t>
      </w:r>
      <w:r w:rsidRPr="00DB729A">
        <w:rPr>
          <w:rFonts w:cstheme="minorHAnsi"/>
        </w:rPr>
        <w:t xml:space="preserve">, </w:t>
      </w:r>
      <w:r w:rsidRPr="00DB729A">
        <w:rPr>
          <w:rFonts w:cstheme="minorHAnsi"/>
          <w:i/>
          <w:iCs/>
        </w:rPr>
        <w:t>43</w:t>
      </w:r>
      <w:r w:rsidRPr="00DB729A">
        <w:rPr>
          <w:rFonts w:cstheme="minorHAnsi"/>
        </w:rPr>
        <w:t>(1), 42–50. https://doi.org/10.1002/fsh.10014</w:t>
      </w:r>
    </w:p>
    <w:p w14:paraId="1DF55280" w14:textId="77777777" w:rsidR="000505E5" w:rsidRPr="00DB729A" w:rsidRDefault="000505E5" w:rsidP="000505E5">
      <w:pPr>
        <w:pStyle w:val="Bibliography"/>
        <w:rPr>
          <w:rFonts w:cstheme="minorHAnsi"/>
        </w:rPr>
      </w:pPr>
      <w:r w:rsidRPr="00DB729A">
        <w:rPr>
          <w:rFonts w:cstheme="minorHAnsi"/>
        </w:rPr>
        <w:t xml:space="preserve">Moyle, Peter B., Brown, Larry R., Durand, John R., Hobbs, J. A. (2016). Delta Smelt: LIfe History and Decline of a Once-Adundant Species in the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14</w:t>
      </w:r>
      <w:r w:rsidRPr="00DB729A">
        <w:rPr>
          <w:rFonts w:cstheme="minorHAnsi"/>
        </w:rPr>
        <w:t>(2), 1–40.</w:t>
      </w:r>
    </w:p>
    <w:p w14:paraId="676AC90C" w14:textId="77777777" w:rsidR="000505E5" w:rsidRPr="00DB729A" w:rsidRDefault="000505E5" w:rsidP="000505E5">
      <w:pPr>
        <w:pStyle w:val="Bibliography"/>
        <w:rPr>
          <w:rFonts w:cstheme="minorHAnsi"/>
        </w:rPr>
      </w:pPr>
      <w:r w:rsidRPr="00DB729A">
        <w:rPr>
          <w:rFonts w:cstheme="minorHAnsi"/>
        </w:rPr>
        <w:t xml:space="preserve">Nichols, F. H., Cloern, J. E., Luoma, S. N., &amp; Peterson, D. H. (1986). The Modification of an Estuary. </w:t>
      </w:r>
      <w:r w:rsidRPr="00DB729A">
        <w:rPr>
          <w:rFonts w:cstheme="minorHAnsi"/>
          <w:i/>
          <w:iCs/>
        </w:rPr>
        <w:t>Science</w:t>
      </w:r>
      <w:r w:rsidRPr="00DB729A">
        <w:rPr>
          <w:rFonts w:cstheme="minorHAnsi"/>
        </w:rPr>
        <w:t xml:space="preserve">, </w:t>
      </w:r>
      <w:r w:rsidRPr="00DB729A">
        <w:rPr>
          <w:rFonts w:cstheme="minorHAnsi"/>
          <w:i/>
          <w:iCs/>
        </w:rPr>
        <w:t>231</w:t>
      </w:r>
      <w:r w:rsidRPr="00DB729A">
        <w:rPr>
          <w:rFonts w:cstheme="minorHAnsi"/>
        </w:rPr>
        <w:t>(4738), 567–573. https://doi.org/10.1126/science.231.4738.567</w:t>
      </w:r>
    </w:p>
    <w:p w14:paraId="06AFB551" w14:textId="77777777" w:rsidR="000505E5" w:rsidRPr="00DB729A" w:rsidRDefault="000505E5" w:rsidP="000505E5">
      <w:pPr>
        <w:pStyle w:val="Bibliography"/>
        <w:rPr>
          <w:rFonts w:cstheme="minorHAnsi"/>
        </w:rPr>
      </w:pPr>
      <w:r w:rsidRPr="00DB729A">
        <w:rPr>
          <w:rFonts w:cstheme="minorHAnsi"/>
        </w:rPr>
        <w:t xml:space="preserve">Ning, Z. (n.d.). </w:t>
      </w:r>
      <w:r w:rsidRPr="00DB729A">
        <w:rPr>
          <w:rFonts w:cstheme="minorHAnsi"/>
          <w:i/>
          <w:iCs/>
        </w:rPr>
        <w:t>Scaff10X: Pipeline for scaffolding and breaking a genome assembly using 10x genomics linked-reads</w:t>
      </w:r>
      <w:r w:rsidRPr="00DB729A">
        <w:rPr>
          <w:rFonts w:cstheme="minorHAnsi"/>
        </w:rPr>
        <w:t xml:space="preserve"> [Computer software].</w:t>
      </w:r>
    </w:p>
    <w:p w14:paraId="1DCBA3BE" w14:textId="77777777" w:rsidR="000505E5" w:rsidRPr="00DB729A" w:rsidRDefault="000505E5" w:rsidP="000505E5">
      <w:pPr>
        <w:pStyle w:val="Bibliography"/>
        <w:rPr>
          <w:rFonts w:cstheme="minorHAnsi"/>
        </w:rPr>
      </w:pPr>
      <w:r w:rsidRPr="00DB729A">
        <w:rPr>
          <w:rFonts w:cstheme="minorHAnsi"/>
        </w:rPr>
        <w:t xml:space="preserve">Nygren, A., Nilsson, B., &amp; Jahnke, M. (1971). Cytological studies in the smelt (Osmerus eperlanus L.). </w:t>
      </w:r>
      <w:r w:rsidRPr="00DB729A">
        <w:rPr>
          <w:rFonts w:cstheme="minorHAnsi"/>
          <w:i/>
          <w:iCs/>
        </w:rPr>
        <w:t>Hereditas</w:t>
      </w:r>
      <w:r w:rsidRPr="00DB729A">
        <w:rPr>
          <w:rFonts w:cstheme="minorHAnsi"/>
        </w:rPr>
        <w:t xml:space="preserve">, </w:t>
      </w:r>
      <w:r w:rsidRPr="00DB729A">
        <w:rPr>
          <w:rFonts w:cstheme="minorHAnsi"/>
          <w:i/>
          <w:iCs/>
        </w:rPr>
        <w:t>67</w:t>
      </w:r>
      <w:r w:rsidRPr="00DB729A">
        <w:rPr>
          <w:rFonts w:cstheme="minorHAnsi"/>
        </w:rPr>
        <w:t>(2), 283–286. https://doi.org/10.1111/j.1601-5223.1971.tb02381.x</w:t>
      </w:r>
    </w:p>
    <w:p w14:paraId="28557628" w14:textId="77777777" w:rsidR="000505E5" w:rsidRPr="00DB729A" w:rsidRDefault="000505E5" w:rsidP="000505E5">
      <w:pPr>
        <w:pStyle w:val="Bibliography"/>
        <w:rPr>
          <w:rFonts w:cstheme="minorHAnsi"/>
        </w:rPr>
      </w:pPr>
      <w:r w:rsidRPr="00DB729A">
        <w:rPr>
          <w:rFonts w:cstheme="minorHAnsi"/>
        </w:rPr>
        <w:lastRenderedPageBreak/>
        <w:t xml:space="preserve">Ocalewicz, K., Hliwa, P., Krol, J., Rábová, M., Stabinski, R., &amp; Ráb, P. (2007). Karyotype and chromosomal characteristics of Ag–NOR sites and 5S rDNA in European smelt, Osmerus eperlanus. </w:t>
      </w:r>
      <w:r w:rsidRPr="00DB729A">
        <w:rPr>
          <w:rFonts w:cstheme="minorHAnsi"/>
          <w:i/>
          <w:iCs/>
        </w:rPr>
        <w:t>Genetica</w:t>
      </w:r>
      <w:r w:rsidRPr="00DB729A">
        <w:rPr>
          <w:rFonts w:cstheme="minorHAnsi"/>
        </w:rPr>
        <w:t xml:space="preserve">, </w:t>
      </w:r>
      <w:r w:rsidRPr="00DB729A">
        <w:rPr>
          <w:rFonts w:cstheme="minorHAnsi"/>
          <w:i/>
          <w:iCs/>
        </w:rPr>
        <w:t>131</w:t>
      </w:r>
      <w:r w:rsidRPr="00DB729A">
        <w:rPr>
          <w:rFonts w:cstheme="minorHAnsi"/>
        </w:rPr>
        <w:t>(1), 29–35. https://doi.org/10.1007/s10709-006-9110-9</w:t>
      </w:r>
    </w:p>
    <w:p w14:paraId="71A2B6F8" w14:textId="77777777" w:rsidR="000505E5" w:rsidRPr="00DB729A" w:rsidRDefault="000505E5" w:rsidP="000505E5">
      <w:pPr>
        <w:pStyle w:val="Bibliography"/>
        <w:rPr>
          <w:rFonts w:cstheme="minorHAnsi"/>
        </w:rPr>
      </w:pPr>
      <w:r w:rsidRPr="00DB729A">
        <w:rPr>
          <w:rFonts w:cstheme="minorHAnsi"/>
        </w:rPr>
        <w:t xml:space="preserve">Patrick, H. J. H., Chomič, A., &amp; Armstrong, K. F. (2016). Cooled Propylene Glycol as a Pragmatic Choice for Preservation of DNA From Remote Field-Collected Diptera for Next-Generation Sequence Analysis. </w:t>
      </w:r>
      <w:r w:rsidRPr="00DB729A">
        <w:rPr>
          <w:rFonts w:cstheme="minorHAnsi"/>
          <w:i/>
          <w:iCs/>
        </w:rPr>
        <w:t>Journal of Economic Entomology</w:t>
      </w:r>
      <w:r w:rsidRPr="00DB729A">
        <w:rPr>
          <w:rFonts w:cstheme="minorHAnsi"/>
        </w:rPr>
        <w:t xml:space="preserve">, </w:t>
      </w:r>
      <w:r w:rsidRPr="00DB729A">
        <w:rPr>
          <w:rFonts w:cstheme="minorHAnsi"/>
          <w:i/>
          <w:iCs/>
        </w:rPr>
        <w:t>109</w:t>
      </w:r>
      <w:r w:rsidRPr="00DB729A">
        <w:rPr>
          <w:rFonts w:cstheme="minorHAnsi"/>
        </w:rPr>
        <w:t>(3), 1469–1473. https://doi.org/10.1093/jee/tow047</w:t>
      </w:r>
    </w:p>
    <w:p w14:paraId="0A522B27" w14:textId="77777777" w:rsidR="000505E5" w:rsidRPr="00DB729A" w:rsidRDefault="000505E5" w:rsidP="000505E5">
      <w:pPr>
        <w:pStyle w:val="Bibliography"/>
        <w:rPr>
          <w:rFonts w:cstheme="minorHAnsi"/>
        </w:rPr>
      </w:pPr>
      <w:r w:rsidRPr="00DB729A">
        <w:rPr>
          <w:rFonts w:cstheme="minorHAnsi"/>
        </w:rPr>
        <w:t xml:space="preserve">Quinlan, A. R., &amp; Hall, I. M. (2010). BEDTools: A flexible suite of utilities for comparing genomic features. </w:t>
      </w:r>
      <w:r w:rsidRPr="00DB729A">
        <w:rPr>
          <w:rFonts w:cstheme="minorHAnsi"/>
          <w:i/>
          <w:iCs/>
        </w:rPr>
        <w:t>Bioinformatics</w:t>
      </w:r>
      <w:r w:rsidRPr="00DB729A">
        <w:rPr>
          <w:rFonts w:cstheme="minorHAnsi"/>
        </w:rPr>
        <w:t xml:space="preserve">, </w:t>
      </w:r>
      <w:r w:rsidRPr="00DB729A">
        <w:rPr>
          <w:rFonts w:cstheme="minorHAnsi"/>
          <w:i/>
          <w:iCs/>
        </w:rPr>
        <w:t>26</w:t>
      </w:r>
      <w:r w:rsidRPr="00DB729A">
        <w:rPr>
          <w:rFonts w:cstheme="minorHAnsi"/>
        </w:rPr>
        <w:t>(6), 841–842. https://doi.org/10.1093/bioinformatics/btq033</w:t>
      </w:r>
    </w:p>
    <w:p w14:paraId="0D4E2FBE" w14:textId="77777777" w:rsidR="000505E5" w:rsidRPr="00DB729A" w:rsidRDefault="000505E5" w:rsidP="000505E5">
      <w:pPr>
        <w:pStyle w:val="Bibliography"/>
        <w:rPr>
          <w:rFonts w:cstheme="minorHAnsi"/>
        </w:rPr>
      </w:pPr>
      <w:r w:rsidRPr="00DB729A">
        <w:rPr>
          <w:rFonts w:cstheme="minorHAnsi"/>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DB729A">
        <w:rPr>
          <w:rFonts w:cstheme="minorHAnsi"/>
          <w:i/>
          <w:iCs/>
        </w:rPr>
        <w:t>Nature</w:t>
      </w:r>
      <w:r w:rsidRPr="00DB729A">
        <w:rPr>
          <w:rFonts w:cstheme="minorHAnsi"/>
        </w:rPr>
        <w:t xml:space="preserve">, </w:t>
      </w:r>
      <w:r w:rsidRPr="00DB729A">
        <w:rPr>
          <w:rFonts w:cstheme="minorHAnsi"/>
          <w:i/>
          <w:iCs/>
        </w:rPr>
        <w:t>592</w:t>
      </w:r>
      <w:r w:rsidRPr="00DB729A">
        <w:rPr>
          <w:rFonts w:cstheme="minorHAnsi"/>
        </w:rPr>
        <w:t>(7856), 737–746. https://doi.org/10.1038/s41586-021-03451-0</w:t>
      </w:r>
    </w:p>
    <w:p w14:paraId="0B8A44D3" w14:textId="77777777" w:rsidR="000505E5" w:rsidRPr="00DB729A" w:rsidRDefault="000505E5" w:rsidP="000505E5">
      <w:pPr>
        <w:pStyle w:val="Bibliography"/>
        <w:rPr>
          <w:rFonts w:cstheme="minorHAnsi"/>
        </w:rPr>
      </w:pPr>
      <w:r w:rsidRPr="00DB729A">
        <w:rPr>
          <w:rFonts w:cstheme="minorHAnsi"/>
        </w:rPr>
        <w:t xml:space="preserve">Rosenfield, J. A., &amp; Baxter, R. D. (2007). Population Dynamics and Distribution Patterns of Longfin Smelt in the San Francisco Estuary. </w:t>
      </w:r>
      <w:r w:rsidRPr="00DB729A">
        <w:rPr>
          <w:rFonts w:cstheme="minorHAnsi"/>
          <w:i/>
          <w:iCs/>
        </w:rPr>
        <w:t>Transactions of the American Fisheries Society</w:t>
      </w:r>
      <w:r w:rsidRPr="00DB729A">
        <w:rPr>
          <w:rFonts w:cstheme="minorHAnsi"/>
        </w:rPr>
        <w:t xml:space="preserve">, </w:t>
      </w:r>
      <w:r w:rsidRPr="00DB729A">
        <w:rPr>
          <w:rFonts w:cstheme="minorHAnsi"/>
          <w:i/>
          <w:iCs/>
        </w:rPr>
        <w:t>136</w:t>
      </w:r>
      <w:r w:rsidRPr="00DB729A">
        <w:rPr>
          <w:rFonts w:cstheme="minorHAnsi"/>
        </w:rPr>
        <w:t>(6), 1577–1592. https://doi.org/10.1577/T06-148.1</w:t>
      </w:r>
    </w:p>
    <w:p w14:paraId="527EF9FD" w14:textId="77777777" w:rsidR="000505E5" w:rsidRPr="00DB729A" w:rsidRDefault="000505E5" w:rsidP="000505E5">
      <w:pPr>
        <w:pStyle w:val="Bibliography"/>
        <w:rPr>
          <w:rFonts w:cstheme="minorHAnsi"/>
        </w:rPr>
      </w:pPr>
      <w:r w:rsidRPr="00DB729A">
        <w:rPr>
          <w:rFonts w:cstheme="minorHAnsi"/>
        </w:rPr>
        <w:t xml:space="preserve">Sage Sciences. (2014). </w:t>
      </w:r>
      <w:r w:rsidRPr="00DB729A">
        <w:rPr>
          <w:rFonts w:cstheme="minorHAnsi"/>
          <w:i/>
          <w:iCs/>
        </w:rPr>
        <w:t>User Manual Pippin Pulse Electrophoresis Power Supply</w:t>
      </w:r>
      <w:r w:rsidRPr="00DB729A">
        <w:rPr>
          <w:rFonts w:cstheme="minorHAnsi"/>
        </w:rPr>
        <w:t>. https://www.sagescience.com/wp-content/uploads/2014/01/Pippin-Pulse-User-Manual-RevH.pdf</w:t>
      </w:r>
    </w:p>
    <w:p w14:paraId="6C49469C" w14:textId="77777777" w:rsidR="000505E5" w:rsidRPr="00DB729A" w:rsidRDefault="000505E5" w:rsidP="000505E5">
      <w:pPr>
        <w:pStyle w:val="Bibliography"/>
        <w:rPr>
          <w:rFonts w:cstheme="minorHAnsi"/>
        </w:rPr>
      </w:pPr>
      <w:r w:rsidRPr="00DB729A">
        <w:rPr>
          <w:rFonts w:cstheme="minorHAnsi"/>
        </w:rPr>
        <w:t xml:space="preserve">Ségurel, L., &amp; Bon, C. (2017). On the Evolution of Lactase Persistence in Humans. </w:t>
      </w:r>
      <w:r w:rsidRPr="00DB729A">
        <w:rPr>
          <w:rFonts w:cstheme="minorHAnsi"/>
          <w:i/>
          <w:iCs/>
        </w:rPr>
        <w:t>Annual Review of Genomics and Human Genetics</w:t>
      </w:r>
      <w:r w:rsidRPr="00DB729A">
        <w:rPr>
          <w:rFonts w:cstheme="minorHAnsi"/>
        </w:rPr>
        <w:t xml:space="preserve">, </w:t>
      </w:r>
      <w:r w:rsidRPr="00DB729A">
        <w:rPr>
          <w:rFonts w:cstheme="minorHAnsi"/>
          <w:i/>
          <w:iCs/>
        </w:rPr>
        <w:t>18</w:t>
      </w:r>
      <w:r w:rsidRPr="00DB729A">
        <w:rPr>
          <w:rFonts w:cstheme="minorHAnsi"/>
        </w:rPr>
        <w:t>(1), 297–319. https://doi.org/10.1146/annurev-genom-091416-035340</w:t>
      </w:r>
    </w:p>
    <w:p w14:paraId="5226B77F" w14:textId="77777777" w:rsidR="000505E5" w:rsidRPr="00DB729A" w:rsidRDefault="000505E5" w:rsidP="000505E5">
      <w:pPr>
        <w:pStyle w:val="Bibliography"/>
        <w:rPr>
          <w:rFonts w:cstheme="minorHAnsi"/>
        </w:rPr>
      </w:pPr>
      <w:r w:rsidRPr="00DB729A">
        <w:rPr>
          <w:rFonts w:cstheme="minorHAnsi"/>
        </w:rPr>
        <w:t xml:space="preserve">Simão, F. A., Waterhouse, R. M., Ioannidis, P., Kriventseva, E. V., &amp; Zdobnov, E. M. (2015). BUSCO: Assessing genome assembly and annotation completeness with single-copy orthologs. </w:t>
      </w:r>
      <w:r w:rsidRPr="00DB729A">
        <w:rPr>
          <w:rFonts w:cstheme="minorHAnsi"/>
          <w:i/>
          <w:iCs/>
        </w:rPr>
        <w:t>Bioinformatics</w:t>
      </w:r>
      <w:r w:rsidRPr="00DB729A">
        <w:rPr>
          <w:rFonts w:cstheme="minorHAnsi"/>
        </w:rPr>
        <w:t xml:space="preserve">, </w:t>
      </w:r>
      <w:r w:rsidRPr="00DB729A">
        <w:rPr>
          <w:rFonts w:cstheme="minorHAnsi"/>
          <w:i/>
          <w:iCs/>
        </w:rPr>
        <w:t>31</w:t>
      </w:r>
      <w:r w:rsidRPr="00DB729A">
        <w:rPr>
          <w:rFonts w:cstheme="minorHAnsi"/>
        </w:rPr>
        <w:t>(19), 3210–3212. https://doi.org/10.1093/bioinformatics/btv351</w:t>
      </w:r>
    </w:p>
    <w:p w14:paraId="325A6179" w14:textId="77777777" w:rsidR="000505E5" w:rsidRPr="00DB729A" w:rsidRDefault="000505E5" w:rsidP="000505E5">
      <w:pPr>
        <w:pStyle w:val="Bibliography"/>
        <w:rPr>
          <w:rFonts w:cstheme="minorHAnsi"/>
        </w:rPr>
      </w:pPr>
      <w:r w:rsidRPr="00DB729A">
        <w:rPr>
          <w:rFonts w:cstheme="minorHAnsi"/>
        </w:rPr>
        <w:t xml:space="preserve">Smith, J. M., &amp; Haigh, J. (1974). The hitch-hiking effect of a favourable gene. </w:t>
      </w:r>
      <w:r w:rsidRPr="00DB729A">
        <w:rPr>
          <w:rFonts w:cstheme="minorHAnsi"/>
          <w:i/>
          <w:iCs/>
        </w:rPr>
        <w:t>Genetical Research</w:t>
      </w:r>
      <w:r w:rsidRPr="00DB729A">
        <w:rPr>
          <w:rFonts w:cstheme="minorHAnsi"/>
        </w:rPr>
        <w:t xml:space="preserve">, </w:t>
      </w:r>
      <w:r w:rsidRPr="00DB729A">
        <w:rPr>
          <w:rFonts w:cstheme="minorHAnsi"/>
          <w:i/>
          <w:iCs/>
        </w:rPr>
        <w:t>23</w:t>
      </w:r>
      <w:r w:rsidRPr="00DB729A">
        <w:rPr>
          <w:rFonts w:cstheme="minorHAnsi"/>
        </w:rPr>
        <w:t>(1), 23–35. https://doi.org/10.1017/S0016672300014634</w:t>
      </w:r>
    </w:p>
    <w:p w14:paraId="505A2CBB" w14:textId="77777777" w:rsidR="000505E5" w:rsidRPr="00DB729A" w:rsidRDefault="000505E5" w:rsidP="000505E5">
      <w:pPr>
        <w:pStyle w:val="Bibliography"/>
        <w:rPr>
          <w:rFonts w:cstheme="minorHAnsi"/>
        </w:rPr>
      </w:pPr>
      <w:r w:rsidRPr="00DB729A">
        <w:rPr>
          <w:rFonts w:cstheme="minorHAnsi"/>
        </w:rPr>
        <w:t xml:space="preserve">Sommer, T., Armor, C., Baxter, R., Breuer, R., Brown, L., Chotkowski, M., Culberson, S., Feyrer, F., Gingras, M., Herbold, B., Kimmerer, W., Mueller-Solger, A., Nobriga, M., &amp; Souza, K. (2007). The Collapse of Pelagic Fishes in the Upper San Francisco Estuary: El Colapso de los Peces Pelagicos en La Cabecera Del Estuario </w:t>
      </w:r>
      <w:r w:rsidRPr="00DB729A">
        <w:rPr>
          <w:rFonts w:cstheme="minorHAnsi"/>
        </w:rPr>
        <w:lastRenderedPageBreak/>
        <w:t xml:space="preserve">San Francisco. </w:t>
      </w:r>
      <w:r w:rsidRPr="00DB729A">
        <w:rPr>
          <w:rFonts w:cstheme="minorHAnsi"/>
          <w:i/>
          <w:iCs/>
        </w:rPr>
        <w:t>Fisheries</w:t>
      </w:r>
      <w:r w:rsidRPr="00DB729A">
        <w:rPr>
          <w:rFonts w:cstheme="minorHAnsi"/>
        </w:rPr>
        <w:t xml:space="preserve">, </w:t>
      </w:r>
      <w:r w:rsidRPr="00DB729A">
        <w:rPr>
          <w:rFonts w:cstheme="minorHAnsi"/>
          <w:i/>
          <w:iCs/>
        </w:rPr>
        <w:t>32</w:t>
      </w:r>
      <w:r w:rsidRPr="00DB729A">
        <w:rPr>
          <w:rFonts w:cstheme="minorHAnsi"/>
        </w:rPr>
        <w:t>(6), 270–277. https://doi.org/10.1577/1548-8446(2007)32[270:TCOPFI]2.0.CO;2</w:t>
      </w:r>
    </w:p>
    <w:p w14:paraId="2E72F09B" w14:textId="77777777" w:rsidR="000505E5" w:rsidRPr="00DB729A" w:rsidRDefault="000505E5" w:rsidP="000505E5">
      <w:pPr>
        <w:pStyle w:val="Bibliography"/>
        <w:rPr>
          <w:rFonts w:cstheme="minorHAnsi"/>
        </w:rPr>
      </w:pPr>
      <w:r w:rsidRPr="00DB729A">
        <w:rPr>
          <w:rFonts w:cstheme="minorHAnsi"/>
        </w:rPr>
        <w:t xml:space="preserve">Sommer, T., Mejia, F., Nobriga, M., Feyrer, F., &amp; Grimaldo, L. (2011). The Spawning Migration of Delta Smelt in the Upper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9</w:t>
      </w:r>
      <w:r w:rsidRPr="00DB729A">
        <w:rPr>
          <w:rFonts w:cstheme="minorHAnsi"/>
        </w:rPr>
        <w:t>(2), 1–44.</w:t>
      </w:r>
    </w:p>
    <w:p w14:paraId="0A8528A7" w14:textId="77777777" w:rsidR="000505E5" w:rsidRPr="00DB729A" w:rsidRDefault="000505E5" w:rsidP="000505E5">
      <w:pPr>
        <w:pStyle w:val="Bibliography"/>
        <w:rPr>
          <w:rFonts w:cstheme="minorHAnsi"/>
        </w:rPr>
      </w:pPr>
      <w:r w:rsidRPr="00DB729A">
        <w:rPr>
          <w:rFonts w:cstheme="minorHAnsi"/>
        </w:rPr>
        <w:t xml:space="preserve">State of California FMWT. (2022). </w:t>
      </w:r>
      <w:r w:rsidRPr="00DB729A">
        <w:rPr>
          <w:rFonts w:cstheme="minorHAnsi"/>
          <w:i/>
          <w:iCs/>
        </w:rPr>
        <w:t>2022 Fall Midwater Trawl annual fish abundance and distribution summary</w:t>
      </w:r>
      <w:r w:rsidRPr="00DB729A">
        <w:rPr>
          <w:rFonts w:cstheme="minorHAnsi"/>
        </w:rPr>
        <w:t xml:space="preserve"> (pp. 1–16) [Annual Survey Results Memorandum]. State of California Department of Fish and Wildlife. https://wildlife.ca.gov/Conservation/Delta/Fall-Midwater-Trawl</w:t>
      </w:r>
    </w:p>
    <w:p w14:paraId="317546F1" w14:textId="77777777" w:rsidR="000505E5" w:rsidRPr="00DB729A" w:rsidRDefault="000505E5" w:rsidP="000505E5">
      <w:pPr>
        <w:pStyle w:val="Bibliography"/>
        <w:rPr>
          <w:rFonts w:cstheme="minorHAnsi"/>
        </w:rPr>
      </w:pPr>
      <w:r w:rsidRPr="00DB729A">
        <w:rPr>
          <w:rFonts w:cstheme="minorHAnsi"/>
        </w:rPr>
        <w:t xml:space="preserve">State of California SKT. (2022). </w:t>
      </w:r>
      <w:r w:rsidRPr="00DB729A">
        <w:rPr>
          <w:rFonts w:cstheme="minorHAnsi"/>
          <w:i/>
          <w:iCs/>
        </w:rPr>
        <w:t>2022 Spring Kodiak Trawl Delta Smelt Index</w:t>
      </w:r>
      <w:r w:rsidRPr="00DB729A">
        <w:rPr>
          <w:rFonts w:cstheme="minorHAnsi"/>
        </w:rPr>
        <w:t xml:space="preserve"> (pp. 1–2) [Annual Survey Results Memorandum]. State of California Department of Fish and Wildlife. https://nrm.dfg.ca.gov/FileHandler.ashx?DocumentId=204731&amp;inline</w:t>
      </w:r>
    </w:p>
    <w:p w14:paraId="7B2F4ED5" w14:textId="77777777" w:rsidR="000505E5" w:rsidRPr="00DB729A" w:rsidRDefault="000505E5" w:rsidP="000505E5">
      <w:pPr>
        <w:pStyle w:val="Bibliography"/>
        <w:rPr>
          <w:rFonts w:cstheme="minorHAnsi"/>
        </w:rPr>
      </w:pPr>
      <w:r w:rsidRPr="00DB729A">
        <w:rPr>
          <w:rFonts w:cstheme="minorHAnsi"/>
        </w:rPr>
        <w:t xml:space="preserve">Strona, G., &amp; Bradshaw, C. J. A. (2022). Coextinctions dominate future vertebrate losses from climate and land use change. </w:t>
      </w:r>
      <w:r w:rsidRPr="00DB729A">
        <w:rPr>
          <w:rFonts w:cstheme="minorHAnsi"/>
          <w:i/>
          <w:iCs/>
        </w:rPr>
        <w:t>Science Advances</w:t>
      </w:r>
      <w:r w:rsidRPr="00DB729A">
        <w:rPr>
          <w:rFonts w:cstheme="minorHAnsi"/>
        </w:rPr>
        <w:t xml:space="preserve">, </w:t>
      </w:r>
      <w:r w:rsidRPr="00DB729A">
        <w:rPr>
          <w:rFonts w:cstheme="minorHAnsi"/>
          <w:i/>
          <w:iCs/>
        </w:rPr>
        <w:t>8</w:t>
      </w:r>
      <w:r w:rsidRPr="00DB729A">
        <w:rPr>
          <w:rFonts w:cstheme="minorHAnsi"/>
        </w:rPr>
        <w:t>(50), eabn4345. https://doi.org/10.1126/sciadv.abn4345</w:t>
      </w:r>
    </w:p>
    <w:p w14:paraId="60F045ED" w14:textId="77777777" w:rsidR="000505E5" w:rsidRPr="00DB729A" w:rsidRDefault="000505E5" w:rsidP="000505E5">
      <w:pPr>
        <w:pStyle w:val="Bibliography"/>
        <w:rPr>
          <w:rFonts w:cstheme="minorHAnsi"/>
        </w:rPr>
      </w:pPr>
      <w:r w:rsidRPr="00DB729A">
        <w:rPr>
          <w:rFonts w:cstheme="minorHAnsi"/>
        </w:rPr>
        <w:t xml:space="preserve">Swallow, D. M. (2003). Genetics of Lactase Persistence and Lactose Intolerance. </w:t>
      </w:r>
      <w:r w:rsidRPr="00DB729A">
        <w:rPr>
          <w:rFonts w:cstheme="minorHAnsi"/>
          <w:i/>
          <w:iCs/>
        </w:rPr>
        <w:t>Annual Review of Genetics</w:t>
      </w:r>
      <w:r w:rsidRPr="00DB729A">
        <w:rPr>
          <w:rFonts w:cstheme="minorHAnsi"/>
        </w:rPr>
        <w:t xml:space="preserve">, </w:t>
      </w:r>
      <w:r w:rsidRPr="00DB729A">
        <w:rPr>
          <w:rFonts w:cstheme="minorHAnsi"/>
          <w:i/>
          <w:iCs/>
        </w:rPr>
        <w:t>37</w:t>
      </w:r>
      <w:r w:rsidRPr="00DB729A">
        <w:rPr>
          <w:rFonts w:cstheme="minorHAnsi"/>
        </w:rPr>
        <w:t>(1), 197–219. https://doi.org/10.1146/annurev.genet.37.110801.143820</w:t>
      </w:r>
    </w:p>
    <w:p w14:paraId="7CB77B5F" w14:textId="77777777" w:rsidR="000505E5" w:rsidRPr="00DB729A" w:rsidRDefault="000505E5" w:rsidP="000505E5">
      <w:pPr>
        <w:pStyle w:val="Bibliography"/>
        <w:rPr>
          <w:rFonts w:cstheme="minorHAnsi"/>
        </w:rPr>
      </w:pPr>
      <w:r w:rsidRPr="00DB729A">
        <w:rPr>
          <w:rFonts w:cstheme="minorHAnsi"/>
        </w:rPr>
        <w:t xml:space="preserve">Thermo Scientific. (2010). </w:t>
      </w:r>
      <w:r w:rsidRPr="00DB729A">
        <w:rPr>
          <w:rFonts w:cstheme="minorHAnsi"/>
          <w:i/>
          <w:iCs/>
        </w:rPr>
        <w:t>NanoDrop 1000 Spectrophotometer User’s Manual</w:t>
      </w:r>
      <w:r w:rsidRPr="00DB729A">
        <w:rPr>
          <w:rFonts w:cstheme="minorHAnsi"/>
        </w:rPr>
        <w:t>. https://assets.thermofisher.com/TFS-Assets/CAD/manuals/nd-1000-v3.8-users-manual-8%205x11.pdf</w:t>
      </w:r>
    </w:p>
    <w:p w14:paraId="2604E965" w14:textId="77777777" w:rsidR="000505E5" w:rsidRPr="00DB729A" w:rsidRDefault="000505E5" w:rsidP="000505E5">
      <w:pPr>
        <w:pStyle w:val="Bibliography"/>
        <w:rPr>
          <w:rFonts w:cstheme="minorHAnsi"/>
        </w:rPr>
      </w:pPr>
      <w:r w:rsidRPr="00DB729A">
        <w:rPr>
          <w:rFonts w:cstheme="minorHAnsi"/>
        </w:rPr>
        <w:t xml:space="preserve">Ullrich, P. A., Xu, Z., Rhoades, A. M., Dettinger, M. D., Mount, J. F., Jones, A. D., &amp; Vahmani, P. (2018). California’s Drought of the Future: A Midcentury Recreation of the Exceptional Conditions of 2012–2017. </w:t>
      </w:r>
      <w:r w:rsidRPr="00DB729A">
        <w:rPr>
          <w:rFonts w:cstheme="minorHAnsi"/>
          <w:i/>
          <w:iCs/>
        </w:rPr>
        <w:t>Earth’s Future</w:t>
      </w:r>
      <w:r w:rsidRPr="00DB729A">
        <w:rPr>
          <w:rFonts w:cstheme="minorHAnsi"/>
        </w:rPr>
        <w:t xml:space="preserve">, </w:t>
      </w:r>
      <w:r w:rsidRPr="00DB729A">
        <w:rPr>
          <w:rFonts w:cstheme="minorHAnsi"/>
          <w:i/>
          <w:iCs/>
        </w:rPr>
        <w:t>6</w:t>
      </w:r>
      <w:r w:rsidRPr="00DB729A">
        <w:rPr>
          <w:rFonts w:cstheme="minorHAnsi"/>
        </w:rPr>
        <w:t>(11), 1568–1587. https://doi.org/10.1029/2018EF001007</w:t>
      </w:r>
    </w:p>
    <w:p w14:paraId="257A812A" w14:textId="77777777" w:rsidR="000505E5" w:rsidRPr="00DB729A" w:rsidRDefault="000505E5" w:rsidP="000505E5">
      <w:pPr>
        <w:pStyle w:val="Bibliography"/>
        <w:rPr>
          <w:rFonts w:cstheme="minorHAnsi"/>
        </w:rPr>
      </w:pPr>
      <w:r w:rsidRPr="00DB729A">
        <w:rPr>
          <w:rFonts w:cstheme="minorHAnsi"/>
        </w:rPr>
        <w:t xml:space="preserve">Vaser, R., Sović, I., Nagarajan, N., &amp; Šikić, M. (2017). Fast and accurate de novo genome assembly from long uncorrected reads. </w:t>
      </w:r>
      <w:r w:rsidRPr="00DB729A">
        <w:rPr>
          <w:rFonts w:cstheme="minorHAnsi"/>
          <w:i/>
          <w:iCs/>
        </w:rPr>
        <w:t>Genome Research</w:t>
      </w:r>
      <w:r w:rsidRPr="00DB729A">
        <w:rPr>
          <w:rFonts w:cstheme="minorHAnsi"/>
        </w:rPr>
        <w:t xml:space="preserve">, </w:t>
      </w:r>
      <w:r w:rsidRPr="00DB729A">
        <w:rPr>
          <w:rFonts w:cstheme="minorHAnsi"/>
          <w:i/>
          <w:iCs/>
        </w:rPr>
        <w:t>27</w:t>
      </w:r>
      <w:r w:rsidRPr="00DB729A">
        <w:rPr>
          <w:rFonts w:cstheme="minorHAnsi"/>
        </w:rPr>
        <w:t>(5), 737–746. https://doi.org/10.1101/gr.214270.116</w:t>
      </w:r>
    </w:p>
    <w:p w14:paraId="67B9E7F2" w14:textId="77777777" w:rsidR="000505E5" w:rsidRPr="00DB729A" w:rsidRDefault="000505E5" w:rsidP="000505E5">
      <w:pPr>
        <w:pStyle w:val="Bibliography"/>
        <w:rPr>
          <w:rFonts w:cstheme="minorHAnsi"/>
        </w:rPr>
      </w:pPr>
      <w:r w:rsidRPr="00DB729A">
        <w:rPr>
          <w:rFonts w:cstheme="minorHAnsi"/>
        </w:rPr>
        <w:t xml:space="preserve">Vurture, G. W., Sedlazeck, F. J., Nattestad, M., Underwood, C. J., Fang, H., Gurtowski, J., &amp; Schatz, M. C. (2017). GenomeScope: Fast reference-free genome profiling from short reads. </w:t>
      </w:r>
      <w:r w:rsidRPr="00DB729A">
        <w:rPr>
          <w:rFonts w:cstheme="minorHAnsi"/>
          <w:i/>
          <w:iCs/>
        </w:rPr>
        <w:t>Bioinformatics</w:t>
      </w:r>
      <w:r w:rsidRPr="00DB729A">
        <w:rPr>
          <w:rFonts w:cstheme="minorHAnsi"/>
        </w:rPr>
        <w:t xml:space="preserve">, </w:t>
      </w:r>
      <w:r w:rsidRPr="00DB729A">
        <w:rPr>
          <w:rFonts w:cstheme="minorHAnsi"/>
          <w:i/>
          <w:iCs/>
        </w:rPr>
        <w:t>33</w:t>
      </w:r>
      <w:r w:rsidRPr="00DB729A">
        <w:rPr>
          <w:rFonts w:cstheme="minorHAnsi"/>
        </w:rPr>
        <w:t>(14), 2202–2204. https://doi.org/10.1093/bioinformatics/btx153</w:t>
      </w:r>
    </w:p>
    <w:p w14:paraId="620417E3" w14:textId="77777777" w:rsidR="000505E5" w:rsidRPr="00DB729A" w:rsidRDefault="000505E5" w:rsidP="000505E5">
      <w:pPr>
        <w:pStyle w:val="Bibliography"/>
        <w:rPr>
          <w:rFonts w:cstheme="minorHAnsi"/>
        </w:rPr>
      </w:pPr>
      <w:r w:rsidRPr="00DB729A">
        <w:rPr>
          <w:rFonts w:cstheme="minorHAnsi"/>
        </w:rPr>
        <w:t xml:space="preserve">Wasko, A. P., Martins, C., Oliveira, C., &amp; Foresti, F. (2003). Non-destructive genetic sampling in fish. An improved method for DNA extraction from fish fins and scales. </w:t>
      </w:r>
      <w:r w:rsidRPr="00DB729A">
        <w:rPr>
          <w:rFonts w:cstheme="minorHAnsi"/>
          <w:i/>
          <w:iCs/>
        </w:rPr>
        <w:t>Hereditas</w:t>
      </w:r>
      <w:r w:rsidRPr="00DB729A">
        <w:rPr>
          <w:rFonts w:cstheme="minorHAnsi"/>
        </w:rPr>
        <w:t xml:space="preserve">, </w:t>
      </w:r>
      <w:r w:rsidRPr="00DB729A">
        <w:rPr>
          <w:rFonts w:cstheme="minorHAnsi"/>
          <w:i/>
          <w:iCs/>
        </w:rPr>
        <w:t>138</w:t>
      </w:r>
      <w:r w:rsidRPr="00DB729A">
        <w:rPr>
          <w:rFonts w:cstheme="minorHAnsi"/>
        </w:rPr>
        <w:t>(3), 161–165. https://doi.org/10.1034/j.1601-5223.2003.01503.x</w:t>
      </w:r>
    </w:p>
    <w:p w14:paraId="52154BA9" w14:textId="77777777" w:rsidR="000505E5" w:rsidRPr="00DB729A" w:rsidRDefault="000505E5" w:rsidP="000505E5">
      <w:pPr>
        <w:pStyle w:val="Bibliography"/>
        <w:rPr>
          <w:rFonts w:cstheme="minorHAnsi"/>
        </w:rPr>
      </w:pPr>
      <w:r w:rsidRPr="00DB729A">
        <w:rPr>
          <w:rFonts w:cstheme="minorHAnsi"/>
        </w:rPr>
        <w:lastRenderedPageBreak/>
        <w:t xml:space="preserve">Xuan, B., Kim, E. M., Song, M.-Y., Shin, Y., Jeon, J.-H., &amp; Bae, E. (2021). Draft Genome of the Korean smelt Hypomesus nipponensis and its transcriptomic. </w:t>
      </w:r>
      <w:r w:rsidRPr="00DB729A">
        <w:rPr>
          <w:rFonts w:cstheme="minorHAnsi"/>
          <w:i/>
          <w:iCs/>
        </w:rPr>
        <w:t>G3: Genes|Genomes|Genetics</w:t>
      </w:r>
      <w:r w:rsidRPr="00DB729A">
        <w:rPr>
          <w:rFonts w:cstheme="minorHAnsi"/>
        </w:rPr>
        <w:t>, 35. https://doi.org/10.1093/g3journal/jkab147</w:t>
      </w:r>
    </w:p>
    <w:p w14:paraId="16047753" w14:textId="77777777" w:rsidR="000505E5" w:rsidRPr="00DB729A" w:rsidRDefault="000505E5" w:rsidP="000505E5">
      <w:pPr>
        <w:pStyle w:val="Bibliography"/>
        <w:rPr>
          <w:rFonts w:cstheme="minorHAnsi"/>
        </w:rPr>
      </w:pPr>
      <w:r w:rsidRPr="00DB729A">
        <w:rPr>
          <w:rFonts w:cstheme="minorHAnsi"/>
        </w:rPr>
        <w:t xml:space="preserve">Zoonomia Consortium. (2020). A comparative genomics multitool for scientific discovery and conservation.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240–245. https://doi.org/10.1038/s41586-020-2876-6</w:t>
      </w:r>
    </w:p>
    <w:p w14:paraId="25149163" w14:textId="1D5D711E" w:rsidR="000E70AC" w:rsidRPr="00DB729A" w:rsidRDefault="0087338E" w:rsidP="0011235A">
      <w:pPr>
        <w:spacing w:after="0" w:line="240" w:lineRule="auto"/>
        <w:jc w:val="left"/>
        <w:rPr>
          <w:rFonts w:eastAsia="Times New Roman" w:cstheme="minorHAnsi"/>
          <w:color w:val="000000"/>
        </w:rPr>
      </w:pPr>
      <w:r w:rsidRPr="00DB729A">
        <w:rPr>
          <w:rFonts w:eastAsia="Times New Roman" w:cstheme="minorHAns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Osmeridae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4C15D519"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 xml:space="preserve">umber of </w:t>
            </w:r>
            <w:r w:rsidR="0054325B">
              <w:rPr>
                <w:rFonts w:ascii="Calibri Light" w:eastAsia="Times New Roman" w:hAnsi="Calibri Light" w:cs="Calibri Light"/>
                <w:b/>
                <w:bCs/>
              </w:rPr>
              <w:t>scaffolds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66" w:name="_Toc144802749"/>
      <w:r>
        <w:t>Tables and Figures</w:t>
      </w:r>
      <w:bookmarkEnd w:id="66"/>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
      <w:tblGrid>
        <w:gridCol w:w="263"/>
        <w:gridCol w:w="490"/>
        <w:gridCol w:w="1890"/>
        <w:gridCol w:w="216"/>
        <w:gridCol w:w="1531"/>
        <w:gridCol w:w="2444"/>
        <w:gridCol w:w="1612"/>
        <w:gridCol w:w="1768"/>
        <w:gridCol w:w="1351"/>
        <w:gridCol w:w="1377"/>
        <w:gridCol w:w="612"/>
        <w:gridCol w:w="1456"/>
        <w:gridCol w:w="1998"/>
        <w:gridCol w:w="262"/>
      </w:tblGrid>
      <w:tr w:rsidR="00210561" w:rsidRPr="007E7567" w14:paraId="02E1A725" w14:textId="77777777" w:rsidTr="0054325B">
        <w:trPr>
          <w:gridAfter w:val="1"/>
          <w:wAfter w:w="262" w:type="dxa"/>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380" w:type="dxa"/>
            <w:gridSpan w:val="2"/>
            <w:tcBorders>
              <w:top w:val="single" w:sz="4" w:space="0" w:color="auto"/>
              <w:left w:val="nil"/>
              <w:bottom w:val="nil"/>
              <w:right w:val="nil"/>
            </w:tcBorders>
          </w:tcPr>
          <w:p w14:paraId="457F07EE"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single" w:sz="4" w:space="0" w:color="auto"/>
              <w:left w:val="nil"/>
              <w:bottom w:val="nil"/>
              <w:right w:val="single" w:sz="4" w:space="0" w:color="auto"/>
            </w:tcBorders>
            <w:shd w:val="clear" w:color="auto" w:fill="auto"/>
            <w:noWrap/>
            <w:vAlign w:val="bottom"/>
            <w:hideMark/>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4A31DBE4"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nil"/>
              <w:left w:val="nil"/>
              <w:bottom w:val="nil"/>
              <w:right w:val="nil"/>
            </w:tcBorders>
          </w:tcPr>
          <w:p w14:paraId="404C1940" w14:textId="77777777" w:rsidR="00210561" w:rsidRPr="007E7567" w:rsidRDefault="00210561" w:rsidP="0011235A">
            <w:pPr>
              <w:spacing w:after="0" w:line="240" w:lineRule="auto"/>
              <w:jc w:val="left"/>
              <w:rPr>
                <w:rFonts w:ascii="Calibri Light" w:eastAsia="Times New Roman" w:hAnsi="Calibri Light" w:cs="Calibri Light"/>
                <w:b/>
                <w:bCs/>
                <w:color w:val="000000"/>
              </w:rPr>
            </w:pPr>
          </w:p>
        </w:tc>
        <w:tc>
          <w:tcPr>
            <w:tcW w:w="7575" w:type="dxa"/>
            <w:gridSpan w:val="5"/>
            <w:tcBorders>
              <w:top w:val="nil"/>
              <w:left w:val="nil"/>
              <w:bottom w:val="nil"/>
              <w:right w:val="nil"/>
            </w:tcBorders>
            <w:shd w:val="clear" w:color="auto" w:fill="auto"/>
            <w:noWrap/>
            <w:vAlign w:val="bottom"/>
            <w:hideMark/>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352" w:type="dxa"/>
            <w:tcBorders>
              <w:top w:val="nil"/>
              <w:left w:val="nil"/>
              <w:bottom w:val="nil"/>
              <w:right w:val="nil"/>
            </w:tcBorders>
            <w:shd w:val="clear" w:color="auto" w:fill="auto"/>
            <w:noWrap/>
            <w:vAlign w:val="bottom"/>
            <w:hideMark/>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983" w:type="dxa"/>
            <w:gridSpan w:val="2"/>
            <w:tcBorders>
              <w:top w:val="nil"/>
              <w:left w:val="nil"/>
              <w:bottom w:val="nil"/>
              <w:right w:val="nil"/>
            </w:tcBorders>
            <w:shd w:val="clear" w:color="auto" w:fill="auto"/>
            <w:noWrap/>
            <w:vAlign w:val="bottom"/>
            <w:hideMark/>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457" w:type="dxa"/>
            <w:tcBorders>
              <w:top w:val="nil"/>
              <w:left w:val="nil"/>
              <w:bottom w:val="nil"/>
              <w:right w:val="nil"/>
            </w:tcBorders>
            <w:shd w:val="clear" w:color="auto" w:fill="auto"/>
            <w:noWrap/>
            <w:vAlign w:val="bottom"/>
            <w:hideMark/>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999" w:type="dxa"/>
            <w:tcBorders>
              <w:top w:val="nil"/>
              <w:left w:val="nil"/>
              <w:bottom w:val="nil"/>
              <w:right w:val="nil"/>
            </w:tcBorders>
            <w:shd w:val="clear" w:color="auto" w:fill="auto"/>
            <w:noWrap/>
            <w:vAlign w:val="bottom"/>
            <w:hideMark/>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75D51B5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532" w:type="dxa"/>
            <w:tcBorders>
              <w:top w:val="single" w:sz="4" w:space="0" w:color="auto"/>
              <w:left w:val="nil"/>
              <w:bottom w:val="single" w:sz="4" w:space="0" w:color="auto"/>
              <w:right w:val="single" w:sz="4" w:space="0" w:color="auto"/>
            </w:tcBorders>
            <w:shd w:val="clear" w:color="000000" w:fill="D9D9D9"/>
          </w:tcPr>
          <w:p w14:paraId="2E933310" w14:textId="77777777" w:rsidR="00210561" w:rsidRDefault="00210561" w:rsidP="0011235A">
            <w:pPr>
              <w:spacing w:after="0" w:line="240" w:lineRule="auto"/>
              <w:jc w:val="center"/>
              <w:rPr>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Individual ID</w:t>
            </w:r>
          </w:p>
        </w:tc>
        <w:tc>
          <w:tcPr>
            <w:tcW w:w="24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613"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69"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352"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983"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67"/>
            <w:commentRangeStart w:id="68"/>
            <w:commentRangeStart w:id="69"/>
            <w:r w:rsidRPr="007E7567">
              <w:rPr>
                <w:rFonts w:ascii="Calibri Light" w:eastAsia="Times New Roman" w:hAnsi="Calibri Light" w:cs="Calibri Light"/>
                <w:b/>
                <w:bCs/>
                <w:color w:val="000000"/>
              </w:rPr>
              <w:t>GC%</w:t>
            </w:r>
            <w:commentRangeEnd w:id="67"/>
            <w:r>
              <w:rPr>
                <w:rStyle w:val="CommentReference"/>
              </w:rPr>
              <w:commentReference w:id="67"/>
            </w:r>
            <w:commentRangeEnd w:id="68"/>
            <w:r>
              <w:rPr>
                <w:rStyle w:val="CommentReference"/>
              </w:rPr>
              <w:commentReference w:id="68"/>
            </w:r>
            <w:commentRangeEnd w:id="69"/>
            <w:r w:rsidR="00CC5FE7">
              <w:rPr>
                <w:rStyle w:val="CommentReference"/>
              </w:rPr>
              <w:commentReference w:id="69"/>
            </w:r>
          </w:p>
        </w:tc>
        <w:tc>
          <w:tcPr>
            <w:tcW w:w="1457"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1999" w:type="dxa"/>
            <w:tcBorders>
              <w:top w:val="nil"/>
              <w:left w:val="nil"/>
              <w:bottom w:val="nil"/>
              <w:right w:val="single" w:sz="4" w:space="0" w:color="auto"/>
            </w:tcBorders>
            <w:shd w:val="clear" w:color="auto" w:fill="auto"/>
            <w:noWrap/>
            <w:vAlign w:val="bottom"/>
            <w:hideMark/>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0CA1A96"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151B3CF7" w14:textId="777B8CDE"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613" w:type="dxa"/>
            <w:tcBorders>
              <w:top w:val="nil"/>
              <w:left w:val="nil"/>
              <w:bottom w:val="single" w:sz="4" w:space="0" w:color="auto"/>
              <w:right w:val="single" w:sz="4" w:space="0" w:color="auto"/>
            </w:tcBorders>
            <w:shd w:val="clear" w:color="auto" w:fill="auto"/>
            <w:noWrap/>
            <w:vAlign w:val="bottom"/>
            <w:hideMark/>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69" w:type="dxa"/>
            <w:tcBorders>
              <w:top w:val="nil"/>
              <w:left w:val="nil"/>
              <w:bottom w:val="single" w:sz="4" w:space="0" w:color="auto"/>
              <w:right w:val="single" w:sz="4" w:space="0" w:color="auto"/>
            </w:tcBorders>
            <w:shd w:val="clear" w:color="auto" w:fill="auto"/>
            <w:noWrap/>
            <w:vAlign w:val="bottom"/>
            <w:hideMark/>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352" w:type="dxa"/>
            <w:tcBorders>
              <w:top w:val="nil"/>
              <w:left w:val="nil"/>
              <w:bottom w:val="single" w:sz="4" w:space="0" w:color="auto"/>
              <w:right w:val="single" w:sz="4" w:space="0" w:color="auto"/>
            </w:tcBorders>
            <w:shd w:val="clear" w:color="auto" w:fill="auto"/>
            <w:noWrap/>
            <w:vAlign w:val="bottom"/>
            <w:hideMark/>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599B7AA"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04E508" w14:textId="59D80D8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613" w:type="dxa"/>
            <w:tcBorders>
              <w:top w:val="nil"/>
              <w:left w:val="nil"/>
              <w:bottom w:val="single" w:sz="4" w:space="0" w:color="auto"/>
              <w:right w:val="single" w:sz="4" w:space="0" w:color="auto"/>
            </w:tcBorders>
            <w:shd w:val="clear" w:color="auto" w:fill="auto"/>
            <w:noWrap/>
            <w:vAlign w:val="bottom"/>
            <w:hideMark/>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69" w:type="dxa"/>
            <w:tcBorders>
              <w:top w:val="nil"/>
              <w:left w:val="nil"/>
              <w:bottom w:val="single" w:sz="4" w:space="0" w:color="auto"/>
              <w:right w:val="single" w:sz="4" w:space="0" w:color="auto"/>
            </w:tcBorders>
            <w:shd w:val="clear" w:color="auto" w:fill="auto"/>
            <w:noWrap/>
            <w:vAlign w:val="bottom"/>
            <w:hideMark/>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352" w:type="dxa"/>
            <w:tcBorders>
              <w:top w:val="nil"/>
              <w:left w:val="nil"/>
              <w:bottom w:val="single" w:sz="4" w:space="0" w:color="auto"/>
              <w:right w:val="single" w:sz="4" w:space="0" w:color="auto"/>
            </w:tcBorders>
            <w:shd w:val="clear" w:color="auto" w:fill="auto"/>
            <w:noWrap/>
            <w:vAlign w:val="bottom"/>
            <w:hideMark/>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B4D389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3402B9" w14:textId="508B89D9"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613" w:type="dxa"/>
            <w:tcBorders>
              <w:top w:val="nil"/>
              <w:left w:val="nil"/>
              <w:bottom w:val="single" w:sz="4" w:space="0" w:color="auto"/>
              <w:right w:val="single" w:sz="4" w:space="0" w:color="auto"/>
            </w:tcBorders>
            <w:shd w:val="clear" w:color="auto" w:fill="auto"/>
            <w:noWrap/>
            <w:vAlign w:val="bottom"/>
            <w:hideMark/>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69" w:type="dxa"/>
            <w:tcBorders>
              <w:top w:val="nil"/>
              <w:left w:val="nil"/>
              <w:bottom w:val="single" w:sz="4" w:space="0" w:color="auto"/>
              <w:right w:val="single" w:sz="4" w:space="0" w:color="auto"/>
            </w:tcBorders>
            <w:shd w:val="clear" w:color="auto" w:fill="auto"/>
            <w:noWrap/>
            <w:vAlign w:val="bottom"/>
            <w:hideMark/>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352" w:type="dxa"/>
            <w:tcBorders>
              <w:top w:val="nil"/>
              <w:left w:val="nil"/>
              <w:bottom w:val="single" w:sz="4" w:space="0" w:color="auto"/>
              <w:right w:val="single" w:sz="4" w:space="0" w:color="auto"/>
            </w:tcBorders>
            <w:shd w:val="clear" w:color="auto" w:fill="auto"/>
            <w:noWrap/>
            <w:vAlign w:val="bottom"/>
            <w:hideMark/>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1999" w:type="dxa"/>
            <w:tcBorders>
              <w:top w:val="nil"/>
              <w:left w:val="nil"/>
              <w:bottom w:val="nil"/>
              <w:right w:val="single" w:sz="4" w:space="0" w:color="auto"/>
            </w:tcBorders>
            <w:shd w:val="clear" w:color="auto" w:fill="auto"/>
            <w:noWrap/>
            <w:vAlign w:val="bottom"/>
            <w:hideMark/>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9CD4041"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BFEAABE" w14:textId="7DF3E440"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613" w:type="dxa"/>
            <w:tcBorders>
              <w:top w:val="nil"/>
              <w:left w:val="nil"/>
              <w:bottom w:val="single" w:sz="4" w:space="0" w:color="auto"/>
              <w:right w:val="single" w:sz="4" w:space="0" w:color="auto"/>
            </w:tcBorders>
            <w:shd w:val="clear" w:color="auto" w:fill="auto"/>
            <w:noWrap/>
            <w:vAlign w:val="bottom"/>
            <w:hideMark/>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69" w:type="dxa"/>
            <w:tcBorders>
              <w:top w:val="nil"/>
              <w:left w:val="nil"/>
              <w:bottom w:val="single" w:sz="4" w:space="0" w:color="auto"/>
              <w:right w:val="single" w:sz="4" w:space="0" w:color="auto"/>
            </w:tcBorders>
            <w:shd w:val="clear" w:color="auto" w:fill="auto"/>
            <w:noWrap/>
            <w:vAlign w:val="bottom"/>
            <w:hideMark/>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352" w:type="dxa"/>
            <w:tcBorders>
              <w:top w:val="nil"/>
              <w:left w:val="nil"/>
              <w:bottom w:val="single" w:sz="4" w:space="0" w:color="auto"/>
              <w:right w:val="single" w:sz="4" w:space="0" w:color="auto"/>
            </w:tcBorders>
            <w:shd w:val="clear" w:color="auto" w:fill="auto"/>
            <w:noWrap/>
            <w:vAlign w:val="bottom"/>
            <w:hideMark/>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457" w:type="dxa"/>
            <w:tcBorders>
              <w:top w:val="nil"/>
              <w:left w:val="nil"/>
              <w:bottom w:val="single" w:sz="4" w:space="0" w:color="auto"/>
              <w:right w:val="single" w:sz="4" w:space="0" w:color="auto"/>
            </w:tcBorders>
            <w:shd w:val="clear" w:color="auto" w:fill="auto"/>
            <w:noWrap/>
            <w:vAlign w:val="bottom"/>
            <w:hideMark/>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1999" w:type="dxa"/>
            <w:tcBorders>
              <w:top w:val="nil"/>
              <w:left w:val="nil"/>
              <w:bottom w:val="nil"/>
              <w:right w:val="single" w:sz="4" w:space="0" w:color="auto"/>
            </w:tcBorders>
            <w:shd w:val="clear" w:color="auto" w:fill="auto"/>
            <w:noWrap/>
            <w:vAlign w:val="bottom"/>
            <w:hideMark/>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007767D"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3455BFF8" w14:textId="10885534"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613" w:type="dxa"/>
            <w:tcBorders>
              <w:top w:val="nil"/>
              <w:left w:val="nil"/>
              <w:bottom w:val="single" w:sz="4" w:space="0" w:color="auto"/>
              <w:right w:val="single" w:sz="4" w:space="0" w:color="auto"/>
            </w:tcBorders>
            <w:shd w:val="clear" w:color="auto" w:fill="auto"/>
            <w:noWrap/>
            <w:vAlign w:val="bottom"/>
            <w:hideMark/>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69" w:type="dxa"/>
            <w:tcBorders>
              <w:top w:val="nil"/>
              <w:left w:val="nil"/>
              <w:bottom w:val="single" w:sz="4" w:space="0" w:color="auto"/>
              <w:right w:val="single" w:sz="4" w:space="0" w:color="auto"/>
            </w:tcBorders>
            <w:shd w:val="clear" w:color="auto" w:fill="auto"/>
            <w:noWrap/>
            <w:vAlign w:val="bottom"/>
            <w:hideMark/>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352" w:type="dxa"/>
            <w:tcBorders>
              <w:top w:val="nil"/>
              <w:left w:val="nil"/>
              <w:bottom w:val="single" w:sz="4" w:space="0" w:color="auto"/>
              <w:right w:val="single" w:sz="4" w:space="0" w:color="auto"/>
            </w:tcBorders>
            <w:shd w:val="clear" w:color="auto" w:fill="auto"/>
            <w:noWrap/>
            <w:vAlign w:val="bottom"/>
            <w:hideMark/>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457" w:type="dxa"/>
            <w:tcBorders>
              <w:top w:val="nil"/>
              <w:left w:val="nil"/>
              <w:bottom w:val="single" w:sz="4" w:space="0" w:color="auto"/>
              <w:right w:val="single" w:sz="4" w:space="0" w:color="auto"/>
            </w:tcBorders>
            <w:shd w:val="clear" w:color="auto" w:fill="auto"/>
            <w:noWrap/>
            <w:vAlign w:val="bottom"/>
            <w:hideMark/>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8543CA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4E043D6E" w14:textId="3281AEF6"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613" w:type="dxa"/>
            <w:tcBorders>
              <w:top w:val="nil"/>
              <w:left w:val="nil"/>
              <w:bottom w:val="single" w:sz="4" w:space="0" w:color="auto"/>
              <w:right w:val="single" w:sz="4" w:space="0" w:color="auto"/>
            </w:tcBorders>
            <w:shd w:val="clear" w:color="auto" w:fill="auto"/>
            <w:noWrap/>
            <w:vAlign w:val="bottom"/>
            <w:hideMark/>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68ACA02"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3341A1FE" w14:textId="3421DDFF"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613" w:type="dxa"/>
            <w:tcBorders>
              <w:top w:val="nil"/>
              <w:left w:val="nil"/>
              <w:bottom w:val="single" w:sz="4" w:space="0" w:color="auto"/>
              <w:right w:val="single" w:sz="4" w:space="0" w:color="auto"/>
            </w:tcBorders>
            <w:shd w:val="clear" w:color="auto" w:fill="auto"/>
            <w:noWrap/>
            <w:vAlign w:val="bottom"/>
            <w:hideMark/>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C51675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5B9CA19F" w14:textId="7D43AC11"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613" w:type="dxa"/>
            <w:tcBorders>
              <w:top w:val="nil"/>
              <w:left w:val="nil"/>
              <w:bottom w:val="single" w:sz="4" w:space="0" w:color="auto"/>
              <w:right w:val="single" w:sz="4" w:space="0" w:color="auto"/>
            </w:tcBorders>
            <w:shd w:val="clear" w:color="auto" w:fill="auto"/>
            <w:noWrap/>
            <w:vAlign w:val="bottom"/>
            <w:hideMark/>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2355FC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1ABC9372" w14:textId="282CF84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613" w:type="dxa"/>
            <w:tcBorders>
              <w:top w:val="nil"/>
              <w:left w:val="nil"/>
              <w:bottom w:val="single" w:sz="4" w:space="0" w:color="auto"/>
              <w:right w:val="single" w:sz="4" w:space="0" w:color="auto"/>
            </w:tcBorders>
            <w:shd w:val="clear" w:color="auto" w:fill="auto"/>
            <w:noWrap/>
            <w:vAlign w:val="bottom"/>
            <w:hideMark/>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C05D34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459A403D" w14:textId="66D2DE3A"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613" w:type="dxa"/>
            <w:tcBorders>
              <w:top w:val="nil"/>
              <w:left w:val="nil"/>
              <w:bottom w:val="single" w:sz="4" w:space="0" w:color="auto"/>
              <w:right w:val="single" w:sz="4" w:space="0" w:color="auto"/>
            </w:tcBorders>
            <w:shd w:val="clear" w:color="auto" w:fill="auto"/>
            <w:noWrap/>
            <w:vAlign w:val="bottom"/>
            <w:hideMark/>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1999" w:type="dxa"/>
            <w:tcBorders>
              <w:top w:val="nil"/>
              <w:left w:val="nil"/>
              <w:bottom w:val="nil"/>
              <w:right w:val="single" w:sz="4" w:space="0" w:color="auto"/>
            </w:tcBorders>
            <w:shd w:val="clear" w:color="auto" w:fill="auto"/>
            <w:noWrap/>
            <w:vAlign w:val="bottom"/>
            <w:hideMark/>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C58B3E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7EE642FA" w14:textId="42A441EB"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613" w:type="dxa"/>
            <w:tcBorders>
              <w:top w:val="nil"/>
              <w:left w:val="nil"/>
              <w:bottom w:val="single" w:sz="4" w:space="0" w:color="auto"/>
              <w:right w:val="single" w:sz="4" w:space="0" w:color="auto"/>
            </w:tcBorders>
            <w:shd w:val="clear" w:color="auto" w:fill="auto"/>
            <w:noWrap/>
            <w:vAlign w:val="bottom"/>
            <w:hideMark/>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E849AE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586B921E" w14:textId="4669BC6D"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613" w:type="dxa"/>
            <w:tcBorders>
              <w:top w:val="nil"/>
              <w:left w:val="nil"/>
              <w:bottom w:val="single" w:sz="4" w:space="0" w:color="auto"/>
              <w:right w:val="single" w:sz="4" w:space="0" w:color="auto"/>
            </w:tcBorders>
            <w:shd w:val="clear" w:color="auto" w:fill="auto"/>
            <w:noWrap/>
            <w:vAlign w:val="bottom"/>
            <w:hideMark/>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B87888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commentRangeStart w:id="70"/>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71"/>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498095ED" w14:textId="616E7837"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613" w:type="dxa"/>
            <w:tcBorders>
              <w:top w:val="nil"/>
              <w:left w:val="nil"/>
              <w:bottom w:val="single" w:sz="4" w:space="0" w:color="auto"/>
              <w:right w:val="single" w:sz="4" w:space="0" w:color="auto"/>
            </w:tcBorders>
            <w:shd w:val="clear" w:color="auto" w:fill="auto"/>
            <w:noWrap/>
            <w:vAlign w:val="bottom"/>
            <w:hideMark/>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71"/>
            <w:r>
              <w:rPr>
                <w:rStyle w:val="CommentReference"/>
              </w:rPr>
              <w:commentReference w:id="71"/>
            </w:r>
            <w:r w:rsidR="00CC5FE7">
              <w:rPr>
                <w:rStyle w:val="CommentReference"/>
              </w:rPr>
              <w:commentReference w:id="70"/>
            </w:r>
          </w:p>
        </w:tc>
        <w:tc>
          <w:tcPr>
            <w:tcW w:w="1999" w:type="dxa"/>
            <w:tcBorders>
              <w:top w:val="nil"/>
              <w:left w:val="nil"/>
              <w:bottom w:val="nil"/>
              <w:right w:val="single" w:sz="4" w:space="0" w:color="auto"/>
            </w:tcBorders>
            <w:shd w:val="clear" w:color="auto" w:fill="auto"/>
            <w:noWrap/>
            <w:vAlign w:val="bottom"/>
            <w:hideMark/>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commentRangeEnd w:id="70"/>
      <w:tr w:rsidR="00210561" w:rsidRPr="007E7567" w14:paraId="7ED4727E"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single" w:sz="4" w:space="0" w:color="auto"/>
              <w:left w:val="nil"/>
              <w:bottom w:val="nil"/>
              <w:right w:val="nil"/>
            </w:tcBorders>
          </w:tcPr>
          <w:p w14:paraId="788F2E78"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1999" w:type="dxa"/>
            <w:tcBorders>
              <w:top w:val="nil"/>
              <w:left w:val="nil"/>
              <w:bottom w:val="nil"/>
              <w:right w:val="single" w:sz="4" w:space="0" w:color="auto"/>
            </w:tcBorders>
            <w:shd w:val="clear" w:color="auto" w:fill="auto"/>
            <w:noWrap/>
            <w:vAlign w:val="bottom"/>
            <w:hideMark/>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34ED5EB9" w14:textId="77777777" w:rsidTr="0054325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nil"/>
              <w:bottom w:val="single" w:sz="4" w:space="0" w:color="auto"/>
              <w:right w:val="nil"/>
            </w:tcBorders>
            <w:shd w:val="clear" w:color="auto" w:fill="auto"/>
            <w:noWrap/>
            <w:vAlign w:val="bottom"/>
            <w:hideMark/>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gridSpan w:val="2"/>
            <w:tcBorders>
              <w:top w:val="nil"/>
              <w:left w:val="nil"/>
              <w:bottom w:val="single" w:sz="4" w:space="0" w:color="auto"/>
              <w:right w:val="nil"/>
            </w:tcBorders>
            <w:shd w:val="clear" w:color="auto" w:fill="auto"/>
            <w:noWrap/>
            <w:vAlign w:val="bottom"/>
            <w:hideMark/>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32" w:type="dxa"/>
            <w:tcBorders>
              <w:top w:val="nil"/>
              <w:left w:val="nil"/>
              <w:bottom w:val="single" w:sz="4" w:space="0" w:color="auto"/>
              <w:right w:val="nil"/>
            </w:tcBorders>
          </w:tcPr>
          <w:p w14:paraId="3C2426E6"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2445" w:type="dxa"/>
            <w:tcBorders>
              <w:top w:val="nil"/>
              <w:left w:val="nil"/>
              <w:bottom w:val="single" w:sz="4" w:space="0" w:color="auto"/>
              <w:right w:val="nil"/>
            </w:tcBorders>
            <w:shd w:val="clear" w:color="auto" w:fill="auto"/>
            <w:noWrap/>
            <w:vAlign w:val="bottom"/>
            <w:hideMark/>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613" w:type="dxa"/>
            <w:tcBorders>
              <w:top w:val="nil"/>
              <w:left w:val="nil"/>
              <w:bottom w:val="single" w:sz="4" w:space="0" w:color="auto"/>
              <w:right w:val="nil"/>
            </w:tcBorders>
            <w:shd w:val="clear" w:color="auto" w:fill="auto"/>
            <w:noWrap/>
            <w:vAlign w:val="bottom"/>
            <w:hideMark/>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69" w:type="dxa"/>
            <w:tcBorders>
              <w:top w:val="nil"/>
              <w:left w:val="nil"/>
              <w:bottom w:val="single" w:sz="4" w:space="0" w:color="auto"/>
              <w:right w:val="nil"/>
            </w:tcBorders>
            <w:shd w:val="clear" w:color="auto" w:fill="auto"/>
            <w:noWrap/>
            <w:vAlign w:val="bottom"/>
            <w:hideMark/>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725" w:type="dxa"/>
            <w:gridSpan w:val="2"/>
            <w:tcBorders>
              <w:top w:val="nil"/>
              <w:left w:val="nil"/>
              <w:bottom w:val="single" w:sz="4" w:space="0" w:color="auto"/>
              <w:right w:val="nil"/>
            </w:tcBorders>
            <w:shd w:val="clear" w:color="auto" w:fill="auto"/>
            <w:noWrap/>
            <w:vAlign w:val="bottom"/>
            <w:hideMark/>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610" w:type="dxa"/>
            <w:tcBorders>
              <w:top w:val="nil"/>
              <w:left w:val="nil"/>
              <w:bottom w:val="single" w:sz="4" w:space="0" w:color="auto"/>
              <w:right w:val="nil"/>
            </w:tcBorders>
            <w:shd w:val="clear" w:color="auto" w:fill="auto"/>
            <w:noWrap/>
            <w:vAlign w:val="bottom"/>
            <w:hideMark/>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57" w:type="dxa"/>
            <w:tcBorders>
              <w:top w:val="nil"/>
              <w:left w:val="nil"/>
              <w:bottom w:val="single" w:sz="4" w:space="0" w:color="auto"/>
              <w:right w:val="nil"/>
            </w:tcBorders>
            <w:shd w:val="clear" w:color="auto" w:fill="auto"/>
            <w:noWrap/>
            <w:vAlign w:val="bottom"/>
            <w:hideMark/>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nil"/>
              <w:left w:val="nil"/>
              <w:bottom w:val="single" w:sz="4" w:space="0" w:color="auto"/>
              <w:right w:val="single" w:sz="4" w:space="0" w:color="auto"/>
            </w:tcBorders>
            <w:shd w:val="clear" w:color="auto" w:fill="auto"/>
            <w:noWrap/>
            <w:vAlign w:val="bottom"/>
            <w:hideMark/>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72"/>
            <w:commentRangeStart w:id="73"/>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72"/>
            <w:r w:rsidR="008F7FE6">
              <w:rPr>
                <w:rStyle w:val="CommentReference"/>
              </w:rPr>
              <w:commentReference w:id="72"/>
            </w:r>
            <w:commentRangeEnd w:id="73"/>
            <w:r w:rsidR="00D6042A">
              <w:rPr>
                <w:rStyle w:val="CommentReference"/>
              </w:rPr>
              <w:commentReference w:id="73"/>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commentRangeStart w:id="74"/>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commentRangeEnd w:id="74"/>
            <w:r w:rsidR="00CC5FE7">
              <w:rPr>
                <w:rStyle w:val="CommentReference"/>
              </w:rPr>
              <w:commentReference w:id="74"/>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33D51571">
            <wp:extent cx="5998720" cy="36915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720" cy="3691520"/>
                    </a:xfrm>
                    <a:prstGeom prst="rect">
                      <a:avLst/>
                    </a:prstGeom>
                  </pic:spPr>
                </pic:pic>
              </a:graphicData>
            </a:graphic>
          </wp:inline>
        </w:drawing>
      </w:r>
    </w:p>
    <w:p w14:paraId="252C3025" w14:textId="1CA694AC" w:rsidR="00635F3E" w:rsidRPr="00382793" w:rsidRDefault="00635F3E" w:rsidP="0011235A">
      <w:pPr>
        <w:spacing w:line="240" w:lineRule="auto"/>
        <w:rPr>
          <w:rFonts w:asciiTheme="majorHAnsi" w:hAnsiTheme="majorHAnsi" w:cstheme="majorHAnsi"/>
          <w:sz w:val="24"/>
          <w:szCs w:val="24"/>
        </w:rPr>
      </w:pPr>
      <w:commentRangeStart w:id="75"/>
      <w:r w:rsidRPr="00382793">
        <w:rPr>
          <w:rFonts w:asciiTheme="majorHAnsi" w:hAnsiTheme="majorHAnsi" w:cstheme="majorHAnsi"/>
          <w:b/>
          <w:bCs/>
          <w:sz w:val="24"/>
          <w:szCs w:val="24"/>
        </w:rPr>
        <w:t>Figure 1.1</w:t>
      </w:r>
      <w:commentRangeEnd w:id="75"/>
      <w:r w:rsidR="00CC5FE7">
        <w:rPr>
          <w:rStyle w:val="CommentReference"/>
        </w:rPr>
        <w:commentReference w:id="75"/>
      </w:r>
      <w:r w:rsidRPr="00382793">
        <w:rPr>
          <w:rFonts w:asciiTheme="majorHAnsi" w:hAnsiTheme="majorHAnsi" w:cstheme="majorHAnsi"/>
          <w:b/>
          <w:bCs/>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 xml:space="preserve">CDFW annual Fall Midwater Trawl delta smelt catch numbers (indices) from 1967 to </w:t>
      </w:r>
      <w:r w:rsidR="00314053" w:rsidRPr="00382793">
        <w:rPr>
          <w:rFonts w:asciiTheme="majorHAnsi" w:hAnsiTheme="majorHAnsi" w:cstheme="majorHAnsi"/>
          <w:bCs/>
          <w:sz w:val="24"/>
          <w:szCs w:val="24"/>
        </w:rPr>
        <w:t>202</w:t>
      </w:r>
      <w:r w:rsidR="00314053">
        <w:rPr>
          <w:rFonts w:asciiTheme="majorHAnsi" w:hAnsiTheme="majorHAnsi" w:cstheme="majorHAnsi"/>
          <w:bCs/>
          <w:sz w:val="24"/>
          <w:szCs w:val="24"/>
        </w:rPr>
        <w:t>2</w:t>
      </w:r>
      <w:r w:rsidRPr="00382793">
        <w:rPr>
          <w:rFonts w:asciiTheme="majorHAnsi" w:hAnsiTheme="majorHAnsi" w:cstheme="majorHAnsi"/>
          <w:bCs/>
          <w:sz w:val="24"/>
          <w:szCs w:val="24"/>
        </w:rPr>
        <w:t>.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3DA2575C"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974109F" w:rsidR="00644092" w:rsidRDefault="00644092" w:rsidP="0011235A">
      <w:pPr>
        <w:spacing w:line="240" w:lineRule="auto"/>
        <w:ind w:right="270"/>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r w:rsidR="003B2669">
        <w:rPr>
          <w:rFonts w:asciiTheme="majorHAnsi" w:eastAsia="Times New Roman" w:hAnsiTheme="majorHAnsi" w:cstheme="majorHAnsi"/>
          <w:sz w:val="24"/>
          <w:szCs w:val="24"/>
        </w:rPr>
        <w:t xml:space="preserve">Bioanalyzer </w:t>
      </w:r>
      <w:r w:rsidR="00B373FD">
        <w:rPr>
          <w:rFonts w:asciiTheme="majorHAnsi" w:eastAsia="Times New Roman" w:hAnsiTheme="majorHAnsi" w:cstheme="majorHAnsi"/>
          <w:sz w:val="24"/>
          <w:szCs w:val="24"/>
        </w:rPr>
        <w:t xml:space="preserve">2100 </w:t>
      </w:r>
      <w:r w:rsidR="00585FF9">
        <w:rPr>
          <w:rFonts w:asciiTheme="majorHAnsi" w:eastAsia="Times New Roman" w:hAnsiTheme="majorHAnsi" w:cstheme="majorHAnsi"/>
          <w:sz w:val="24"/>
          <w:szCs w:val="24"/>
        </w:rPr>
        <w:t>e</w:t>
      </w:r>
      <w:r w:rsidRPr="005549A1">
        <w:rPr>
          <w:rFonts w:asciiTheme="majorHAnsi" w:eastAsia="Times New Roman" w:hAnsiTheme="majorHAnsi" w:cstheme="majorHAnsi"/>
          <w:sz w:val="24"/>
          <w:szCs w:val="24"/>
        </w:rPr>
        <w:t>lectropherogram</w:t>
      </w:r>
      <w:r w:rsidR="001717FA">
        <w:rPr>
          <w:rFonts w:asciiTheme="majorHAnsi" w:eastAsia="Times New Roman" w:hAnsiTheme="majorHAnsi" w:cstheme="majorHAnsi"/>
          <w:sz w:val="24"/>
          <w:szCs w:val="24"/>
        </w:rPr>
        <w:t xml:space="preserve"> read out</w:t>
      </w:r>
      <w:r w:rsidRPr="005549A1">
        <w:rPr>
          <w:rFonts w:asciiTheme="majorHAnsi" w:eastAsia="Times New Roman" w:hAnsiTheme="majorHAnsi" w:cstheme="majorHAnsi"/>
          <w:sz w:val="24"/>
          <w:szCs w:val="24"/>
        </w:rPr>
        <w:t xml:space="preserve"> of </w:t>
      </w:r>
      <w:r w:rsidR="00B373FD">
        <w:rPr>
          <w:rFonts w:asciiTheme="majorHAnsi" w:eastAsia="Times New Roman" w:hAnsiTheme="majorHAnsi" w:cstheme="majorHAnsi"/>
          <w:sz w:val="24"/>
          <w:szCs w:val="24"/>
        </w:rPr>
        <w:t>sheared fe</w:t>
      </w:r>
      <w:r w:rsidRPr="005549A1">
        <w:rPr>
          <w:rFonts w:asciiTheme="majorHAnsi" w:eastAsia="Times New Roman" w:hAnsiTheme="majorHAnsi" w:cstheme="majorHAnsi"/>
          <w:sz w:val="24"/>
          <w:szCs w:val="24"/>
        </w:rPr>
        <w:t xml:space="preserve">male and male </w:t>
      </w:r>
      <w:r w:rsidR="003B2669">
        <w:rPr>
          <w:rFonts w:asciiTheme="majorHAnsi" w:eastAsia="Times New Roman" w:hAnsiTheme="majorHAnsi" w:cstheme="majorHAnsi"/>
          <w:sz w:val="24"/>
          <w:szCs w:val="24"/>
        </w:rPr>
        <w:t xml:space="preserve">post-GEM DNA </w:t>
      </w:r>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r w:rsidR="003B2669">
        <w:rPr>
          <w:rFonts w:asciiTheme="majorHAnsi" w:eastAsia="Times New Roman" w:hAnsiTheme="majorHAnsi" w:cstheme="majorHAnsi"/>
          <w:sz w:val="24"/>
          <w:szCs w:val="24"/>
        </w:rPr>
        <w:t>.</w:t>
      </w:r>
      <w:r w:rsidR="00B373FD">
        <w:rPr>
          <w:rFonts w:asciiTheme="majorHAnsi" w:eastAsia="Times New Roman" w:hAnsiTheme="majorHAnsi" w:cstheme="majorHAnsi"/>
          <w:sz w:val="24"/>
          <w:szCs w:val="24"/>
        </w:rPr>
        <w:t xml:space="preserve"> </w:t>
      </w:r>
      <w:r w:rsidR="00096E1C">
        <w:rPr>
          <w:rFonts w:asciiTheme="majorHAnsi" w:eastAsia="Times New Roman" w:hAnsiTheme="majorHAnsi" w:cstheme="majorHAnsi"/>
          <w:sz w:val="24"/>
          <w:szCs w:val="24"/>
        </w:rPr>
        <w:t xml:space="preserve">Lower and upper Agilent High Sensitivity DNA Kit </w:t>
      </w:r>
      <w:r w:rsidR="00096E1C" w:rsidRPr="00FD21E9">
        <w:rPr>
          <w:rFonts w:asciiTheme="majorHAnsi" w:hAnsiTheme="majorHAnsi" w:cstheme="majorHAnsi"/>
          <w:sz w:val="24"/>
          <w:szCs w:val="24"/>
        </w:rPr>
        <w:t>(Agilent, cat. 5067-4626)</w:t>
      </w:r>
      <w:r w:rsidR="00096E1C">
        <w:rPr>
          <w:rFonts w:asciiTheme="majorHAnsi" w:eastAsia="Times New Roman" w:hAnsiTheme="majorHAnsi" w:cstheme="majorHAnsi"/>
          <w:sz w:val="24"/>
          <w:szCs w:val="24"/>
        </w:rPr>
        <w:t xml:space="preserve"> ladder DNA Markers</w:t>
      </w:r>
      <w:r w:rsidR="00B373FD">
        <w:rPr>
          <w:rFonts w:asciiTheme="majorHAnsi" w:eastAsia="Times New Roman" w:hAnsiTheme="majorHAnsi" w:cstheme="majorHAnsi"/>
          <w:sz w:val="24"/>
          <w:szCs w:val="24"/>
        </w:rPr>
        <w:t xml:space="preserve"> denoted in </w:t>
      </w:r>
      <w:r w:rsidR="00096E1C">
        <w:rPr>
          <w:rFonts w:asciiTheme="majorHAnsi" w:eastAsia="Times New Roman" w:hAnsiTheme="majorHAnsi" w:cstheme="majorHAnsi"/>
          <w:sz w:val="24"/>
          <w:szCs w:val="24"/>
        </w:rPr>
        <w:t>green</w:t>
      </w:r>
      <w:r w:rsidR="00B373FD">
        <w:rPr>
          <w:rFonts w:asciiTheme="majorHAnsi" w:eastAsia="Times New Roman" w:hAnsiTheme="majorHAnsi" w:cstheme="majorHAnsi"/>
          <w:sz w:val="24"/>
          <w:szCs w:val="24"/>
        </w:rPr>
        <w:t xml:space="preserve"> (35 bp) and </w:t>
      </w:r>
      <w:r w:rsidR="00096E1C">
        <w:rPr>
          <w:rFonts w:asciiTheme="majorHAnsi" w:eastAsia="Times New Roman" w:hAnsiTheme="majorHAnsi" w:cstheme="majorHAnsi"/>
          <w:sz w:val="24"/>
          <w:szCs w:val="24"/>
        </w:rPr>
        <w:t>purple</w:t>
      </w:r>
      <w:r w:rsidR="00B373FD">
        <w:rPr>
          <w:rFonts w:asciiTheme="majorHAnsi" w:eastAsia="Times New Roman" w:hAnsiTheme="majorHAnsi" w:cstheme="majorHAnsi"/>
          <w:sz w:val="24"/>
          <w:szCs w:val="24"/>
        </w:rPr>
        <w:t xml:space="preserve"> (10,380 bp)</w:t>
      </w:r>
      <w:r w:rsidR="00096E1C">
        <w:rPr>
          <w:rFonts w:asciiTheme="majorHAnsi" w:eastAsia="Times New Roman" w:hAnsiTheme="majorHAnsi" w:cstheme="majorHAnsi"/>
          <w:sz w:val="24"/>
          <w:szCs w:val="24"/>
        </w:rPr>
        <w:t>, respectively</w:t>
      </w:r>
      <w:r w:rsidR="00B373FD">
        <w:rPr>
          <w:rFonts w:asciiTheme="majorHAnsi" w:eastAsia="Times New Roman" w:hAnsiTheme="majorHAnsi" w:cstheme="majorHAnsi"/>
          <w:sz w:val="24"/>
          <w:szCs w:val="24"/>
        </w:rPr>
        <w:t>. Y-axis denotes fluorescence intensity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 base pairs (bp)</w:t>
      </w:r>
      <w:r w:rsidRPr="005549A1">
        <w:rPr>
          <w:rFonts w:asciiTheme="majorHAnsi" w:eastAsia="Times New Roman" w:hAnsiTheme="majorHAnsi" w:cstheme="majorHAnsi"/>
          <w:sz w:val="24"/>
          <w:szCs w:val="24"/>
        </w:rPr>
        <w:t>.</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F18EC33">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0CCC0863" w:rsidR="003F5039"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{"citationID":"uY6I7b2A","properties":{"formattedCitation":"(Mapleson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2140B7E7">
            <wp:extent cx="5943152" cy="49555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06A5EDC8" w14:textId="7891AF58"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{"citationID":"6suAGdYK","properties":{"formattedCitation":"(Mapleson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5FE3E292">
            <wp:extent cx="5943152" cy="4955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6A929033" w14:textId="6EB87C13"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{"citationID":"yzAbpifU","properties":{"formattedCitation":"(Mapleson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with female (A &amp; B) or male (C &amp; D) samples. Plots using k=21 (A &amp; C), and k=31 (B &amp; D). For all plots the R1 (x-axis) and R2 (y-axis) capture slightly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0D77466A">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commentRangeStart w:id="76"/>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w:t>
      </w:r>
      <w:commentRangeEnd w:id="76"/>
      <w:r w:rsidR="00DC43BA">
        <w:rPr>
          <w:rStyle w:val="CommentReference"/>
        </w:rPr>
        <w:commentReference w:id="76"/>
      </w:r>
      <w:r w:rsidRPr="005549A1">
        <w:rPr>
          <w:rFonts w:asciiTheme="majorHAnsi" w:hAnsiTheme="majorHAnsi" w:cstheme="majorHAnsi"/>
          <w:sz w:val="24"/>
          <w:szCs w:val="24"/>
        </w:rPr>
        <w:t xml:space="preserve">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1BEDD0FD">
            <wp:extent cx="5935850" cy="29679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573" cy="2976787"/>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79967405">
            <wp:extent cx="3721416" cy="74428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21416" cy="7442832"/>
                    </a:xfrm>
                    <a:prstGeom prst="rect">
                      <a:avLst/>
                    </a:prstGeom>
                  </pic:spPr>
                </pic:pic>
              </a:graphicData>
            </a:graphic>
          </wp:inline>
        </w:drawing>
      </w:r>
    </w:p>
    <w:p w14:paraId="5A151E48" w14:textId="559F2A53"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w:t>
      </w:r>
      <w:ins w:id="77" w:author="Shannon Erica Kendal Joslin" w:date="2023-10-14T10:24:00Z">
        <w:r w:rsidR="00234E5D">
          <w:rPr>
            <w:rFonts w:asciiTheme="majorHAnsi" w:eastAsia="Times New Roman" w:hAnsiTheme="majorHAnsi" w:cstheme="majorHAnsi"/>
            <w:b/>
            <w:sz w:val="24"/>
            <w:szCs w:val="24"/>
          </w:rPr>
          <w:t>8</w:t>
        </w:r>
      </w:ins>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Karyotype of metaphase stage mitotic cell from a male delta smelt showing 2n = 56 chromosomes</w:t>
      </w:r>
      <w:r w:rsidR="00B31255">
        <w:rPr>
          <w:rFonts w:asciiTheme="majorHAnsi" w:eastAsia="Times New Roman" w:hAnsiTheme="majorHAnsi" w:cstheme="majorHAnsi"/>
          <w:sz w:val="24"/>
          <w:szCs w:val="24"/>
        </w:rPr>
        <w:t>;</w:t>
      </w:r>
      <w:r w:rsidRPr="005549A1">
        <w:rPr>
          <w:rFonts w:asciiTheme="majorHAnsi" w:eastAsia="Times New Roman" w:hAnsiTheme="majorHAnsi" w:cstheme="majorHAnsi"/>
          <w:sz w:val="24"/>
          <w:szCs w:val="24"/>
        </w:rPr>
        <w:t xml:space="preserve">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a Schreier" w:date="2023-10-20T10:26:00Z" w:initials="AS">
    <w:p w14:paraId="32FAA023" w14:textId="77777777" w:rsidR="002B3F0A" w:rsidRDefault="002B3F0A" w:rsidP="00C54301">
      <w:pPr>
        <w:jc w:val="left"/>
      </w:pPr>
      <w:r>
        <w:rPr>
          <w:rStyle w:val="CommentReference"/>
        </w:rPr>
        <w:annotationRef/>
      </w:r>
      <w:r>
        <w:rPr>
          <w:color w:val="000000"/>
        </w:rPr>
        <w:t>I deleted the sentence about comparing the delta smelt and wakasagi genomes since it seemed out of place - the paragraph is about why other Osmerid genomes aren’t adequate for studying delta smelt rather than what can be gained from comparing genomes of Osemerid species.</w:t>
      </w:r>
    </w:p>
  </w:comment>
  <w:comment w:id="17" w:author="Andrea Schreier" w:date="2023-09-06T10:51:00Z" w:initials="AS">
    <w:p w14:paraId="6EF6E281" w14:textId="4B15528D"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18"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19" w:author="Andrea Schreier" w:date="2023-10-20T10:30:00Z" w:initials="AS">
    <w:p w14:paraId="4E0DD802" w14:textId="77777777" w:rsidR="002B3F0A" w:rsidRDefault="002B3F0A" w:rsidP="00E46D1C">
      <w:pPr>
        <w:jc w:val="left"/>
      </w:pPr>
      <w:r>
        <w:rPr>
          <w:rStyle w:val="CommentReference"/>
        </w:rPr>
        <w:annotationRef/>
      </w:r>
      <w:r>
        <w:rPr>
          <w:color w:val="000000"/>
        </w:rPr>
        <w:t>I think it goes better in that paragraph addressing limitations of using other Osmerid genomes so I moved it down.</w:t>
      </w:r>
    </w:p>
  </w:comment>
  <w:comment w:id="21"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22"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23" w:author="Andrea Schreier" w:date="2023-10-20T10:31:00Z" w:initials="AS">
    <w:p w14:paraId="05B60EAD" w14:textId="77777777" w:rsidR="007C4EF3" w:rsidRDefault="002B3F0A" w:rsidP="0016562D">
      <w:pPr>
        <w:jc w:val="left"/>
      </w:pPr>
      <w:r>
        <w:rPr>
          <w:rStyle w:val="CommentReference"/>
        </w:rPr>
        <w:annotationRef/>
      </w:r>
      <w:r w:rsidR="007C4EF3">
        <w:t>Shannon K’s papers followed a very strict formula that Brad Shaffer had developed for use in all the CCGP genomes that would be published in J of Heredity.  For a non-CCGP paper, that format doesn’t need to be followed. Honestly, I think this text is stronger than the text in the last paragraph of your discussion and you might consider replacing the similar text in that last paragraph with this.</w:t>
      </w:r>
    </w:p>
  </w:comment>
  <w:comment w:id="28" w:author="Shannon Erica Kendal Joslin" w:date="2023-09-17T15:30:00Z" w:initials="SEKJ">
    <w:p w14:paraId="0E0D290E" w14:textId="1E4C16B8"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29" w:author="Andrea Schreier" w:date="2023-10-20T10:51:00Z" w:initials="AS">
    <w:p w14:paraId="02934412" w14:textId="77777777" w:rsidR="00391426" w:rsidRDefault="00FA6376" w:rsidP="002D6AAB">
      <w:pPr>
        <w:jc w:val="left"/>
      </w:pPr>
      <w:r>
        <w:rPr>
          <w:rStyle w:val="CommentReference"/>
        </w:rPr>
        <w:annotationRef/>
      </w:r>
      <w:r w:rsidR="00391426">
        <w:t>Yep, you don’t need to include anything you didn’t end up using to generate results.</w:t>
      </w:r>
    </w:p>
  </w:comment>
  <w:comment w:id="32" w:author="Andrea Schreier" w:date="2023-10-20T10:54:00Z" w:initials="AS">
    <w:p w14:paraId="2D91DF2B" w14:textId="77777777" w:rsidR="00FA6376" w:rsidRDefault="00FA6376" w:rsidP="002F024B">
      <w:pPr>
        <w:jc w:val="left"/>
      </w:pPr>
      <w:r>
        <w:rPr>
          <w:rStyle w:val="CommentReference"/>
        </w:rPr>
        <w:annotationRef/>
      </w:r>
      <w:r>
        <w:rPr>
          <w:color w:val="000000"/>
        </w:rPr>
        <w:t>Is it weird that the 10X barcode is added before shearing? Doesn’t that mean that some sheared reads may not have the barcode linking it back to the parent molecule?</w:t>
      </w:r>
    </w:p>
  </w:comment>
  <w:comment w:id="35" w:author="Andrea Schreier" w:date="2023-10-20T11:00:00Z" w:initials="AS">
    <w:p w14:paraId="0D0783BE" w14:textId="77777777" w:rsidR="0006126E" w:rsidRDefault="0006126E" w:rsidP="00E9208C">
      <w:pPr>
        <w:jc w:val="left"/>
      </w:pPr>
      <w:r>
        <w:rPr>
          <w:rStyle w:val="CommentReference"/>
        </w:rPr>
        <w:annotationRef/>
      </w:r>
      <w:r>
        <w:rPr>
          <w:color w:val="000000"/>
        </w:rPr>
        <w:t>What about the female? You had HiFi reads for both a male and female, right?</w:t>
      </w:r>
    </w:p>
  </w:comment>
  <w:comment w:id="60"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61" w:author="Shannon Erica Kendal Joslin" w:date="2023-10-13T10:12:00Z" w:initials="SEKJ">
    <w:p w14:paraId="7BFEF3E8" w14:textId="617FF65C" w:rsidR="002B5B6D" w:rsidRDefault="002B5B6D">
      <w:pPr>
        <w:pStyle w:val="CommentText"/>
      </w:pPr>
      <w:r>
        <w:rPr>
          <w:rStyle w:val="CommentReference"/>
        </w:rPr>
        <w:annotationRef/>
      </w:r>
      <w:r>
        <w:t>Oh amazing!! she definitely uses it! Before I left Mandi and I discussed being a co-author on it. Am I still included?</w:t>
      </w:r>
    </w:p>
  </w:comment>
  <w:comment w:id="62" w:author="Andrea Schreier" w:date="2023-10-20T13:52:00Z" w:initials="AS">
    <w:p w14:paraId="1C28499D" w14:textId="77777777" w:rsidR="00CC5FE7" w:rsidRDefault="007C4EF3" w:rsidP="006751EE">
      <w:pPr>
        <w:jc w:val="left"/>
      </w:pPr>
      <w:r>
        <w:rPr>
          <w:rStyle w:val="CommentReference"/>
        </w:rPr>
        <w:annotationRef/>
      </w:r>
      <w:r w:rsidR="00CC5FE7">
        <w:t>Hmm. I don’t recall you being included as a co-author on that one. But you are on the Campbell et al. 2022 paper, right?</w:t>
      </w:r>
    </w:p>
  </w:comment>
  <w:comment w:id="64" w:author="Andrea Schreier" w:date="2023-09-06T14:45:00Z" w:initials="AS">
    <w:p w14:paraId="102E34CF" w14:textId="2E353DEE"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65" w:author="Shannon Erica Kendal Joslin" w:date="2023-10-13T10:19:00Z" w:initials="SEKJ">
    <w:p w14:paraId="2CFB0758" w14:textId="5D7C3301" w:rsidR="00D6042A" w:rsidRDefault="00D6042A">
      <w:pPr>
        <w:pStyle w:val="CommentText"/>
      </w:pPr>
      <w:r>
        <w:rPr>
          <w:rStyle w:val="CommentReference"/>
        </w:rPr>
        <w:annotationRef/>
      </w:r>
      <w:r>
        <w:t>I will check!</w:t>
      </w:r>
      <w:r w:rsidR="00DB729A">
        <w:t xml:space="preserve"> (and modify in the final stages since Zotero imports as one lump or references)</w:t>
      </w:r>
    </w:p>
  </w:comment>
  <w:comment w:id="67"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68"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69" w:author="Andrea Schreier" w:date="2023-10-20T14:03:00Z" w:initials="AS">
    <w:p w14:paraId="2E2236EA" w14:textId="77777777" w:rsidR="00CC5FE7" w:rsidRDefault="00CC5FE7" w:rsidP="004B457D">
      <w:pPr>
        <w:jc w:val="left"/>
      </w:pPr>
      <w:r>
        <w:rPr>
          <w:rStyle w:val="CommentReference"/>
        </w:rPr>
        <w:annotationRef/>
      </w:r>
      <w:r>
        <w:rPr>
          <w:color w:val="000000"/>
        </w:rPr>
        <w:t>I don’t think you necessarily need an answer, you could just stick a sentence in the discussion noting this interesting finding. Or you can just leave it and see if a reviewer asks for an explanation. :)</w:t>
      </w:r>
    </w:p>
  </w:comment>
  <w:comment w:id="71" w:author="Shannon Erica Kendal Joslin" w:date="2023-10-13T10:23:00Z" w:initials="SEKJ">
    <w:p w14:paraId="342F0419" w14:textId="3BD6B7FE" w:rsidR="00210561" w:rsidRDefault="00210561">
      <w:pPr>
        <w:pStyle w:val="CommentText"/>
      </w:pPr>
      <w:r>
        <w:rPr>
          <w:rStyle w:val="CommentReference"/>
        </w:rPr>
        <w:annotationRef/>
      </w:r>
      <w:r>
        <w:t>Should I delete these last two lines since I don’t use them for my dissertation?</w:t>
      </w:r>
    </w:p>
  </w:comment>
  <w:comment w:id="70" w:author="Andrea Schreier" w:date="2023-10-20T14:04:00Z" w:initials="AS">
    <w:p w14:paraId="309DCDAC" w14:textId="77777777" w:rsidR="00CC5FE7" w:rsidRDefault="00CC5FE7" w:rsidP="00C90BBD">
      <w:pPr>
        <w:jc w:val="left"/>
      </w:pPr>
      <w:r>
        <w:rPr>
          <w:rStyle w:val="CommentReference"/>
        </w:rPr>
        <w:annotationRef/>
      </w:r>
      <w:r>
        <w:rPr>
          <w:color w:val="000000"/>
        </w:rPr>
        <w:t>Yeah, if the results of these aren’t discussed in your chapter, go ahead and delete.</w:t>
      </w:r>
    </w:p>
  </w:comment>
  <w:comment w:id="72" w:author="Andrea Schreier" w:date="2023-09-06T13:37:00Z" w:initials="AS">
    <w:p w14:paraId="577BD998" w14:textId="7EBE1155" w:rsidR="008F7FE6" w:rsidRDefault="008F7FE6" w:rsidP="0059466C">
      <w:pPr>
        <w:jc w:val="left"/>
      </w:pPr>
      <w:r>
        <w:rPr>
          <w:rStyle w:val="CommentReference"/>
        </w:rPr>
        <w:annotationRef/>
      </w:r>
      <w:r>
        <w:rPr>
          <w:color w:val="000000"/>
        </w:rPr>
        <w:t xml:space="preserve">I think this table is </w:t>
      </w:r>
      <w:proofErr w:type="gramStart"/>
      <w:r>
        <w:rPr>
          <w:color w:val="000000"/>
        </w:rPr>
        <w:t>really cool</w:t>
      </w:r>
      <w:proofErr w:type="gramEnd"/>
      <w:r>
        <w:rPr>
          <w:color w:val="000000"/>
        </w:rPr>
        <w:t xml:space="preserve"> because it highlights how dramatically the assembly improves with the addition of data from a different platform!</w:t>
      </w:r>
    </w:p>
  </w:comment>
  <w:comment w:id="73"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 w:id="74" w:author="Andrea Schreier" w:date="2023-10-20T14:05:00Z" w:initials="AS">
    <w:p w14:paraId="6B72AB25" w14:textId="77777777" w:rsidR="00CC5FE7" w:rsidRDefault="00CC5FE7" w:rsidP="006E3A16">
      <w:pPr>
        <w:jc w:val="left"/>
      </w:pPr>
      <w:r>
        <w:rPr>
          <w:rStyle w:val="CommentReference"/>
        </w:rPr>
        <w:annotationRef/>
      </w:r>
      <w:r>
        <w:rPr>
          <w:color w:val="000000"/>
        </w:rPr>
        <w:t>Since there is only a single row to this table, the data here should probably just be integrated into the text.</w:t>
      </w:r>
    </w:p>
  </w:comment>
  <w:comment w:id="75" w:author="Andrea Schreier" w:date="2023-10-20T14:08:00Z" w:initials="AS">
    <w:p w14:paraId="4C3928FE" w14:textId="77777777" w:rsidR="00CC5FE7" w:rsidRDefault="00CC5FE7" w:rsidP="00FB7D33">
      <w:pPr>
        <w:jc w:val="left"/>
      </w:pPr>
      <w:r>
        <w:rPr>
          <w:rStyle w:val="CommentReference"/>
        </w:rPr>
        <w:annotationRef/>
      </w:r>
      <w:r>
        <w:rPr>
          <w:color w:val="000000"/>
        </w:rPr>
        <w:t>Since this is first cited in your Introduction and Background section, it should be found between it and your first chapter. Or if you get rid of that section, you can renumber the rest of your figures.</w:t>
      </w:r>
    </w:p>
  </w:comment>
  <w:comment w:id="76" w:author="Andrea Schreier" w:date="2023-10-20T14:14:00Z" w:initials="AS">
    <w:p w14:paraId="3EDAE25E" w14:textId="77777777" w:rsidR="00DC43BA" w:rsidRDefault="00DC43BA" w:rsidP="005E2FC1">
      <w:pPr>
        <w:jc w:val="left"/>
      </w:pPr>
      <w:r>
        <w:rPr>
          <w:rStyle w:val="CommentReference"/>
        </w:rPr>
        <w:annotationRef/>
      </w:r>
      <w:r>
        <w:rPr>
          <w:color w:val="000000"/>
        </w:rPr>
        <w:t>Instead of making a0 = 0, does it make more sense to just not include a0 in the figures at all? Because a0 doesn’t really start at zero, which is how it looks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FAA023" w15:done="0"/>
  <w15:commentEx w15:paraId="6EF6E281" w15:done="0"/>
  <w15:commentEx w15:paraId="6A8D2B88" w15:paraIdParent="6EF6E281" w15:done="0"/>
  <w15:commentEx w15:paraId="4E0DD802" w15:paraIdParent="6EF6E281" w15:done="0"/>
  <w15:commentEx w15:paraId="0587E0E2" w15:done="0"/>
  <w15:commentEx w15:paraId="75E609D8" w15:paraIdParent="0587E0E2" w15:done="0"/>
  <w15:commentEx w15:paraId="05B60EAD" w15:paraIdParent="0587E0E2" w15:done="0"/>
  <w15:commentEx w15:paraId="0E0D290E" w15:done="0"/>
  <w15:commentEx w15:paraId="02934412" w15:paraIdParent="0E0D290E" w15:done="0"/>
  <w15:commentEx w15:paraId="2D91DF2B" w15:done="0"/>
  <w15:commentEx w15:paraId="0D0783BE" w15:done="0"/>
  <w15:commentEx w15:paraId="3DA5541B" w15:done="0"/>
  <w15:commentEx w15:paraId="7BFEF3E8" w15:paraIdParent="3DA5541B" w15:done="0"/>
  <w15:commentEx w15:paraId="1C28499D" w15:paraIdParent="3DA5541B" w15:done="0"/>
  <w15:commentEx w15:paraId="102E34CF" w15:done="0"/>
  <w15:commentEx w15:paraId="2CFB0758" w15:paraIdParent="102E34CF" w15:done="0"/>
  <w15:commentEx w15:paraId="1BF1E970" w15:done="0"/>
  <w15:commentEx w15:paraId="7E2A989F" w15:paraIdParent="1BF1E970" w15:done="0"/>
  <w15:commentEx w15:paraId="2E2236EA" w15:paraIdParent="1BF1E970" w15:done="0"/>
  <w15:commentEx w15:paraId="342F0419" w15:done="0"/>
  <w15:commentEx w15:paraId="309DCDAC" w15:paraIdParent="342F0419" w15:done="0"/>
  <w15:commentEx w15:paraId="577BD998" w15:done="0"/>
  <w15:commentEx w15:paraId="06CD4F7E" w15:paraIdParent="577BD998" w15:done="0"/>
  <w15:commentEx w15:paraId="6B72AB25" w15:done="0"/>
  <w15:commentEx w15:paraId="4C3928FE" w15:done="0"/>
  <w15:commentEx w15:paraId="3EDAE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414111" w16cex:dateUtc="2023-10-20T17:26:00Z"/>
  <w16cex:commentExtensible w16cex:durableId="28A2D82B" w16cex:dateUtc="2023-09-06T17:51:00Z"/>
  <w16cex:commentExtensible w16cex:durableId="28D37D5B" w16cex:dateUtc="2023-10-12T23:24:00Z"/>
  <w16cex:commentExtensible w16cex:durableId="15A3C4E1" w16cex:dateUtc="2023-10-20T17:30:00Z"/>
  <w16cex:commentExtensible w16cex:durableId="28A2D8A3" w16cex:dateUtc="2023-09-06T17:53:00Z"/>
  <w16cex:commentExtensible w16cex:durableId="28D37FD5" w16cex:dateUtc="2023-10-12T23:35:00Z"/>
  <w16cex:commentExtensible w16cex:durableId="4C0BFAF0" w16cex:dateUtc="2023-10-20T17:31:00Z"/>
  <w16cex:commentExtensible w16cex:durableId="28B19A20" w16cex:dateUtc="2023-09-17T22:30:00Z"/>
  <w16cex:commentExtensible w16cex:durableId="1C0D3217" w16cex:dateUtc="2023-10-20T17:51:00Z"/>
  <w16cex:commentExtensible w16cex:durableId="2A5875F1" w16cex:dateUtc="2023-10-20T17:54:00Z"/>
  <w16cex:commentExtensible w16cex:durableId="268D9F79" w16cex:dateUtc="2023-10-20T18:00:00Z"/>
  <w16cex:commentExtensible w16cex:durableId="28A2FD39" w16cex:dateUtc="2023-09-06T20:29:00Z"/>
  <w16cex:commentExtensible w16cex:durableId="28D39696" w16cex:dateUtc="2023-10-13T01:12:00Z"/>
  <w16cex:commentExtensible w16cex:durableId="2AD32D78" w16cex:dateUtc="2023-10-20T20:52:00Z"/>
  <w16cex:commentExtensible w16cex:durableId="28A30F17" w16cex:dateUtc="2023-09-06T21:45:00Z"/>
  <w16cex:commentExtensible w16cex:durableId="28D39848" w16cex:dateUtc="2023-10-13T01:19:00Z"/>
  <w16cex:commentExtensible w16cex:durableId="28A2FE59" w16cex:dateUtc="2023-09-06T20:34:00Z"/>
  <w16cex:commentExtensible w16cex:durableId="28D3994F" w16cex:dateUtc="2023-10-13T01:24:00Z"/>
  <w16cex:commentExtensible w16cex:durableId="530E7643" w16cex:dateUtc="2023-10-20T21:03:00Z"/>
  <w16cex:commentExtensible w16cex:durableId="28D39936" w16cex:dateUtc="2023-10-13T01:23:00Z"/>
  <w16cex:commentExtensible w16cex:durableId="307534B7" w16cex:dateUtc="2023-10-20T21:04:00Z"/>
  <w16cex:commentExtensible w16cex:durableId="28A2FF28" w16cex:dateUtc="2023-09-06T20:37:00Z"/>
  <w16cex:commentExtensible w16cex:durableId="28D399A1" w16cex:dateUtc="2023-10-13T01:25:00Z"/>
  <w16cex:commentExtensible w16cex:durableId="69B86542" w16cex:dateUtc="2023-10-20T21:05:00Z"/>
  <w16cex:commentExtensible w16cex:durableId="5A327C8B" w16cex:dateUtc="2023-10-20T21:08:00Z"/>
  <w16cex:commentExtensible w16cex:durableId="38340370" w16cex:dateUtc="2023-10-20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FAA023" w16cid:durableId="79414111"/>
  <w16cid:commentId w16cid:paraId="6EF6E281" w16cid:durableId="28A2D82B"/>
  <w16cid:commentId w16cid:paraId="6A8D2B88" w16cid:durableId="28D37D5B"/>
  <w16cid:commentId w16cid:paraId="4E0DD802" w16cid:durableId="15A3C4E1"/>
  <w16cid:commentId w16cid:paraId="0587E0E2" w16cid:durableId="28A2D8A3"/>
  <w16cid:commentId w16cid:paraId="75E609D8" w16cid:durableId="28D37FD5"/>
  <w16cid:commentId w16cid:paraId="05B60EAD" w16cid:durableId="4C0BFAF0"/>
  <w16cid:commentId w16cid:paraId="0E0D290E" w16cid:durableId="28B19A20"/>
  <w16cid:commentId w16cid:paraId="02934412" w16cid:durableId="1C0D3217"/>
  <w16cid:commentId w16cid:paraId="2D91DF2B" w16cid:durableId="2A5875F1"/>
  <w16cid:commentId w16cid:paraId="0D0783BE" w16cid:durableId="268D9F79"/>
  <w16cid:commentId w16cid:paraId="3DA5541B" w16cid:durableId="28A2FD39"/>
  <w16cid:commentId w16cid:paraId="7BFEF3E8" w16cid:durableId="28D39696"/>
  <w16cid:commentId w16cid:paraId="1C28499D" w16cid:durableId="2AD32D78"/>
  <w16cid:commentId w16cid:paraId="102E34CF" w16cid:durableId="28A30F17"/>
  <w16cid:commentId w16cid:paraId="2CFB0758" w16cid:durableId="28D39848"/>
  <w16cid:commentId w16cid:paraId="1BF1E970" w16cid:durableId="28A2FE59"/>
  <w16cid:commentId w16cid:paraId="7E2A989F" w16cid:durableId="28D3994F"/>
  <w16cid:commentId w16cid:paraId="2E2236EA" w16cid:durableId="530E7643"/>
  <w16cid:commentId w16cid:paraId="342F0419" w16cid:durableId="28D39936"/>
  <w16cid:commentId w16cid:paraId="309DCDAC" w16cid:durableId="307534B7"/>
  <w16cid:commentId w16cid:paraId="577BD998" w16cid:durableId="28A2FF28"/>
  <w16cid:commentId w16cid:paraId="06CD4F7E" w16cid:durableId="28D399A1"/>
  <w16cid:commentId w16cid:paraId="6B72AB25" w16cid:durableId="69B86542"/>
  <w16cid:commentId w16cid:paraId="4C3928FE" w16cid:durableId="5A327C8B"/>
  <w16cid:commentId w16cid:paraId="3EDAE25E" w16cid:durableId="38340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21E56" w14:textId="77777777" w:rsidR="000E0436" w:rsidRDefault="000E0436" w:rsidP="000E70AC">
      <w:pPr>
        <w:spacing w:after="0" w:line="240" w:lineRule="auto"/>
      </w:pPr>
      <w:r>
        <w:separator/>
      </w:r>
    </w:p>
  </w:endnote>
  <w:endnote w:type="continuationSeparator" w:id="0">
    <w:p w14:paraId="7D811DB0" w14:textId="77777777" w:rsidR="000E0436" w:rsidRDefault="000E0436"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1BEAA" w14:textId="77777777" w:rsidR="000E0436" w:rsidRDefault="000E0436" w:rsidP="000E70AC">
      <w:pPr>
        <w:spacing w:after="0" w:line="240" w:lineRule="auto"/>
      </w:pPr>
      <w:r>
        <w:separator/>
      </w:r>
    </w:p>
  </w:footnote>
  <w:footnote w:type="continuationSeparator" w:id="0">
    <w:p w14:paraId="402E6D66" w14:textId="77777777" w:rsidR="000E0436" w:rsidRDefault="000E0436"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12DD3"/>
    <w:rsid w:val="00020C5F"/>
    <w:rsid w:val="00024DBD"/>
    <w:rsid w:val="00025764"/>
    <w:rsid w:val="0002656D"/>
    <w:rsid w:val="000363E0"/>
    <w:rsid w:val="00043B95"/>
    <w:rsid w:val="00047A5C"/>
    <w:rsid w:val="000505E5"/>
    <w:rsid w:val="00051847"/>
    <w:rsid w:val="0006021F"/>
    <w:rsid w:val="0006126E"/>
    <w:rsid w:val="00081378"/>
    <w:rsid w:val="00083919"/>
    <w:rsid w:val="00096E1C"/>
    <w:rsid w:val="000A3BC9"/>
    <w:rsid w:val="000C28F8"/>
    <w:rsid w:val="000C33D6"/>
    <w:rsid w:val="000C6B61"/>
    <w:rsid w:val="000D219A"/>
    <w:rsid w:val="000D523C"/>
    <w:rsid w:val="000E0436"/>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1EB"/>
    <w:rsid w:val="001C7F9E"/>
    <w:rsid w:val="001D0E5C"/>
    <w:rsid w:val="001D762E"/>
    <w:rsid w:val="002022BE"/>
    <w:rsid w:val="00202A99"/>
    <w:rsid w:val="00203E7F"/>
    <w:rsid w:val="00210561"/>
    <w:rsid w:val="00217A92"/>
    <w:rsid w:val="00222108"/>
    <w:rsid w:val="0022315B"/>
    <w:rsid w:val="00224AC0"/>
    <w:rsid w:val="002335A7"/>
    <w:rsid w:val="00234E5D"/>
    <w:rsid w:val="00235867"/>
    <w:rsid w:val="00240056"/>
    <w:rsid w:val="00240654"/>
    <w:rsid w:val="002518FE"/>
    <w:rsid w:val="00255222"/>
    <w:rsid w:val="00274531"/>
    <w:rsid w:val="002761DB"/>
    <w:rsid w:val="0028698C"/>
    <w:rsid w:val="00287783"/>
    <w:rsid w:val="00291495"/>
    <w:rsid w:val="002932AB"/>
    <w:rsid w:val="00293A58"/>
    <w:rsid w:val="002A4536"/>
    <w:rsid w:val="002B09C4"/>
    <w:rsid w:val="002B1744"/>
    <w:rsid w:val="002B300E"/>
    <w:rsid w:val="002B3395"/>
    <w:rsid w:val="002B3F0A"/>
    <w:rsid w:val="002B588C"/>
    <w:rsid w:val="002B5B6D"/>
    <w:rsid w:val="002C1A78"/>
    <w:rsid w:val="002C2F3F"/>
    <w:rsid w:val="002C4466"/>
    <w:rsid w:val="002C69E3"/>
    <w:rsid w:val="002D46AC"/>
    <w:rsid w:val="002E2FF8"/>
    <w:rsid w:val="002F52A4"/>
    <w:rsid w:val="0030098D"/>
    <w:rsid w:val="003037E2"/>
    <w:rsid w:val="00307E56"/>
    <w:rsid w:val="00314053"/>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426"/>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E787F"/>
    <w:rsid w:val="003F11BA"/>
    <w:rsid w:val="003F1E60"/>
    <w:rsid w:val="003F2C82"/>
    <w:rsid w:val="003F5039"/>
    <w:rsid w:val="003F60A5"/>
    <w:rsid w:val="003F7F9E"/>
    <w:rsid w:val="00403E27"/>
    <w:rsid w:val="00415561"/>
    <w:rsid w:val="0041703B"/>
    <w:rsid w:val="00422362"/>
    <w:rsid w:val="00422626"/>
    <w:rsid w:val="00425ACB"/>
    <w:rsid w:val="00430654"/>
    <w:rsid w:val="004377C9"/>
    <w:rsid w:val="00442135"/>
    <w:rsid w:val="00446DCD"/>
    <w:rsid w:val="00450007"/>
    <w:rsid w:val="00450C5F"/>
    <w:rsid w:val="004610EA"/>
    <w:rsid w:val="004673B7"/>
    <w:rsid w:val="00470F64"/>
    <w:rsid w:val="0047491E"/>
    <w:rsid w:val="00480C67"/>
    <w:rsid w:val="004A3452"/>
    <w:rsid w:val="004B332D"/>
    <w:rsid w:val="004B5697"/>
    <w:rsid w:val="004B6F68"/>
    <w:rsid w:val="004C3847"/>
    <w:rsid w:val="004C5956"/>
    <w:rsid w:val="004E08BF"/>
    <w:rsid w:val="004E2817"/>
    <w:rsid w:val="004E4858"/>
    <w:rsid w:val="00502EF8"/>
    <w:rsid w:val="00516333"/>
    <w:rsid w:val="00522930"/>
    <w:rsid w:val="00530CC3"/>
    <w:rsid w:val="005404B5"/>
    <w:rsid w:val="0054325B"/>
    <w:rsid w:val="005549A1"/>
    <w:rsid w:val="005611E7"/>
    <w:rsid w:val="00570BB9"/>
    <w:rsid w:val="00577B48"/>
    <w:rsid w:val="00585FF9"/>
    <w:rsid w:val="00586A77"/>
    <w:rsid w:val="005877E5"/>
    <w:rsid w:val="005910F3"/>
    <w:rsid w:val="00594BE3"/>
    <w:rsid w:val="005A06FF"/>
    <w:rsid w:val="005A4907"/>
    <w:rsid w:val="005A697F"/>
    <w:rsid w:val="005B1B8B"/>
    <w:rsid w:val="005B2580"/>
    <w:rsid w:val="005B263C"/>
    <w:rsid w:val="005B6C5A"/>
    <w:rsid w:val="005B7C48"/>
    <w:rsid w:val="005B7C80"/>
    <w:rsid w:val="005C1F2A"/>
    <w:rsid w:val="005C7F13"/>
    <w:rsid w:val="005D14A7"/>
    <w:rsid w:val="005D23B9"/>
    <w:rsid w:val="005D60CF"/>
    <w:rsid w:val="005E0D4F"/>
    <w:rsid w:val="005E1B57"/>
    <w:rsid w:val="005E5B37"/>
    <w:rsid w:val="005F6881"/>
    <w:rsid w:val="006030AE"/>
    <w:rsid w:val="006161D8"/>
    <w:rsid w:val="00626F94"/>
    <w:rsid w:val="00634ADB"/>
    <w:rsid w:val="00635F3E"/>
    <w:rsid w:val="00636378"/>
    <w:rsid w:val="006372E7"/>
    <w:rsid w:val="00644092"/>
    <w:rsid w:val="00645DED"/>
    <w:rsid w:val="00645DF5"/>
    <w:rsid w:val="00650EFD"/>
    <w:rsid w:val="006514C3"/>
    <w:rsid w:val="00654E57"/>
    <w:rsid w:val="00685FD6"/>
    <w:rsid w:val="00691174"/>
    <w:rsid w:val="00695F15"/>
    <w:rsid w:val="006B1424"/>
    <w:rsid w:val="006B228C"/>
    <w:rsid w:val="006B3940"/>
    <w:rsid w:val="006B6CB5"/>
    <w:rsid w:val="006C1DD5"/>
    <w:rsid w:val="006C3F3E"/>
    <w:rsid w:val="006C41A6"/>
    <w:rsid w:val="006C6899"/>
    <w:rsid w:val="006D49C9"/>
    <w:rsid w:val="006D6AE1"/>
    <w:rsid w:val="006E58E9"/>
    <w:rsid w:val="006F17F9"/>
    <w:rsid w:val="006F591B"/>
    <w:rsid w:val="0072365C"/>
    <w:rsid w:val="00731F54"/>
    <w:rsid w:val="00735E71"/>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1A46"/>
    <w:rsid w:val="007A3A71"/>
    <w:rsid w:val="007B71D3"/>
    <w:rsid w:val="007B7A16"/>
    <w:rsid w:val="007C4EF3"/>
    <w:rsid w:val="007D1AB2"/>
    <w:rsid w:val="007D782C"/>
    <w:rsid w:val="007E4662"/>
    <w:rsid w:val="007E4664"/>
    <w:rsid w:val="007E7567"/>
    <w:rsid w:val="007F6E3A"/>
    <w:rsid w:val="008052F1"/>
    <w:rsid w:val="0081083C"/>
    <w:rsid w:val="00811A72"/>
    <w:rsid w:val="008142CF"/>
    <w:rsid w:val="008155C0"/>
    <w:rsid w:val="00830624"/>
    <w:rsid w:val="00831695"/>
    <w:rsid w:val="008450A4"/>
    <w:rsid w:val="00854A8F"/>
    <w:rsid w:val="008641A8"/>
    <w:rsid w:val="0086536E"/>
    <w:rsid w:val="0087338E"/>
    <w:rsid w:val="008739C3"/>
    <w:rsid w:val="00873C0E"/>
    <w:rsid w:val="00874AFC"/>
    <w:rsid w:val="008914E8"/>
    <w:rsid w:val="00895DB8"/>
    <w:rsid w:val="008A1BAC"/>
    <w:rsid w:val="008A4FCB"/>
    <w:rsid w:val="008B5535"/>
    <w:rsid w:val="008B584D"/>
    <w:rsid w:val="008C1FB2"/>
    <w:rsid w:val="008C50E8"/>
    <w:rsid w:val="008D4E9D"/>
    <w:rsid w:val="008F288C"/>
    <w:rsid w:val="008F2EB8"/>
    <w:rsid w:val="008F60D9"/>
    <w:rsid w:val="008F7FE6"/>
    <w:rsid w:val="00912247"/>
    <w:rsid w:val="009261E6"/>
    <w:rsid w:val="00951A5F"/>
    <w:rsid w:val="00952944"/>
    <w:rsid w:val="009804EB"/>
    <w:rsid w:val="00996BA9"/>
    <w:rsid w:val="009B191E"/>
    <w:rsid w:val="009C0C92"/>
    <w:rsid w:val="009C7280"/>
    <w:rsid w:val="009D6B98"/>
    <w:rsid w:val="009E004D"/>
    <w:rsid w:val="009F1F22"/>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1255"/>
    <w:rsid w:val="00B33A9A"/>
    <w:rsid w:val="00B373FD"/>
    <w:rsid w:val="00B4490E"/>
    <w:rsid w:val="00B50827"/>
    <w:rsid w:val="00B53598"/>
    <w:rsid w:val="00B67D9A"/>
    <w:rsid w:val="00B706E8"/>
    <w:rsid w:val="00B70749"/>
    <w:rsid w:val="00B72666"/>
    <w:rsid w:val="00B83657"/>
    <w:rsid w:val="00B873B0"/>
    <w:rsid w:val="00B956C7"/>
    <w:rsid w:val="00BA2D88"/>
    <w:rsid w:val="00BA30E2"/>
    <w:rsid w:val="00BA4BFE"/>
    <w:rsid w:val="00BB20EE"/>
    <w:rsid w:val="00BC0AB6"/>
    <w:rsid w:val="00BC5BBD"/>
    <w:rsid w:val="00BD07C1"/>
    <w:rsid w:val="00BD17D8"/>
    <w:rsid w:val="00BE0EE0"/>
    <w:rsid w:val="00BF4CB9"/>
    <w:rsid w:val="00C06DF8"/>
    <w:rsid w:val="00C114D2"/>
    <w:rsid w:val="00C1267C"/>
    <w:rsid w:val="00C16CDC"/>
    <w:rsid w:val="00C23BA8"/>
    <w:rsid w:val="00C26B5B"/>
    <w:rsid w:val="00C355ED"/>
    <w:rsid w:val="00C43838"/>
    <w:rsid w:val="00C454CF"/>
    <w:rsid w:val="00C45B58"/>
    <w:rsid w:val="00C6769A"/>
    <w:rsid w:val="00C677B9"/>
    <w:rsid w:val="00C74898"/>
    <w:rsid w:val="00C81542"/>
    <w:rsid w:val="00C8509D"/>
    <w:rsid w:val="00C8614F"/>
    <w:rsid w:val="00CA16C1"/>
    <w:rsid w:val="00CB7716"/>
    <w:rsid w:val="00CC49C4"/>
    <w:rsid w:val="00CC5091"/>
    <w:rsid w:val="00CC5FE7"/>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6D5C"/>
    <w:rsid w:val="00D57765"/>
    <w:rsid w:val="00D6042A"/>
    <w:rsid w:val="00D6254C"/>
    <w:rsid w:val="00D83822"/>
    <w:rsid w:val="00D86949"/>
    <w:rsid w:val="00DA607C"/>
    <w:rsid w:val="00DB6C76"/>
    <w:rsid w:val="00DB729A"/>
    <w:rsid w:val="00DC43BA"/>
    <w:rsid w:val="00DD3036"/>
    <w:rsid w:val="00DD61FF"/>
    <w:rsid w:val="00DD6826"/>
    <w:rsid w:val="00DE414D"/>
    <w:rsid w:val="00DE4254"/>
    <w:rsid w:val="00DF2390"/>
    <w:rsid w:val="00DF3C75"/>
    <w:rsid w:val="00DF51FF"/>
    <w:rsid w:val="00DF5B36"/>
    <w:rsid w:val="00E054DD"/>
    <w:rsid w:val="00E176B5"/>
    <w:rsid w:val="00E2467E"/>
    <w:rsid w:val="00E25BE4"/>
    <w:rsid w:val="00E32253"/>
    <w:rsid w:val="00E34FDF"/>
    <w:rsid w:val="00E43F86"/>
    <w:rsid w:val="00E502F4"/>
    <w:rsid w:val="00E62D64"/>
    <w:rsid w:val="00E7195E"/>
    <w:rsid w:val="00E733FB"/>
    <w:rsid w:val="00E910EE"/>
    <w:rsid w:val="00E9111F"/>
    <w:rsid w:val="00E91A9E"/>
    <w:rsid w:val="00E95DEC"/>
    <w:rsid w:val="00EA074B"/>
    <w:rsid w:val="00EA1189"/>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642"/>
    <w:rsid w:val="00F43713"/>
    <w:rsid w:val="00F60237"/>
    <w:rsid w:val="00F63997"/>
    <w:rsid w:val="00F63C12"/>
    <w:rsid w:val="00F6769B"/>
    <w:rsid w:val="00F93580"/>
    <w:rsid w:val="00FA6376"/>
    <w:rsid w:val="00FB140D"/>
    <w:rsid w:val="00FC690B"/>
    <w:rsid w:val="00FD21E9"/>
    <w:rsid w:val="00FD79E2"/>
    <w:rsid w:val="00FE1854"/>
    <w:rsid w:val="00FE49ED"/>
    <w:rsid w:val="00FF32DE"/>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D03C4"/>
    <w:rsid w:val="000F72AA"/>
    <w:rsid w:val="001213B3"/>
    <w:rsid w:val="00430D84"/>
    <w:rsid w:val="00552D74"/>
    <w:rsid w:val="006073AC"/>
    <w:rsid w:val="00673B00"/>
    <w:rsid w:val="00706380"/>
    <w:rsid w:val="00706618"/>
    <w:rsid w:val="0077337A"/>
    <w:rsid w:val="007E2A0B"/>
    <w:rsid w:val="008A796A"/>
    <w:rsid w:val="008B0A28"/>
    <w:rsid w:val="008D1B12"/>
    <w:rsid w:val="008D6A26"/>
    <w:rsid w:val="008F3599"/>
    <w:rsid w:val="00984B74"/>
    <w:rsid w:val="00997279"/>
    <w:rsid w:val="009A1DE0"/>
    <w:rsid w:val="009C7F14"/>
    <w:rsid w:val="009E26FC"/>
    <w:rsid w:val="00A42FB7"/>
    <w:rsid w:val="00A50495"/>
    <w:rsid w:val="00A67037"/>
    <w:rsid w:val="00A81751"/>
    <w:rsid w:val="00AC042C"/>
    <w:rsid w:val="00B973B8"/>
    <w:rsid w:val="00BE196F"/>
    <w:rsid w:val="00C2550E"/>
    <w:rsid w:val="00C81DC4"/>
    <w:rsid w:val="00CE640F"/>
    <w:rsid w:val="00D071A3"/>
    <w:rsid w:val="00D173CF"/>
    <w:rsid w:val="00D26A0A"/>
    <w:rsid w:val="00DA1E64"/>
    <w:rsid w:val="00E776DC"/>
    <w:rsid w:val="00EB1DE3"/>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42</Pages>
  <Words>34138</Words>
  <Characters>194587</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8</cp:revision>
  <dcterms:created xsi:type="dcterms:W3CDTF">2023-11-02T09:46:00Z</dcterms:created>
  <dcterms:modified xsi:type="dcterms:W3CDTF">2023-11-04T13:30:00Z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id="8VtU1zsE"/&gt;&lt;style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