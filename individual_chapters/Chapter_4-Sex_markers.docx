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167165">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167165">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167165">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167165">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167165">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167165">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167165">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167165">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167165">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167165">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167165">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167165">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167165">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7CE28CFC"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2015)","noteIndex":0},"citationItems":[{"id":"7gRdk0WP/fZA7RtK7","uris":["http://www.mendeley.com/documents/?uuid=bf62f766-0bdc-4713-80eb-0c79ca8ca548"],"itemData":{"DOI":"10.1007/s11427-014-4797-9","ISSN":"16747305","abstract":"Aquaculture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(Mei &amp; Gui,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A."}],"issued":{"date-parts":[["2011"]]}}},{"id":"7gRdk0WP/AeKDgNJN","uris":["http://www.mendeley.com/documents/?uuid=15be4d65-07bf-4803-90e6-835556babe79"],"itemData":{"ISBN":"9781118342336","author":[{"dropping-particle":"","family":"Nelson","given":"Joseph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1998)","noteIndex":0},"citationItems":[{"id":"7gRdk0WP/U8j0DYA9","uris":["http://www.mendeley.com/documents/?uuid=195dc493-418d-4e6d-89aa-e5ebfed03d1f"],"itemData":{"DOI":"10.1007/s10695-006-7590-2","ISBN":"1069500675902","ISSN":"09201742","abstract":"We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fish","type":"article-journal","volume":"31"}},{"id":"7gRdk0WP/ZYarCgOk","uris":["http://www.mendeley.com/documents/?uuid=aa8e43cc-6d00-4ef8-a00c-76b26ae61859"],"itemData":{"DOI":"10.1007/978-3-0348-7781-7_9","abstract":"This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fish","type":"article-journal","volume":"55"}},{"id":"7gRdk0WP/JCvBPZc2","uris":["http://www.mendeley.com/documents/?uuid=31f7b719-a731-4e93-8b61-431457911517"],"itemData":{"DOI":"10.1002/dvdy.23927","ISSN":"10588388","abstract":"Although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(Baroiller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2005)","noteIndex":0},"citationItems":[{"id":"7gRdk0WP/WNdzGpuE","uris":["http://www.mendeley.com/documents/?uuid=8b73779d-f525-48e0-ba64-b1dbd7428d63"],"itemData":{"author":[{"dropping-particle":"","family":"Conover","given":"David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influences","type":"article-journal","volume":"208"}},{"id":"7gRdk0WP/FNLgf0T2","uris":["http://www.mendeley.com/documents/?uuid=ca7bd1e9-8e27-4fa2-9b33-fd6639fafc12"],"itemData":{"DOI":"10.1159/000223071","ISSN":"16615425","abstract":"Sex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(Devlin &amp; Nagahama,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1212E75"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BD47C9">
        <w:rPr>
          <w:rFonts w:asciiTheme="majorHAnsi" w:hAnsiTheme="majorHAnsi" w:cstheme="majorHAnsi"/>
          <w:bCs/>
          <w:iCs/>
        </w:rPr>
        <w:instrText xml:space="preserve"> ADDIN ZOTERO_ITEM CSL_CITATION {"citationID":"hi9xMhX1","properties":{"formattedCitation":"(Mart\\uc0\\u237{}nez et al., 2014)","plainCitation":"(Martínez et al., 2014)","noteIndex":0},"citationItems":[{"id":"7gRdk0WP/QCQ3Ql6S","uris":["http://www.mendeley.com/documents/?uuid=3af4d83b-2c36-4da1-8342-03a91ca7e55d"],"itemData":{"DOI":"10.3389/fgene.2014.00340","ISSN":"16648021","abstract":"Controlling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62DF5057"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{"citationID":"2SW9t8I5","properties":{"formattedCitation":"(Ali et al., 2016)","plainCitation":"(Ali et al., 2016)","noteIndex":0},"citationItems":[{"id":"7gRdk0WP/gf6gLr97","uris":["http://www.mendeley.com/documents/?uuid=108c1601-9e2f-4f7b-81a8-b381c49c5d30"],"itemData":{"DOI":"10.1534/genetics.115.183665","ISBN":"8013186628","ISSN":"19432631","PMID":"26715661","abstract":"Massively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05A92BD"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{"citationID":"BASK10z8","properties":{"formattedCitation":"(Korneliussen et al., 2014)","plainCitation":"(Korneliussen et al., 2014)","noteIndex":0},"citationItems":[{"id":"7gRdk0WP/dYRVftNg","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(Korneliussen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6F7C3B61" w14:textId="1D8875D8" w:rsidR="00A10CF6" w:rsidRDefault="002571B8" w:rsidP="00A10CF6">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using custom bash and </w:t>
      </w:r>
      <w:proofErr w:type="spellStart"/>
      <w:r w:rsidR="00A10CF6" w:rsidRPr="00120DAA">
        <w:rPr>
          <w:rFonts w:asciiTheme="majorHAnsi" w:hAnsiTheme="majorHAnsi" w:cstheme="majorHAnsi"/>
        </w:rPr>
        <w:t>perl</w:t>
      </w:r>
      <w:proofErr w:type="spellEnd"/>
      <w:r w:rsidR="00A10CF6" w:rsidRPr="00120DAA">
        <w:rPr>
          <w:rFonts w:asciiTheme="majorHAnsi" w:hAnsiTheme="majorHAnsi" w:cstheme="majorHAnsi"/>
        </w:rPr>
        <w:t xml:space="preserve"> scripts</w:t>
      </w:r>
      <w:r w:rsidR="00A10CF6">
        <w:rPr>
          <w:rFonts w:asciiTheme="majorHAnsi" w:hAnsiTheme="majorHAnsi" w:cstheme="majorHAnsi"/>
        </w:rPr>
        <w:t xml:space="preserve"> (</w:t>
      </w:r>
      <w:r w:rsidR="00CC0541">
        <w:rPr>
          <w:rFonts w:asciiTheme="majorHAnsi" w:hAnsiTheme="majorHAnsi" w:cstheme="majorHAnsi"/>
        </w:rPr>
        <w:t>TKTKT</w:t>
      </w:r>
      <w:r w:rsidR="00EA7D11">
        <w:rPr>
          <w:rFonts w:asciiTheme="majorHAnsi" w:hAnsiTheme="majorHAnsi" w:cstheme="majorHAnsi"/>
        </w:rPr>
        <w:t xml:space="preserve"> INSERT GITHUB LINK 2 SCRIPTS)</w:t>
      </w:r>
      <w:r w:rsidR="00A10CF6" w:rsidRPr="00120DAA">
        <w:rPr>
          <w:rFonts w:asciiTheme="majorHAnsi" w:hAnsiTheme="majorHAnsi" w:cstheme="majorHAnsi"/>
        </w:rPr>
        <w:t xml:space="preserve"> we discarded </w:t>
      </w:r>
      <w:r w:rsidR="00EA7D11">
        <w:rPr>
          <w:rFonts w:asciiTheme="majorHAnsi" w:hAnsiTheme="majorHAnsi" w:cstheme="majorHAnsi"/>
        </w:rPr>
        <w:t>loci</w:t>
      </w:r>
      <w:r w:rsidR="00A10CF6" w:rsidRPr="00120DAA">
        <w:rPr>
          <w:rFonts w:asciiTheme="majorHAnsi" w:hAnsiTheme="majorHAnsi" w:cstheme="majorHAnsi"/>
        </w:rPr>
        <w:t xml:space="preserve"> where </w:t>
      </w:r>
      <w:r w:rsidR="001D0313">
        <w:rPr>
          <w:rFonts w:asciiTheme="majorHAnsi" w:hAnsiTheme="majorHAnsi" w:cstheme="majorHAnsi"/>
        </w:rPr>
        <w:lastRenderedPageBreak/>
        <w:t>either</w:t>
      </w:r>
      <w:r w:rsidR="00C37757">
        <w:rPr>
          <w:rFonts w:asciiTheme="majorHAnsi" w:hAnsiTheme="majorHAnsi" w:cstheme="majorHAnsi"/>
        </w:rPr>
        <w:t xml:space="preserve"> </w:t>
      </w:r>
      <w:r w:rsidR="00A10CF6" w:rsidRPr="00120DAA">
        <w:rPr>
          <w:rFonts w:asciiTheme="majorHAnsi" w:hAnsiTheme="majorHAnsi" w:cstheme="majorHAnsi"/>
        </w:rPr>
        <w:t xml:space="preserve">female </w:t>
      </w:r>
      <w:r w:rsidR="004760F5">
        <w:rPr>
          <w:rFonts w:asciiTheme="majorHAnsi" w:hAnsiTheme="majorHAnsi" w:cstheme="majorHAnsi"/>
        </w:rPr>
        <w:t>or</w:t>
      </w:r>
      <w:r w:rsidR="006C58C6">
        <w:rPr>
          <w:rFonts w:asciiTheme="majorHAnsi" w:hAnsiTheme="majorHAnsi" w:cstheme="majorHAnsi"/>
        </w:rPr>
        <w:t xml:space="preserve"> male reads</w:t>
      </w:r>
      <w:r w:rsidR="00A10CF6" w:rsidRPr="00120DAA">
        <w:rPr>
          <w:rFonts w:asciiTheme="majorHAnsi" w:hAnsiTheme="majorHAnsi" w:cstheme="majorHAnsi"/>
        </w:rPr>
        <w:t xml:space="preserve"> </w:t>
      </w:r>
      <w:r w:rsidR="00103D0C">
        <w:rPr>
          <w:rFonts w:asciiTheme="majorHAnsi" w:hAnsiTheme="majorHAnsi" w:cstheme="majorHAnsi"/>
        </w:rPr>
        <w:t>had zero coverage</w:t>
      </w:r>
      <w:r w:rsidR="004760F5">
        <w:rPr>
          <w:rFonts w:asciiTheme="majorHAnsi" w:hAnsiTheme="majorHAnsi" w:cstheme="majorHAnsi"/>
        </w:rPr>
        <w:t>.</w:t>
      </w:r>
      <w:r w:rsidR="00103D0C">
        <w:rPr>
          <w:rFonts w:asciiTheme="majorHAnsi" w:hAnsiTheme="majorHAnsi" w:cstheme="majorHAnsi"/>
        </w:rPr>
        <w:t xml:space="preserve"> We then </w:t>
      </w:r>
      <w:r w:rsidR="00BF2A40">
        <w:rPr>
          <w:rFonts w:asciiTheme="majorHAnsi" w:hAnsiTheme="majorHAnsi" w:cstheme="majorHAnsi"/>
        </w:rPr>
        <w:t>summed</w:t>
      </w:r>
      <w:r w:rsidR="00A10CF6" w:rsidRPr="00120DAA">
        <w:rPr>
          <w:rFonts w:asciiTheme="majorHAnsi" w:hAnsiTheme="majorHAnsi" w:cstheme="majorHAnsi"/>
        </w:rPr>
        <w:t xml:space="preserve"> the number of alignments</w:t>
      </w:r>
      <w:r w:rsidR="00EA7D11">
        <w:rPr>
          <w:rFonts w:asciiTheme="majorHAnsi" w:hAnsiTheme="majorHAnsi" w:cstheme="majorHAnsi"/>
        </w:rPr>
        <w:t xml:space="preserve"> </w:t>
      </w:r>
      <w:r w:rsidR="00BF2A40">
        <w:rPr>
          <w:rFonts w:asciiTheme="majorHAnsi" w:hAnsiTheme="majorHAnsi" w:cstheme="majorHAnsi"/>
        </w:rPr>
        <w:t>from</w:t>
      </w:r>
      <w:r w:rsidR="00EA7D11">
        <w:rPr>
          <w:rFonts w:asciiTheme="majorHAnsi" w:hAnsiTheme="majorHAnsi" w:cstheme="majorHAnsi"/>
        </w:rPr>
        <w:t xml:space="preserve"> each </w:t>
      </w:r>
      <w:r w:rsidR="00BF2A40">
        <w:rPr>
          <w:rFonts w:asciiTheme="majorHAnsi" w:hAnsiTheme="majorHAnsi" w:cstheme="majorHAnsi"/>
        </w:rPr>
        <w:t>individual</w:t>
      </w:r>
      <w:r w:rsidR="00A10CF6" w:rsidRPr="00120DAA">
        <w:rPr>
          <w:rFonts w:asciiTheme="majorHAnsi" w:hAnsiTheme="majorHAnsi" w:cstheme="majorHAnsi"/>
        </w:rPr>
        <w:t xml:space="preserve"> </w:t>
      </w:r>
      <w:r w:rsidR="00BF2A40">
        <w:rPr>
          <w:rFonts w:asciiTheme="majorHAnsi" w:hAnsiTheme="majorHAnsi" w:cstheme="majorHAnsi"/>
        </w:rPr>
        <w:t>to get the</w:t>
      </w:r>
      <w:r w:rsidR="00A10CF6" w:rsidRPr="00120DAA">
        <w:rPr>
          <w:rFonts w:asciiTheme="majorHAnsi" w:hAnsiTheme="majorHAnsi" w:cstheme="majorHAnsi"/>
        </w:rPr>
        <w:t xml:space="preserve"> total coverage</w:t>
      </w:r>
      <w:r w:rsidR="00103D0C">
        <w:rPr>
          <w:rFonts w:asciiTheme="majorHAnsi" w:hAnsiTheme="majorHAnsi" w:cstheme="majorHAnsi"/>
        </w:rPr>
        <w:t xml:space="preserve"> for female and males at each </w:t>
      </w:r>
      <w:proofErr w:type="gramStart"/>
      <w:r w:rsidR="00103D0C">
        <w:rPr>
          <w:rFonts w:asciiTheme="majorHAnsi" w:hAnsiTheme="majorHAnsi" w:cstheme="majorHAnsi"/>
        </w:rPr>
        <w:t>loci</w:t>
      </w:r>
      <w:proofErr w:type="gramEnd"/>
      <w:r w:rsidR="00C50AF1">
        <w:rPr>
          <w:rFonts w:asciiTheme="majorHAnsi" w:hAnsiTheme="majorHAnsi" w:cstheme="majorHAnsi"/>
        </w:rPr>
        <w:t xml:space="preserve">, </w:t>
      </w:r>
      <w:r w:rsidR="00103D0C">
        <w:rPr>
          <w:rFonts w:asciiTheme="majorHAnsi" w:hAnsiTheme="majorHAnsi" w:cstheme="majorHAnsi"/>
        </w:rPr>
        <w:t xml:space="preserve">took the mean coverage and sorted by the per sex coverage ratio. We then </w:t>
      </w:r>
      <w:proofErr w:type="gramStart"/>
      <w:r w:rsidR="00103D0C">
        <w:rPr>
          <w:rFonts w:asciiTheme="majorHAnsi" w:hAnsiTheme="majorHAnsi" w:cstheme="majorHAnsi"/>
        </w:rPr>
        <w:t xml:space="preserve">looked for </w:t>
      </w:r>
      <w:r w:rsidR="00656E37">
        <w:rPr>
          <w:rFonts w:asciiTheme="majorHAnsi" w:hAnsiTheme="majorHAnsi" w:cstheme="majorHAnsi"/>
        </w:rPr>
        <w:t>high fidelity</w:t>
      </w:r>
      <w:proofErr w:type="gramEnd"/>
      <w:r w:rsidR="00656E37">
        <w:rPr>
          <w:rFonts w:asciiTheme="majorHAnsi" w:hAnsiTheme="majorHAnsi" w:cstheme="majorHAnsi"/>
        </w:rPr>
        <w:t xml:space="preserve"> </w:t>
      </w:r>
      <w:r w:rsidR="00103D0C">
        <w:rPr>
          <w:rFonts w:asciiTheme="majorHAnsi" w:hAnsiTheme="majorHAnsi" w:cstheme="majorHAnsi"/>
        </w:rPr>
        <w:t xml:space="preserve">regions </w:t>
      </w:r>
      <w:r w:rsidR="00656E37">
        <w:rPr>
          <w:rFonts w:asciiTheme="majorHAnsi" w:hAnsiTheme="majorHAnsi" w:cstheme="majorHAnsi"/>
        </w:rPr>
        <w:t>which exhibited a sex coverage ratio greater than or equal to two</w:t>
      </w:r>
      <w:r w:rsidR="00A10CF6" w:rsidRPr="00120DAA">
        <w:rPr>
          <w:rFonts w:asciiTheme="majorHAnsi" w:hAnsiTheme="majorHAnsi" w:cstheme="majorHAnsi"/>
        </w:rPr>
        <w:t xml:space="preserve"> to </w:t>
      </w:r>
      <w:r w:rsidR="00656E37">
        <w:rPr>
          <w:rFonts w:asciiTheme="majorHAnsi" w:hAnsiTheme="majorHAnsi" w:cstheme="majorHAnsi"/>
        </w:rPr>
        <w:t>identify</w:t>
      </w:r>
      <w:r w:rsidR="00A10CF6" w:rsidRPr="00120DAA">
        <w:rPr>
          <w:rFonts w:asciiTheme="majorHAnsi" w:hAnsiTheme="majorHAnsi" w:cstheme="majorHAnsi"/>
        </w:rPr>
        <w:t xml:space="preserve"> locations in the genome where one sex had consistent</w:t>
      </w:r>
      <w:r w:rsidR="00C50AF1">
        <w:rPr>
          <w:rFonts w:asciiTheme="majorHAnsi" w:hAnsiTheme="majorHAnsi" w:cstheme="majorHAnsi"/>
        </w:rPr>
        <w:t>ly high</w:t>
      </w:r>
      <w:r w:rsidR="00A10CF6" w:rsidRPr="00120DAA">
        <w:rPr>
          <w:rFonts w:asciiTheme="majorHAnsi" w:hAnsiTheme="majorHAnsi" w:cstheme="majorHAnsi"/>
        </w:rPr>
        <w:t xml:space="preserve"> coverage and the </w:t>
      </w:r>
      <w:r w:rsidR="00C50AF1">
        <w:rPr>
          <w:rFonts w:asciiTheme="majorHAnsi" w:hAnsiTheme="majorHAnsi" w:cstheme="majorHAnsi"/>
        </w:rPr>
        <w:t>opposite</w:t>
      </w:r>
      <w:r w:rsidR="00A10CF6" w:rsidRPr="00120DAA">
        <w:rPr>
          <w:rFonts w:asciiTheme="majorHAnsi" w:hAnsiTheme="majorHAnsi" w:cstheme="majorHAnsi"/>
        </w:rPr>
        <w:t xml:space="preserve"> sex had </w:t>
      </w:r>
      <w:r w:rsidR="00656E37">
        <w:rPr>
          <w:rFonts w:asciiTheme="majorHAnsi" w:hAnsiTheme="majorHAnsi" w:cstheme="majorHAnsi"/>
        </w:rPr>
        <w:t xml:space="preserve">consistently </w:t>
      </w:r>
      <w:r w:rsidR="00A10CF6" w:rsidRPr="00120DAA">
        <w:rPr>
          <w:rFonts w:asciiTheme="majorHAnsi" w:hAnsiTheme="majorHAnsi" w:cstheme="majorHAnsi"/>
        </w:rPr>
        <w:t xml:space="preserve">low or </w:t>
      </w:r>
      <w:r w:rsidR="00C50AF1">
        <w:rPr>
          <w:rFonts w:asciiTheme="majorHAnsi" w:hAnsiTheme="majorHAnsi" w:cstheme="majorHAnsi"/>
        </w:rPr>
        <w:t>half</w:t>
      </w:r>
      <w:r w:rsidR="00A10CF6" w:rsidRPr="00120DAA">
        <w:rPr>
          <w:rFonts w:asciiTheme="majorHAnsi" w:hAnsiTheme="majorHAnsi" w:cstheme="majorHAnsi"/>
        </w:rPr>
        <w:t xml:space="preserve"> </w:t>
      </w:r>
      <w:r w:rsidR="00C50AF1">
        <w:rPr>
          <w:rFonts w:asciiTheme="majorHAnsi" w:hAnsiTheme="majorHAnsi" w:cstheme="majorHAnsi"/>
        </w:rPr>
        <w:t xml:space="preserve">the amount of </w:t>
      </w:r>
      <w:r w:rsidR="00A10CF6" w:rsidRPr="00120DAA">
        <w:rPr>
          <w:rFonts w:asciiTheme="majorHAnsi" w:hAnsiTheme="majorHAnsi" w:cstheme="majorHAnsi"/>
        </w:rPr>
        <w:t>coverage.</w:t>
      </w:r>
    </w:p>
    <w:p w14:paraId="499971F2" w14:textId="77777777" w:rsidR="00C50AF1" w:rsidRDefault="00C50AF1" w:rsidP="00A10CF6">
      <w:pPr>
        <w:rPr>
          <w:rFonts w:asciiTheme="majorHAnsi" w:hAnsiTheme="majorHAnsi" w:cstheme="majorHAnsi"/>
        </w:rPr>
      </w:pPr>
    </w:p>
    <w:p w14:paraId="0743CBF0" w14:textId="77777777" w:rsidR="00120DAA" w:rsidRPr="00120DAA" w:rsidRDefault="00120DAA"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3" w:name="_Toc113440564"/>
      <w:r>
        <w:rPr>
          <w:rFonts w:asciiTheme="majorHAnsi" w:hAnsiTheme="majorHAnsi" w:cstheme="majorHAnsi"/>
          <w:sz w:val="24"/>
          <w:szCs w:val="24"/>
        </w:rPr>
        <w:t>K-mer analysis</w:t>
      </w:r>
      <w:bookmarkEnd w:id="13"/>
    </w:p>
    <w:p w14:paraId="6F4C4D99" w14:textId="5EE6A002" w:rsidR="00C370BB" w:rsidRDefault="00D866D7" w:rsidP="00A675F4">
      <w:pPr>
        <w:rPr>
          <w:rFonts w:asciiTheme="majorHAnsi" w:hAnsiTheme="majorHAnsi" w:cstheme="majorHAnsi"/>
        </w:rPr>
      </w:pPr>
      <w:r>
        <w:rPr>
          <w:rFonts w:asciiTheme="majorHAnsi" w:hAnsiTheme="majorHAnsi" w:cstheme="majorHAnsi"/>
        </w:rPr>
        <w:t>W</w:t>
      </w:r>
      <w:r w:rsidR="00EA7D11">
        <w:rPr>
          <w:rFonts w:asciiTheme="majorHAnsi" w:hAnsiTheme="majorHAnsi" w:cstheme="majorHAnsi"/>
        </w:rPr>
        <w:t>e</w:t>
      </w:r>
      <w:r w:rsidR="00A675F4" w:rsidRPr="00A675F4">
        <w:rPr>
          <w:rFonts w:asciiTheme="majorHAnsi" w:hAnsiTheme="majorHAnsi" w:cstheme="majorHAnsi"/>
        </w:rPr>
        <w:t xml:space="preserve"> sought to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eliminated k-mers likely to be the produc</w:t>
      </w:r>
      <w:r w:rsidR="001D0313">
        <w:rPr>
          <w:rFonts w:asciiTheme="majorHAnsi" w:hAnsiTheme="majorHAnsi" w:cstheme="majorHAnsi"/>
        </w:rPr>
        <w:t>t</w:t>
      </w:r>
      <w:r w:rsidR="00FC4471">
        <w:rPr>
          <w:rFonts w:asciiTheme="majorHAnsi" w:hAnsiTheme="majorHAnsi" w:cstheme="majorHAnsi"/>
        </w:rPr>
        <w:t xml:space="preserve"> of sequencing errors by </w:t>
      </w:r>
      <w:r w:rsidRPr="00A675F4">
        <w:rPr>
          <w:rFonts w:asciiTheme="majorHAnsi" w:hAnsiTheme="majorHAnsi" w:cstheme="majorHAnsi"/>
        </w:rPr>
        <w:t>purg</w:t>
      </w:r>
      <w:r w:rsidR="00FC4471">
        <w:rPr>
          <w:rFonts w:asciiTheme="majorHAnsi" w:hAnsiTheme="majorHAnsi" w:cstheme="majorHAnsi"/>
        </w:rPr>
        <w:t>ing</w:t>
      </w:r>
      <w:r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w:t>
      </w:r>
      <w:r w:rsidR="009F3A99">
        <w:rPr>
          <w:rFonts w:asciiTheme="majorHAnsi" w:hAnsiTheme="majorHAnsi" w:cstheme="majorHAnsi"/>
        </w:rPr>
        <w:t xml:space="preserve"> </w:t>
      </w:r>
      <w:r w:rsidR="00B2511B">
        <w:rPr>
          <w:rFonts w:asciiTheme="majorHAnsi" w:hAnsiTheme="majorHAnsi" w:cstheme="majorHAnsi"/>
        </w:rPr>
        <w:t>After</w:t>
      </w:r>
      <w:r w:rsidR="004A14ED">
        <w:rPr>
          <w:rFonts w:asciiTheme="majorHAnsi" w:hAnsiTheme="majorHAnsi" w:cstheme="majorHAnsi"/>
        </w:rPr>
        <w:t>,</w:t>
      </w:r>
      <w:r w:rsidRPr="00A675F4">
        <w:rPr>
          <w:rFonts w:asciiTheme="majorHAnsi" w:hAnsiTheme="majorHAnsi" w:cstheme="majorHAnsi"/>
        </w:rPr>
        <w:t xml:space="preserve"> </w:t>
      </w:r>
      <w:r w:rsidR="007C1D20">
        <w:rPr>
          <w:rFonts w:asciiTheme="majorHAnsi" w:hAnsiTheme="majorHAnsi" w:cstheme="majorHAnsi"/>
        </w:rPr>
        <w:t>we</w:t>
      </w:r>
      <w:r w:rsidRPr="00A675F4">
        <w:rPr>
          <w:rFonts w:asciiTheme="majorHAnsi" w:hAnsiTheme="majorHAnsi" w:cstheme="majorHAnsi"/>
        </w:rPr>
        <w:t xml:space="preserve"> discarded k-mers shared between </w:t>
      </w:r>
      <w:r w:rsidR="009F3A99">
        <w:rPr>
          <w:rFonts w:asciiTheme="majorHAnsi" w:hAnsiTheme="majorHAnsi" w:cstheme="majorHAnsi"/>
        </w:rPr>
        <w:t>fe</w:t>
      </w:r>
      <w:r w:rsidRPr="00A675F4">
        <w:rPr>
          <w:rFonts w:asciiTheme="majorHAnsi" w:hAnsiTheme="majorHAnsi" w:cstheme="majorHAnsi"/>
        </w:rPr>
        <w:t xml:space="preserve">male and males to </w:t>
      </w:r>
      <w:r w:rsidR="009F3A99">
        <w:rPr>
          <w:rFonts w:asciiTheme="majorHAnsi" w:hAnsiTheme="majorHAnsi" w:cstheme="majorHAnsi"/>
        </w:rPr>
        <w:t xml:space="preserve">obtain </w:t>
      </w:r>
      <w:r w:rsidRPr="00A675F4">
        <w:rPr>
          <w:rFonts w:asciiTheme="majorHAnsi" w:hAnsiTheme="majorHAnsi" w:cstheme="majorHAnsi"/>
        </w:rPr>
        <w:t xml:space="preserve">sex-specific k-mers. </w:t>
      </w:r>
      <w:r w:rsidR="00B2511B">
        <w:rPr>
          <w:rFonts w:asciiTheme="majorHAnsi" w:hAnsiTheme="majorHAnsi" w:cstheme="majorHAnsi"/>
        </w:rPr>
        <w:t xml:space="preserve">We then selected “high abundance” k-mers with abundance levels from 50-100. </w:t>
      </w:r>
      <w:r w:rsidRPr="00A675F4">
        <w:rPr>
          <w:rFonts w:asciiTheme="majorHAnsi" w:hAnsiTheme="majorHAnsi" w:cstheme="majorHAnsi"/>
        </w:rPr>
        <w:t xml:space="preserve">The resulting high abundance, single sex k-mers were used in </w:t>
      </w:r>
      <w:r w:rsidR="007C1D20">
        <w:rPr>
          <w:rFonts w:asciiTheme="majorHAnsi" w:hAnsiTheme="majorHAnsi" w:cstheme="majorHAnsi"/>
        </w:rPr>
        <w:t xml:space="preserve">subsequent </w:t>
      </w:r>
      <w:r w:rsidRPr="00A675F4">
        <w:rPr>
          <w:rFonts w:asciiTheme="majorHAnsi" w:hAnsiTheme="majorHAnsi" w:cstheme="majorHAnsi"/>
        </w:rPr>
        <w:t>analys</w:t>
      </w:r>
      <w:r w:rsidR="007C1D20">
        <w:rPr>
          <w:rFonts w:asciiTheme="majorHAnsi" w:hAnsiTheme="majorHAnsi" w:cstheme="majorHAnsi"/>
        </w:rPr>
        <w:t>e</w:t>
      </w:r>
      <w:r w:rsidRPr="00A675F4">
        <w:rPr>
          <w:rFonts w:asciiTheme="majorHAnsi" w:hAnsiTheme="majorHAnsi" w:cstheme="majorHAnsi"/>
        </w:rPr>
        <w:t>s.</w:t>
      </w:r>
    </w:p>
    <w:p w14:paraId="35FED5FB" w14:textId="12D875F4" w:rsidR="007C1D20" w:rsidRDefault="007C1D20" w:rsidP="00A675F4">
      <w:pPr>
        <w:rPr>
          <w:rFonts w:asciiTheme="majorHAnsi" w:hAnsiTheme="majorHAnsi" w:cstheme="majorHAnsi"/>
        </w:rPr>
      </w:pPr>
    </w:p>
    <w:p w14:paraId="1531BF20" w14:textId="48007FCA" w:rsidR="009F3A99" w:rsidRDefault="009F3A99" w:rsidP="00A675F4">
      <w:pPr>
        <w:rPr>
          <w:rFonts w:asciiTheme="majorHAnsi" w:hAnsiTheme="majorHAnsi" w:cstheme="majorHAnsi"/>
        </w:rPr>
      </w:pPr>
      <w:r>
        <w:rPr>
          <w:rFonts w:asciiTheme="majorHAnsi" w:hAnsiTheme="majorHAnsi" w:cstheme="majorHAnsi"/>
        </w:rPr>
        <w:t xml:space="preserve">To determine if the high abundance male-only k-mers were consistent elevated a larger region of the genome, we </w:t>
      </w:r>
      <w:r w:rsidRPr="00A675F4">
        <w:rPr>
          <w:rFonts w:asciiTheme="majorHAnsi" w:hAnsiTheme="majorHAnsi" w:cstheme="majorHAnsi"/>
        </w:rPr>
        <w:t>extracted contigs</w:t>
      </w:r>
      <w:r w:rsidR="001D0313">
        <w:rPr>
          <w:rFonts w:asciiTheme="majorHAnsi" w:hAnsiTheme="majorHAnsi" w:cstheme="majorHAnsi"/>
        </w:rPr>
        <w:t xml:space="preserve"> containing</w:t>
      </w:r>
      <w:r w:rsidRPr="00A675F4">
        <w:rPr>
          <w:rFonts w:asciiTheme="majorHAnsi" w:hAnsiTheme="majorHAnsi" w:cstheme="majorHAnsi"/>
        </w:rPr>
        <w:t xml:space="preserve"> five or more k-mers</w:t>
      </w:r>
      <w:r w:rsidR="001D0313">
        <w:rPr>
          <w:rFonts w:asciiTheme="majorHAnsi" w:hAnsiTheme="majorHAnsi" w:cstheme="majorHAnsi"/>
        </w:rPr>
        <w:t xml:space="preserve"> </w:t>
      </w:r>
      <w:r w:rsidR="001D0313">
        <w:rPr>
          <w:rFonts w:asciiTheme="majorHAnsi" w:hAnsiTheme="majorHAnsi" w:cstheme="majorHAnsi"/>
        </w:rPr>
        <w:t>from the A</w:t>
      </w:r>
      <w:r w:rsidR="001D0313" w:rsidRPr="001D0313">
        <w:rPr>
          <w:rFonts w:asciiTheme="majorHAnsi" w:hAnsiTheme="majorHAnsi" w:cstheme="majorHAnsi"/>
          <w:vertAlign w:val="subscript"/>
        </w:rPr>
        <w:t>1</w:t>
      </w:r>
      <w:r w:rsidR="001D0313">
        <w:rPr>
          <w:rFonts w:asciiTheme="majorHAnsi" w:hAnsiTheme="majorHAnsi" w:cstheme="majorHAnsi"/>
        </w:rPr>
        <w:t xml:space="preserve"> assembly</w:t>
      </w:r>
      <w:r w:rsidR="001D0313">
        <w:rPr>
          <w:rFonts w:asciiTheme="majorHAnsi" w:hAnsiTheme="majorHAnsi" w:cstheme="majorHAnsi"/>
        </w:rPr>
        <w:t>. Because we scaled down the number of hashes to 1/1000, each selected contig should have a length of</w:t>
      </w:r>
      <w:r w:rsidRPr="00A675F4">
        <w:rPr>
          <w:rFonts w:asciiTheme="majorHAnsi" w:hAnsiTheme="majorHAnsi" w:cstheme="majorHAnsi"/>
        </w:rPr>
        <w:t xml:space="preserve"> roughly 5,000 bp. We compared the abundance of male</w:t>
      </w:r>
      <w:r>
        <w:rPr>
          <w:rFonts w:asciiTheme="majorHAnsi" w:hAnsiTheme="majorHAnsi" w:cstheme="majorHAnsi"/>
        </w:rPr>
        <w:t>-only</w:t>
      </w:r>
      <w:r w:rsidRPr="00A675F4">
        <w:rPr>
          <w:rFonts w:asciiTheme="majorHAnsi" w:hAnsiTheme="majorHAnsi" w:cstheme="majorHAnsi"/>
        </w:rPr>
        <w:t xml:space="preserve"> and female</w:t>
      </w:r>
      <w:r>
        <w:rPr>
          <w:rFonts w:asciiTheme="majorHAnsi" w:hAnsiTheme="majorHAnsi" w:cstheme="majorHAnsi"/>
        </w:rPr>
        <w:t>-only</w:t>
      </w:r>
      <w:r w:rsidRPr="00A675F4">
        <w:rPr>
          <w:rFonts w:asciiTheme="majorHAnsi" w:hAnsiTheme="majorHAnsi" w:cstheme="majorHAnsi"/>
        </w:rPr>
        <w:t xml:space="preserve"> k-mers found within </w:t>
      </w:r>
      <w:r w:rsidR="001D0313" w:rsidRPr="00A675F4">
        <w:rPr>
          <w:rFonts w:asciiTheme="majorHAnsi" w:hAnsiTheme="majorHAnsi" w:cstheme="majorHAnsi"/>
        </w:rPr>
        <w:t>contigs</w:t>
      </w:r>
      <w:r w:rsidR="001D0313">
        <w:rPr>
          <w:rFonts w:asciiTheme="majorHAnsi" w:hAnsiTheme="majorHAnsi" w:cstheme="majorHAnsi"/>
        </w:rPr>
        <w:t xml:space="preserve"> and</w:t>
      </w:r>
      <w:r w:rsidRPr="00A675F4">
        <w:rPr>
          <w:rFonts w:asciiTheme="majorHAnsi" w:hAnsiTheme="majorHAnsi" w:cstheme="majorHAnsi"/>
        </w:rPr>
        <w:t xml:space="preserve"> took the median abundance of k-mers within </w:t>
      </w:r>
      <w:r>
        <w:rPr>
          <w:rFonts w:asciiTheme="majorHAnsi" w:hAnsiTheme="majorHAnsi" w:cstheme="majorHAnsi"/>
        </w:rPr>
        <w:t>every</w:t>
      </w:r>
      <w:r w:rsidRPr="00A675F4">
        <w:rPr>
          <w:rFonts w:asciiTheme="majorHAnsi" w:hAnsiTheme="majorHAnsi" w:cstheme="majorHAnsi"/>
        </w:rPr>
        <w:t xml:space="preserve"> contig to find </w:t>
      </w:r>
      <w:r>
        <w:rPr>
          <w:rFonts w:asciiTheme="majorHAnsi" w:hAnsiTheme="majorHAnsi" w:cstheme="majorHAnsi"/>
        </w:rPr>
        <w:t>the given contig’s</w:t>
      </w:r>
      <w:r w:rsidRPr="00A675F4">
        <w:rPr>
          <w:rFonts w:asciiTheme="majorHAnsi" w:hAnsiTheme="majorHAnsi" w:cstheme="majorHAnsi"/>
        </w:rPr>
        <w:t xml:space="preserve"> abundance in each sex. </w:t>
      </w:r>
      <w:r w:rsidR="001D0313">
        <w:rPr>
          <w:rFonts w:asciiTheme="majorHAnsi" w:hAnsiTheme="majorHAnsi" w:cstheme="majorHAnsi"/>
        </w:rPr>
        <w:t>Finally, we</w:t>
      </w:r>
      <w:r w:rsidRPr="00A675F4">
        <w:rPr>
          <w:rFonts w:asciiTheme="majorHAnsi" w:hAnsiTheme="majorHAnsi" w:cstheme="majorHAnsi"/>
        </w:rPr>
        <w:t xml:space="preserve"> compared the male contig abundance to the female contig abundance and isolated </w:t>
      </w:r>
      <w:r w:rsidR="001D0313">
        <w:rPr>
          <w:rFonts w:asciiTheme="majorHAnsi" w:hAnsiTheme="majorHAnsi" w:cstheme="majorHAnsi"/>
        </w:rPr>
        <w:t xml:space="preserve">the </w:t>
      </w:r>
      <w:r w:rsidRPr="00A675F4">
        <w:rPr>
          <w:rFonts w:asciiTheme="majorHAnsi" w:hAnsiTheme="majorHAnsi" w:cstheme="majorHAnsi"/>
        </w:rPr>
        <w:t>male-only contigs deemed “putative Y” sequences for further validation.</w:t>
      </w:r>
    </w:p>
    <w:p w14:paraId="4DCE886A" w14:textId="77777777" w:rsidR="009F3A99" w:rsidRDefault="009F3A99" w:rsidP="00A675F4">
      <w:pPr>
        <w:rPr>
          <w:rFonts w:asciiTheme="majorHAnsi" w:hAnsiTheme="majorHAnsi" w:cstheme="majorHAnsi"/>
        </w:rPr>
      </w:pPr>
    </w:p>
    <w:p w14:paraId="415E5C41" w14:textId="078DBBAC" w:rsidR="00120DAA" w:rsidRDefault="00A675F4" w:rsidP="00A675F4">
      <w:pPr>
        <w:rPr>
          <w:rFonts w:asciiTheme="majorHAnsi" w:hAnsiTheme="majorHAnsi" w:cstheme="majorHAnsi"/>
        </w:rPr>
      </w:pPr>
      <w:r w:rsidRPr="00A675F4">
        <w:rPr>
          <w:rFonts w:asciiTheme="majorHAnsi" w:hAnsiTheme="majorHAnsi" w:cstheme="majorHAnsi"/>
        </w:rPr>
        <w:t>To validate our results, we mapped RAD</w:t>
      </w:r>
      <w:r w:rsidR="00ED6E2E">
        <w:rPr>
          <w:rFonts w:asciiTheme="majorHAnsi" w:hAnsiTheme="majorHAnsi" w:cstheme="majorHAnsi"/>
        </w:rPr>
        <w:t>-</w:t>
      </w:r>
      <w:r w:rsidRPr="00A675F4">
        <w:rPr>
          <w:rFonts w:asciiTheme="majorHAnsi" w:hAnsiTheme="majorHAnsi" w:cstheme="majorHAnsi"/>
        </w:rPr>
        <w:t xml:space="preserve">sequencing data to the putative Y sequences and ran a depth analysis. In order to ensure </w:t>
      </w:r>
      <w:r w:rsidR="001D0313">
        <w:rPr>
          <w:rFonts w:asciiTheme="majorHAnsi" w:hAnsiTheme="majorHAnsi" w:cstheme="majorHAnsi"/>
        </w:rPr>
        <w:t xml:space="preserve">each </w:t>
      </w:r>
      <w:r w:rsidRPr="00A675F4">
        <w:rPr>
          <w:rFonts w:asciiTheme="majorHAnsi" w:hAnsiTheme="majorHAnsi" w:cstheme="majorHAnsi"/>
        </w:rPr>
        <w:t xml:space="preserve">putative Y read </w:t>
      </w:r>
      <w:r w:rsidR="001D0313">
        <w:rPr>
          <w:rFonts w:asciiTheme="majorHAnsi" w:hAnsiTheme="majorHAnsi" w:cstheme="majorHAnsi"/>
        </w:rPr>
        <w:t>only</w:t>
      </w:r>
      <w:r w:rsidRPr="00A675F4">
        <w:rPr>
          <w:rFonts w:asciiTheme="majorHAnsi" w:hAnsiTheme="majorHAnsi" w:cstheme="majorHAnsi"/>
        </w:rPr>
        <w:t xml:space="preserve"> mapp</w:t>
      </w:r>
      <w:r w:rsidR="001D0313">
        <w:rPr>
          <w:rFonts w:asciiTheme="majorHAnsi" w:hAnsiTheme="majorHAnsi" w:cstheme="majorHAnsi"/>
        </w:rPr>
        <w:t>ed</w:t>
      </w:r>
      <w:r w:rsidRPr="00A675F4">
        <w:rPr>
          <w:rFonts w:asciiTheme="majorHAnsi" w:hAnsiTheme="majorHAnsi" w:cstheme="majorHAnsi"/>
        </w:rPr>
        <w:t xml:space="preserve"> to one location in the genome, we performed a stringent end-to-end alignment using bowtie2</w:t>
      </w:r>
      <w:r w:rsidR="00BD47C9">
        <w:rPr>
          <w:rFonts w:asciiTheme="majorHAnsi" w:hAnsiTheme="majorHAnsi" w:cstheme="majorHAnsi"/>
        </w:rPr>
        <w:t xml:space="preserve"> </w:t>
      </w:r>
      <w:r w:rsidR="00254121">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254121">
        <w:rPr>
          <w:rFonts w:asciiTheme="majorHAnsi" w:hAnsiTheme="majorHAnsi" w:cstheme="majorHAnsi"/>
        </w:rPr>
        <w:fldChar w:fldCharType="separate"/>
      </w:r>
      <w:r w:rsidR="00BD47C9">
        <w:rPr>
          <w:rFonts w:asciiTheme="majorHAnsi" w:hAnsiTheme="majorHAnsi" w:cstheme="majorHAnsi"/>
          <w:noProof/>
        </w:rPr>
        <w:t>(Langmead &amp; Salzberg, 2012)</w:t>
      </w:r>
      <w:r w:rsidR="00254121">
        <w:rPr>
          <w:rFonts w:asciiTheme="majorHAnsi" w:hAnsiTheme="majorHAnsi" w:cstheme="majorHAnsi"/>
        </w:rPr>
        <w:fldChar w:fldCharType="end"/>
      </w:r>
      <w:r w:rsidRPr="00A675F4">
        <w:rPr>
          <w:rFonts w:asciiTheme="majorHAnsi" w:hAnsiTheme="majorHAnsi" w:cstheme="majorHAnsi"/>
        </w:rPr>
        <w:t>. Only reads entirely aligned to regions in the genome were used in the subsequent analysis. To find depth locations, we aligned the RAD</w:t>
      </w:r>
      <w:r w:rsidR="00ED6E2E">
        <w:rPr>
          <w:rFonts w:asciiTheme="majorHAnsi" w:hAnsiTheme="majorHAnsi" w:cstheme="majorHAnsi"/>
        </w:rPr>
        <w:t>-</w:t>
      </w:r>
      <w:r w:rsidRPr="00A675F4">
        <w:rPr>
          <w:rFonts w:asciiTheme="majorHAnsi" w:hAnsiTheme="majorHAnsi" w:cstheme="majorHAnsi"/>
        </w:rPr>
        <w:t xml:space="preserve">sequencing data to the male reference genome using </w:t>
      </w:r>
      <w:proofErr w:type="spellStart"/>
      <w:r w:rsidRPr="00A675F4">
        <w:rPr>
          <w:rFonts w:asciiTheme="majorHAnsi" w:hAnsiTheme="majorHAnsi" w:cstheme="majorHAnsi"/>
        </w:rPr>
        <w:t>samtools</w:t>
      </w:r>
      <w:proofErr w:type="spellEnd"/>
      <w:r w:rsidR="00BD47C9">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{"citationID":"DiudCr5a","properties":{"formattedCitation":"(Li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(Li et al., 2009)</w:t>
      </w:r>
      <w:r w:rsidR="00BD47C9">
        <w:rPr>
          <w:rFonts w:asciiTheme="majorHAnsi" w:hAnsiTheme="majorHAnsi" w:cstheme="majorHAnsi"/>
        </w:rPr>
        <w:fldChar w:fldCharType="end"/>
      </w:r>
      <w:r w:rsidRPr="00A675F4">
        <w:rPr>
          <w:rFonts w:asciiTheme="majorHAnsi" w:hAnsiTheme="majorHAnsi" w:cstheme="majorHAnsi"/>
        </w:rPr>
        <w:t>. We then extracted alignment depth information from all of the locations where</w:t>
      </w:r>
      <w:r w:rsidR="001D0313">
        <w:rPr>
          <w:rFonts w:asciiTheme="majorHAnsi" w:hAnsiTheme="majorHAnsi" w:cstheme="majorHAnsi"/>
        </w:rPr>
        <w:t xml:space="preserve"> both</w:t>
      </w:r>
      <w:r w:rsidRPr="00A675F4">
        <w:rPr>
          <w:rFonts w:asciiTheme="majorHAnsi" w:hAnsiTheme="majorHAnsi" w:cstheme="majorHAnsi"/>
        </w:rPr>
        <w:t xml:space="preserve"> putative Y sequencing data </w:t>
      </w:r>
      <w:r w:rsidR="001D0313">
        <w:rPr>
          <w:rFonts w:asciiTheme="majorHAnsi" w:hAnsiTheme="majorHAnsi" w:cstheme="majorHAnsi"/>
        </w:rPr>
        <w:t>and RAD-seq data</w:t>
      </w:r>
      <w:r w:rsidRPr="00A675F4">
        <w:rPr>
          <w:rFonts w:asciiTheme="majorHAnsi" w:hAnsiTheme="majorHAnsi" w:cstheme="majorHAnsi"/>
        </w:rPr>
        <w:t xml:space="preserve"> aligned using the software </w:t>
      </w:r>
      <w:proofErr w:type="spellStart"/>
      <w:r w:rsidR="00BD47C9">
        <w:rPr>
          <w:rFonts w:asciiTheme="majorHAnsi" w:hAnsiTheme="majorHAnsi" w:cstheme="majorHAnsi"/>
        </w:rPr>
        <w:t>BED</w:t>
      </w:r>
      <w:r w:rsidRPr="00A675F4">
        <w:rPr>
          <w:rFonts w:asciiTheme="majorHAnsi" w:hAnsiTheme="majorHAnsi" w:cstheme="majorHAnsi"/>
        </w:rPr>
        <w:t>tools</w:t>
      </w:r>
      <w:proofErr w:type="spellEnd"/>
      <w:r w:rsidRPr="00A675F4">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(Quinlan &amp; Hall, 2010)</w:t>
      </w:r>
      <w:r w:rsidR="00BD47C9">
        <w:rPr>
          <w:rFonts w:asciiTheme="majorHAnsi" w:hAnsiTheme="majorHAnsi" w:cstheme="majorHAnsi"/>
        </w:rPr>
        <w:fldChar w:fldCharType="end"/>
      </w:r>
      <w:r w:rsidR="00BD47C9">
        <w:rPr>
          <w:rFonts w:asciiTheme="majorHAnsi" w:hAnsiTheme="majorHAnsi" w:cstheme="majorHAnsi"/>
        </w:rPr>
        <w:t xml:space="preserve"> </w:t>
      </w:r>
      <w:r w:rsidRPr="00A675F4">
        <w:rPr>
          <w:rFonts w:asciiTheme="majorHAnsi" w:hAnsiTheme="majorHAnsi" w:cstheme="majorHAnsi"/>
        </w:rPr>
        <w:t xml:space="preserve">and custom bash and </w:t>
      </w:r>
      <w:proofErr w:type="spellStart"/>
      <w:r w:rsidRPr="00A675F4">
        <w:rPr>
          <w:rFonts w:asciiTheme="majorHAnsi" w:hAnsiTheme="majorHAnsi" w:cstheme="majorHAnsi"/>
        </w:rPr>
        <w:t>perl</w:t>
      </w:r>
      <w:proofErr w:type="spellEnd"/>
      <w:r w:rsidRPr="00A675F4">
        <w:rPr>
          <w:rFonts w:asciiTheme="majorHAnsi" w:hAnsiTheme="majorHAnsi" w:cstheme="majorHAnsi"/>
        </w:rPr>
        <w:t xml:space="preserve"> scripts. After </w:t>
      </w:r>
      <w:r w:rsidR="00BD47C9">
        <w:rPr>
          <w:rFonts w:asciiTheme="majorHAnsi" w:hAnsiTheme="majorHAnsi" w:cstheme="majorHAnsi"/>
        </w:rPr>
        <w:t>obtaining</w:t>
      </w:r>
      <w:r w:rsidRPr="00A675F4">
        <w:rPr>
          <w:rFonts w:asciiTheme="majorHAnsi" w:hAnsiTheme="majorHAnsi" w:cstheme="majorHAnsi"/>
        </w:rPr>
        <w:t xml:space="preserve"> depth information across all putative Y regions, we ran the same depth analysis as above.</w:t>
      </w:r>
    </w:p>
    <w:p w14:paraId="6CF0541F" w14:textId="27CE6D62" w:rsidR="00120DAA" w:rsidRDefault="00120DAA" w:rsidP="00120DAA">
      <w:pPr>
        <w:rPr>
          <w:rFonts w:asciiTheme="majorHAnsi" w:hAnsiTheme="majorHAnsi" w:cstheme="majorHAnsi"/>
          <w:b/>
          <w:bCs/>
          <w:u w:val="single"/>
        </w:rPr>
      </w:pPr>
    </w:p>
    <w:p w14:paraId="354714E1" w14:textId="77777777" w:rsidR="00E15EA6" w:rsidRPr="00120DAA" w:rsidRDefault="00E15EA6" w:rsidP="00120DAA">
      <w:pPr>
        <w:rPr>
          <w:rFonts w:asciiTheme="majorHAnsi" w:hAnsiTheme="majorHAnsi" w:cstheme="majorHAnsi"/>
          <w:b/>
          <w:bCs/>
          <w:u w:val="single"/>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4" w:name="_Toc113440565"/>
      <w:r>
        <w:rPr>
          <w:rFonts w:asciiTheme="majorHAnsi" w:hAnsiTheme="majorHAnsi" w:cstheme="majorHAnsi"/>
          <w:szCs w:val="24"/>
        </w:rPr>
        <w:lastRenderedPageBreak/>
        <w:t>Results</w:t>
      </w:r>
      <w:bookmarkEnd w:id="14"/>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5"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5"/>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77777777" w:rsidR="00E15EA6" w:rsidRDefault="00E15EA6"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6" w:name="_Toc113440567"/>
      <w:r>
        <w:rPr>
          <w:rFonts w:asciiTheme="majorHAnsi" w:hAnsiTheme="majorHAnsi" w:cstheme="majorHAnsi"/>
          <w:sz w:val="24"/>
          <w:szCs w:val="24"/>
        </w:rPr>
        <w:t>Genome-wide association study</w:t>
      </w:r>
      <w:bookmarkEnd w:id="16"/>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618389DF" w:rsidR="00A675F4" w:rsidRDefault="00A675F4"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7" w:name="_Toc113440568"/>
      <w:r>
        <w:rPr>
          <w:rFonts w:asciiTheme="majorHAnsi" w:hAnsiTheme="majorHAnsi" w:cstheme="majorHAnsi"/>
          <w:sz w:val="24"/>
          <w:szCs w:val="24"/>
        </w:rPr>
        <w:t>Depth analysis</w:t>
      </w:r>
      <w:bookmarkEnd w:id="17"/>
    </w:p>
    <w:p w14:paraId="0B0D7804" w14:textId="17E67039" w:rsidR="00247802" w:rsidRDefault="00247802" w:rsidP="00A675F4">
      <w:pPr>
        <w:rPr>
          <w:rFonts w:asciiTheme="majorHAnsi" w:hAnsiTheme="majorHAnsi" w:cstheme="majorHAnsi"/>
        </w:rPr>
      </w:pPr>
      <w:r>
        <w:rPr>
          <w:rFonts w:asciiTheme="majorHAnsi" w:hAnsiTheme="majorHAnsi" w:cstheme="majorHAnsi"/>
        </w:rPr>
        <w:t xml:space="preserve">After removal of reads,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large areas correspond</w:t>
      </w:r>
      <w:r>
        <w:rPr>
          <w:rFonts w:asciiTheme="majorHAnsi" w:hAnsiTheme="majorHAnsi" w:cstheme="majorHAnsi"/>
        </w:rPr>
        <w:t>ing</w:t>
      </w:r>
      <w:r w:rsidR="00A675F4" w:rsidRPr="00A675F4">
        <w:rPr>
          <w:rFonts w:asciiTheme="majorHAnsi" w:hAnsiTheme="majorHAnsi" w:cstheme="majorHAnsi"/>
        </w:rPr>
        <w:t xml:space="preserve"> to one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Pr>
          <w:rFonts w:asciiTheme="majorHAnsi" w:hAnsiTheme="majorHAnsi" w:cstheme="majorHAnsi"/>
        </w:rPr>
        <w:t xml:space="preserve"> indicating </w:t>
      </w:r>
    </w:p>
    <w:p w14:paraId="3768663F" w14:textId="3B27465E" w:rsidR="00247802" w:rsidRDefault="00247802" w:rsidP="00A675F4">
      <w:pPr>
        <w:rPr>
          <w:rFonts w:asciiTheme="majorHAnsi" w:hAnsiTheme="majorHAnsi" w:cstheme="majorHAnsi"/>
        </w:rPr>
      </w:pPr>
    </w:p>
    <w:p w14:paraId="21E5F8A2" w14:textId="40E5F9BA" w:rsidR="006C3C71" w:rsidRDefault="006C2364" w:rsidP="00247802">
      <w:pPr>
        <w:rPr>
          <w:rFonts w:asciiTheme="majorHAnsi" w:hAnsiTheme="majorHAnsi" w:cstheme="majorHAnsi"/>
        </w:rPr>
      </w:pPr>
      <w:r w:rsidRPr="00120DAA">
        <w:rPr>
          <w:rFonts w:asciiTheme="majorHAnsi" w:hAnsiTheme="majorHAnsi" w:cstheme="majorHAnsi"/>
        </w:rPr>
        <w:t xml:space="preserve">Next, 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Pr>
          <w:rFonts w:asciiTheme="majorHAnsi" w:hAnsiTheme="majorHAnsi" w:cstheme="majorHAnsi"/>
        </w:rPr>
        <w:t xml:space="preserve"> </w:t>
      </w:r>
      <w:r w:rsidR="006C3C71">
        <w:rPr>
          <w:rFonts w:asciiTheme="majorHAnsi" w:hAnsiTheme="majorHAnsi" w:cstheme="majorHAnsi"/>
        </w:rPr>
        <w:t xml:space="preserve">we </w:t>
      </w:r>
      <w:r>
        <w:rPr>
          <w:rFonts w:asciiTheme="majorHAnsi" w:hAnsiTheme="majorHAnsi" w:cstheme="majorHAnsi"/>
        </w:rPr>
        <w:t>discarded</w:t>
      </w:r>
      <w:r w:rsidR="00370451">
        <w:rPr>
          <w:rFonts w:asciiTheme="majorHAnsi" w:hAnsiTheme="majorHAnsi" w:cstheme="majorHAnsi"/>
        </w:rPr>
        <w:t xml:space="preserve"> </w:t>
      </w:r>
      <w:r>
        <w:rPr>
          <w:rFonts w:asciiTheme="majorHAnsi" w:hAnsiTheme="majorHAnsi" w:cstheme="majorHAnsi"/>
        </w:rPr>
        <w:t xml:space="preserve">loci with zero coverage in either sex, </w:t>
      </w:r>
      <w:r w:rsidR="006C3C71">
        <w:rPr>
          <w:rFonts w:asciiTheme="majorHAnsi" w:hAnsiTheme="majorHAnsi" w:cstheme="majorHAnsi"/>
        </w:rPr>
        <w:t>totaled the number of individuals with coverage</w:t>
      </w:r>
      <w:r w:rsidR="00326179">
        <w:rPr>
          <w:rFonts w:asciiTheme="majorHAnsi" w:hAnsiTheme="majorHAnsi" w:cstheme="majorHAnsi"/>
        </w:rPr>
        <w:t xml:space="preserve"> for each sex</w:t>
      </w:r>
      <w:r>
        <w:rPr>
          <w:rFonts w:asciiTheme="majorHAnsi" w:hAnsiTheme="majorHAnsi" w:cstheme="majorHAnsi"/>
        </w:rPr>
        <w:t xml:space="preserve">, totaled the absolute difference of coverage between sexes, and calculated the ratios of the mean depth of coverage between sexes at each </w:t>
      </w:r>
      <w:proofErr w:type="gramStart"/>
      <w:r>
        <w:rPr>
          <w:rFonts w:asciiTheme="majorHAnsi" w:hAnsiTheme="majorHAnsi" w:cstheme="majorHAnsi"/>
        </w:rPr>
        <w:t>loci</w:t>
      </w:r>
      <w:proofErr w:type="gramEnd"/>
      <w:r>
        <w:rPr>
          <w:rFonts w:asciiTheme="majorHAnsi" w:hAnsiTheme="majorHAnsi" w:cstheme="majorHAnsi"/>
        </w:rPr>
        <w:t xml:space="preserve">. We looked for </w:t>
      </w:r>
      <w:r w:rsidR="00370451">
        <w:rPr>
          <w:rFonts w:asciiTheme="majorHAnsi" w:hAnsiTheme="majorHAnsi" w:cstheme="majorHAnsi"/>
        </w:rPr>
        <w:t>loci</w:t>
      </w:r>
      <w:r>
        <w:rPr>
          <w:rFonts w:asciiTheme="majorHAnsi" w:hAnsiTheme="majorHAnsi" w:cstheme="majorHAnsi"/>
        </w:rPr>
        <w:t xml:space="preserve"> with </w:t>
      </w:r>
      <w:r w:rsidR="000921E8">
        <w:rPr>
          <w:rFonts w:asciiTheme="majorHAnsi" w:hAnsiTheme="majorHAnsi" w:cstheme="majorHAnsi"/>
        </w:rPr>
        <w:t xml:space="preserve">low difference in coverage and a sex coverage ratio equal to or greater than </w:t>
      </w:r>
      <w:commentRangeStart w:id="18"/>
      <w:r w:rsidR="000921E8">
        <w:rPr>
          <w:rFonts w:asciiTheme="majorHAnsi" w:hAnsiTheme="majorHAnsi" w:cstheme="majorHAnsi"/>
        </w:rPr>
        <w:t>two</w:t>
      </w:r>
      <w:commentRangeEnd w:id="18"/>
      <w:r w:rsidR="00326179">
        <w:rPr>
          <w:rStyle w:val="CommentReference"/>
        </w:rPr>
        <w:commentReference w:id="18"/>
      </w:r>
      <w:r w:rsidR="00370451">
        <w:rPr>
          <w:rFonts w:asciiTheme="majorHAnsi" w:hAnsiTheme="majorHAnsi" w:cstheme="majorHAnsi"/>
        </w:rPr>
        <w:t>.</w:t>
      </w:r>
    </w:p>
    <w:p w14:paraId="28D00D8A" w14:textId="77777777" w:rsidR="006C2364" w:rsidRDefault="006C2364" w:rsidP="00247802">
      <w:pPr>
        <w:rPr>
          <w:rFonts w:asciiTheme="majorHAnsi" w:hAnsiTheme="majorHAnsi" w:cstheme="majorHAnsi"/>
        </w:rPr>
      </w:pPr>
    </w:p>
    <w:p w14:paraId="1F9D31B4" w14:textId="485FE521" w:rsidR="00247802" w:rsidRDefault="00247802" w:rsidP="00247802">
      <w:pPr>
        <w:rPr>
          <w:rFonts w:asciiTheme="majorHAnsi" w:hAnsiTheme="majorHAnsi" w:cstheme="majorHAnsi"/>
        </w:rPr>
      </w:pPr>
      <w:commentRangeStart w:id="19"/>
      <w:r w:rsidRPr="00120DAA">
        <w:rPr>
          <w:rFonts w:asciiTheme="majorHAnsi" w:hAnsiTheme="majorHAnsi" w:cstheme="majorHAnsi"/>
        </w:rPr>
        <w:t xml:space="preserve">Next, </w:t>
      </w:r>
      <w:commentRangeEnd w:id="19"/>
      <w:r w:rsidR="00EC4A5A">
        <w:rPr>
          <w:rStyle w:val="CommentReference"/>
        </w:rPr>
        <w:commentReference w:id="19"/>
      </w:r>
      <w:r w:rsidRPr="00120DAA">
        <w:rPr>
          <w:rFonts w:asciiTheme="majorHAnsi" w:hAnsiTheme="majorHAnsi" w:cstheme="majorHAnsi"/>
        </w:rPr>
        <w:t xml:space="preserve">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sidR="00405742">
        <w:rPr>
          <w:rFonts w:asciiTheme="majorHAnsi" w:hAnsiTheme="majorHAnsi" w:cstheme="majorHAnsi"/>
        </w:rPr>
        <w:t xml:space="preserve"> we totaled the number of individuals</w:t>
      </w:r>
      <w:r w:rsidR="006C3C71">
        <w:rPr>
          <w:rFonts w:asciiTheme="majorHAnsi" w:hAnsiTheme="majorHAnsi" w:cstheme="majorHAnsi"/>
        </w:rPr>
        <w:t xml:space="preserve"> of each sex</w:t>
      </w:r>
      <w:r w:rsidRPr="00120DAA">
        <w:rPr>
          <w:rFonts w:asciiTheme="majorHAnsi" w:hAnsiTheme="majorHAnsi" w:cstheme="majorHAnsi"/>
        </w:rPr>
        <w:t xml:space="preserve"> we discarded </w:t>
      </w:r>
      <w:r>
        <w:rPr>
          <w:rFonts w:asciiTheme="majorHAnsi" w:hAnsiTheme="majorHAnsi" w:cstheme="majorHAnsi"/>
        </w:rPr>
        <w:t>loci</w:t>
      </w:r>
      <w:r w:rsidRPr="00120DAA">
        <w:rPr>
          <w:rFonts w:asciiTheme="majorHAnsi" w:hAnsiTheme="majorHAnsi" w:cstheme="majorHAnsi"/>
        </w:rPr>
        <w:t xml:space="preserve"> where </w:t>
      </w:r>
      <w:r>
        <w:rPr>
          <w:rFonts w:asciiTheme="majorHAnsi" w:hAnsiTheme="majorHAnsi" w:cstheme="majorHAnsi"/>
        </w:rPr>
        <w:t>neither</w:t>
      </w:r>
      <w:r w:rsidRPr="00120DAA">
        <w:rPr>
          <w:rFonts w:asciiTheme="majorHAnsi" w:hAnsiTheme="majorHAnsi" w:cstheme="majorHAnsi"/>
        </w:rPr>
        <w:t xml:space="preserve"> male or female RAD</w:t>
      </w:r>
      <w:r w:rsidR="00ED6E2E">
        <w:rPr>
          <w:rFonts w:asciiTheme="majorHAnsi" w:hAnsiTheme="majorHAnsi" w:cstheme="majorHAnsi"/>
        </w:rPr>
        <w:t>-</w:t>
      </w:r>
      <w:r w:rsidRPr="00120DAA">
        <w:rPr>
          <w:rFonts w:asciiTheme="majorHAnsi" w:hAnsiTheme="majorHAnsi" w:cstheme="majorHAnsi"/>
        </w:rPr>
        <w:t xml:space="preserve">sequencing data aligned, </w:t>
      </w:r>
      <w:r>
        <w:rPr>
          <w:rFonts w:asciiTheme="majorHAnsi" w:hAnsiTheme="majorHAnsi" w:cstheme="majorHAnsi"/>
        </w:rPr>
        <w:t>then</w:t>
      </w:r>
      <w:r w:rsidRPr="00120DAA">
        <w:rPr>
          <w:rFonts w:asciiTheme="majorHAnsi" w:hAnsiTheme="majorHAnsi" w:cstheme="majorHAnsi"/>
        </w:rPr>
        <w:t xml:space="preserve"> we totaled the number of alignments</w:t>
      </w:r>
      <w:r>
        <w:rPr>
          <w:rFonts w:asciiTheme="majorHAnsi" w:hAnsiTheme="majorHAnsi" w:cstheme="majorHAnsi"/>
        </w:rPr>
        <w:t xml:space="preserve"> for each sex</w:t>
      </w:r>
      <w:r w:rsidRPr="00120DAA">
        <w:rPr>
          <w:rFonts w:asciiTheme="majorHAnsi" w:hAnsiTheme="majorHAnsi" w:cstheme="majorHAnsi"/>
        </w:rPr>
        <w:t xml:space="preserve"> and gathered the total coverage for each sex. Finally, we totaled the difference of coverage between male and females and sorted the output to look for locations in the genome where one sex had high and consistent coverage and the other sex had low or no coverage.</w:t>
      </w:r>
    </w:p>
    <w:p w14:paraId="6CC368ED" w14:textId="78884F95" w:rsidR="00247802" w:rsidRDefault="00247802" w:rsidP="00A675F4">
      <w:pPr>
        <w:rPr>
          <w:rFonts w:asciiTheme="majorHAnsi" w:hAnsiTheme="majorHAnsi" w:cstheme="majorHAnsi"/>
        </w:rPr>
      </w:pP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r>
        <w:rPr>
          <w:rFonts w:asciiTheme="majorHAnsi" w:hAnsiTheme="majorHAnsi" w:cstheme="majorHAnsi"/>
        </w:rPr>
        <w:t>**could be due to sex determining area being in a region where markers did not sample or assemble</w:t>
      </w:r>
    </w:p>
    <w:p w14:paraId="130190A8" w14:textId="3E173741" w:rsidR="00A675F4" w:rsidRDefault="00A675F4"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0" w:name="_Toc113440569"/>
      <w:r>
        <w:rPr>
          <w:rFonts w:asciiTheme="majorHAnsi" w:hAnsiTheme="majorHAnsi" w:cstheme="majorHAnsi"/>
          <w:sz w:val="24"/>
          <w:szCs w:val="24"/>
        </w:rPr>
        <w:lastRenderedPageBreak/>
        <w:t>K-mer analysis</w:t>
      </w:r>
      <w:bookmarkEnd w:id="20"/>
    </w:p>
    <w:p w14:paraId="261E07FB" w14:textId="77777777" w:rsidR="00B2511B" w:rsidRDefault="004A14ED" w:rsidP="00491240">
      <w:pPr>
        <w:rPr>
          <w:rFonts w:asciiTheme="majorHAnsi" w:hAnsiTheme="majorHAnsi" w:cstheme="majorHAnsi"/>
        </w:rPr>
      </w:pPr>
      <w:r>
        <w:rPr>
          <w:rFonts w:asciiTheme="majorHAnsi" w:hAnsiTheme="majorHAnsi" w:cstheme="majorHAnsi"/>
        </w:rPr>
        <w:t xml:space="preserve">First pass filtration </w:t>
      </w:r>
      <w:r w:rsidR="00B2511B">
        <w:rPr>
          <w:rFonts w:asciiTheme="majorHAnsi" w:hAnsiTheme="majorHAnsi" w:cstheme="majorHAnsi"/>
        </w:rPr>
        <w:t>for</w:t>
      </w:r>
      <w:r>
        <w:rPr>
          <w:rFonts w:asciiTheme="majorHAnsi" w:hAnsiTheme="majorHAnsi" w:cstheme="majorHAnsi"/>
        </w:rPr>
        <w:t xml:space="preserve"> distinct k-mers </w:t>
      </w:r>
      <w:r w:rsidR="00B2511B">
        <w:rPr>
          <w:rFonts w:asciiTheme="majorHAnsi" w:hAnsiTheme="majorHAnsi" w:cstheme="majorHAnsi"/>
        </w:rPr>
        <w:t>from</w:t>
      </w:r>
      <w:r>
        <w:rPr>
          <w:rFonts w:asciiTheme="majorHAnsi" w:hAnsiTheme="majorHAnsi" w:cstheme="majorHAnsi"/>
        </w:rPr>
        <w:t xml:space="preserve"> each sex resulted in a total of </w:t>
      </w:r>
      <w:r w:rsidRPr="00491240">
        <w:rPr>
          <w:rFonts w:asciiTheme="majorHAnsi" w:hAnsiTheme="majorHAnsi" w:cstheme="majorHAnsi"/>
        </w:rPr>
        <w:t>1</w:t>
      </w:r>
      <w:r>
        <w:rPr>
          <w:rFonts w:asciiTheme="majorHAnsi" w:hAnsiTheme="majorHAnsi" w:cstheme="majorHAnsi"/>
        </w:rPr>
        <w:t>,</w:t>
      </w:r>
      <w:r w:rsidRPr="00491240">
        <w:rPr>
          <w:rFonts w:asciiTheme="majorHAnsi" w:hAnsiTheme="majorHAnsi" w:cstheme="majorHAnsi"/>
        </w:rPr>
        <w:t>284</w:t>
      </w:r>
      <w:r>
        <w:rPr>
          <w:rFonts w:asciiTheme="majorHAnsi" w:hAnsiTheme="majorHAnsi" w:cstheme="majorHAnsi"/>
        </w:rPr>
        <w:t>,</w:t>
      </w:r>
      <w:r w:rsidRPr="00491240">
        <w:rPr>
          <w:rFonts w:asciiTheme="majorHAnsi" w:hAnsiTheme="majorHAnsi" w:cstheme="majorHAnsi"/>
        </w:rPr>
        <w:t xml:space="preserve">592 distinct hashes from combined data sets, implying </w:t>
      </w:r>
      <w:r>
        <w:rPr>
          <w:rFonts w:asciiTheme="majorHAnsi" w:hAnsiTheme="majorHAnsi" w:cstheme="majorHAnsi"/>
        </w:rPr>
        <w:t xml:space="preserve">roughly </w:t>
      </w:r>
      <w:r w:rsidRPr="00491240">
        <w:rPr>
          <w:rFonts w:asciiTheme="majorHAnsi" w:hAnsiTheme="majorHAnsi" w:cstheme="majorHAnsi"/>
        </w:rPr>
        <w:t>1.284592e+09 original k-mers</w:t>
      </w:r>
      <w:r w:rsidR="00C370BB">
        <w:rPr>
          <w:rFonts w:asciiTheme="majorHAnsi" w:hAnsiTheme="majorHAnsi" w:cstheme="majorHAnsi"/>
        </w:rPr>
        <w:t xml:space="preserve">. </w:t>
      </w:r>
      <w:r w:rsidR="00B2511B">
        <w:rPr>
          <w:rFonts w:asciiTheme="majorHAnsi" w:hAnsiTheme="majorHAnsi" w:cstheme="majorHAnsi"/>
        </w:rPr>
        <w:t xml:space="preserve">Female and male median k-mer abundance was 13.0 and 7.0, respectively, resulting in a female correction of </w:t>
      </w:r>
      <w:r w:rsidR="00B2511B" w:rsidRPr="00704C99">
        <w:rPr>
          <w:rFonts w:asciiTheme="majorHAnsi" w:hAnsiTheme="majorHAnsi" w:cstheme="majorHAnsi"/>
        </w:rPr>
        <w:t>0.53</w:t>
      </w:r>
      <w:r w:rsidR="00B2511B">
        <w:rPr>
          <w:rFonts w:asciiTheme="majorHAnsi" w:hAnsiTheme="majorHAnsi" w:cstheme="majorHAnsi"/>
        </w:rPr>
        <w:t>9</w:t>
      </w:r>
      <w:r w:rsidR="00B2511B">
        <w:rPr>
          <w:rFonts w:asciiTheme="majorHAnsi" w:hAnsiTheme="majorHAnsi" w:cstheme="majorHAnsi"/>
        </w:rPr>
        <w:t>.</w:t>
      </w:r>
      <w:r w:rsidR="00B2511B">
        <w:rPr>
          <w:rFonts w:asciiTheme="majorHAnsi" w:hAnsiTheme="majorHAnsi" w:cstheme="majorHAnsi"/>
        </w:rPr>
        <w:t xml:space="preserve"> </w:t>
      </w:r>
      <w:r w:rsidR="009F3A99">
        <w:rPr>
          <w:rFonts w:asciiTheme="majorHAnsi" w:hAnsiTheme="majorHAnsi" w:cstheme="majorHAnsi"/>
        </w:rPr>
        <w:t xml:space="preserve">We observed three distinct peaks in the distribution of male to female k-mer abundance (Figure 3.2). </w:t>
      </w:r>
      <w:r w:rsidR="00C370BB">
        <w:rPr>
          <w:rFonts w:asciiTheme="majorHAnsi" w:hAnsiTheme="majorHAnsi" w:cstheme="majorHAnsi"/>
        </w:rPr>
        <w:t>After removing k-mer</w:t>
      </w:r>
      <w:r w:rsidR="009F3A99">
        <w:rPr>
          <w:rFonts w:asciiTheme="majorHAnsi" w:hAnsiTheme="majorHAnsi" w:cstheme="majorHAnsi"/>
        </w:rPr>
        <w:t>s</w:t>
      </w:r>
      <w:r w:rsidR="00C370BB">
        <w:rPr>
          <w:rFonts w:asciiTheme="majorHAnsi" w:hAnsiTheme="majorHAnsi" w:cstheme="majorHAnsi"/>
        </w:rPr>
        <w:t xml:space="preserve"> shared between sexes</w:t>
      </w:r>
      <w:r w:rsidR="00B2511B">
        <w:rPr>
          <w:rFonts w:asciiTheme="majorHAnsi" w:hAnsiTheme="majorHAnsi" w:cstheme="majorHAnsi"/>
        </w:rPr>
        <w:t>,</w:t>
      </w:r>
      <w:r w:rsidR="00C370BB">
        <w:rPr>
          <w:rFonts w:asciiTheme="majorHAnsi" w:hAnsiTheme="majorHAnsi" w:cstheme="majorHAnsi"/>
        </w:rPr>
        <w:t xml:space="preserve"> </w:t>
      </w:r>
      <w:r w:rsidR="009F3A99">
        <w:rPr>
          <w:rFonts w:asciiTheme="majorHAnsi" w:hAnsiTheme="majorHAnsi" w:cstheme="majorHAnsi"/>
        </w:rPr>
        <w:t xml:space="preserve">we </w:t>
      </w:r>
      <w:r w:rsidR="00B2511B">
        <w:rPr>
          <w:rFonts w:asciiTheme="majorHAnsi" w:hAnsiTheme="majorHAnsi" w:cstheme="majorHAnsi"/>
        </w:rPr>
        <w:t>obtained</w:t>
      </w:r>
      <w:r w:rsidR="00C370BB">
        <w:rPr>
          <w:rFonts w:asciiTheme="majorHAnsi" w:hAnsiTheme="majorHAnsi" w:cstheme="majorHAnsi"/>
        </w:rPr>
        <w:t xml:space="preserve"> </w:t>
      </w:r>
      <w:r w:rsidR="00C370BB" w:rsidRPr="00A675F4">
        <w:rPr>
          <w:rFonts w:asciiTheme="majorHAnsi" w:hAnsiTheme="majorHAnsi" w:cstheme="majorHAnsi"/>
        </w:rPr>
        <w:t>494,251,000 female-only</w:t>
      </w:r>
      <w:r w:rsidR="00C370BB">
        <w:rPr>
          <w:rFonts w:asciiTheme="majorHAnsi" w:hAnsiTheme="majorHAnsi" w:cstheme="majorHAnsi"/>
        </w:rPr>
        <w:t xml:space="preserve"> and </w:t>
      </w:r>
      <w:r w:rsidR="00C370BB" w:rsidRPr="00A675F4">
        <w:rPr>
          <w:rFonts w:asciiTheme="majorHAnsi" w:hAnsiTheme="majorHAnsi" w:cstheme="majorHAnsi"/>
        </w:rPr>
        <w:t>118,191,000 male-only</w:t>
      </w:r>
      <w:r w:rsidR="009F3A99">
        <w:rPr>
          <w:rFonts w:asciiTheme="majorHAnsi" w:hAnsiTheme="majorHAnsi" w:cstheme="majorHAnsi"/>
        </w:rPr>
        <w:t xml:space="preserve"> k-mers. We observed a distinct increase of high abundance male-only k-mers </w:t>
      </w:r>
      <w:r w:rsidR="00B2511B">
        <w:rPr>
          <w:rFonts w:asciiTheme="majorHAnsi" w:hAnsiTheme="majorHAnsi" w:cstheme="majorHAnsi"/>
        </w:rPr>
        <w:t xml:space="preserve">and after filtering for k-mers with an abundance level from 50-100 we found 4,964 hashes corresponding to approximately 4,964,000 high abundance k-mers </w:t>
      </w:r>
      <w:r w:rsidR="00B2511B">
        <w:rPr>
          <w:rFonts w:asciiTheme="majorHAnsi" w:hAnsiTheme="majorHAnsi" w:cstheme="majorHAnsi"/>
        </w:rPr>
        <w:t>(Figure 3.3)</w:t>
      </w:r>
      <w:r w:rsidR="00B2511B">
        <w:rPr>
          <w:rFonts w:asciiTheme="majorHAnsi" w:hAnsiTheme="majorHAnsi" w:cstheme="majorHAnsi"/>
        </w:rPr>
        <w:t xml:space="preserve">. </w:t>
      </w:r>
    </w:p>
    <w:p w14:paraId="461CF34A" w14:textId="77777777" w:rsidR="00B2511B" w:rsidRDefault="00B2511B" w:rsidP="00491240">
      <w:pPr>
        <w:rPr>
          <w:rFonts w:asciiTheme="majorHAnsi" w:hAnsiTheme="majorHAnsi" w:cstheme="majorHAnsi"/>
        </w:rPr>
      </w:pPr>
    </w:p>
    <w:p w14:paraId="7EF2F25B" w14:textId="720F1A0D" w:rsidR="00B2511B" w:rsidRPr="00B2511B" w:rsidRDefault="00B2511B" w:rsidP="00491240">
      <w:pPr>
        <w:rPr>
          <w:rFonts w:asciiTheme="majorHAnsi" w:hAnsiTheme="majorHAnsi" w:cstheme="majorHAnsi"/>
          <w:b/>
          <w:bCs/>
          <w:u w:val="single"/>
        </w:rPr>
      </w:pPr>
      <w:r>
        <w:rPr>
          <w:rFonts w:asciiTheme="majorHAnsi" w:hAnsiTheme="majorHAnsi" w:cstheme="majorHAnsi"/>
        </w:rPr>
        <w:t>Upon filtering for k-mers in the A</w:t>
      </w:r>
      <w:r>
        <w:rPr>
          <w:rFonts w:asciiTheme="majorHAnsi" w:hAnsiTheme="majorHAnsi" w:cstheme="majorHAnsi"/>
          <w:vertAlign w:val="subscript"/>
        </w:rPr>
        <w:t>1</w:t>
      </w:r>
      <w:r>
        <w:rPr>
          <w:rFonts w:asciiTheme="majorHAnsi" w:hAnsiTheme="majorHAnsi" w:cstheme="majorHAnsi"/>
        </w:rPr>
        <w:t xml:space="preserve"> assembly, a total of 2,067 hashes, or 2,067,000 k-mers, were found on A</w:t>
      </w:r>
      <w:r w:rsidRPr="00B2511B">
        <w:rPr>
          <w:rFonts w:asciiTheme="majorHAnsi" w:hAnsiTheme="majorHAnsi" w:cstheme="majorHAnsi"/>
          <w:vertAlign w:val="subscript"/>
        </w:rPr>
        <w:t>1</w:t>
      </w:r>
      <w:r>
        <w:rPr>
          <w:rFonts w:asciiTheme="majorHAnsi" w:hAnsiTheme="majorHAnsi" w:cstheme="majorHAnsi"/>
        </w:rPr>
        <w:t xml:space="preserve"> contigs containing five or more hashes. </w:t>
      </w:r>
      <w:r w:rsidRPr="00A951B3">
        <w:rPr>
          <w:rFonts w:asciiTheme="majorHAnsi" w:eastAsia="Times New Roman" w:hAnsiTheme="majorHAnsi" w:cstheme="majorHAnsi"/>
        </w:rPr>
        <w:t>Both female and male</w:t>
      </w:r>
      <w:r>
        <w:rPr>
          <w:rFonts w:asciiTheme="majorHAnsi" w:eastAsia="Times New Roman" w:hAnsiTheme="majorHAnsi" w:cstheme="majorHAnsi"/>
        </w:rPr>
        <w:t xml:space="preserve"> sequencing data</w:t>
      </w:r>
      <w:r w:rsidRPr="00A951B3">
        <w:rPr>
          <w:rFonts w:asciiTheme="majorHAnsi" w:eastAsia="Times New Roman" w:hAnsiTheme="majorHAnsi" w:cstheme="majorHAnsi"/>
        </w:rPr>
        <w:t xml:space="preserve"> ha</w:t>
      </w:r>
      <w:r>
        <w:rPr>
          <w:rFonts w:asciiTheme="majorHAnsi" w:eastAsia="Times New Roman" w:hAnsiTheme="majorHAnsi" w:cstheme="majorHAnsi"/>
        </w:rPr>
        <w:t>d</w:t>
      </w:r>
      <w:r w:rsidRPr="00A951B3">
        <w:rPr>
          <w:rFonts w:asciiTheme="majorHAnsi" w:eastAsia="Times New Roman" w:hAnsiTheme="majorHAnsi" w:cstheme="majorHAnsi"/>
        </w:rPr>
        <w:t xml:space="preserve"> broad distribution</w:t>
      </w:r>
      <w:r>
        <w:rPr>
          <w:rFonts w:asciiTheme="majorHAnsi" w:eastAsia="Times New Roman" w:hAnsiTheme="majorHAnsi" w:cstheme="majorHAnsi"/>
        </w:rPr>
        <w:t>s</w:t>
      </w:r>
      <w:r w:rsidRPr="00A951B3">
        <w:rPr>
          <w:rFonts w:asciiTheme="majorHAnsi" w:eastAsia="Times New Roman" w:hAnsiTheme="majorHAnsi" w:cstheme="majorHAnsi"/>
        </w:rPr>
        <w:t xml:space="preserve"> of k-mers with</w:t>
      </w:r>
      <w:r>
        <w:rPr>
          <w:rFonts w:asciiTheme="majorHAnsi" w:eastAsia="Times New Roman" w:hAnsiTheme="majorHAnsi" w:cstheme="majorHAnsi"/>
        </w:rPr>
        <w:t xml:space="preserve"> an abundance of</w:t>
      </w:r>
      <w:r w:rsidRPr="00A951B3">
        <w:rPr>
          <w:rFonts w:asciiTheme="majorHAnsi" w:eastAsia="Times New Roman" w:hAnsiTheme="majorHAnsi" w:cstheme="majorHAnsi"/>
        </w:rPr>
        <w:t xml:space="preserve"> 90-140, while a male specific peak can be seen from 30-70 abundance</w:t>
      </w:r>
      <w:r>
        <w:rPr>
          <w:rFonts w:asciiTheme="majorHAnsi" w:eastAsia="Times New Roman" w:hAnsiTheme="majorHAnsi" w:cstheme="majorHAnsi"/>
        </w:rPr>
        <w:t xml:space="preserve"> at roughly half of the female abundance (Figure 3.4)</w:t>
      </w:r>
      <w:r w:rsidRPr="00A951B3">
        <w:rPr>
          <w:rFonts w:asciiTheme="majorHAnsi" w:eastAsia="Times New Roman" w:hAnsiTheme="majorHAnsi" w:cstheme="majorHAnsi"/>
        </w:rPr>
        <w:t>.</w:t>
      </w:r>
      <w:r>
        <w:rPr>
          <w:rFonts w:asciiTheme="majorHAnsi" w:eastAsia="Times New Roman" w:hAnsiTheme="majorHAnsi" w:cstheme="majorHAnsi"/>
        </w:rPr>
        <w:t xml:space="preserve"> </w:t>
      </w:r>
      <w:r>
        <w:rPr>
          <w:rFonts w:asciiTheme="majorHAnsi" w:hAnsiTheme="majorHAnsi" w:cstheme="majorHAnsi"/>
        </w:rPr>
        <w:t>Of these, we found</w:t>
      </w:r>
      <w:r w:rsidRPr="00A675F4">
        <w:rPr>
          <w:rFonts w:asciiTheme="majorHAnsi" w:hAnsiTheme="majorHAnsi" w:cstheme="majorHAnsi"/>
        </w:rPr>
        <w:t xml:space="preserve"> 44 </w:t>
      </w:r>
      <w:r>
        <w:rPr>
          <w:rFonts w:asciiTheme="majorHAnsi" w:hAnsiTheme="majorHAnsi" w:cstheme="majorHAnsi"/>
        </w:rPr>
        <w:t xml:space="preserve">putative Y </w:t>
      </w:r>
      <w:r w:rsidRPr="00A675F4">
        <w:rPr>
          <w:rFonts w:asciiTheme="majorHAnsi" w:hAnsiTheme="majorHAnsi" w:cstheme="majorHAnsi"/>
        </w:rPr>
        <w:t xml:space="preserve">contigs with </w:t>
      </w:r>
      <w:r>
        <w:rPr>
          <w:rFonts w:asciiTheme="majorHAnsi" w:hAnsiTheme="majorHAnsi" w:cstheme="majorHAnsi"/>
        </w:rPr>
        <w:t xml:space="preserve">a </w:t>
      </w:r>
      <w:r w:rsidRPr="00A675F4">
        <w:rPr>
          <w:rFonts w:asciiTheme="majorHAnsi" w:hAnsiTheme="majorHAnsi" w:cstheme="majorHAnsi"/>
        </w:rPr>
        <w:t xml:space="preserve">k-mer mean abundance above </w:t>
      </w:r>
      <w:r>
        <w:rPr>
          <w:rFonts w:asciiTheme="majorHAnsi" w:hAnsiTheme="majorHAnsi" w:cstheme="majorHAnsi"/>
        </w:rPr>
        <w:t>five</w:t>
      </w:r>
      <w:r w:rsidRPr="00A675F4">
        <w:rPr>
          <w:rFonts w:asciiTheme="majorHAnsi" w:hAnsiTheme="majorHAnsi" w:cstheme="majorHAnsi"/>
        </w:rPr>
        <w:t xml:space="preserve"> in the male sequencing data that had zero abundance in the female sequencing data</w:t>
      </w:r>
      <w:r>
        <w:rPr>
          <w:rFonts w:asciiTheme="majorHAnsi" w:hAnsiTheme="majorHAnsi" w:cstheme="majorHAnsi"/>
        </w:rPr>
        <w:t xml:space="preserve"> (Figure 3.5)</w:t>
      </w:r>
      <w:r w:rsidRPr="00A675F4">
        <w:rPr>
          <w:rFonts w:asciiTheme="majorHAnsi" w:hAnsiTheme="majorHAnsi" w:cstheme="majorHAnsi"/>
        </w:rPr>
        <w:t>.</w:t>
      </w:r>
      <w:r w:rsidRPr="00B2511B">
        <w:rPr>
          <w:rFonts w:asciiTheme="majorHAnsi" w:hAnsiTheme="majorHAnsi" w:cstheme="majorHAnsi"/>
        </w:rPr>
        <w:t xml:space="preserve"> </w:t>
      </w: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7C9FD4D8" w14:textId="77777777" w:rsidR="00B2511B" w:rsidRDefault="00B2511B" w:rsidP="00491240">
      <w:pPr>
        <w:rPr>
          <w:rFonts w:asciiTheme="majorHAnsi" w:eastAsia="Times New Roman" w:hAnsiTheme="majorHAnsi" w:cstheme="majorHAnsi"/>
        </w:rPr>
      </w:pPr>
    </w:p>
    <w:p w14:paraId="3B966F1E" w14:textId="49487AE7" w:rsidR="00B2511B" w:rsidRDefault="00B2511B" w:rsidP="00491240">
      <w:pPr>
        <w:rPr>
          <w:rFonts w:asciiTheme="majorHAnsi" w:hAnsiTheme="majorHAnsi" w:cstheme="majorHAnsi"/>
        </w:rPr>
      </w:pPr>
      <w:r w:rsidRPr="00A951B3">
        <w:rPr>
          <w:rFonts w:asciiTheme="majorHAnsi" w:eastAsia="Times New Roman" w:hAnsiTheme="majorHAnsi" w:cstheme="majorHAnsi"/>
        </w:rPr>
        <w:t xml:space="preserve"> </w:t>
      </w:r>
      <w:commentRangeStart w:id="21"/>
      <w:r w:rsidRPr="00A951B3">
        <w:rPr>
          <w:rFonts w:asciiTheme="majorHAnsi" w:eastAsia="Times New Roman" w:hAnsiTheme="majorHAnsi" w:cstheme="majorHAnsi"/>
        </w:rPr>
        <w:t xml:space="preserve">This male-specific peak at roughly half the abundance of the female-specific peak </w:t>
      </w:r>
      <w:r>
        <w:rPr>
          <w:rFonts w:asciiTheme="majorHAnsi" w:eastAsia="Times New Roman" w:hAnsiTheme="majorHAnsi" w:cstheme="majorHAnsi"/>
        </w:rPr>
        <w:t>may</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be an indication that </w:t>
      </w:r>
      <w:r w:rsidRPr="00A951B3">
        <w:rPr>
          <w:rFonts w:asciiTheme="majorHAnsi" w:eastAsia="Times New Roman" w:hAnsiTheme="majorHAnsi" w:cstheme="majorHAnsi"/>
        </w:rPr>
        <w:t>the male genome contains a large amount of sequencing data not contained in the female genome (potentially a Y or male-specific chromosome) and provides evidence that the male delta smelt may be a heterogametic sex.</w:t>
      </w:r>
      <w:commentRangeEnd w:id="21"/>
      <w:r>
        <w:rPr>
          <w:rStyle w:val="CommentReference"/>
        </w:rPr>
        <w:commentReference w:id="21"/>
      </w:r>
    </w:p>
    <w:p w14:paraId="508D1745" w14:textId="77777777" w:rsidR="00B2511B" w:rsidRDefault="00B2511B" w:rsidP="00491240">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2" w:name="_Toc113440570"/>
      <w:r>
        <w:rPr>
          <w:rFonts w:asciiTheme="majorHAnsi" w:hAnsiTheme="majorHAnsi" w:cstheme="majorHAnsi"/>
          <w:szCs w:val="24"/>
        </w:rPr>
        <w:t>Discussion &amp; Conclusion</w:t>
      </w:r>
      <w:bookmarkEnd w:id="22"/>
    </w:p>
    <w:p w14:paraId="5CC30083" w14:textId="51268234" w:rsidR="00A675F4" w:rsidRDefault="00A675F4" w:rsidP="00A675F4"/>
    <w:p w14:paraId="6FEDA1CA" w14:textId="51C631D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study thoroughly probed </w:t>
      </w:r>
      <w:r w:rsidR="003F5EFB">
        <w:rPr>
          <w:rFonts w:asciiTheme="majorHAnsi" w:hAnsiTheme="majorHAnsi" w:cstheme="majorHAnsi"/>
        </w:rPr>
        <w:t xml:space="preserve">all available Illumina data, utilizing </w:t>
      </w:r>
      <w:r w:rsidRPr="00A675F4">
        <w:rPr>
          <w:rFonts w:asciiTheme="majorHAnsi" w:hAnsiTheme="majorHAnsi" w:cstheme="majorHAnsi"/>
        </w:rPr>
        <w:t xml:space="preserve">the </w:t>
      </w:r>
      <w:r w:rsidR="003F5EFB">
        <w:rPr>
          <w:rFonts w:asciiTheme="majorHAnsi" w:hAnsiTheme="majorHAnsi" w:cstheme="majorHAnsi"/>
        </w:rPr>
        <w:t>linked-read</w:t>
      </w:r>
      <w:r w:rsidRPr="00A675F4">
        <w:rPr>
          <w:rFonts w:asciiTheme="majorHAnsi" w:hAnsiTheme="majorHAnsi" w:cstheme="majorHAnsi"/>
        </w:rPr>
        <w:t xml:space="preserve"> and two RAD</w:t>
      </w:r>
      <w:r w:rsidR="00ED6E2E">
        <w:rPr>
          <w:rFonts w:asciiTheme="majorHAnsi" w:hAnsiTheme="majorHAnsi" w:cstheme="majorHAnsi"/>
        </w:rPr>
        <w:t>-</w:t>
      </w:r>
      <w:r w:rsidRPr="00A675F4">
        <w:rPr>
          <w:rFonts w:asciiTheme="majorHAnsi" w:hAnsiTheme="majorHAnsi" w:cstheme="majorHAnsi"/>
        </w:rPr>
        <w:t xml:space="preserve">sequencing data sets in multiple ways </w:t>
      </w:r>
      <w:proofErr w:type="gramStart"/>
      <w:r w:rsidR="003F5EFB">
        <w:rPr>
          <w:rFonts w:asciiTheme="majorHAnsi" w:hAnsiTheme="majorHAnsi" w:cstheme="majorHAnsi"/>
        </w:rPr>
        <w:t xml:space="preserve">in an attempt </w:t>
      </w:r>
      <w:r w:rsidRPr="00A675F4">
        <w:rPr>
          <w:rFonts w:asciiTheme="majorHAnsi" w:hAnsiTheme="majorHAnsi" w:cstheme="majorHAnsi"/>
        </w:rPr>
        <w:t>to</w:t>
      </w:r>
      <w:proofErr w:type="gramEnd"/>
      <w:r w:rsidRPr="00A675F4">
        <w:rPr>
          <w:rFonts w:asciiTheme="majorHAnsi" w:hAnsiTheme="majorHAnsi" w:cstheme="majorHAnsi"/>
        </w:rPr>
        <w:t xml:space="preserve"> identify sex-specific markers</w:t>
      </w:r>
      <w:r w:rsidR="003F5EFB">
        <w:rPr>
          <w:rFonts w:asciiTheme="majorHAnsi" w:hAnsiTheme="majorHAnsi" w:cstheme="majorHAnsi"/>
        </w:rPr>
        <w:t>.</w:t>
      </w:r>
      <w:r w:rsidRPr="00A675F4">
        <w:rPr>
          <w:rFonts w:asciiTheme="majorHAnsi" w:hAnsiTheme="majorHAnsi" w:cstheme="majorHAnsi"/>
        </w:rPr>
        <w:t xml:space="preserve"> </w:t>
      </w:r>
      <w:r w:rsidR="003F5EFB">
        <w:rPr>
          <w:rFonts w:asciiTheme="majorHAnsi" w:hAnsiTheme="majorHAnsi" w:cstheme="majorHAnsi"/>
        </w:rPr>
        <w:t>W</w:t>
      </w:r>
      <w:r w:rsidRPr="00A675F4">
        <w:rPr>
          <w:rFonts w:asciiTheme="majorHAnsi" w:hAnsiTheme="majorHAnsi" w:cstheme="majorHAnsi"/>
        </w:rPr>
        <w:t xml:space="preserve">e did not find </w:t>
      </w:r>
      <w:r w:rsidR="003F5EFB">
        <w:rPr>
          <w:rFonts w:asciiTheme="majorHAnsi" w:hAnsiTheme="majorHAnsi" w:cstheme="majorHAnsi"/>
        </w:rPr>
        <w:t xml:space="preserve">SNPs </w:t>
      </w:r>
      <w:r w:rsidRPr="00A675F4">
        <w:rPr>
          <w:rFonts w:asciiTheme="majorHAnsi" w:hAnsiTheme="majorHAnsi" w:cstheme="majorHAnsi"/>
        </w:rPr>
        <w:t xml:space="preserve">diagnostic </w:t>
      </w:r>
      <w:r w:rsidR="003F5EFB">
        <w:rPr>
          <w:rFonts w:asciiTheme="majorHAnsi" w:hAnsiTheme="majorHAnsi" w:cstheme="majorHAnsi"/>
        </w:rPr>
        <w:t>of sex within delta smelt</w:t>
      </w:r>
      <w:r w:rsidRPr="00A675F4">
        <w:rPr>
          <w:rFonts w:asciiTheme="majorHAnsi" w:hAnsiTheme="majorHAnsi" w:cstheme="majorHAnsi"/>
        </w:rPr>
        <w:t xml:space="preserve">. </w:t>
      </w:r>
      <w:r w:rsidR="003F5EFB">
        <w:rPr>
          <w:rFonts w:asciiTheme="majorHAnsi" w:hAnsiTheme="majorHAnsi" w:cstheme="majorHAnsi"/>
        </w:rPr>
        <w:t>The species</w:t>
      </w:r>
      <w:r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Pr="00A675F4">
        <w:rPr>
          <w:rFonts w:asciiTheme="majorHAnsi" w:hAnsiTheme="majorHAnsi" w:cstheme="majorHAnsi"/>
        </w:rPr>
        <w:t xml:space="preserve">sequencing </w:t>
      </w:r>
      <w:r w:rsidR="003F5EFB">
        <w:rPr>
          <w:rFonts w:asciiTheme="majorHAnsi" w:hAnsiTheme="majorHAnsi" w:cstheme="majorHAnsi"/>
        </w:rPr>
        <w:t>data,</w:t>
      </w:r>
      <w:r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Pr="00A675F4">
        <w:rPr>
          <w:rFonts w:asciiTheme="majorHAnsi" w:hAnsiTheme="majorHAnsi" w:cstheme="majorHAnsi"/>
        </w:rPr>
        <w:t xml:space="preserve">.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w:t>
      </w:r>
      <w:r w:rsidRPr="00A675F4">
        <w:rPr>
          <w:rFonts w:asciiTheme="majorHAnsi" w:hAnsiTheme="majorHAnsi" w:cstheme="majorHAnsi"/>
        </w:rPr>
        <w:lastRenderedPageBreak/>
        <w:t>paired with X chromosomes in human males). However, we could not identify or confirm sex-specific markers with the RAD</w:t>
      </w:r>
      <w:r w:rsidR="00ED6E2E">
        <w:rPr>
          <w:rFonts w:asciiTheme="majorHAnsi" w:hAnsiTheme="majorHAnsi" w:cstheme="majorHAnsi"/>
        </w:rPr>
        <w:t>-</w:t>
      </w:r>
      <w:r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3" w:name="_Toc113440571"/>
      <w:r>
        <w:rPr>
          <w:rFonts w:asciiTheme="majorHAnsi" w:hAnsiTheme="majorHAnsi" w:cstheme="majorHAnsi"/>
          <w:szCs w:val="24"/>
        </w:rPr>
        <w:t>Tables &amp; Figures</w:t>
      </w:r>
      <w:bookmarkEnd w:id="23"/>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1091259A"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28 chromosomes</w:t>
      </w:r>
      <w:r w:rsidR="00B2511B">
        <w:rPr>
          <w:rFonts w:asciiTheme="majorHAnsi" w:eastAsia="Times New Roman" w:hAnsiTheme="majorHAnsi" w:cstheme="majorHAnsi"/>
        </w:rPr>
        <w:t xml:space="preserve"> from the male assembly</w:t>
      </w:r>
      <w:r w:rsidRPr="00A951B3">
        <w:rPr>
          <w:rFonts w:asciiTheme="majorHAnsi" w:eastAsia="Times New Roman" w:hAnsiTheme="majorHAnsi" w:cstheme="majorHAnsi"/>
        </w:rPr>
        <w:t xml:space="preserve">.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w:t>
      </w:r>
      <w:commentRangeStart w:id="24"/>
      <w:r w:rsidRPr="00A951B3">
        <w:rPr>
          <w:rFonts w:asciiTheme="majorHAnsi" w:eastAsia="Times New Roman" w:hAnsiTheme="majorHAnsi" w:cstheme="majorHAnsi"/>
        </w:rPr>
        <w:t>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commentRangeEnd w:id="24"/>
      <w:r w:rsidR="00B2511B">
        <w:rPr>
          <w:rStyle w:val="CommentReference"/>
        </w:rPr>
        <w:commentReference w:id="24"/>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45686351" w:rsidR="00C370BB"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49231546" wp14:editId="50B6F23E">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475E0412" w:rsidR="00C370BB" w:rsidRDefault="00C370BB" w:rsidP="006E2350">
      <w:pPr>
        <w:rPr>
          <w:rFonts w:asciiTheme="majorHAnsi" w:eastAsia="Times New Roman" w:hAnsiTheme="majorHAnsi" w:cstheme="majorHAnsi"/>
        </w:rPr>
      </w:pPr>
    </w:p>
    <w:p w14:paraId="5BF85329" w14:textId="632838FD" w:rsidR="00B2511B" w:rsidRDefault="00B2511B">
      <w:pPr>
        <w:rPr>
          <w:rFonts w:asciiTheme="majorHAnsi" w:eastAsia="Times New Roman" w:hAnsiTheme="majorHAnsi" w:cstheme="majorHAnsi"/>
        </w:rPr>
      </w:pPr>
      <w:r>
        <w:rPr>
          <w:rFonts w:asciiTheme="majorHAnsi" w:eastAsia="Times New Roman" w:hAnsiTheme="majorHAnsi" w:cstheme="majorHAnsi"/>
        </w:rPr>
        <w:br w:type="page"/>
      </w:r>
    </w:p>
    <w:p w14:paraId="64BBBA49" w14:textId="75DE68A0" w:rsidR="00B2511B" w:rsidRPr="00B2511B" w:rsidRDefault="00B2511B" w:rsidP="00B2511B">
      <w:pPr>
        <w:rPr>
          <w:rFonts w:asciiTheme="majorHAnsi" w:eastAsia="Times New Roman" w:hAnsiTheme="majorHAnsi" w:cstheme="majorHAnsi"/>
          <w:bCs/>
        </w:rPr>
      </w:pPr>
      <w:r>
        <w:rPr>
          <w:rFonts w:asciiTheme="majorHAnsi" w:eastAsia="Times New Roman" w:hAnsiTheme="majorHAnsi" w:cstheme="majorHAnsi"/>
          <w:bCs/>
          <w:noProof/>
        </w:rPr>
        <w:lastRenderedPageBreak/>
        <w:drawing>
          <wp:inline distT="0" distB="0" distL="0" distR="0" wp14:anchorId="7060C64C" wp14:editId="0747B5F0">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F531228" w14:textId="30BE2DEC" w:rsidR="00B2511B" w:rsidRDefault="00B2511B" w:rsidP="00B2511B">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4</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 of female-only (red) and male-only (blue)</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k-mer </w:t>
      </w:r>
      <w:r w:rsidRPr="00A951B3">
        <w:rPr>
          <w:rFonts w:asciiTheme="majorHAnsi" w:eastAsia="Times New Roman" w:hAnsiTheme="majorHAnsi" w:cstheme="majorHAnsi"/>
        </w:rPr>
        <w:t xml:space="preserve">abundances </w:t>
      </w:r>
      <w:r>
        <w:rPr>
          <w:rFonts w:asciiTheme="majorHAnsi" w:eastAsia="Times New Roman" w:hAnsiTheme="majorHAnsi" w:cstheme="majorHAnsi"/>
        </w:rPr>
        <w:t>of k-mers located on contigs containing five hashes</w:t>
      </w:r>
      <w:r w:rsidR="003630FC">
        <w:rPr>
          <w:rFonts w:asciiTheme="majorHAnsi" w:eastAsia="Times New Roman" w:hAnsiTheme="majorHAnsi" w:cstheme="majorHAnsi"/>
        </w:rPr>
        <w:t xml:space="preserve"> (approximately</w:t>
      </w:r>
      <w:r>
        <w:rPr>
          <w:rFonts w:asciiTheme="majorHAnsi" w:eastAsia="Times New Roman" w:hAnsiTheme="majorHAnsi" w:cstheme="majorHAnsi"/>
        </w:rPr>
        <w:t xml:space="preserve"> 5,000</w:t>
      </w:r>
      <w:r w:rsidR="003630FC">
        <w:rPr>
          <w:rFonts w:asciiTheme="majorHAnsi" w:eastAsia="Times New Roman" w:hAnsiTheme="majorHAnsi" w:cstheme="majorHAnsi"/>
        </w:rPr>
        <w:t xml:space="preserve"> bp)</w:t>
      </w:r>
      <w:r>
        <w:rPr>
          <w:rFonts w:asciiTheme="majorHAnsi" w:eastAsia="Times New Roman" w:hAnsiTheme="majorHAnsi" w:cstheme="majorHAnsi"/>
        </w:rPr>
        <w:t xml:space="preserve"> from the male A</w:t>
      </w:r>
      <w:r>
        <w:rPr>
          <w:rFonts w:asciiTheme="majorHAnsi" w:eastAsia="Times New Roman" w:hAnsiTheme="majorHAnsi" w:cstheme="majorHAnsi"/>
          <w:vertAlign w:val="subscript"/>
        </w:rPr>
        <w:t>1</w:t>
      </w:r>
      <w:r>
        <w:rPr>
          <w:rFonts w:asciiTheme="majorHAnsi" w:eastAsia="Times New Roman" w:hAnsiTheme="majorHAnsi" w:cstheme="majorHAnsi"/>
        </w:rPr>
        <w:t xml:space="preserve"> assembly.</w:t>
      </w:r>
    </w:p>
    <w:p w14:paraId="1D0762B7" w14:textId="3F62C26C" w:rsidR="003630FC" w:rsidRDefault="003630FC" w:rsidP="00B2511B">
      <w:pPr>
        <w:rPr>
          <w:rFonts w:asciiTheme="majorHAnsi" w:eastAsia="Times New Roman" w:hAnsiTheme="majorHAnsi" w:cstheme="majorHAnsi"/>
        </w:rPr>
      </w:pPr>
    </w:p>
    <w:p w14:paraId="049D7EE5" w14:textId="77777777" w:rsidR="00B2511B" w:rsidRDefault="00B2511B" w:rsidP="00B2511B">
      <w:pPr>
        <w:rPr>
          <w:rFonts w:asciiTheme="majorHAnsi" w:eastAsia="Times New Roman" w:hAnsiTheme="majorHAnsi" w:cstheme="majorHAnsi"/>
        </w:rPr>
      </w:pPr>
    </w:p>
    <w:p w14:paraId="04C4A60A" w14:textId="39FEF22D" w:rsidR="00B2511B" w:rsidRPr="00A951B3" w:rsidRDefault="00B2511B" w:rsidP="00B2511B">
      <w:pPr>
        <w:rPr>
          <w:rFonts w:asciiTheme="majorHAnsi" w:eastAsia="Times New Roman" w:hAnsiTheme="majorHAnsi" w:cstheme="majorHAnsi"/>
        </w:rPr>
      </w:pPr>
      <w:commentRangeStart w:id="25"/>
      <w:r w:rsidRPr="00A951B3">
        <w:rPr>
          <w:rFonts w:asciiTheme="majorHAnsi" w:eastAsia="Times New Roman" w:hAnsiTheme="majorHAnsi" w:cstheme="majorHAnsi"/>
        </w:rPr>
        <w:t xml:space="preserve">Both female and male have a broad distribution of k-mers with 90-140 abundance, while a male specific (blue) peak can be seen from 30-70 abundance. </w:t>
      </w:r>
      <w:commentRangeEnd w:id="25"/>
      <w:r>
        <w:rPr>
          <w:rStyle w:val="CommentReference"/>
        </w:rPr>
        <w:commentReference w:id="25"/>
      </w:r>
      <w:commentRangeStart w:id="26"/>
      <w:r w:rsidRPr="00A951B3">
        <w:rPr>
          <w:rFonts w:asciiTheme="majorHAnsi" w:eastAsia="Times New Roman" w:hAnsiTheme="majorHAnsi" w:cstheme="majorHAnsi"/>
        </w:rPr>
        <w:t>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w:t>
      </w:r>
      <w:commentRangeEnd w:id="26"/>
      <w:r>
        <w:rPr>
          <w:rStyle w:val="CommentReference"/>
        </w:rPr>
        <w:commentReference w:id="26"/>
      </w:r>
      <w:r w:rsidRPr="00A951B3">
        <w:rPr>
          <w:rFonts w:asciiTheme="majorHAnsi" w:eastAsia="Times New Roman" w:hAnsiTheme="majorHAnsi" w:cstheme="majorHAnsi"/>
        </w:rPr>
        <w:t xml:space="preserve">. </w:t>
      </w:r>
    </w:p>
    <w:p w14:paraId="191F39A6" w14:textId="072293B2" w:rsidR="00C370BB" w:rsidRDefault="00C370BB" w:rsidP="006E2350">
      <w:pPr>
        <w:rPr>
          <w:rFonts w:asciiTheme="majorHAnsi" w:eastAsia="Times New Roman" w:hAnsiTheme="majorHAnsi" w:cstheme="majorHAnsi"/>
        </w:rPr>
      </w:pPr>
    </w:p>
    <w:p w14:paraId="59BD6A76" w14:textId="0574D0F4" w:rsidR="00C370BB" w:rsidRPr="00A951B3"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5B7B1C4B" w14:textId="1E5DC365" w:rsidR="003630FC" w:rsidRDefault="003630FC" w:rsidP="003630FC">
      <w:pPr>
        <w:rPr>
          <w:rFonts w:asciiTheme="majorHAnsi" w:eastAsia="Times New Roman" w:hAnsiTheme="majorHAnsi" w:cstheme="majorHAnsi"/>
        </w:rPr>
      </w:pPr>
      <w:r w:rsidRPr="00A951B3">
        <w:rPr>
          <w:rFonts w:asciiTheme="majorHAnsi" w:eastAsia="Times New Roman" w:hAnsiTheme="majorHAnsi" w:cstheme="majorHAnsi"/>
          <w:b/>
          <w:bCs/>
        </w:rPr>
        <w:t>Figure 18.</w:t>
      </w:r>
      <w:r w:rsidRPr="00A951B3">
        <w:rPr>
          <w:rFonts w:asciiTheme="majorHAnsi" w:eastAsia="Times New Roman" w:hAnsiTheme="majorHAnsi" w:cstheme="majorHAnsi"/>
        </w:rPr>
        <w:t xml:space="preserve"> </w:t>
      </w:r>
      <w:r>
        <w:rPr>
          <w:rFonts w:asciiTheme="majorHAnsi" w:eastAsia="Times New Roman" w:hAnsiTheme="majorHAnsi" w:cstheme="majorHAnsi"/>
        </w:rPr>
        <w:t>M</w:t>
      </w:r>
      <w:r w:rsidRPr="00A951B3">
        <w:rPr>
          <w:rFonts w:asciiTheme="majorHAnsi" w:eastAsia="Times New Roman" w:hAnsiTheme="majorHAnsi" w:cstheme="majorHAnsi"/>
        </w:rPr>
        <w:t xml:space="preserve">ale (x-axis) </w:t>
      </w:r>
      <w:r>
        <w:rPr>
          <w:rFonts w:asciiTheme="majorHAnsi" w:eastAsia="Times New Roman" w:hAnsiTheme="majorHAnsi" w:cstheme="majorHAnsi"/>
        </w:rPr>
        <w:t>and</w:t>
      </w:r>
      <w:r w:rsidRPr="00A951B3">
        <w:rPr>
          <w:rFonts w:asciiTheme="majorHAnsi" w:eastAsia="Times New Roman" w:hAnsiTheme="majorHAnsi" w:cstheme="majorHAnsi"/>
        </w:rPr>
        <w:t xml:space="preserve"> female (y-axis) median k-mer abundance on contigs with 5 or more </w:t>
      </w:r>
      <w:r>
        <w:rPr>
          <w:rFonts w:asciiTheme="majorHAnsi" w:eastAsia="Times New Roman" w:hAnsiTheme="majorHAnsi" w:cstheme="majorHAnsi"/>
        </w:rPr>
        <w:t xml:space="preserve">hashes, corresponding to roughly 5,000 bp. </w:t>
      </w:r>
      <w:r w:rsidRPr="00A951B3">
        <w:rPr>
          <w:rFonts w:asciiTheme="majorHAnsi" w:eastAsia="Times New Roman" w:hAnsiTheme="majorHAnsi" w:cstheme="majorHAnsi"/>
        </w:rPr>
        <w:t xml:space="preserve">k-mers. </w:t>
      </w:r>
      <w:r w:rsidR="00167165">
        <w:rPr>
          <w:rFonts w:asciiTheme="majorHAnsi" w:eastAsia="Times New Roman" w:hAnsiTheme="majorHAnsi" w:cstheme="majorHAnsi"/>
        </w:rPr>
        <w:t xml:space="preserve"> (note to self, describe that left is zoomed in of right and </w:t>
      </w:r>
      <w:proofErr w:type="spellStart"/>
      <w:r w:rsidR="00167165">
        <w:rPr>
          <w:rFonts w:asciiTheme="majorHAnsi" w:eastAsia="Times New Roman" w:hAnsiTheme="majorHAnsi" w:cstheme="majorHAnsi"/>
        </w:rPr>
        <w:t>thatthere</w:t>
      </w:r>
      <w:proofErr w:type="spellEnd"/>
      <w:r w:rsidR="00167165">
        <w:rPr>
          <w:rFonts w:asciiTheme="majorHAnsi" w:eastAsia="Times New Roman" w:hAnsiTheme="majorHAnsi" w:cstheme="majorHAnsi"/>
        </w:rPr>
        <w:t xml:space="preserve"> are 44 0 abundance female k-mers)</w:t>
      </w:r>
    </w:p>
    <w:p w14:paraId="233601A8" w14:textId="77777777" w:rsidR="003630FC" w:rsidRDefault="003630FC" w:rsidP="003630FC">
      <w:pPr>
        <w:rPr>
          <w:rFonts w:asciiTheme="majorHAnsi" w:eastAsia="Times New Roman" w:hAnsiTheme="majorHAnsi" w:cstheme="majorHAnsi"/>
        </w:rPr>
      </w:pPr>
    </w:p>
    <w:p w14:paraId="1FB0B52D" w14:textId="1CF94E1A" w:rsidR="003630FC" w:rsidRPr="00A951B3" w:rsidRDefault="003630FC" w:rsidP="003630FC">
      <w:pPr>
        <w:rPr>
          <w:rFonts w:asciiTheme="majorHAnsi" w:eastAsia="Times New Roman" w:hAnsiTheme="majorHAnsi" w:cstheme="majorHAnsi"/>
        </w:rPr>
      </w:pPr>
      <w:r w:rsidRPr="00A951B3">
        <w:rPr>
          <w:rFonts w:asciiTheme="majorHAnsi" w:eastAsia="Times New Roman" w:hAnsiTheme="majorHAnsi" w:cstheme="majorHAnsi"/>
        </w:rPr>
        <w:t>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F07BF1B" w14:textId="77777777" w:rsidR="003630FC" w:rsidRDefault="003630FC" w:rsidP="006E2350">
      <w:pPr>
        <w:rPr>
          <w:rFonts w:asciiTheme="majorHAnsi" w:eastAsia="Times New Roman" w:hAnsiTheme="majorHAnsi" w:cstheme="majorHAnsi"/>
          <w:b/>
          <w:bCs/>
        </w:rPr>
      </w:pPr>
    </w:p>
    <w:p w14:paraId="6AB4BF26" w14:textId="77777777" w:rsidR="003630FC" w:rsidRDefault="003630FC" w:rsidP="006E2350">
      <w:pPr>
        <w:rPr>
          <w:rFonts w:asciiTheme="majorHAnsi" w:eastAsia="Times New Roman" w:hAnsiTheme="majorHAnsi" w:cstheme="majorHAnsi"/>
          <w:b/>
          <w:bCs/>
        </w:rPr>
      </w:pPr>
    </w:p>
    <w:p w14:paraId="7030EAE8" w14:textId="77777777" w:rsidR="003630FC" w:rsidRDefault="003630FC" w:rsidP="006E2350">
      <w:pPr>
        <w:rPr>
          <w:rFonts w:asciiTheme="majorHAnsi" w:eastAsia="Times New Roman" w:hAnsiTheme="majorHAnsi" w:cstheme="majorHAnsi"/>
          <w:b/>
          <w:bCs/>
        </w:rPr>
      </w:pPr>
    </w:p>
    <w:p w14:paraId="2CC66105" w14:textId="33160E5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9F3A99">
        <w:rPr>
          <w:rFonts w:asciiTheme="majorHAnsi" w:eastAsia="Times New Roman" w:hAnsiTheme="majorHAnsi" w:cstheme="majorHAnsi"/>
          <w:b/>
          <w:bCs/>
        </w:rPr>
        <w:t>3.5</w:t>
      </w:r>
      <w:r w:rsidRPr="00A951B3">
        <w:rPr>
          <w:rFonts w:asciiTheme="majorHAnsi" w:eastAsia="Times New Roman" w:hAnsiTheme="majorHAnsi" w:cstheme="majorHAnsi"/>
        </w:rPr>
        <w:t xml:space="preserve">. Histogram of male-only and female -only k-mer abundances of sequencing data. The male sequencing data appears to have </w:t>
      </w:r>
      <w:r w:rsidRPr="00A951B3">
        <w:rPr>
          <w:rFonts w:asciiTheme="majorHAnsi" w:eastAsia="Times New Roman" w:hAnsiTheme="majorHAnsi" w:cstheme="majorHAnsi"/>
        </w:rPr>
        <w:t>more</w:t>
      </w:r>
      <w:r w:rsidRPr="00A951B3">
        <w:rPr>
          <w:rFonts w:asciiTheme="majorHAnsi" w:eastAsia="Times New Roman" w:hAnsiTheme="majorHAnsi" w:cstheme="majorHAnsi"/>
        </w:rPr>
        <w:t xml:space="preserve"> higher abundance k-mers</w:t>
      </w:r>
      <w:ins w:id="27"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28"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29"/>
      <w:r w:rsidRPr="00A951B3">
        <w:rPr>
          <w:rFonts w:asciiTheme="majorHAnsi" w:eastAsia="Times New Roman" w:hAnsiTheme="majorHAnsi" w:cstheme="majorHAnsi"/>
        </w:rPr>
        <w:t>Low abundance sex-specific k-mers are likely the result of sequencing errors, while the higher abundance male-only k-mer peak indicates the male sample contains real variation only contained within the male sample.</w:t>
      </w:r>
      <w:commentRangeEnd w:id="29"/>
      <w:r w:rsidRPr="00A951B3">
        <w:rPr>
          <w:rStyle w:val="CommentReference"/>
          <w:rFonts w:asciiTheme="majorHAnsi" w:hAnsiTheme="majorHAnsi" w:cstheme="majorHAnsi"/>
        </w:rPr>
        <w:commentReference w:id="29"/>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30"/>
      <w:r w:rsidRPr="00A951B3">
        <w:rPr>
          <w:rFonts w:asciiTheme="majorHAnsi" w:eastAsia="Times New Roman" w:hAnsiTheme="majorHAnsi" w:cstheme="majorHAnsi"/>
        </w:rPr>
        <w:t>abundances</w:t>
      </w:r>
      <w:commentRangeEnd w:id="30"/>
      <w:r w:rsidRPr="00A951B3">
        <w:rPr>
          <w:rStyle w:val="CommentReference"/>
          <w:rFonts w:asciiTheme="majorHAnsi" w:hAnsiTheme="majorHAnsi" w:cstheme="majorHAnsi"/>
        </w:rPr>
        <w:commentReference w:id="30"/>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5FB2FA50" w14:textId="77777777" w:rsidR="009F3A99"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r w:rsidR="009F3A99">
        <w:rPr>
          <w:rFonts w:asciiTheme="majorHAnsi" w:eastAsia="Times New Roman" w:hAnsiTheme="majorHAnsi" w:cstheme="majorHAnsi"/>
          <w:noProof/>
        </w:rPr>
        <w:lastRenderedPageBreak/>
        <w:drawing>
          <wp:inline distT="0" distB="0" distL="0" distR="0" wp14:anchorId="2B9C22EE" wp14:editId="4770569B">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4829EA73" w14:textId="7039AE5E" w:rsidR="006E2350" w:rsidRPr="00A951B3" w:rsidRDefault="009F3A99"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FE34E25" wp14:editId="2587A4FF">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sidRPr="00A951B3">
        <w:rPr>
          <w:rFonts w:asciiTheme="majorHAnsi" w:hAnsiTheme="majorHAnsi" w:cstheme="majorHAnsi"/>
          <w:noProof/>
          <w:color w:val="000000"/>
        </w:rPr>
        <w:lastRenderedPageBreak/>
        <w:drawing>
          <wp:inline distT="0" distB="0" distL="0" distR="0" wp14:anchorId="391F5F38" wp14:editId="504BDECA">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31"/>
      <w:r w:rsidRPr="00A951B3">
        <w:rPr>
          <w:rFonts w:asciiTheme="majorHAnsi" w:eastAsia="Times New Roman" w:hAnsiTheme="majorHAnsi" w:cstheme="majorHAnsi"/>
          <w:b/>
          <w:bCs/>
        </w:rPr>
        <w:t>Figure 18</w:t>
      </w:r>
      <w:commentRangeEnd w:id="31"/>
      <w:r w:rsidRPr="00A951B3">
        <w:rPr>
          <w:rStyle w:val="CommentReference"/>
          <w:rFonts w:asciiTheme="majorHAnsi" w:hAnsiTheme="majorHAnsi" w:cstheme="majorHAnsi"/>
        </w:rPr>
        <w:commentReference w:id="31"/>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32"/>
      <w:r w:rsidRPr="00A951B3">
        <w:rPr>
          <w:rFonts w:asciiTheme="majorHAnsi" w:eastAsia="Times New Roman" w:hAnsiTheme="majorHAnsi" w:cstheme="majorHAnsi"/>
        </w:rPr>
        <w:t>k-mers</w:t>
      </w:r>
      <w:commentRangeEnd w:id="32"/>
      <w:r w:rsidRPr="00A951B3">
        <w:rPr>
          <w:rStyle w:val="CommentReference"/>
          <w:rFonts w:asciiTheme="majorHAnsi" w:hAnsiTheme="majorHAnsi" w:cstheme="majorHAnsi"/>
        </w:rPr>
        <w:commentReference w:id="32"/>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3772890" w14:textId="77777777" w:rsidR="006E2350" w:rsidRPr="00A951B3" w:rsidRDefault="006E2350">
      <w:pPr>
        <w:rPr>
          <w:rFonts w:asciiTheme="majorHAnsi" w:hAnsiTheme="majorHAnsi" w:cstheme="majorHAnsi"/>
        </w:rPr>
      </w:pPr>
    </w:p>
    <w:sectPr w:rsidR="006E2350"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hannon Erica Kendal Joslin" w:date="2022-11-18T07:05:00Z" w:initials="SEKJ">
    <w:p w14:paraId="4AAEC051" w14:textId="77777777" w:rsidR="00326179" w:rsidRDefault="00326179">
      <w:pPr>
        <w:pStyle w:val="CommentText"/>
      </w:pPr>
      <w:r>
        <w:rPr>
          <w:rStyle w:val="CommentReference"/>
        </w:rPr>
        <w:annotationRef/>
      </w:r>
      <w:r>
        <w:t>need to factor in outliers…</w:t>
      </w:r>
    </w:p>
    <w:p w14:paraId="51AA2831" w14:textId="118F5204" w:rsidR="00326179" w:rsidRDefault="00326179">
      <w:pPr>
        <w:pStyle w:val="CommentText"/>
      </w:pPr>
      <w:r>
        <w:t>10 10 10 10 10 /= 5 5 5 5 30</w:t>
      </w:r>
    </w:p>
  </w:comment>
  <w:comment w:id="19" w:author="Shannon Erica Kendal Joslin" w:date="2022-11-12T07:16:00Z" w:initials="SEKJ">
    <w:p w14:paraId="6CB71870" w14:textId="12DF4AB7" w:rsidR="00EC4A5A" w:rsidRDefault="00EC4A5A">
      <w:pPr>
        <w:pStyle w:val="CommentText"/>
      </w:pPr>
      <w:r>
        <w:rPr>
          <w:rStyle w:val="CommentReference"/>
        </w:rPr>
        <w:annotationRef/>
      </w:r>
      <w:r>
        <w:t>Start here 11/12</w:t>
      </w:r>
    </w:p>
  </w:comment>
  <w:comment w:id="21" w:author="Shannon Erica Kendal Joslin" w:date="2022-12-11T15:12:00Z" w:initials="SEKJ">
    <w:p w14:paraId="025EBE48" w14:textId="357CCD22" w:rsidR="00B2511B" w:rsidRDefault="00B2511B">
      <w:pPr>
        <w:pStyle w:val="CommentText"/>
      </w:pPr>
      <w:r>
        <w:rPr>
          <w:rStyle w:val="CommentReference"/>
        </w:rPr>
        <w:annotationRef/>
      </w:r>
      <w:r>
        <w:t>Move to discussion.</w:t>
      </w:r>
    </w:p>
  </w:comment>
  <w:comment w:id="24" w:author="Shannon Erica Kendal Joslin" w:date="2022-12-11T15:32:00Z" w:initials="SEKJ">
    <w:p w14:paraId="2B5C2EE8" w14:textId="3FBE70EF" w:rsidR="00B2511B" w:rsidRDefault="00B2511B">
      <w:pPr>
        <w:pStyle w:val="CommentText"/>
      </w:pPr>
      <w:r>
        <w:rPr>
          <w:rStyle w:val="CommentReference"/>
        </w:rPr>
        <w:annotationRef/>
      </w:r>
      <w:r>
        <w:t>move to discussion</w:t>
      </w:r>
    </w:p>
  </w:comment>
  <w:comment w:id="25" w:author="Shannon Erica Kendal Joslin" w:date="2022-12-11T15:45:00Z" w:initials="SEKJ">
    <w:p w14:paraId="2919C2CD" w14:textId="54BD19E7" w:rsidR="00B2511B" w:rsidRDefault="00B2511B">
      <w:pPr>
        <w:pStyle w:val="CommentText"/>
      </w:pPr>
      <w:r>
        <w:rPr>
          <w:rStyle w:val="CommentReference"/>
        </w:rPr>
        <w:annotationRef/>
      </w:r>
      <w:r>
        <w:t>results</w:t>
      </w:r>
    </w:p>
  </w:comment>
  <w:comment w:id="26" w:author="Shannon Erica Kendal Joslin" w:date="2022-12-11T15:45:00Z" w:initials="SEKJ">
    <w:p w14:paraId="3DCCCF4A" w14:textId="1A849CC0" w:rsidR="00B2511B" w:rsidRDefault="00B2511B">
      <w:pPr>
        <w:pStyle w:val="CommentText"/>
      </w:pPr>
      <w:r>
        <w:rPr>
          <w:rStyle w:val="CommentReference"/>
        </w:rPr>
        <w:annotationRef/>
      </w:r>
      <w:r>
        <w:t>discussion</w:t>
      </w:r>
    </w:p>
  </w:comment>
  <w:comment w:id="29"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30"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31"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32"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A2831" w15:done="0"/>
  <w15:commentEx w15:paraId="6CB71870" w15:done="0"/>
  <w15:commentEx w15:paraId="025EBE48" w15:done="0"/>
  <w15:commentEx w15:paraId="2B5C2EE8" w15:done="0"/>
  <w15:commentEx w15:paraId="2919C2CD" w15:done="0"/>
  <w15:commentEx w15:paraId="3DCCCF4A"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1AD4E" w16cex:dateUtc="2022-11-18T15:05:00Z"/>
  <w16cex:commentExtensible w16cex:durableId="2719C6BD" w16cex:dateUtc="2022-11-12T15:16:00Z"/>
  <w16cex:commentExtensible w16cex:durableId="274071ED" w16cex:dateUtc="2022-12-11T23:12:00Z"/>
  <w16cex:commentExtensible w16cex:durableId="27407674" w16cex:dateUtc="2022-12-11T23:32:00Z"/>
  <w16cex:commentExtensible w16cex:durableId="27407989" w16cex:dateUtc="2022-12-11T23:45:00Z"/>
  <w16cex:commentExtensible w16cex:durableId="27407992" w16cex:dateUtc="2022-12-11T23:45: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A2831" w16cid:durableId="2721AD4E"/>
  <w16cid:commentId w16cid:paraId="6CB71870" w16cid:durableId="2719C6BD"/>
  <w16cid:commentId w16cid:paraId="025EBE48" w16cid:durableId="274071ED"/>
  <w16cid:commentId w16cid:paraId="2B5C2EE8" w16cid:durableId="27407674"/>
  <w16cid:commentId w16cid:paraId="2919C2CD" w16cid:durableId="27407989"/>
  <w16cid:commentId w16cid:paraId="3DCCCF4A" w16cid:durableId="27407992"/>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67165"/>
    <w:rsid w:val="001843A6"/>
    <w:rsid w:val="001D0313"/>
    <w:rsid w:val="00201C60"/>
    <w:rsid w:val="002270FF"/>
    <w:rsid w:val="00243B17"/>
    <w:rsid w:val="00247802"/>
    <w:rsid w:val="00254121"/>
    <w:rsid w:val="002571B8"/>
    <w:rsid w:val="00267C1E"/>
    <w:rsid w:val="002D55FE"/>
    <w:rsid w:val="002F3C85"/>
    <w:rsid w:val="00317E6F"/>
    <w:rsid w:val="00326179"/>
    <w:rsid w:val="003630FC"/>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9F3A99"/>
    <w:rsid w:val="00A10CF6"/>
    <w:rsid w:val="00A14A1B"/>
    <w:rsid w:val="00A52786"/>
    <w:rsid w:val="00A55B3B"/>
    <w:rsid w:val="00A579C8"/>
    <w:rsid w:val="00A675F4"/>
    <w:rsid w:val="00A7435B"/>
    <w:rsid w:val="00A826A0"/>
    <w:rsid w:val="00A951B3"/>
    <w:rsid w:val="00A967F8"/>
    <w:rsid w:val="00AE4C3A"/>
    <w:rsid w:val="00B05701"/>
    <w:rsid w:val="00B2511B"/>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 w:type="paragraph" w:styleId="Revision">
    <w:name w:val="Revision"/>
    <w:hidden/>
    <w:uiPriority w:val="99"/>
    <w:semiHidden/>
    <w:rsid w:val="00B25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16551</TotalTime>
  <Pages>18</Pages>
  <Words>12679</Words>
  <Characters>72275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32</cp:revision>
  <dcterms:created xsi:type="dcterms:W3CDTF">2022-08-23T14:50:00Z</dcterms:created>
  <dcterms:modified xsi:type="dcterms:W3CDTF">2022-12-17T16:43:00Z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id="7gRdk0WP"/&gt;&lt;style id="http://www.zotero.org/styles/apa" locale="en-US" hasBibliography="1" bibliographyStyleHasBeenSet="0"/&gt;&lt;prefs&gt;&lt;pref name="fieldType" value="Field"/&gt;&lt;/prefs&gt;&lt;/data&gt;</vt:lpwstr>
  </property>
</Properties>
</file>