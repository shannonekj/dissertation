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273221" w:displacedByCustomXml="next"/>
    <w:bookmarkStart w:id="1" w:name="_Toc113123182" w:displacedByCustomXml="next"/>
    <w:sdt>
      <w:sdtPr>
        <w:rPr>
          <w:rFonts w:asciiTheme="minorHAnsi" w:eastAsiaTheme="minorHAnsi" w:hAnsiTheme="minorHAnsi"/>
          <w:smallCaps w:val="0"/>
          <w:spacing w:val="0"/>
          <w:sz w:val="24"/>
          <w:szCs w:val="24"/>
        </w:rPr>
        <w:id w:val="-977759640"/>
        <w:docPartObj>
          <w:docPartGallery w:val="Table of Contents"/>
          <w:docPartUnique/>
        </w:docPartObj>
      </w:sdtPr>
      <w:sdtEndPr>
        <w:rPr>
          <w:b/>
          <w:bCs/>
          <w:noProof/>
        </w:rPr>
      </w:sdtEndPr>
      <w:sdtContent>
        <w:p w14:paraId="310AEC7B" w14:textId="74A1162D" w:rsidR="00A951B3" w:rsidRDefault="00A951B3">
          <w:pPr>
            <w:pStyle w:val="TOCHeading"/>
          </w:pPr>
          <w:r>
            <w:t>Table of Contents</w:t>
          </w:r>
        </w:p>
        <w:p w14:paraId="64F47B28" w14:textId="138EE6DD" w:rsidR="00683A81" w:rsidRDefault="00A951B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440558" w:history="1">
            <w:r w:rsidR="00683A81" w:rsidRPr="00C41EFF">
              <w:rPr>
                <w:rStyle w:val="Hyperlink"/>
                <w:noProof/>
              </w:rPr>
              <w:t>Chapter 3 – Investigation in identifying sex-specific markers in delta smelt</w:t>
            </w:r>
            <w:r w:rsidR="00683A81">
              <w:rPr>
                <w:noProof/>
                <w:webHidden/>
              </w:rPr>
              <w:tab/>
            </w:r>
            <w:r w:rsidR="00683A81">
              <w:rPr>
                <w:noProof/>
                <w:webHidden/>
              </w:rPr>
              <w:fldChar w:fldCharType="begin"/>
            </w:r>
            <w:r w:rsidR="00683A81">
              <w:rPr>
                <w:noProof/>
                <w:webHidden/>
              </w:rPr>
              <w:instrText xml:space="preserve"> PAGEREF _Toc113440558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1225874C" w14:textId="02A5BD4E" w:rsidR="00683A81" w:rsidRDefault="005F443F">
          <w:pPr>
            <w:pStyle w:val="TOC2"/>
            <w:tabs>
              <w:tab w:val="right" w:leader="dot" w:pos="9350"/>
            </w:tabs>
            <w:rPr>
              <w:rFonts w:eastAsiaTheme="minorEastAsia" w:cstheme="minorBidi"/>
              <w:b w:val="0"/>
              <w:bCs w:val="0"/>
              <w:noProof/>
              <w:sz w:val="24"/>
              <w:szCs w:val="24"/>
            </w:rPr>
          </w:pPr>
          <w:hyperlink w:anchor="_Toc113440559" w:history="1">
            <w:r w:rsidR="00683A81" w:rsidRPr="00C41EFF">
              <w:rPr>
                <w:rStyle w:val="Hyperlink"/>
                <w:rFonts w:asciiTheme="majorHAnsi" w:hAnsiTheme="majorHAnsi" w:cstheme="majorHAnsi"/>
                <w:noProof/>
              </w:rPr>
              <w:t>Introduction</w:t>
            </w:r>
            <w:r w:rsidR="00683A81">
              <w:rPr>
                <w:noProof/>
                <w:webHidden/>
              </w:rPr>
              <w:tab/>
            </w:r>
            <w:r w:rsidR="00683A81">
              <w:rPr>
                <w:noProof/>
                <w:webHidden/>
              </w:rPr>
              <w:fldChar w:fldCharType="begin"/>
            </w:r>
            <w:r w:rsidR="00683A81">
              <w:rPr>
                <w:noProof/>
                <w:webHidden/>
              </w:rPr>
              <w:instrText xml:space="preserve"> PAGEREF _Toc113440559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44C43950" w14:textId="00D645E8" w:rsidR="00683A81" w:rsidRDefault="005F443F">
          <w:pPr>
            <w:pStyle w:val="TOC2"/>
            <w:tabs>
              <w:tab w:val="right" w:leader="dot" w:pos="9350"/>
            </w:tabs>
            <w:rPr>
              <w:rFonts w:eastAsiaTheme="minorEastAsia" w:cstheme="minorBidi"/>
              <w:b w:val="0"/>
              <w:bCs w:val="0"/>
              <w:noProof/>
              <w:sz w:val="24"/>
              <w:szCs w:val="24"/>
            </w:rPr>
          </w:pPr>
          <w:hyperlink w:anchor="_Toc113440560" w:history="1">
            <w:r w:rsidR="00683A81" w:rsidRPr="00C41EFF">
              <w:rPr>
                <w:rStyle w:val="Hyperlink"/>
                <w:rFonts w:asciiTheme="majorHAnsi" w:hAnsiTheme="majorHAnsi" w:cstheme="majorHAnsi"/>
                <w:noProof/>
              </w:rPr>
              <w:t>Methods</w:t>
            </w:r>
            <w:r w:rsidR="00683A81">
              <w:rPr>
                <w:noProof/>
                <w:webHidden/>
              </w:rPr>
              <w:tab/>
            </w:r>
            <w:r w:rsidR="00683A81">
              <w:rPr>
                <w:noProof/>
                <w:webHidden/>
              </w:rPr>
              <w:fldChar w:fldCharType="begin"/>
            </w:r>
            <w:r w:rsidR="00683A81">
              <w:rPr>
                <w:noProof/>
                <w:webHidden/>
              </w:rPr>
              <w:instrText xml:space="preserve"> PAGEREF _Toc113440560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36D78F93" w14:textId="6250EA25" w:rsidR="00683A81" w:rsidRDefault="005F443F">
          <w:pPr>
            <w:pStyle w:val="TOC3"/>
            <w:tabs>
              <w:tab w:val="right" w:leader="dot" w:pos="9350"/>
            </w:tabs>
            <w:rPr>
              <w:rFonts w:eastAsiaTheme="minorEastAsia" w:cstheme="minorBidi"/>
              <w:noProof/>
              <w:sz w:val="24"/>
              <w:szCs w:val="24"/>
            </w:rPr>
          </w:pPr>
          <w:hyperlink w:anchor="_Toc113440561"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_Toc113440561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06ABC842" w14:textId="7C97A9EA" w:rsidR="00683A81" w:rsidRDefault="005F443F">
          <w:pPr>
            <w:pStyle w:val="TOC3"/>
            <w:tabs>
              <w:tab w:val="right" w:leader="dot" w:pos="9350"/>
            </w:tabs>
            <w:rPr>
              <w:rFonts w:eastAsiaTheme="minorEastAsia" w:cstheme="minorBidi"/>
              <w:noProof/>
              <w:sz w:val="24"/>
              <w:szCs w:val="24"/>
            </w:rPr>
          </w:pPr>
          <w:hyperlink w:anchor="_Toc113440562"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_Toc113440562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072E34E4" w14:textId="08F37A3A" w:rsidR="00683A81" w:rsidRDefault="005F443F">
          <w:pPr>
            <w:pStyle w:val="TOC3"/>
            <w:tabs>
              <w:tab w:val="right" w:leader="dot" w:pos="9350"/>
            </w:tabs>
            <w:rPr>
              <w:rFonts w:eastAsiaTheme="minorEastAsia" w:cstheme="minorBidi"/>
              <w:noProof/>
              <w:sz w:val="24"/>
              <w:szCs w:val="24"/>
            </w:rPr>
          </w:pPr>
          <w:hyperlink w:anchor="_Toc113440563"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_Toc113440563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12AFC90D" w14:textId="7C3FBBBF" w:rsidR="00683A81" w:rsidRDefault="005F443F">
          <w:pPr>
            <w:pStyle w:val="TOC3"/>
            <w:tabs>
              <w:tab w:val="right" w:leader="dot" w:pos="9350"/>
            </w:tabs>
            <w:rPr>
              <w:rFonts w:eastAsiaTheme="minorEastAsia" w:cstheme="minorBidi"/>
              <w:noProof/>
              <w:sz w:val="24"/>
              <w:szCs w:val="24"/>
            </w:rPr>
          </w:pPr>
          <w:hyperlink w:anchor="_Toc113440564"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_Toc113440564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7CC0B05D" w14:textId="6C6B23B9" w:rsidR="00683A81" w:rsidRDefault="005F443F">
          <w:pPr>
            <w:pStyle w:val="TOC2"/>
            <w:tabs>
              <w:tab w:val="right" w:leader="dot" w:pos="9350"/>
            </w:tabs>
            <w:rPr>
              <w:rFonts w:eastAsiaTheme="minorEastAsia" w:cstheme="minorBidi"/>
              <w:b w:val="0"/>
              <w:bCs w:val="0"/>
              <w:noProof/>
              <w:sz w:val="24"/>
              <w:szCs w:val="24"/>
            </w:rPr>
          </w:pPr>
          <w:hyperlink w:anchor="_Toc113440565" w:history="1">
            <w:r w:rsidR="00683A81" w:rsidRPr="00C41EFF">
              <w:rPr>
                <w:rStyle w:val="Hyperlink"/>
                <w:rFonts w:asciiTheme="majorHAnsi" w:hAnsiTheme="majorHAnsi" w:cstheme="majorHAnsi"/>
                <w:noProof/>
              </w:rPr>
              <w:t>Results</w:t>
            </w:r>
            <w:r w:rsidR="00683A81">
              <w:rPr>
                <w:noProof/>
                <w:webHidden/>
              </w:rPr>
              <w:tab/>
            </w:r>
            <w:r w:rsidR="00683A81">
              <w:rPr>
                <w:noProof/>
                <w:webHidden/>
              </w:rPr>
              <w:fldChar w:fldCharType="begin"/>
            </w:r>
            <w:r w:rsidR="00683A81">
              <w:rPr>
                <w:noProof/>
                <w:webHidden/>
              </w:rPr>
              <w:instrText xml:space="preserve"> PAGEREF _Toc113440565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073AEC48" w14:textId="44E8B2AB" w:rsidR="00683A81" w:rsidRDefault="005F443F">
          <w:pPr>
            <w:pStyle w:val="TOC3"/>
            <w:tabs>
              <w:tab w:val="right" w:leader="dot" w:pos="9350"/>
            </w:tabs>
            <w:rPr>
              <w:rFonts w:eastAsiaTheme="minorEastAsia" w:cstheme="minorBidi"/>
              <w:noProof/>
              <w:sz w:val="24"/>
              <w:szCs w:val="24"/>
            </w:rPr>
          </w:pPr>
          <w:hyperlink w:anchor="_Toc113440566"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_Toc113440566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7A872972" w14:textId="67A9BCB6" w:rsidR="00683A81" w:rsidRDefault="005F443F">
          <w:pPr>
            <w:pStyle w:val="TOC3"/>
            <w:tabs>
              <w:tab w:val="right" w:leader="dot" w:pos="9350"/>
            </w:tabs>
            <w:rPr>
              <w:rFonts w:eastAsiaTheme="minorEastAsia" w:cstheme="minorBidi"/>
              <w:noProof/>
              <w:sz w:val="24"/>
              <w:szCs w:val="24"/>
            </w:rPr>
          </w:pPr>
          <w:hyperlink w:anchor="_Toc113440567"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_Toc113440567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2E4DE976" w14:textId="5090EB46" w:rsidR="00683A81" w:rsidRDefault="005F443F">
          <w:pPr>
            <w:pStyle w:val="TOC3"/>
            <w:tabs>
              <w:tab w:val="right" w:leader="dot" w:pos="9350"/>
            </w:tabs>
            <w:rPr>
              <w:rFonts w:eastAsiaTheme="minorEastAsia" w:cstheme="minorBidi"/>
              <w:noProof/>
              <w:sz w:val="24"/>
              <w:szCs w:val="24"/>
            </w:rPr>
          </w:pPr>
          <w:hyperlink w:anchor="_Toc113440568" w:history="1">
            <w:r w:rsidR="00683A81" w:rsidRPr="00C41EFF">
              <w:rPr>
                <w:rStyle w:val="Hyperlink"/>
                <w:rFonts w:asciiTheme="majorHAnsi" w:hAnsiTheme="majorHAnsi" w:cstheme="majorHAnsi"/>
                <w:noProof/>
              </w:rPr>
              <w:t>Depth analysis</w:t>
            </w:r>
            <w:r w:rsidR="00683A81">
              <w:rPr>
                <w:noProof/>
                <w:webHidden/>
              </w:rPr>
              <w:tab/>
            </w:r>
            <w:r w:rsidR="00683A81">
              <w:rPr>
                <w:noProof/>
                <w:webHidden/>
              </w:rPr>
              <w:fldChar w:fldCharType="begin"/>
            </w:r>
            <w:r w:rsidR="00683A81">
              <w:rPr>
                <w:noProof/>
                <w:webHidden/>
              </w:rPr>
              <w:instrText xml:space="preserve"> PAGEREF _Toc113440568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7E020ED5" w14:textId="38F89B3B" w:rsidR="00683A81" w:rsidRDefault="005F443F">
          <w:pPr>
            <w:pStyle w:val="TOC3"/>
            <w:tabs>
              <w:tab w:val="right" w:leader="dot" w:pos="9350"/>
            </w:tabs>
            <w:rPr>
              <w:rFonts w:eastAsiaTheme="minorEastAsia" w:cstheme="minorBidi"/>
              <w:noProof/>
              <w:sz w:val="24"/>
              <w:szCs w:val="24"/>
            </w:rPr>
          </w:pPr>
          <w:hyperlink w:anchor="_Toc113440569"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_Toc113440569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2FFFFFB6" w14:textId="69830245" w:rsidR="00683A81" w:rsidRDefault="005F443F">
          <w:pPr>
            <w:pStyle w:val="TOC2"/>
            <w:tabs>
              <w:tab w:val="right" w:leader="dot" w:pos="9350"/>
            </w:tabs>
            <w:rPr>
              <w:rFonts w:eastAsiaTheme="minorEastAsia" w:cstheme="minorBidi"/>
              <w:b w:val="0"/>
              <w:bCs w:val="0"/>
              <w:noProof/>
              <w:sz w:val="24"/>
              <w:szCs w:val="24"/>
            </w:rPr>
          </w:pPr>
          <w:hyperlink w:anchor="_Toc113440570" w:history="1">
            <w:r w:rsidR="00683A81" w:rsidRPr="00C41EFF">
              <w:rPr>
                <w:rStyle w:val="Hyperlink"/>
                <w:rFonts w:asciiTheme="majorHAnsi" w:hAnsiTheme="majorHAnsi" w:cstheme="majorHAnsi"/>
                <w:noProof/>
              </w:rPr>
              <w:t>Discussion &amp; Conclusion</w:t>
            </w:r>
            <w:r w:rsidR="00683A81">
              <w:rPr>
                <w:noProof/>
                <w:webHidden/>
              </w:rPr>
              <w:tab/>
            </w:r>
            <w:r w:rsidR="00683A81">
              <w:rPr>
                <w:noProof/>
                <w:webHidden/>
              </w:rPr>
              <w:fldChar w:fldCharType="begin"/>
            </w:r>
            <w:r w:rsidR="00683A81">
              <w:rPr>
                <w:noProof/>
                <w:webHidden/>
              </w:rPr>
              <w:instrText xml:space="preserve"> PAGEREF _Toc113440570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0B01A630" w14:textId="4F49ABEA" w:rsidR="00683A81" w:rsidRDefault="005F443F">
          <w:pPr>
            <w:pStyle w:val="TOC2"/>
            <w:tabs>
              <w:tab w:val="right" w:leader="dot" w:pos="9350"/>
            </w:tabs>
            <w:rPr>
              <w:rFonts w:eastAsiaTheme="minorEastAsia" w:cstheme="minorBidi"/>
              <w:b w:val="0"/>
              <w:bCs w:val="0"/>
              <w:noProof/>
              <w:sz w:val="24"/>
              <w:szCs w:val="24"/>
            </w:rPr>
          </w:pPr>
          <w:hyperlink w:anchor="_Toc113440571" w:history="1">
            <w:r w:rsidR="00683A81" w:rsidRPr="00C41EFF">
              <w:rPr>
                <w:rStyle w:val="Hyperlink"/>
                <w:rFonts w:asciiTheme="majorHAnsi" w:hAnsiTheme="majorHAnsi" w:cstheme="majorHAnsi"/>
                <w:noProof/>
              </w:rPr>
              <w:t>Tables &amp; Figures</w:t>
            </w:r>
            <w:r w:rsidR="00683A81">
              <w:rPr>
                <w:noProof/>
                <w:webHidden/>
              </w:rPr>
              <w:tab/>
            </w:r>
            <w:r w:rsidR="00683A81">
              <w:rPr>
                <w:noProof/>
                <w:webHidden/>
              </w:rPr>
              <w:fldChar w:fldCharType="begin"/>
            </w:r>
            <w:r w:rsidR="00683A81">
              <w:rPr>
                <w:noProof/>
                <w:webHidden/>
              </w:rPr>
              <w:instrText xml:space="preserve"> PAGEREF _Toc113440571 \h </w:instrText>
            </w:r>
            <w:r w:rsidR="00683A81">
              <w:rPr>
                <w:noProof/>
                <w:webHidden/>
              </w:rPr>
            </w:r>
            <w:r w:rsidR="00683A81">
              <w:rPr>
                <w:noProof/>
                <w:webHidden/>
              </w:rPr>
              <w:fldChar w:fldCharType="separate"/>
            </w:r>
            <w:r w:rsidR="00683A81">
              <w:rPr>
                <w:noProof/>
                <w:webHidden/>
              </w:rPr>
              <w:t>7</w:t>
            </w:r>
            <w:r w:rsidR="00683A81">
              <w:rPr>
                <w:noProof/>
                <w:webHidden/>
              </w:rPr>
              <w:fldChar w:fldCharType="end"/>
            </w:r>
          </w:hyperlink>
        </w:p>
        <w:p w14:paraId="0B1EE821" w14:textId="59513456" w:rsidR="00A951B3" w:rsidRDefault="00A951B3">
          <w:r>
            <w:rPr>
              <w:b/>
              <w:bCs/>
              <w:noProof/>
            </w:rPr>
            <w:fldChar w:fldCharType="end"/>
          </w:r>
        </w:p>
      </w:sdtContent>
    </w:sdt>
    <w:p w14:paraId="63B0B10F" w14:textId="77333050" w:rsidR="00120DAA" w:rsidRPr="00011FA5" w:rsidRDefault="00120DAA" w:rsidP="00120DAA">
      <w:pPr>
        <w:pStyle w:val="TOCHeading"/>
        <w:spacing w:line="240" w:lineRule="auto"/>
        <w:outlineLvl w:val="0"/>
      </w:pPr>
      <w:bookmarkStart w:id="2" w:name="_Toc113440558"/>
      <w:r w:rsidRPr="00011FA5">
        <w:t xml:space="preserve">Chapter </w:t>
      </w:r>
      <w:r>
        <w:t>3</w:t>
      </w:r>
      <w:r w:rsidRPr="00011FA5">
        <w:t xml:space="preserve"> – </w:t>
      </w:r>
      <w:r>
        <w:t xml:space="preserve">Investigation in identifying sex-specific markers in </w:t>
      </w:r>
      <w:r w:rsidRPr="00011FA5">
        <w:t>delta smelt</w:t>
      </w:r>
      <w:bookmarkEnd w:id="1"/>
      <w:bookmarkEnd w:id="0"/>
      <w:bookmarkEnd w:id="2"/>
    </w:p>
    <w:p w14:paraId="695AB25E" w14:textId="77777777" w:rsidR="00450E89" w:rsidRDefault="00450E89" w:rsidP="00120DAA">
      <w:pPr>
        <w:pStyle w:val="Header"/>
        <w:outlineLvl w:val="1"/>
        <w:rPr>
          <w:rFonts w:asciiTheme="majorHAnsi" w:hAnsiTheme="majorHAnsi" w:cstheme="majorHAnsi"/>
          <w:szCs w:val="24"/>
        </w:rPr>
      </w:pPr>
      <w:bookmarkStart w:id="3" w:name="_Toc113123183"/>
      <w:bookmarkStart w:id="4" w:name="_Toc113273222"/>
      <w:bookmarkStart w:id="5" w:name="_Toc113440559"/>
    </w:p>
    <w:p w14:paraId="0C857AD2" w14:textId="7829742C" w:rsidR="00120DAA" w:rsidRPr="00FD21E9" w:rsidRDefault="00120DAA" w:rsidP="00120DA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3"/>
      <w:bookmarkEnd w:id="4"/>
      <w:bookmarkEnd w:id="5"/>
    </w:p>
    <w:p w14:paraId="2E8B703E" w14:textId="7CE28CFC" w:rsidR="00120DAA" w:rsidRPr="00120DAA"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 xml:space="preserve">Sex determination in fish is a highly variable </w:t>
      </w:r>
      <w:r w:rsidR="006958D8">
        <w:rPr>
          <w:rFonts w:asciiTheme="majorHAnsi" w:hAnsiTheme="majorHAnsi" w:cstheme="majorHAnsi"/>
          <w:bCs/>
          <w:iCs/>
          <w:color w:val="00000A"/>
        </w:rPr>
        <w:t xml:space="preserve">and often plastic </w:t>
      </w:r>
      <w:r w:rsidRPr="00120DAA">
        <w:rPr>
          <w:rFonts w:asciiTheme="majorHAnsi" w:hAnsiTheme="majorHAnsi" w:cstheme="majorHAnsi"/>
          <w:bCs/>
          <w:iCs/>
          <w:color w:val="00000A"/>
        </w:rPr>
        <w:t>trait</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{"citationID":"b0QVqwNu","properties":{"formattedCitation":"(Kobayashi et al., 2013; Nakamura et al., 1998; Volff, 2005)","plainCitation":"(Kobayashi et al., 2013; Nakamura et al., 1998; Volff, 2005)","noteIndex":0},"citationItems":[{"id":615,"uris":["http://zotero.org/users/local/3tku6QP0/items/P9PTRC7I"],"itemData":{"id":615,"type":"article-journal","abstract":"Among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6958D8">
        <w:rPr>
          <w:rFonts w:asciiTheme="majorHAnsi" w:hAnsiTheme="majorHAnsi" w:cstheme="majorHAnsi"/>
          <w:color w:val="00000A"/>
        </w:rPr>
        <w:t>(Kobayashi et al., 2013; Nakamura et al., 1998;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and understanding its mechanisms is </w:t>
      </w:r>
      <w:r w:rsidR="00065768">
        <w:rPr>
          <w:rFonts w:asciiTheme="majorHAnsi" w:hAnsiTheme="majorHAnsi" w:cstheme="majorHAnsi"/>
          <w:bCs/>
          <w:iCs/>
          <w:color w:val="00000A"/>
        </w:rPr>
        <w:t>essential</w:t>
      </w:r>
      <w:r w:rsidRPr="00120DAA">
        <w:rPr>
          <w:rFonts w:asciiTheme="majorHAnsi" w:hAnsiTheme="majorHAnsi" w:cstheme="majorHAnsi"/>
          <w:bCs/>
          <w:iCs/>
          <w:color w:val="00000A"/>
        </w:rPr>
        <w:t xml:space="preserve"> for understanding the biology of a species</w:t>
      </w:r>
      <w:r w:rsidR="00065768">
        <w:rPr>
          <w:rFonts w:asciiTheme="majorHAnsi" w:hAnsiTheme="majorHAnsi" w:cstheme="majorHAnsi"/>
          <w:bCs/>
          <w:iCs/>
          <w:color w:val="00000A"/>
        </w:rPr>
        <w:t>,</w:t>
      </w:r>
      <w:r w:rsidRPr="00120DAA">
        <w:rPr>
          <w:rFonts w:asciiTheme="majorHAnsi" w:hAnsiTheme="majorHAnsi" w:cstheme="majorHAnsi"/>
          <w:bCs/>
          <w:iCs/>
          <w:color w:val="00000A"/>
        </w:rPr>
        <w:t xml:space="preserve"> and for gaining insight into the evolution of sex chromosomes and genetic mechanisms underlying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{"citationID":"fw2QppLM","properties":{"formattedCitation":"(Mei &amp; Gui, 2015)","plainCitation":"(Mei &amp; Gui, 2015)","noteIndex":0},"citationItems":[{"id":"7gRdk0WP/fZA7RtK7","uris":["http://www.mendeley.com/documents/?uuid=bf62f766-0bdc-4713-80eb-0c79ca8ca548"],"itemData":{"DOI":"10.1007/s11427-014-4797-9","ISSN":"16747305","abstract":"Aquaculture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(Mei &amp; Gui, 2015)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Fish represent the</w:t>
      </w:r>
      <w:r w:rsidR="00201C60">
        <w:rPr>
          <w:rFonts w:asciiTheme="majorHAnsi" w:hAnsiTheme="majorHAnsi" w:cstheme="majorHAnsi"/>
          <w:bCs/>
          <w:iCs/>
          <w:color w:val="00000A"/>
        </w:rPr>
        <w:t xml:space="preserve"> oldest and</w:t>
      </w:r>
      <w:r w:rsidRPr="00120DAA">
        <w:rPr>
          <w:rFonts w:asciiTheme="majorHAnsi" w:hAnsiTheme="majorHAnsi" w:cstheme="majorHAnsi"/>
          <w:bCs/>
          <w:iCs/>
          <w:color w:val="00000A"/>
        </w:rPr>
        <w:t xml:space="preserve"> most diverse group of vertebrates on earth with over 30,000 described species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A."}],"issued":{"date-parts":[["2011"]]}}},{"id":"7gRdk0WP/AeKDgNJN","uris":["http://www.mendeley.com/documents/?uuid=15be4d65-07bf-4803-90e6-835556babe79"],"itemData":{"ISBN":"9781118342336","author":[{"dropping-particle":"","family":"Nelson","given":"Joseph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120DAA">
        <w:rPr>
          <w:rFonts w:asciiTheme="majorHAnsi" w:hAnsiTheme="majorHAnsi" w:cstheme="majorHAnsi"/>
          <w:bCs/>
          <w:iCs/>
          <w:color w:val="00000A"/>
        </w:rPr>
        <w:fldChar w:fldCharType="separate"/>
      </w:r>
      <w:r w:rsidR="00A55B3B">
        <w:rPr>
          <w:rFonts w:asciiTheme="majorHAnsi" w:hAnsiTheme="majorHAnsi" w:cstheme="majorHAnsi"/>
          <w:color w:val="00000A"/>
        </w:rPr>
        <w:t>(Carroll, 1997; Long, 2011; Nelson et al., 2016)</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With this diversity and constant exposure to variable environments comes a vast array of morphological, physiological, behavioral, developmental and sexual mechanisms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1998)","noteIndex":0},"citationItems":[{"id":"7gRdk0WP/U8j0DYA9","uris":["http://www.mendeley.com/documents/?uuid=195dc493-418d-4e6d-89aa-e5ebfed03d1f"],"itemData":{"DOI":"10.1007/s10695-006-7590-2","ISBN":"1069500675902","ISSN":"09201742","abstract":"We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fish","type":"article-journal","volume":"31"}},{"id":"7gRdk0WP/ZYarCgOk","uris":["http://www.mendeley.com/documents/?uuid=aa8e43cc-6d00-4ef8-a00c-76b26ae61859"],"itemData":{"DOI":"10.1007/978-3-0348-7781-7_9","abstract":"This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fish","type":"article-journal","volume":"55"}},{"id":"7gRdk0WP/JCvBPZc2","uris":["http://www.mendeley.com/documents/?uuid=31f7b719-a731-4e93-8b61-431457911517"],"itemData":{"DOI":"10.1002/dvdy.23927","ISSN":"10588388","abstract":"Although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(Baroiller et al., 1999; Kikuchi &amp; Hamaguchi, 2013; Nagahama, 2005; Nakamura et al., 1998)</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In teleost fishes, sex determination can be genetic</w:t>
      </w:r>
      <w:r w:rsidR="00D2058E">
        <w:rPr>
          <w:rFonts w:asciiTheme="majorHAnsi" w:hAnsiTheme="majorHAnsi" w:cstheme="majorHAnsi"/>
          <w:bCs/>
          <w:iCs/>
          <w:color w:val="00000A"/>
        </w:rPr>
        <w:t>,</w:t>
      </w:r>
      <w:r w:rsidRPr="00120DAA">
        <w:rPr>
          <w:rFonts w:asciiTheme="majorHAnsi" w:hAnsiTheme="majorHAnsi" w:cstheme="majorHAnsi"/>
          <w:bCs/>
          <w:iCs/>
          <w:color w:val="00000A"/>
        </w:rPr>
        <w:t xml:space="preserve"> environmental </w:t>
      </w:r>
      <w:r w:rsidR="00D2058E">
        <w:rPr>
          <w:rFonts w:asciiTheme="majorHAnsi" w:hAnsiTheme="majorHAnsi" w:cstheme="majorHAnsi"/>
          <w:bCs/>
          <w:iCs/>
          <w:color w:val="00000A"/>
        </w:rPr>
        <w:t>or both. The determination mechanism</w:t>
      </w:r>
      <w:r w:rsidRPr="00120DAA">
        <w:rPr>
          <w:rFonts w:asciiTheme="majorHAnsi" w:hAnsiTheme="majorHAnsi" w:cstheme="majorHAnsi"/>
          <w:bCs/>
          <w:iCs/>
          <w:color w:val="00000A"/>
        </w:rPr>
        <w:t xml:space="preserve"> varies between closely related species</w:t>
      </w:r>
      <w:r w:rsidR="00065768">
        <w:rPr>
          <w:rFonts w:asciiTheme="majorHAnsi" w:hAnsiTheme="majorHAnsi" w:cstheme="majorHAnsi"/>
          <w:bCs/>
          <w:iCs/>
          <w:color w:val="00000A"/>
        </w:rPr>
        <w:t xml:space="preserve"> </w:t>
      </w:r>
      <w:r w:rsidR="00D2058E">
        <w:rPr>
          <w:rFonts w:asciiTheme="majorHAnsi" w:hAnsiTheme="majorHAnsi" w:cstheme="majorHAnsi"/>
          <w:bCs/>
          <w:iCs/>
          <w:color w:val="00000A"/>
        </w:rPr>
        <w:t xml:space="preserve">so investigation into the causative mechanisms need to happen at a species by species level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{"citationID":"B7FTBGOW","properties":{"formattedCitation":"(Conover &amp; Kynard, 2013; Devlin &amp; Nagahama, 2002; Mank &amp; Avise, 2009; Volff, 2005)","plainCitation":"(Conover &amp; Kynard, 2013; Devlin &amp; Nagahama, 2002; Mank &amp; Avise, 2009; Volff, 2005)","noteIndex":0},"citationItems":[{"id":"7gRdk0WP/WNdzGpuE","uris":["http://www.mendeley.com/documents/?uuid=8b73779d-f525-48e0-ba64-b1dbd7428d63"],"itemData":{"author":[{"dropping-particle":"","family":"Conover","given":"David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influences","type":"article-journal","volume":"208"}},{"id":"7gRdk0WP/FNLgf0T2","uris":["http://www.mendeley.com/documents/?uuid=ca7bd1e9-8e27-4fa2-9b33-fd6639fafc12"],"itemData":{"DOI":"10.1159/000223071","ISSN":"16615425","abstract":"Sex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(Conover &amp; Kynard, 2013; Devlin &amp; Nagahama, 2002; Mank &amp; Avise, 2009;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Delta smelt are born the sex they will be throughout their entire life cycle and do not appear to have environmental regulation of sex determination which suggests sex may be determined genetically. </w:t>
      </w:r>
      <w:r w:rsidR="00A55B3B">
        <w:rPr>
          <w:rFonts w:asciiTheme="majorHAnsi" w:hAnsiTheme="majorHAnsi" w:cstheme="majorHAnsi"/>
          <w:bCs/>
          <w:iCs/>
          <w:color w:val="00000A"/>
        </w:rPr>
        <w:t>Within</w:t>
      </w:r>
      <w:r w:rsidRPr="00120DAA">
        <w:rPr>
          <w:rFonts w:asciiTheme="majorHAnsi" w:hAnsiTheme="majorHAnsi" w:cstheme="majorHAnsi"/>
          <w:bCs/>
          <w:iCs/>
          <w:color w:val="00000A"/>
        </w:rPr>
        <w:t xml:space="preserve"> teleost fishes, endogenous genetic sex determination mechanisms can occur at the chromosomal level, where heterogametic males (XY) or females (ZW) exist, or mechanisms can </w:t>
      </w:r>
      <w:r w:rsidR="00A55B3B">
        <w:rPr>
          <w:rFonts w:asciiTheme="majorHAnsi" w:hAnsiTheme="majorHAnsi" w:cstheme="majorHAnsi"/>
          <w:bCs/>
          <w:iCs/>
          <w:color w:val="00000A"/>
        </w:rPr>
        <w:t>occur</w:t>
      </w:r>
      <w:r w:rsidRPr="00120DAA">
        <w:rPr>
          <w:rFonts w:asciiTheme="majorHAnsi" w:hAnsiTheme="majorHAnsi" w:cstheme="majorHAnsi"/>
          <w:bCs/>
          <w:iCs/>
          <w:color w:val="00000A"/>
        </w:rPr>
        <w:t xml:space="preserve"> at the genic level where single or multiple genes</w:t>
      </w:r>
      <w:r w:rsidR="00A55B3B">
        <w:rPr>
          <w:rFonts w:asciiTheme="majorHAnsi" w:hAnsiTheme="majorHAnsi" w:cstheme="majorHAnsi"/>
          <w:bCs/>
          <w:iCs/>
          <w:color w:val="00000A"/>
        </w:rPr>
        <w:t xml:space="preserve"> or regions</w:t>
      </w:r>
      <w:r w:rsidRPr="00120DAA">
        <w:rPr>
          <w:rFonts w:asciiTheme="majorHAnsi" w:hAnsiTheme="majorHAnsi" w:cstheme="majorHAnsi"/>
          <w:bCs/>
          <w:iCs/>
          <w:color w:val="00000A"/>
        </w:rPr>
        <w:t xml:space="preserve"> influence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{"citationID":"ucXRvtVg","properties":{"formattedCitation":"(Devlin &amp; Nagahama, 2002)","plainCitation":"(Devlin &amp; Nagahama, 2002)","noteIndex":0},"citationItems":[{"id":"7gRdk0WP/pAXV7QSQ","uris":["http://www.mendeley.com/documents/?uuid=a30ee487-33a4-4c79-8bfa-367738cec317"],"itemData":{"DOI":"10.1016/S0044-8486(02)00057-1","ISBN":"0044-8486","ISSN":"00448486","abstract":"A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(Devlin &amp; Nagahama, 2002)</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w:t>
      </w:r>
      <w:r w:rsidR="00DD37E4">
        <w:rPr>
          <w:rFonts w:asciiTheme="majorHAnsi" w:hAnsiTheme="majorHAnsi" w:cstheme="majorHAnsi"/>
          <w:bCs/>
          <w:iCs/>
          <w:color w:val="00000A"/>
        </w:rPr>
        <w:t>Clarifying</w:t>
      </w:r>
      <w:r w:rsidRPr="00120DAA">
        <w:rPr>
          <w:rFonts w:asciiTheme="majorHAnsi" w:hAnsiTheme="majorHAnsi" w:cstheme="majorHAnsi"/>
          <w:bCs/>
          <w:iCs/>
          <w:color w:val="00000A"/>
        </w:rPr>
        <w:t xml:space="preserve"> the mechanism of sex determination in delta smelt will </w:t>
      </w:r>
      <w:r w:rsidR="00A55B3B">
        <w:rPr>
          <w:rFonts w:asciiTheme="majorHAnsi" w:hAnsiTheme="majorHAnsi" w:cstheme="majorHAnsi"/>
          <w:bCs/>
          <w:iCs/>
          <w:color w:val="00000A"/>
        </w:rPr>
        <w:t xml:space="preserve">contribute to the </w:t>
      </w:r>
      <w:r w:rsidR="00DD37E4">
        <w:rPr>
          <w:rFonts w:asciiTheme="majorHAnsi" w:hAnsiTheme="majorHAnsi" w:cstheme="majorHAnsi"/>
          <w:bCs/>
          <w:iCs/>
          <w:color w:val="00000A"/>
        </w:rPr>
        <w:t xml:space="preserve">scientific body of knowledge </w:t>
      </w:r>
      <w:r w:rsidR="00A55B3B">
        <w:rPr>
          <w:rFonts w:asciiTheme="majorHAnsi" w:hAnsiTheme="majorHAnsi" w:cstheme="majorHAnsi"/>
          <w:bCs/>
          <w:iCs/>
          <w:color w:val="00000A"/>
        </w:rPr>
        <w:t>for understanding</w:t>
      </w:r>
      <w:r w:rsidRPr="00120DAA">
        <w:rPr>
          <w:rFonts w:asciiTheme="majorHAnsi" w:hAnsiTheme="majorHAnsi" w:cstheme="majorHAnsi"/>
          <w:bCs/>
          <w:iCs/>
          <w:color w:val="00000A"/>
        </w:rPr>
        <w:t xml:space="preserve"> biological </w:t>
      </w:r>
      <w:r w:rsidR="004A14ED">
        <w:rPr>
          <w:rFonts w:asciiTheme="majorHAnsi" w:hAnsiTheme="majorHAnsi" w:cstheme="majorHAnsi"/>
          <w:bCs/>
          <w:iCs/>
          <w:color w:val="00000A"/>
        </w:rPr>
        <w:t>variation and</w:t>
      </w:r>
      <w:r w:rsidR="00DD37E4">
        <w:rPr>
          <w:rFonts w:asciiTheme="majorHAnsi" w:hAnsiTheme="majorHAnsi" w:cstheme="majorHAnsi"/>
          <w:bCs/>
          <w:iCs/>
          <w:color w:val="00000A"/>
        </w:rPr>
        <w:t xml:space="preserve"> allow</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managers to</w:t>
      </w:r>
      <w:r w:rsidRPr="00120DAA">
        <w:rPr>
          <w:rFonts w:asciiTheme="majorHAnsi" w:hAnsiTheme="majorHAnsi" w:cstheme="majorHAnsi"/>
          <w:bCs/>
          <w:iCs/>
          <w:color w:val="00000A"/>
        </w:rPr>
        <w:t xml:space="preserve"> identify and develop diagnostic </w:t>
      </w:r>
      <w:r w:rsidR="00A55B3B">
        <w:rPr>
          <w:rFonts w:asciiTheme="majorHAnsi" w:hAnsiTheme="majorHAnsi" w:cstheme="majorHAnsi"/>
          <w:bCs/>
          <w:iCs/>
          <w:color w:val="00000A"/>
        </w:rPr>
        <w:t xml:space="preserve">non-lethal </w:t>
      </w:r>
      <w:r w:rsidRPr="00120DAA">
        <w:rPr>
          <w:rFonts w:asciiTheme="majorHAnsi" w:hAnsiTheme="majorHAnsi" w:cstheme="majorHAnsi"/>
          <w:bCs/>
          <w:iCs/>
          <w:color w:val="00000A"/>
        </w:rPr>
        <w:t xml:space="preserve">markers for the practical management of </w:t>
      </w:r>
      <w:r w:rsidR="00DD37E4">
        <w:rPr>
          <w:rFonts w:asciiTheme="majorHAnsi" w:hAnsiTheme="majorHAnsi" w:cstheme="majorHAnsi"/>
          <w:bCs/>
          <w:iCs/>
          <w:color w:val="00000A"/>
        </w:rPr>
        <w:t>an</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 xml:space="preserve">endangered </w:t>
      </w:r>
      <w:r w:rsidRPr="00120DAA">
        <w:rPr>
          <w:rFonts w:asciiTheme="majorHAnsi" w:hAnsiTheme="majorHAnsi" w:cstheme="majorHAnsi"/>
          <w:bCs/>
          <w:iCs/>
          <w:color w:val="00000A"/>
        </w:rPr>
        <w:t>species</w:t>
      </w:r>
      <w:r w:rsidR="00DD37E4">
        <w:rPr>
          <w:rFonts w:asciiTheme="majorHAnsi" w:hAnsiTheme="majorHAnsi" w:cstheme="majorHAnsi"/>
          <w:bCs/>
          <w:iCs/>
          <w:color w:val="00000A"/>
        </w:rPr>
        <w:t xml:space="preserve"> declining towards extinction</w:t>
      </w:r>
      <w:r w:rsidRPr="00120DAA">
        <w:rPr>
          <w:rFonts w:asciiTheme="majorHAnsi" w:hAnsiTheme="majorHAnsi" w:cstheme="majorHAnsi"/>
          <w:bCs/>
          <w:iCs/>
          <w:color w:val="00000A"/>
        </w:rPr>
        <w:t>.</w:t>
      </w:r>
    </w:p>
    <w:p w14:paraId="75351FB2" w14:textId="670F62D3" w:rsidR="00DD37E4" w:rsidRPr="00120DAA" w:rsidRDefault="00DD37E4" w:rsidP="00120DAA">
      <w:pPr>
        <w:rPr>
          <w:rFonts w:asciiTheme="majorHAnsi" w:hAnsiTheme="majorHAnsi" w:cstheme="majorHAnsi"/>
          <w:bCs/>
          <w:iCs/>
          <w:color w:val="00000A"/>
        </w:rPr>
      </w:pPr>
    </w:p>
    <w:p w14:paraId="3C3DB918" w14:textId="696F202F" w:rsidR="00984091" w:rsidRDefault="00874266" w:rsidP="00120DAA">
      <w:pPr>
        <w:rPr>
          <w:rFonts w:asciiTheme="majorHAnsi" w:hAnsiTheme="majorHAnsi" w:cstheme="majorHAnsi"/>
          <w:bCs/>
          <w:iCs/>
          <w:color w:val="00000A"/>
        </w:rPr>
      </w:pPr>
      <w:r>
        <w:rPr>
          <w:rFonts w:asciiTheme="majorHAnsi" w:hAnsiTheme="majorHAnsi" w:cstheme="majorHAnsi"/>
          <w:bCs/>
          <w:iCs/>
          <w:color w:val="00000A"/>
        </w:rPr>
        <w:t xml:space="preserve">Sex-ratio bias </w:t>
      </w:r>
      <w:r w:rsidR="00A579C8" w:rsidRPr="00C07444">
        <w:rPr>
          <w:rFonts w:asciiTheme="majorHAnsi" w:hAnsiTheme="majorHAnsi" w:cstheme="majorHAnsi"/>
          <w:bCs/>
          <w:iCs/>
        </w:rPr>
        <w:t xml:space="preserve">within populations </w:t>
      </w:r>
      <w:r w:rsidRPr="00C07444">
        <w:rPr>
          <w:rFonts w:asciiTheme="majorHAnsi" w:hAnsiTheme="majorHAnsi" w:cstheme="majorHAnsi"/>
          <w:bCs/>
          <w:iCs/>
        </w:rPr>
        <w:t xml:space="preserve">can occur at </w:t>
      </w:r>
      <w:r w:rsidR="00A967F8" w:rsidRPr="00C07444">
        <w:rPr>
          <w:rFonts w:asciiTheme="majorHAnsi" w:hAnsiTheme="majorHAnsi" w:cstheme="majorHAnsi"/>
          <w:bCs/>
          <w:iCs/>
        </w:rPr>
        <w:t>all</w:t>
      </w:r>
      <w:r w:rsidRPr="00C07444">
        <w:rPr>
          <w:rFonts w:asciiTheme="majorHAnsi" w:hAnsiTheme="majorHAnsi" w:cstheme="majorHAnsi"/>
          <w:bCs/>
          <w:iCs/>
        </w:rPr>
        <w:t xml:space="preserve"> stage</w:t>
      </w:r>
      <w:r w:rsidR="00A967F8" w:rsidRPr="00C07444">
        <w:rPr>
          <w:rFonts w:asciiTheme="majorHAnsi" w:hAnsiTheme="majorHAnsi" w:cstheme="majorHAnsi"/>
          <w:bCs/>
          <w:iCs/>
        </w:rPr>
        <w:t>s</w:t>
      </w:r>
      <w:r w:rsidRPr="00C07444">
        <w:rPr>
          <w:rFonts w:asciiTheme="majorHAnsi" w:hAnsiTheme="majorHAnsi" w:cstheme="majorHAnsi"/>
          <w:bCs/>
          <w:iCs/>
        </w:rPr>
        <w:t xml:space="preserve"> of life for reasons such as </w:t>
      </w:r>
      <w:r w:rsidR="00EF39B1" w:rsidRPr="00C07444">
        <w:rPr>
          <w:rFonts w:asciiTheme="majorHAnsi" w:hAnsiTheme="majorHAnsi" w:cstheme="majorHAnsi"/>
          <w:bCs/>
          <w:iCs/>
        </w:rPr>
        <w:t>environmental</w:t>
      </w:r>
      <w:r w:rsidR="00EE72A9">
        <w:rPr>
          <w:rFonts w:asciiTheme="majorHAnsi" w:hAnsiTheme="majorHAnsi" w:cstheme="majorHAnsi"/>
          <w:bCs/>
          <w:iCs/>
        </w:rPr>
        <w:t xml:space="preserve"> conditions </w:t>
      </w:r>
      <w:r w:rsidR="00984091">
        <w:rPr>
          <w:rFonts w:asciiTheme="majorHAnsi" w:hAnsiTheme="majorHAnsi" w:cstheme="majorHAnsi"/>
          <w:bCs/>
          <w:iCs/>
        </w:rPr>
        <w:fldChar w:fldCharType="begin"/>
      </w:r>
      <w:r w:rsidR="00984091">
        <w:rPr>
          <w:rFonts w:asciiTheme="majorHAnsi" w:hAnsiTheme="majorHAnsi" w:cstheme="majorHAnsi"/>
          <w:bCs/>
          <w:iCs/>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00984091">
        <w:rPr>
          <w:rFonts w:asciiTheme="majorHAnsi" w:hAnsiTheme="majorHAnsi" w:cstheme="majorHAnsi"/>
          <w:bCs/>
          <w:iCs/>
        </w:rPr>
        <w:fldChar w:fldCharType="separate"/>
      </w:r>
      <w:r w:rsidR="00984091">
        <w:rPr>
          <w:rFonts w:asciiTheme="majorHAnsi" w:hAnsiTheme="majorHAnsi" w:cstheme="majorHAnsi"/>
          <w:bCs/>
          <w:iCs/>
          <w:noProof/>
        </w:rPr>
        <w:t>(Korpelainen, 1990)</w:t>
      </w:r>
      <w:r w:rsidR="00984091">
        <w:rPr>
          <w:rFonts w:asciiTheme="majorHAnsi" w:hAnsiTheme="majorHAnsi" w:cstheme="majorHAnsi"/>
          <w:bCs/>
          <w:iCs/>
        </w:rPr>
        <w:fldChar w:fldCharType="end"/>
      </w:r>
      <w:r w:rsidR="00EE72A9">
        <w:rPr>
          <w:rFonts w:asciiTheme="majorHAnsi" w:hAnsiTheme="majorHAnsi" w:cstheme="majorHAnsi"/>
          <w:bCs/>
          <w:iCs/>
        </w:rPr>
        <w:t>,</w:t>
      </w:r>
      <w:r w:rsidR="00EF39B1" w:rsidRPr="00C07444">
        <w:rPr>
          <w:rFonts w:asciiTheme="majorHAnsi" w:hAnsiTheme="majorHAnsi" w:cstheme="majorHAnsi"/>
          <w:bCs/>
          <w:iCs/>
        </w:rPr>
        <w:t xml:space="preserve"> temperature changes </w:t>
      </w:r>
      <w:r w:rsidR="00EF39B1" w:rsidRPr="00C07444">
        <w:rPr>
          <w:rFonts w:asciiTheme="majorHAnsi" w:hAnsiTheme="majorHAnsi" w:cstheme="majorHAnsi"/>
          <w:bCs/>
          <w:iCs/>
        </w:rPr>
        <w:fldChar w:fldCharType="begin"/>
      </w:r>
      <w:r w:rsidR="00C07444" w:rsidRPr="00C07444">
        <w:rPr>
          <w:rFonts w:asciiTheme="majorHAnsi" w:hAnsiTheme="majorHAnsi" w:cstheme="majorHAnsi"/>
          <w:bCs/>
          <w:iCs/>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00EF39B1" w:rsidRPr="00C07444">
        <w:rPr>
          <w:rFonts w:asciiTheme="majorHAnsi" w:hAnsiTheme="majorHAnsi" w:cstheme="majorHAnsi"/>
          <w:bCs/>
          <w:iCs/>
        </w:rPr>
        <w:fldChar w:fldCharType="separate"/>
      </w:r>
      <w:r w:rsidR="00C07444" w:rsidRPr="00C07444">
        <w:rPr>
          <w:rFonts w:ascii="Calibri Light" w:hAnsiTheme="majorHAnsi" w:cs="Calibri Light"/>
        </w:rPr>
        <w:t>(Baroiller &amp; D’Cotta, 2016; Geffroy &amp; Wedekind, 2020)</w:t>
      </w:r>
      <w:r w:rsidR="00EF39B1" w:rsidRPr="00C07444">
        <w:rPr>
          <w:rFonts w:asciiTheme="majorHAnsi" w:hAnsiTheme="majorHAnsi" w:cstheme="majorHAnsi"/>
          <w:bCs/>
          <w:iCs/>
        </w:rPr>
        <w:fldChar w:fldCharType="end"/>
      </w:r>
      <w:r w:rsidR="00EF39B1" w:rsidRPr="00C07444">
        <w:rPr>
          <w:rFonts w:asciiTheme="majorHAnsi" w:hAnsiTheme="majorHAnsi" w:cstheme="majorHAnsi"/>
          <w:bCs/>
          <w:iCs/>
        </w:rPr>
        <w:t xml:space="preserve">, </w:t>
      </w:r>
      <w:r w:rsidR="00C07444">
        <w:rPr>
          <w:rFonts w:asciiTheme="majorHAnsi" w:hAnsiTheme="majorHAnsi" w:cstheme="majorHAnsi"/>
          <w:bCs/>
          <w:iCs/>
        </w:rPr>
        <w:t>dispersal patterns</w:t>
      </w:r>
      <w:r w:rsidR="005A5576">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(Hutchings &amp; Gerber, 2002)</w:t>
      </w:r>
      <w:r w:rsidR="00705E6B">
        <w:rPr>
          <w:rFonts w:asciiTheme="majorHAnsi" w:hAnsiTheme="majorHAnsi" w:cstheme="majorHAnsi"/>
          <w:bCs/>
          <w:iCs/>
        </w:rPr>
        <w:fldChar w:fldCharType="end"/>
      </w:r>
      <w:r w:rsidRPr="00C07444">
        <w:rPr>
          <w:rFonts w:asciiTheme="majorHAnsi" w:hAnsiTheme="majorHAnsi" w:cstheme="majorHAnsi"/>
          <w:bCs/>
          <w:iCs/>
        </w:rPr>
        <w:t xml:space="preserve">, </w:t>
      </w:r>
      <w:r w:rsidR="005A5576">
        <w:rPr>
          <w:rFonts w:asciiTheme="majorHAnsi" w:hAnsiTheme="majorHAnsi" w:cstheme="majorHAnsi"/>
          <w:bCs/>
          <w:iCs/>
        </w:rPr>
        <w:t>parental condition</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(Trivers &amp; Willard, 1973)</w:t>
      </w:r>
      <w:r w:rsidR="00705E6B">
        <w:rPr>
          <w:rFonts w:asciiTheme="majorHAnsi" w:hAnsiTheme="majorHAnsi" w:cstheme="majorHAnsi"/>
          <w:bCs/>
          <w:iCs/>
        </w:rPr>
        <w:fldChar w:fldCharType="end"/>
      </w:r>
      <w:r w:rsidR="005A5576">
        <w:rPr>
          <w:rFonts w:asciiTheme="majorHAnsi" w:hAnsiTheme="majorHAnsi" w:cstheme="majorHAnsi"/>
          <w:bCs/>
          <w:iCs/>
        </w:rPr>
        <w:t xml:space="preserve">, </w:t>
      </w:r>
      <w:r w:rsidR="00705E6B">
        <w:rPr>
          <w:rFonts w:asciiTheme="majorHAnsi" w:hAnsiTheme="majorHAnsi" w:cstheme="majorHAnsi"/>
          <w:bCs/>
          <w:iCs/>
        </w:rPr>
        <w:t xml:space="preserve">and </w:t>
      </w:r>
      <w:r w:rsidR="00A967F8" w:rsidRPr="00C07444">
        <w:rPr>
          <w:rFonts w:asciiTheme="majorHAnsi" w:hAnsiTheme="majorHAnsi" w:cstheme="majorHAnsi"/>
          <w:bCs/>
          <w:iCs/>
        </w:rPr>
        <w:t>harvesting</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(Robertson et al., 2006)</w:t>
      </w:r>
      <w:r w:rsidR="00705E6B">
        <w:rPr>
          <w:rFonts w:asciiTheme="majorHAnsi" w:hAnsiTheme="majorHAnsi" w:cstheme="majorHAnsi"/>
          <w:bCs/>
          <w:iCs/>
        </w:rPr>
        <w:fldChar w:fldCharType="end"/>
      </w:r>
      <w:r w:rsidR="00984091">
        <w:rPr>
          <w:rFonts w:asciiTheme="majorHAnsi" w:hAnsiTheme="majorHAnsi" w:cstheme="majorHAnsi"/>
          <w:bCs/>
          <w:iCs/>
        </w:rPr>
        <w:t xml:space="preserve"> to name a few</w:t>
      </w:r>
      <w:r w:rsidR="00A967F8" w:rsidRPr="00C07444">
        <w:rPr>
          <w:rFonts w:asciiTheme="majorHAnsi" w:hAnsiTheme="majorHAnsi" w:cstheme="majorHAnsi"/>
          <w:bCs/>
          <w:iCs/>
        </w:rPr>
        <w:t>. Additionally</w:t>
      </w:r>
      <w:r w:rsidR="00A967F8">
        <w:rPr>
          <w:rFonts w:asciiTheme="majorHAnsi" w:hAnsiTheme="majorHAnsi" w:cstheme="majorHAnsi"/>
          <w:bCs/>
          <w:iCs/>
          <w:color w:val="00000A"/>
        </w:rPr>
        <w:t xml:space="preserve">, sex-ratio bias within small, isolated populations can arise through demographic stochasticity and contribute to an increased risk of extinction of a species </w:t>
      </w:r>
      <w:r w:rsidR="00A967F8">
        <w:rPr>
          <w:rFonts w:asciiTheme="majorHAnsi" w:hAnsiTheme="majorHAnsi" w:cstheme="majorHAnsi"/>
          <w:bCs/>
          <w:iCs/>
          <w:color w:val="00000A"/>
        </w:rPr>
        <w:fldChar w:fldCharType="begin"/>
      </w:r>
      <w:r w:rsidR="00A967F8">
        <w:rPr>
          <w:rFonts w:asciiTheme="majorHAnsi" w:hAnsiTheme="majorHAnsi" w:cstheme="majorHAnsi"/>
          <w:bCs/>
          <w:iCs/>
          <w:color w:val="00000A"/>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00A967F8">
        <w:rPr>
          <w:rFonts w:asciiTheme="majorHAnsi" w:hAnsiTheme="majorHAnsi" w:cstheme="majorHAnsi"/>
          <w:bCs/>
          <w:iCs/>
          <w:color w:val="00000A"/>
        </w:rPr>
        <w:fldChar w:fldCharType="separate"/>
      </w:r>
      <w:r w:rsidR="00A967F8">
        <w:rPr>
          <w:rFonts w:asciiTheme="majorHAnsi" w:hAnsiTheme="majorHAnsi" w:cstheme="majorHAnsi"/>
          <w:bCs/>
          <w:iCs/>
          <w:noProof/>
          <w:color w:val="00000A"/>
        </w:rPr>
        <w:t>(Lande, 1993)</w:t>
      </w:r>
      <w:r w:rsidR="00A967F8">
        <w:rPr>
          <w:rFonts w:asciiTheme="majorHAnsi" w:hAnsiTheme="majorHAnsi" w:cstheme="majorHAnsi"/>
          <w:bCs/>
          <w:iCs/>
          <w:color w:val="00000A"/>
        </w:rPr>
        <w:fldChar w:fldCharType="end"/>
      </w:r>
      <w:r w:rsidR="00A967F8">
        <w:rPr>
          <w:rFonts w:asciiTheme="majorHAnsi" w:hAnsiTheme="majorHAnsi" w:cstheme="majorHAnsi"/>
          <w:bCs/>
          <w:iCs/>
          <w:color w:val="00000A"/>
        </w:rPr>
        <w:t xml:space="preserve">. </w:t>
      </w:r>
      <w:r w:rsidR="00DB53CB">
        <w:rPr>
          <w:rFonts w:asciiTheme="majorHAnsi" w:hAnsiTheme="majorHAnsi" w:cstheme="majorHAnsi"/>
          <w:bCs/>
          <w:iCs/>
          <w:color w:val="00000A"/>
        </w:rPr>
        <w:t>Once wild sex-ratios are understood</w:t>
      </w:r>
      <w:r w:rsidR="004013F3">
        <w:rPr>
          <w:rFonts w:asciiTheme="majorHAnsi" w:hAnsiTheme="majorHAnsi" w:cstheme="majorHAnsi"/>
          <w:bCs/>
          <w:iCs/>
          <w:color w:val="00000A"/>
        </w:rPr>
        <w:t xml:space="preserve">, breeding programs controlling sex </w:t>
      </w:r>
      <w:r w:rsidR="00DB53CB">
        <w:rPr>
          <w:rFonts w:asciiTheme="majorHAnsi" w:hAnsiTheme="majorHAnsi" w:cstheme="majorHAnsi"/>
          <w:bCs/>
          <w:iCs/>
          <w:color w:val="00000A"/>
        </w:rPr>
        <w:t xml:space="preserve">can reduce </w:t>
      </w:r>
      <w:r w:rsidR="004013F3">
        <w:rPr>
          <w:rFonts w:asciiTheme="majorHAnsi" w:hAnsiTheme="majorHAnsi" w:cstheme="majorHAnsi"/>
          <w:bCs/>
          <w:iCs/>
          <w:color w:val="00000A"/>
        </w:rPr>
        <w:t xml:space="preserve">the loss of genetic diversity within </w:t>
      </w:r>
      <w:r>
        <w:rPr>
          <w:rFonts w:asciiTheme="majorHAnsi" w:hAnsiTheme="majorHAnsi" w:cstheme="majorHAnsi"/>
          <w:bCs/>
          <w:iCs/>
          <w:color w:val="00000A"/>
        </w:rPr>
        <w:t xml:space="preserve">vulnerable </w:t>
      </w:r>
      <w:r w:rsidR="004013F3">
        <w:rPr>
          <w:rFonts w:asciiTheme="majorHAnsi" w:hAnsiTheme="majorHAnsi" w:cstheme="majorHAnsi"/>
          <w:bCs/>
          <w:iCs/>
          <w:color w:val="00000A"/>
        </w:rPr>
        <w:t xml:space="preserve">populations </w:t>
      </w:r>
      <w:r w:rsidR="004013F3">
        <w:rPr>
          <w:rFonts w:asciiTheme="majorHAnsi" w:hAnsiTheme="majorHAnsi" w:cstheme="majorHAnsi"/>
          <w:bCs/>
          <w:iCs/>
          <w:color w:val="00000A"/>
        </w:rPr>
        <w:fldChar w:fldCharType="begin"/>
      </w:r>
      <w:r>
        <w:rPr>
          <w:rFonts w:asciiTheme="majorHAnsi" w:hAnsiTheme="majorHAnsi" w:cstheme="majorHAnsi"/>
          <w:bCs/>
          <w:iCs/>
          <w:color w:val="00000A"/>
        </w:rPr>
        <w:instrText xml:space="preserve"> ADDIN ZOTERO_ITEM CSL_CITATION {"citationID":"nnLK5XyK","properties":{"formattedCitation":"(Wedekind, 2002)","plainCitation":"(Wedekind, 2002)","noteIndex":0},"citationItems":[{"id":611,"uris":["http://zotero.org/users/local/3tku6QP0/items/IG9PZSW6"],"itemData":{"id":611,"type":"article-journal","abstract":"Manipulating family sex ratio is often possible, either through non-invasive methods like changing sex-determining ecological or social factors, or through more invasive methods such as hormone treatment of embryos or sperm sexing prior to using assisted reproductive technologies. If the number of available eggs limits population growth, the production of relatively more daughters than sons may eventually lead to increased population growth in terms of absolute numbers. However, any deviation of the effective sex ratio from equality increases the rate of inbreeding and the loss of genetic variance in the next generation. I show here that there is a range of female biased sex ratios where increased population growth outweighs the effect of an enhanced inbreeding rate during the ﬁrst generation or the ﬁrst few generations after the start of a sex ratio manipulation programme. This is especially so in small and declining populations, where some sex ratio manipulations not only increase the effective population number Ne, but also shift the population quickly into population numbers that are safe against the Allee effect. Consequently, an optimal sex ratio manipulation with respect to the genetic quality of a population means sending an endangered population ﬁrst through a genetic bottleneck to achieve increased Ne, and hence decreased rates of inbreeding, in the long run.","container-title":"Animal Conservation","DOI":"10.1017/S1367943002001026","language":"en","page":"13-20","source":"Zotero","title":"Manipulating sex ratios for conservation: short‐term risks and long‐term benefits","volume":"5","author":[{"family":"Wedekind","given":"C"}],"issued":{"date-parts":[["2002"]]}}}],"schema":"https://github.com/citation-style-language/schema/raw/master/csl-citation.json"} </w:instrText>
      </w:r>
      <w:r w:rsidR="004013F3">
        <w:rPr>
          <w:rFonts w:asciiTheme="majorHAnsi" w:hAnsiTheme="majorHAnsi" w:cstheme="majorHAnsi"/>
          <w:bCs/>
          <w:iCs/>
          <w:color w:val="00000A"/>
        </w:rPr>
        <w:fldChar w:fldCharType="separate"/>
      </w:r>
      <w:r>
        <w:rPr>
          <w:rFonts w:asciiTheme="majorHAnsi" w:hAnsiTheme="majorHAnsi" w:cstheme="majorHAnsi"/>
          <w:bCs/>
          <w:iCs/>
          <w:noProof/>
          <w:color w:val="00000A"/>
        </w:rPr>
        <w:t>(Wedekind, 2002)</w:t>
      </w:r>
      <w:r w:rsidR="004013F3">
        <w:rPr>
          <w:rFonts w:asciiTheme="majorHAnsi" w:hAnsiTheme="majorHAnsi" w:cstheme="majorHAnsi"/>
          <w:bCs/>
          <w:iCs/>
          <w:color w:val="00000A"/>
        </w:rPr>
        <w:fldChar w:fldCharType="end"/>
      </w:r>
      <w:r w:rsidR="004013F3">
        <w:rPr>
          <w:rFonts w:asciiTheme="majorHAnsi" w:hAnsiTheme="majorHAnsi" w:cstheme="majorHAnsi"/>
          <w:bCs/>
          <w:iCs/>
          <w:color w:val="00000A"/>
        </w:rPr>
        <w:t>.</w:t>
      </w:r>
      <w:r w:rsidR="00705E6B">
        <w:rPr>
          <w:rFonts w:asciiTheme="majorHAnsi" w:hAnsiTheme="majorHAnsi" w:cstheme="majorHAnsi"/>
          <w:bCs/>
          <w:iCs/>
          <w:color w:val="00000A"/>
        </w:rPr>
        <w:t xml:space="preserve"> Skewed sex ratios can have discrete consequences within populations</w:t>
      </w:r>
      <w:r w:rsidR="00984091">
        <w:rPr>
          <w:rFonts w:asciiTheme="majorHAnsi" w:hAnsiTheme="majorHAnsi" w:cstheme="majorHAnsi"/>
          <w:bCs/>
          <w:iCs/>
          <w:color w:val="00000A"/>
        </w:rPr>
        <w:t>. Of most concern, male sex-bias within wild populations, especially small populations, can result in lead to positive feedback loops where populations can</w:t>
      </w:r>
      <w:r w:rsidR="007750BC">
        <w:rPr>
          <w:rFonts w:asciiTheme="majorHAnsi" w:hAnsiTheme="majorHAnsi" w:cstheme="majorHAnsi"/>
          <w:bCs/>
          <w:iCs/>
          <w:color w:val="00000A"/>
        </w:rPr>
        <w:t xml:space="preserve"> no longer </w:t>
      </w:r>
      <w:r w:rsidR="00984091">
        <w:rPr>
          <w:rFonts w:asciiTheme="majorHAnsi" w:hAnsiTheme="majorHAnsi" w:cstheme="majorHAnsi"/>
          <w:bCs/>
          <w:iCs/>
          <w:color w:val="00000A"/>
        </w:rPr>
        <w:t xml:space="preserve">meet minimum viability thresholds </w:t>
      </w:r>
      <w:r w:rsidR="007750BC">
        <w:rPr>
          <w:rFonts w:asciiTheme="majorHAnsi" w:hAnsiTheme="majorHAnsi" w:cstheme="majorHAnsi"/>
          <w:bCs/>
          <w:iCs/>
          <w:color w:val="00000A"/>
        </w:rPr>
        <w:t>and</w:t>
      </w:r>
      <w:r w:rsidR="00984091">
        <w:rPr>
          <w:rFonts w:asciiTheme="majorHAnsi" w:hAnsiTheme="majorHAnsi" w:cstheme="majorHAnsi"/>
          <w:bCs/>
          <w:iCs/>
          <w:color w:val="00000A"/>
        </w:rPr>
        <w:t xml:space="preserve"> enter extinction vortexes </w:t>
      </w:r>
      <w:r w:rsidR="00791F7B">
        <w:rPr>
          <w:rFonts w:asciiTheme="majorHAnsi" w:hAnsiTheme="majorHAnsi" w:cstheme="majorHAnsi"/>
          <w:bCs/>
          <w:iCs/>
          <w:color w:val="00000A"/>
        </w:rPr>
        <w:fldChar w:fldCharType="begin"/>
      </w:r>
      <w:r w:rsidR="00BD47C9">
        <w:rPr>
          <w:rFonts w:asciiTheme="majorHAnsi" w:hAnsiTheme="majorHAnsi" w:cstheme="majorHAnsi"/>
          <w:bCs/>
          <w:iCs/>
          <w:color w:val="00000A"/>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00791F7B">
        <w:rPr>
          <w:rFonts w:asciiTheme="majorHAnsi" w:hAnsiTheme="majorHAnsi" w:cstheme="majorHAnsi"/>
          <w:bCs/>
          <w:iCs/>
          <w:color w:val="00000A"/>
        </w:rPr>
        <w:fldChar w:fldCharType="separate"/>
      </w:r>
      <w:r w:rsidR="00BD47C9">
        <w:rPr>
          <w:rFonts w:asciiTheme="majorHAnsi" w:hAnsiTheme="majorHAnsi" w:cstheme="majorHAnsi"/>
          <w:bCs/>
          <w:iCs/>
          <w:noProof/>
          <w:color w:val="00000A"/>
        </w:rPr>
        <w:t>(Gilpin &amp; Soule, 1986; Rankin et al., 2011)</w:t>
      </w:r>
      <w:r w:rsidR="00791F7B">
        <w:rPr>
          <w:rFonts w:asciiTheme="majorHAnsi" w:hAnsiTheme="majorHAnsi" w:cstheme="majorHAnsi"/>
          <w:bCs/>
          <w:iCs/>
          <w:color w:val="00000A"/>
        </w:rPr>
        <w:fldChar w:fldCharType="end"/>
      </w:r>
      <w:r w:rsidR="00984091">
        <w:rPr>
          <w:rFonts w:asciiTheme="majorHAnsi" w:hAnsiTheme="majorHAnsi" w:cstheme="majorHAnsi"/>
          <w:bCs/>
          <w:iCs/>
          <w:color w:val="00000A"/>
        </w:rPr>
        <w:t>.</w:t>
      </w:r>
      <w:r w:rsidR="007750BC">
        <w:rPr>
          <w:rFonts w:asciiTheme="majorHAnsi" w:hAnsiTheme="majorHAnsi" w:cstheme="majorHAnsi"/>
          <w:bCs/>
          <w:iCs/>
          <w:color w:val="00000A"/>
        </w:rPr>
        <w:t xml:space="preserve"> Knowing population demographic information </w:t>
      </w:r>
      <w:r w:rsidR="00DA2B5A">
        <w:rPr>
          <w:rFonts w:asciiTheme="majorHAnsi" w:hAnsiTheme="majorHAnsi" w:cstheme="majorHAnsi"/>
          <w:bCs/>
          <w:iCs/>
          <w:color w:val="00000A"/>
        </w:rPr>
        <w:t>within delta smelt will lead to informed management decisions to best support recovery efforts within the imperiled fish.</w:t>
      </w:r>
    </w:p>
    <w:p w14:paraId="12152922" w14:textId="77777777" w:rsidR="00DB53CB" w:rsidRDefault="00DB53CB" w:rsidP="00120DAA">
      <w:pPr>
        <w:rPr>
          <w:rFonts w:asciiTheme="majorHAnsi" w:hAnsiTheme="majorHAnsi" w:cstheme="majorHAnsi"/>
          <w:bCs/>
          <w:iCs/>
          <w:color w:val="00000A"/>
        </w:rPr>
      </w:pPr>
    </w:p>
    <w:p w14:paraId="48C5842A" w14:textId="11212E75" w:rsidR="00120DAA" w:rsidRPr="005A2758"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The ability to</w:t>
      </w:r>
      <w:r w:rsidR="00DA2B5A">
        <w:rPr>
          <w:rFonts w:asciiTheme="majorHAnsi" w:hAnsiTheme="majorHAnsi" w:cstheme="majorHAnsi"/>
          <w:bCs/>
          <w:iCs/>
          <w:color w:val="00000A"/>
        </w:rPr>
        <w:t xml:space="preserve"> determine sex through genetics and</w:t>
      </w:r>
      <w:r w:rsidRPr="00120DAA">
        <w:rPr>
          <w:rFonts w:asciiTheme="majorHAnsi" w:hAnsiTheme="majorHAnsi" w:cstheme="majorHAnsi"/>
          <w:bCs/>
          <w:iCs/>
          <w:color w:val="00000A"/>
        </w:rPr>
        <w:t xml:space="preserve"> non-invasively </w:t>
      </w:r>
      <w:r w:rsidR="00DA2B5A">
        <w:rPr>
          <w:rFonts w:asciiTheme="majorHAnsi" w:hAnsiTheme="majorHAnsi" w:cstheme="majorHAnsi"/>
          <w:bCs/>
          <w:iCs/>
          <w:color w:val="00000A"/>
        </w:rPr>
        <w:t xml:space="preserve">capture population level demographic information </w:t>
      </w:r>
      <w:r w:rsidRPr="00120DAA">
        <w:rPr>
          <w:rFonts w:asciiTheme="majorHAnsi" w:hAnsiTheme="majorHAnsi" w:cstheme="majorHAnsi"/>
          <w:bCs/>
          <w:iCs/>
          <w:color w:val="00000A"/>
        </w:rPr>
        <w:t xml:space="preserve">in delta smelt </w:t>
      </w:r>
      <w:r w:rsidR="000368D6">
        <w:rPr>
          <w:rFonts w:asciiTheme="majorHAnsi" w:hAnsiTheme="majorHAnsi" w:cstheme="majorHAnsi"/>
          <w:bCs/>
          <w:iCs/>
          <w:color w:val="00000A"/>
        </w:rPr>
        <w:t xml:space="preserve">would mark a large step forward in management of the species both in the wild and in captivity. </w:t>
      </w:r>
      <w:r w:rsidR="00317E6F" w:rsidRPr="002F3C85">
        <w:rPr>
          <w:rFonts w:asciiTheme="majorHAnsi" w:hAnsiTheme="majorHAnsi" w:cstheme="majorHAnsi"/>
          <w:bCs/>
          <w:iCs/>
        </w:rPr>
        <w:t xml:space="preserve">Currently, wild fish can only be sexed by the expression of gametes from ripe adult fish or through dissection, both of which sacrifice the life of the fish or gametes. When sex is identified by expression, pressure is put on the abdomen of fish until eggs (in females) or running milt (in males) are excreted </w:t>
      </w:r>
      <w:r w:rsidR="00317E6F" w:rsidRPr="002F3C85">
        <w:rPr>
          <w:rFonts w:asciiTheme="majorHAnsi" w:hAnsiTheme="majorHAnsi" w:cstheme="majorHAnsi"/>
          <w:bCs/>
          <w:iCs/>
        </w:rPr>
        <w:fldChar w:fldCharType="begin"/>
      </w:r>
      <w:r w:rsidR="00317E6F" w:rsidRPr="002F3C85">
        <w:rPr>
          <w:rFonts w:asciiTheme="majorHAnsi" w:hAnsiTheme="majorHAnsi" w:cstheme="majorHAnsi"/>
          <w:bCs/>
          <w:iCs/>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00317E6F" w:rsidRPr="002F3C85">
        <w:rPr>
          <w:rFonts w:asciiTheme="majorHAnsi" w:hAnsiTheme="majorHAnsi" w:cstheme="majorHAnsi"/>
          <w:bCs/>
          <w:iCs/>
        </w:rPr>
        <w:fldChar w:fldCharType="separate"/>
      </w:r>
      <w:r w:rsidR="00317E6F" w:rsidRPr="002F3C85">
        <w:rPr>
          <w:rFonts w:asciiTheme="majorHAnsi" w:hAnsiTheme="majorHAnsi" w:cstheme="majorHAnsi"/>
        </w:rPr>
        <w:t>(Lindberg et al., 2013)</w:t>
      </w:r>
      <w:r w:rsidR="00317E6F" w:rsidRPr="002F3C85">
        <w:rPr>
          <w:rFonts w:asciiTheme="majorHAnsi" w:hAnsiTheme="majorHAnsi" w:cstheme="majorHAnsi"/>
        </w:rPr>
        <w:fldChar w:fldCharType="end"/>
      </w:r>
      <w:r w:rsidR="00317E6F" w:rsidRPr="002F3C85">
        <w:rPr>
          <w:rFonts w:asciiTheme="majorHAnsi" w:hAnsiTheme="majorHAnsi" w:cstheme="majorHAnsi"/>
          <w:bCs/>
          <w:iCs/>
        </w:rPr>
        <w:t>. Because sexual identification of wild fish depends on the physiological status of an individual fish, only about two-thirds of wild adult delta smelt sampled can be sexed (Hammock pers. comm.).</w:t>
      </w:r>
      <w:r w:rsidR="00317E6F">
        <w:rPr>
          <w:rFonts w:asciiTheme="majorHAnsi" w:hAnsiTheme="majorHAnsi" w:cstheme="majorHAnsi"/>
          <w:bCs/>
          <w:iCs/>
        </w:rPr>
        <w:t xml:space="preserve"> </w:t>
      </w:r>
      <w:r w:rsidR="000368D6">
        <w:rPr>
          <w:rFonts w:asciiTheme="majorHAnsi" w:hAnsiTheme="majorHAnsi" w:cstheme="majorHAnsi"/>
          <w:bCs/>
          <w:iCs/>
          <w:color w:val="00000A"/>
        </w:rPr>
        <w:t xml:space="preserve">Within the wild population, </w:t>
      </w:r>
      <w:r w:rsidR="00317E6F">
        <w:rPr>
          <w:rFonts w:asciiTheme="majorHAnsi" w:hAnsiTheme="majorHAnsi" w:cstheme="majorHAnsi"/>
          <w:bCs/>
          <w:iCs/>
          <w:color w:val="00000A"/>
        </w:rPr>
        <w:t>the ability to sex fish</w:t>
      </w:r>
      <w:r w:rsidR="000368D6">
        <w:rPr>
          <w:rFonts w:asciiTheme="majorHAnsi" w:hAnsiTheme="majorHAnsi" w:cstheme="majorHAnsi"/>
          <w:bCs/>
          <w:iCs/>
          <w:color w:val="00000A"/>
        </w:rPr>
        <w:t xml:space="preserve"> without culling or relying on gametic expression in fish </w:t>
      </w:r>
      <w:r w:rsidR="00317E6F">
        <w:rPr>
          <w:rFonts w:asciiTheme="majorHAnsi" w:hAnsiTheme="majorHAnsi" w:cstheme="majorHAnsi"/>
          <w:bCs/>
          <w:iCs/>
          <w:color w:val="00000A"/>
        </w:rPr>
        <w:t>will</w:t>
      </w:r>
      <w:r w:rsidR="000368D6">
        <w:rPr>
          <w:rFonts w:asciiTheme="majorHAnsi" w:hAnsiTheme="majorHAnsi" w:cstheme="majorHAnsi"/>
          <w:bCs/>
          <w:iCs/>
          <w:color w:val="00000A"/>
        </w:rPr>
        <w:t xml:space="preserve"> allow ecologists to </w:t>
      </w:r>
      <w:r w:rsidR="00317E6F">
        <w:rPr>
          <w:rFonts w:asciiTheme="majorHAnsi" w:hAnsiTheme="majorHAnsi" w:cstheme="majorHAnsi"/>
          <w:bCs/>
          <w:iCs/>
          <w:color w:val="00000A"/>
        </w:rPr>
        <w:t xml:space="preserve">reliably sex fish at all stages of their lifecycle without take. </w:t>
      </w:r>
      <w:r w:rsidR="00EA7339">
        <w:rPr>
          <w:rFonts w:asciiTheme="majorHAnsi" w:hAnsiTheme="majorHAnsi" w:cstheme="majorHAnsi"/>
          <w:bCs/>
          <w:iCs/>
          <w:color w:val="00000A"/>
        </w:rPr>
        <w:t>Genetic</w:t>
      </w:r>
      <w:r w:rsidR="00E97898">
        <w:rPr>
          <w:rFonts w:asciiTheme="majorHAnsi" w:hAnsiTheme="majorHAnsi" w:cstheme="majorHAnsi"/>
          <w:bCs/>
          <w:iCs/>
          <w:color w:val="00000A"/>
        </w:rPr>
        <w:t xml:space="preserve"> identification of sex in the captive refuge population would all</w:t>
      </w:r>
      <w:r w:rsidR="00EA7339">
        <w:rPr>
          <w:rFonts w:asciiTheme="majorHAnsi" w:hAnsiTheme="majorHAnsi" w:cstheme="majorHAnsi"/>
          <w:bCs/>
          <w:iCs/>
          <w:color w:val="00000A"/>
        </w:rPr>
        <w:t xml:space="preserve">ow for fish to be sexed as juveniles and fewer resources contributing to controlling sex ratios as fish will not have to be reared until adulthood to know the composition of the population. While state and federal agencies conduct </w:t>
      </w:r>
      <w:r w:rsidR="00984759">
        <w:rPr>
          <w:rFonts w:asciiTheme="majorHAnsi" w:hAnsiTheme="majorHAnsi" w:cstheme="majorHAnsi"/>
          <w:bCs/>
          <w:iCs/>
          <w:color w:val="00000A"/>
        </w:rPr>
        <w:t>annual abundance and distribution sampling throughout t</w:t>
      </w:r>
      <w:r w:rsidR="00450E89" w:rsidRPr="00450E89">
        <w:rPr>
          <w:rFonts w:asciiTheme="majorHAnsi" w:hAnsiTheme="majorHAnsi" w:cstheme="majorHAnsi"/>
          <w:bCs/>
          <w:iCs/>
          <w:color w:val="00000A"/>
        </w:rPr>
        <w:t>he San Francisco Estuary (SFE)</w:t>
      </w:r>
      <w:r w:rsidR="00984759">
        <w:rPr>
          <w:rFonts w:asciiTheme="majorHAnsi" w:hAnsiTheme="majorHAnsi" w:cstheme="majorHAnsi"/>
          <w:bCs/>
          <w:iCs/>
          <w:color w:val="00000A"/>
        </w:rPr>
        <w:t xml:space="preserve"> at different stages of delta smelt development, k</w:t>
      </w:r>
      <w:r w:rsidR="00317E6F">
        <w:rPr>
          <w:rFonts w:asciiTheme="majorHAnsi" w:hAnsiTheme="majorHAnsi" w:cstheme="majorHAnsi"/>
          <w:bCs/>
          <w:iCs/>
          <w:color w:val="00000A"/>
        </w:rPr>
        <w:t>nowledge of sex-ratios throughout the</w:t>
      </w:r>
      <w:r w:rsidR="00984759">
        <w:rPr>
          <w:rFonts w:asciiTheme="majorHAnsi" w:hAnsiTheme="majorHAnsi" w:cstheme="majorHAnsi"/>
          <w:bCs/>
          <w:iCs/>
          <w:color w:val="00000A"/>
        </w:rPr>
        <w:t>ir</w:t>
      </w:r>
      <w:r w:rsidR="00317E6F">
        <w:rPr>
          <w:rFonts w:asciiTheme="majorHAnsi" w:hAnsiTheme="majorHAnsi" w:cstheme="majorHAnsi"/>
          <w:bCs/>
          <w:iCs/>
          <w:color w:val="00000A"/>
        </w:rPr>
        <w:t xml:space="preserve"> lifecycle is currently a gap in a basic piece of population demography</w:t>
      </w:r>
      <w:r w:rsidR="00984759">
        <w:rPr>
          <w:rFonts w:asciiTheme="majorHAnsi" w:hAnsiTheme="majorHAnsi" w:cstheme="majorHAnsi"/>
          <w:bCs/>
          <w:iCs/>
          <w:color w:val="00000A"/>
        </w:rPr>
        <w:t>. Since sex-bias has</w:t>
      </w:r>
      <w:r w:rsidR="00317E6F">
        <w:rPr>
          <w:rFonts w:asciiTheme="majorHAnsi" w:hAnsiTheme="majorHAnsi" w:cstheme="majorHAnsi"/>
          <w:bCs/>
          <w:iCs/>
          <w:color w:val="00000A"/>
        </w:rPr>
        <w:t xml:space="preserve"> the potential to significantly alter</w:t>
      </w:r>
      <w:r w:rsidR="00514D8D">
        <w:rPr>
          <w:rFonts w:asciiTheme="majorHAnsi" w:hAnsiTheme="majorHAnsi" w:cstheme="majorHAnsi"/>
          <w:bCs/>
          <w:iCs/>
          <w:color w:val="00000A"/>
        </w:rPr>
        <w:t xml:space="preserve"> the success of the species</w:t>
      </w:r>
      <w:r w:rsidR="00984759">
        <w:rPr>
          <w:rFonts w:asciiTheme="majorHAnsi" w:hAnsiTheme="majorHAnsi" w:cstheme="majorHAnsi"/>
          <w:bCs/>
          <w:iCs/>
          <w:color w:val="00000A"/>
        </w:rPr>
        <w:t xml:space="preserve"> i</w:t>
      </w:r>
      <w:r w:rsidR="00E97898">
        <w:rPr>
          <w:rFonts w:asciiTheme="majorHAnsi" w:hAnsiTheme="majorHAnsi" w:cstheme="majorHAnsi"/>
          <w:bCs/>
          <w:iCs/>
        </w:rPr>
        <w:t>dentifying</w:t>
      </w:r>
      <w:r w:rsidRPr="002F3C85">
        <w:rPr>
          <w:rFonts w:asciiTheme="majorHAnsi" w:hAnsiTheme="majorHAnsi" w:cstheme="majorHAnsi"/>
          <w:bCs/>
          <w:iCs/>
        </w:rPr>
        <w:t xml:space="preserve"> the genetic underpinnings </w:t>
      </w:r>
      <w:r w:rsidR="00E97898">
        <w:rPr>
          <w:rFonts w:asciiTheme="majorHAnsi" w:hAnsiTheme="majorHAnsi" w:cstheme="majorHAnsi"/>
          <w:bCs/>
          <w:iCs/>
        </w:rPr>
        <w:t>of</w:t>
      </w:r>
      <w:r w:rsidRPr="002F3C85">
        <w:rPr>
          <w:rFonts w:asciiTheme="majorHAnsi" w:hAnsiTheme="majorHAnsi" w:cstheme="majorHAnsi"/>
          <w:bCs/>
          <w:iCs/>
        </w:rPr>
        <w:t xml:space="preserve"> sex determination </w:t>
      </w:r>
      <w:r w:rsidR="00E97898">
        <w:rPr>
          <w:rFonts w:asciiTheme="majorHAnsi" w:hAnsiTheme="majorHAnsi" w:cstheme="majorHAnsi"/>
          <w:bCs/>
          <w:iCs/>
        </w:rPr>
        <w:t>within</w:t>
      </w:r>
      <w:r w:rsidRPr="002F3C85">
        <w:rPr>
          <w:rFonts w:asciiTheme="majorHAnsi" w:hAnsiTheme="majorHAnsi" w:cstheme="majorHAnsi"/>
          <w:bCs/>
          <w:iCs/>
        </w:rPr>
        <w:t xml:space="preserve"> </w:t>
      </w:r>
      <w:r w:rsidR="00E97898">
        <w:rPr>
          <w:rFonts w:asciiTheme="majorHAnsi" w:hAnsiTheme="majorHAnsi" w:cstheme="majorHAnsi"/>
          <w:bCs/>
          <w:iCs/>
        </w:rPr>
        <w:t>delta smelt</w:t>
      </w:r>
      <w:r w:rsidRPr="002F3C85">
        <w:rPr>
          <w:rFonts w:asciiTheme="majorHAnsi" w:hAnsiTheme="majorHAnsi" w:cstheme="majorHAnsi"/>
          <w:bCs/>
          <w:iCs/>
        </w:rPr>
        <w:t xml:space="preserve"> is a </w:t>
      </w:r>
      <w:r w:rsidR="005A2758">
        <w:rPr>
          <w:rFonts w:asciiTheme="majorHAnsi" w:hAnsiTheme="majorHAnsi" w:cstheme="majorHAnsi"/>
          <w:bCs/>
          <w:iCs/>
        </w:rPr>
        <w:t>necessary</w:t>
      </w:r>
      <w:r w:rsidRPr="002F3C85">
        <w:rPr>
          <w:rFonts w:asciiTheme="majorHAnsi" w:hAnsiTheme="majorHAnsi" w:cstheme="majorHAnsi"/>
          <w:bCs/>
          <w:iCs/>
        </w:rPr>
        <w:t xml:space="preserve"> asset to </w:t>
      </w:r>
      <w:r w:rsidR="00E97898">
        <w:rPr>
          <w:rFonts w:asciiTheme="majorHAnsi" w:hAnsiTheme="majorHAnsi" w:cstheme="majorHAnsi"/>
          <w:bCs/>
          <w:iCs/>
        </w:rPr>
        <w:t xml:space="preserve">better </w:t>
      </w:r>
      <w:r w:rsidRPr="002F3C85">
        <w:rPr>
          <w:rFonts w:asciiTheme="majorHAnsi" w:hAnsiTheme="majorHAnsi" w:cstheme="majorHAnsi"/>
          <w:bCs/>
          <w:iCs/>
        </w:rPr>
        <w:t xml:space="preserve">management of </w:t>
      </w:r>
      <w:r w:rsidR="00E97898">
        <w:rPr>
          <w:rFonts w:asciiTheme="majorHAnsi" w:hAnsiTheme="majorHAnsi" w:cstheme="majorHAnsi"/>
          <w:bCs/>
          <w:iCs/>
        </w:rPr>
        <w:t>the refuge population</w:t>
      </w:r>
      <w:r w:rsidRPr="002F3C85">
        <w:rPr>
          <w:rFonts w:asciiTheme="majorHAnsi" w:hAnsiTheme="majorHAnsi" w:cstheme="majorHAnsi"/>
          <w:bCs/>
          <w:iCs/>
        </w:rPr>
        <w:t xml:space="preserve">, </w:t>
      </w:r>
      <w:r w:rsidR="00E97898">
        <w:rPr>
          <w:rFonts w:asciiTheme="majorHAnsi" w:hAnsiTheme="majorHAnsi" w:cstheme="majorHAnsi"/>
          <w:bCs/>
          <w:iCs/>
        </w:rPr>
        <w:t xml:space="preserve">acquire </w:t>
      </w:r>
      <w:r w:rsidRPr="002F3C85">
        <w:rPr>
          <w:rFonts w:asciiTheme="majorHAnsi" w:hAnsiTheme="majorHAnsi" w:cstheme="majorHAnsi"/>
          <w:bCs/>
          <w:iCs/>
        </w:rPr>
        <w:t xml:space="preserve">basic knowledge of life history characteristics of the species, </w:t>
      </w:r>
      <w:r w:rsidR="00E97898">
        <w:rPr>
          <w:rFonts w:asciiTheme="majorHAnsi" w:hAnsiTheme="majorHAnsi" w:cstheme="majorHAnsi"/>
          <w:bCs/>
          <w:iCs/>
        </w:rPr>
        <w:t xml:space="preserve">conduct </w:t>
      </w:r>
      <w:r w:rsidRPr="002F3C85">
        <w:rPr>
          <w:rFonts w:asciiTheme="majorHAnsi" w:hAnsiTheme="majorHAnsi" w:cstheme="majorHAnsi"/>
          <w:bCs/>
          <w:iCs/>
        </w:rPr>
        <w:t>ecological surveys</w:t>
      </w:r>
      <w:r w:rsidR="00E97898">
        <w:rPr>
          <w:rFonts w:asciiTheme="majorHAnsi" w:hAnsiTheme="majorHAnsi" w:cstheme="majorHAnsi"/>
          <w:bCs/>
          <w:iCs/>
        </w:rPr>
        <w:t>,</w:t>
      </w:r>
      <w:r w:rsidRPr="002F3C85">
        <w:rPr>
          <w:rFonts w:asciiTheme="majorHAnsi" w:hAnsiTheme="majorHAnsi" w:cstheme="majorHAnsi"/>
          <w:bCs/>
          <w:iCs/>
        </w:rPr>
        <w:t xml:space="preserve"> and </w:t>
      </w:r>
      <w:r w:rsidR="00E97898">
        <w:rPr>
          <w:rFonts w:asciiTheme="majorHAnsi" w:hAnsiTheme="majorHAnsi" w:cstheme="majorHAnsi"/>
          <w:bCs/>
          <w:iCs/>
        </w:rPr>
        <w:t xml:space="preserve">inform </w:t>
      </w:r>
      <w:r w:rsidRPr="002F3C85">
        <w:rPr>
          <w:rFonts w:asciiTheme="majorHAnsi" w:hAnsiTheme="majorHAnsi" w:cstheme="majorHAnsi"/>
          <w:bCs/>
          <w:iCs/>
        </w:rPr>
        <w:t xml:space="preserve">management </w:t>
      </w:r>
      <w:r w:rsidR="00E97898">
        <w:rPr>
          <w:rFonts w:asciiTheme="majorHAnsi" w:hAnsiTheme="majorHAnsi" w:cstheme="majorHAnsi"/>
          <w:bCs/>
          <w:iCs/>
        </w:rPr>
        <w:t>of the wild population through</w:t>
      </w:r>
      <w:r w:rsidRPr="002F3C85">
        <w:rPr>
          <w:rFonts w:asciiTheme="majorHAnsi" w:hAnsiTheme="majorHAnsi" w:cstheme="majorHAnsi"/>
          <w:bCs/>
          <w:iCs/>
        </w:rPr>
        <w:t xml:space="preserve"> population metrics, species modeling, demographic inference, and sex-based survival</w:t>
      </w:r>
      <w:r w:rsidR="002F3C85" w:rsidRPr="002F3C85">
        <w:rPr>
          <w:rFonts w:asciiTheme="majorHAnsi" w:hAnsiTheme="majorHAnsi" w:cstheme="majorHAnsi"/>
          <w:bCs/>
          <w:iCs/>
        </w:rPr>
        <w:t xml:space="preserve"> </w:t>
      </w:r>
      <w:r w:rsidRPr="002F3C85">
        <w:rPr>
          <w:rFonts w:asciiTheme="majorHAnsi" w:hAnsiTheme="majorHAnsi" w:cstheme="majorHAnsi"/>
        </w:rPr>
        <w:fldChar w:fldCharType="begin"/>
      </w:r>
      <w:r w:rsidR="00BD47C9">
        <w:rPr>
          <w:rFonts w:asciiTheme="majorHAnsi" w:hAnsiTheme="majorHAnsi" w:cstheme="majorHAnsi"/>
          <w:bCs/>
          <w:iCs/>
        </w:rPr>
        <w:instrText xml:space="preserve"> ADDIN ZOTERO_ITEM CSL_CITATION {"citationID":"hi9xMhX1","properties":{"formattedCitation":"(Mart\\uc0\\u237{}nez et al., 2014)","plainCitation":"(Martínez et al., 2014)","noteIndex":0},"citationItems":[{"id":"7gRdk0WP/QCQ3Ql6S","uris":["http://www.mendeley.com/documents/?uuid=3af4d83b-2c36-4da1-8342-03a91ca7e55d"],"itemData":{"DOI":"10.3389/fgene.2014.00340","ISSN":"16648021","abstract":"Controlling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2F3C85">
        <w:rPr>
          <w:rFonts w:asciiTheme="majorHAnsi" w:hAnsiTheme="majorHAnsi" w:cstheme="majorHAnsi"/>
          <w:bCs/>
          <w:iCs/>
        </w:rPr>
        <w:fldChar w:fldCharType="separate"/>
      </w:r>
      <w:r w:rsidR="00065768" w:rsidRPr="002F3C85">
        <w:rPr>
          <w:rFonts w:ascii="Calibri Light" w:hAnsiTheme="majorHAnsi" w:cs="Calibri Light"/>
        </w:rPr>
        <w:t>(Martínez et al., 2014)</w:t>
      </w:r>
      <w:r w:rsidRPr="002F3C85">
        <w:rPr>
          <w:rFonts w:asciiTheme="majorHAnsi" w:hAnsiTheme="majorHAnsi" w:cstheme="majorHAnsi"/>
        </w:rPr>
        <w:fldChar w:fldCharType="end"/>
      </w:r>
      <w:r w:rsidRPr="002F3C85">
        <w:rPr>
          <w:rFonts w:asciiTheme="majorHAnsi" w:hAnsiTheme="majorHAnsi" w:cstheme="majorHAnsi"/>
          <w:bCs/>
          <w:iCs/>
        </w:rPr>
        <w:t>.</w:t>
      </w:r>
    </w:p>
    <w:p w14:paraId="06E14858" w14:textId="77777777" w:rsidR="005A2758" w:rsidRPr="002F3C85" w:rsidRDefault="005A2758" w:rsidP="00120DAA">
      <w:pPr>
        <w:rPr>
          <w:rFonts w:asciiTheme="majorHAnsi" w:hAnsiTheme="majorHAnsi" w:cstheme="majorHAnsi"/>
          <w:bCs/>
          <w:iCs/>
        </w:rPr>
      </w:pPr>
    </w:p>
    <w:p w14:paraId="618FC620" w14:textId="1574D4E7" w:rsidR="00120DAA" w:rsidRDefault="00984759" w:rsidP="00120DAA">
      <w:pPr>
        <w:rPr>
          <w:rFonts w:asciiTheme="majorHAnsi" w:hAnsiTheme="majorHAnsi" w:cstheme="majorHAnsi"/>
        </w:rPr>
      </w:pPr>
      <w:r>
        <w:rPr>
          <w:rFonts w:asciiTheme="majorHAnsi" w:hAnsiTheme="majorHAnsi" w:cstheme="majorHAnsi"/>
        </w:rPr>
        <w:t xml:space="preserve">This chapter focuses on </w:t>
      </w:r>
      <w:r w:rsidR="00450E89">
        <w:rPr>
          <w:rFonts w:asciiTheme="majorHAnsi" w:hAnsiTheme="majorHAnsi" w:cstheme="majorHAnsi"/>
        </w:rPr>
        <w:t>investigating</w:t>
      </w:r>
      <w:r>
        <w:rPr>
          <w:rFonts w:asciiTheme="majorHAnsi" w:hAnsiTheme="majorHAnsi" w:cstheme="majorHAnsi"/>
        </w:rPr>
        <w:t xml:space="preserve"> methods to</w:t>
      </w:r>
      <w:r w:rsidR="00120DAA" w:rsidRPr="002F3C85">
        <w:rPr>
          <w:rFonts w:asciiTheme="majorHAnsi" w:hAnsiTheme="majorHAnsi" w:cstheme="majorHAnsi"/>
        </w:rPr>
        <w:t xml:space="preserve"> non-invasively identify the sex of wild and captive delta smelt</w:t>
      </w:r>
      <w:r>
        <w:rPr>
          <w:rFonts w:asciiTheme="majorHAnsi" w:hAnsiTheme="majorHAnsi" w:cstheme="majorHAnsi"/>
        </w:rPr>
        <w:t xml:space="preserve"> through genetic identification of species. W</w:t>
      </w:r>
      <w:r w:rsidR="00120DAA" w:rsidRPr="002F3C85">
        <w:rPr>
          <w:rFonts w:asciiTheme="majorHAnsi" w:hAnsiTheme="majorHAnsi" w:cstheme="majorHAnsi"/>
        </w:rPr>
        <w:t xml:space="preserve">e sought to identify potential candidate </w:t>
      </w:r>
      <w:r w:rsidR="00450E89">
        <w:rPr>
          <w:rFonts w:asciiTheme="majorHAnsi" w:hAnsiTheme="majorHAnsi" w:cstheme="majorHAnsi"/>
        </w:rPr>
        <w:t>loci</w:t>
      </w:r>
      <w:r w:rsidR="00120DAA" w:rsidRPr="002F3C85">
        <w:rPr>
          <w:rFonts w:asciiTheme="majorHAnsi" w:hAnsiTheme="majorHAnsi" w:cstheme="majorHAnsi"/>
        </w:rPr>
        <w:t xml:space="preserve"> which could be used as genetic diagnostics for classifications of sex</w:t>
      </w:r>
      <w:r w:rsidR="00A826A0">
        <w:rPr>
          <w:rFonts w:asciiTheme="majorHAnsi" w:hAnsiTheme="majorHAnsi" w:cstheme="majorHAnsi"/>
        </w:rPr>
        <w:t xml:space="preserve"> using three different methods: 1) a genome-wide association study, </w:t>
      </w:r>
      <w:r w:rsidR="00956297">
        <w:rPr>
          <w:rFonts w:asciiTheme="majorHAnsi" w:hAnsiTheme="majorHAnsi" w:cstheme="majorHAnsi"/>
        </w:rPr>
        <w:t>2) depth</w:t>
      </w:r>
      <w:r w:rsidR="00423B01">
        <w:rPr>
          <w:rFonts w:asciiTheme="majorHAnsi" w:hAnsiTheme="majorHAnsi" w:cstheme="majorHAnsi"/>
        </w:rPr>
        <w:t xml:space="preserve"> </w:t>
      </w:r>
      <w:r w:rsidR="00956297">
        <w:rPr>
          <w:rFonts w:asciiTheme="majorHAnsi" w:hAnsiTheme="majorHAnsi" w:cstheme="majorHAnsi"/>
        </w:rPr>
        <w:t>analysis, and 3) k-mer analysis.</w:t>
      </w:r>
    </w:p>
    <w:p w14:paraId="3E185E03" w14:textId="77777777" w:rsidR="00BD47C9" w:rsidRPr="002F3C85" w:rsidRDefault="00BD47C9" w:rsidP="00120DAA">
      <w:pPr>
        <w:rPr>
          <w:rFonts w:asciiTheme="majorHAnsi" w:hAnsiTheme="majorHAnsi" w:cstheme="majorHAnsi"/>
        </w:rPr>
      </w:pPr>
    </w:p>
    <w:p w14:paraId="6063B9AE" w14:textId="6CD7341B" w:rsidR="00120DAA" w:rsidRPr="002F3C85" w:rsidRDefault="00120DAA" w:rsidP="00120DAA">
      <w:pPr>
        <w:rPr>
          <w:rFonts w:asciiTheme="majorHAnsi" w:hAnsiTheme="majorHAnsi" w:cstheme="majorHAnsi"/>
        </w:rPr>
      </w:pPr>
    </w:p>
    <w:p w14:paraId="0A6AA81D" w14:textId="77777777" w:rsidR="00120DAA" w:rsidRPr="00FD21E9" w:rsidRDefault="00120DAA" w:rsidP="00120DAA">
      <w:pPr>
        <w:pStyle w:val="Header"/>
        <w:outlineLvl w:val="1"/>
        <w:rPr>
          <w:rFonts w:asciiTheme="majorHAnsi" w:hAnsiTheme="majorHAnsi" w:cstheme="majorHAnsi"/>
          <w:szCs w:val="24"/>
        </w:rPr>
      </w:pPr>
      <w:bookmarkStart w:id="6" w:name="_Toc113123184"/>
      <w:bookmarkStart w:id="7" w:name="_Toc113273223"/>
      <w:bookmarkStart w:id="8" w:name="_Toc113440560"/>
      <w:r w:rsidRPr="00FD21E9">
        <w:rPr>
          <w:rFonts w:asciiTheme="majorHAnsi" w:hAnsiTheme="majorHAnsi" w:cstheme="majorHAnsi"/>
          <w:szCs w:val="24"/>
        </w:rPr>
        <w:t>Methods</w:t>
      </w:r>
      <w:bookmarkEnd w:id="6"/>
      <w:bookmarkEnd w:id="7"/>
      <w:bookmarkEnd w:id="8"/>
    </w:p>
    <w:p w14:paraId="38C008D9" w14:textId="383F1CC2" w:rsidR="00120DAA" w:rsidRPr="00FD21E9" w:rsidRDefault="00E15EA6" w:rsidP="00120DAA">
      <w:pPr>
        <w:pStyle w:val="HTMLAddress"/>
        <w:spacing w:line="240" w:lineRule="auto"/>
        <w:outlineLvl w:val="2"/>
        <w:rPr>
          <w:rFonts w:asciiTheme="majorHAnsi" w:hAnsiTheme="majorHAnsi" w:cstheme="majorHAnsi"/>
          <w:sz w:val="24"/>
          <w:szCs w:val="24"/>
        </w:rPr>
      </w:pPr>
      <w:bookmarkStart w:id="9" w:name="_Toc113123185"/>
      <w:bookmarkStart w:id="10" w:name="_Toc113273224"/>
      <w:bookmarkStart w:id="11" w:name="_Toc113440561"/>
      <w:r>
        <w:rPr>
          <w:rFonts w:asciiTheme="majorHAnsi" w:hAnsiTheme="majorHAnsi" w:cstheme="majorHAnsi"/>
          <w:sz w:val="24"/>
          <w:szCs w:val="24"/>
        </w:rPr>
        <w:lastRenderedPageBreak/>
        <w:t>Sample</w:t>
      </w:r>
      <w:r w:rsidR="00120DAA" w:rsidRPr="00FD21E9">
        <w:rPr>
          <w:rFonts w:asciiTheme="majorHAnsi" w:hAnsiTheme="majorHAnsi" w:cstheme="majorHAnsi"/>
          <w:sz w:val="24"/>
          <w:szCs w:val="24"/>
        </w:rPr>
        <w:t xml:space="preserve"> collection</w:t>
      </w:r>
      <w:r>
        <w:rPr>
          <w:rFonts w:asciiTheme="majorHAnsi" w:hAnsiTheme="majorHAnsi" w:cstheme="majorHAnsi"/>
          <w:sz w:val="24"/>
          <w:szCs w:val="24"/>
        </w:rPr>
        <w:t>,</w:t>
      </w:r>
      <w:r w:rsidR="00120DAA" w:rsidRPr="00FD21E9">
        <w:rPr>
          <w:rFonts w:asciiTheme="majorHAnsi" w:hAnsiTheme="majorHAnsi" w:cstheme="majorHAnsi"/>
          <w:sz w:val="24"/>
          <w:szCs w:val="24"/>
        </w:rPr>
        <w:t xml:space="preserve"> DNA extraction</w:t>
      </w:r>
      <w:bookmarkEnd w:id="9"/>
      <w:bookmarkEnd w:id="10"/>
      <w:bookmarkEnd w:id="11"/>
      <w:r>
        <w:rPr>
          <w:rFonts w:asciiTheme="majorHAnsi" w:hAnsiTheme="majorHAnsi" w:cstheme="majorHAnsi"/>
          <w:sz w:val="24"/>
          <w:szCs w:val="24"/>
        </w:rPr>
        <w:t xml:space="preserve"> &amp; sequencing</w:t>
      </w:r>
      <w:r w:rsidR="00120DAA" w:rsidRPr="00FD21E9">
        <w:rPr>
          <w:rFonts w:asciiTheme="majorHAnsi" w:hAnsiTheme="majorHAnsi" w:cstheme="majorHAnsi"/>
          <w:sz w:val="24"/>
          <w:szCs w:val="24"/>
        </w:rPr>
        <w:t xml:space="preserve"> </w:t>
      </w:r>
    </w:p>
    <w:p w14:paraId="137C584B" w14:textId="4D865F72" w:rsidR="00120DAA" w:rsidRDefault="00450E89" w:rsidP="00120DAA">
      <w:pPr>
        <w:rPr>
          <w:rFonts w:asciiTheme="majorHAnsi" w:hAnsiTheme="majorHAnsi" w:cstheme="majorHAnsi"/>
        </w:rPr>
      </w:pPr>
      <w:r>
        <w:rPr>
          <w:rFonts w:asciiTheme="majorHAnsi" w:hAnsiTheme="majorHAnsi" w:cstheme="majorHAnsi"/>
        </w:rPr>
        <w:t>We</w:t>
      </w:r>
      <w:r w:rsidR="00120DAA" w:rsidRPr="00120DAA">
        <w:rPr>
          <w:rFonts w:asciiTheme="majorHAnsi" w:hAnsiTheme="majorHAnsi" w:cstheme="majorHAnsi"/>
        </w:rPr>
        <w:t xml:space="preserve"> sampled adipose fin clips from captive-bred individuals </w:t>
      </w:r>
      <w:r>
        <w:rPr>
          <w:rFonts w:asciiTheme="majorHAnsi" w:hAnsiTheme="majorHAnsi" w:cstheme="majorHAnsi"/>
        </w:rPr>
        <w:t>reared within the captive colony at</w:t>
      </w:r>
      <w:r w:rsidR="00120DAA" w:rsidRPr="00120DAA">
        <w:rPr>
          <w:rFonts w:asciiTheme="majorHAnsi" w:hAnsiTheme="majorHAnsi" w:cstheme="majorHAnsi"/>
        </w:rPr>
        <w:t xml:space="preserve"> the </w:t>
      </w:r>
      <w:r w:rsidR="00423B01">
        <w:rPr>
          <w:rFonts w:asciiTheme="majorHAnsi" w:hAnsiTheme="majorHAnsi" w:cstheme="majorHAnsi"/>
        </w:rPr>
        <w:t>UC Davis Fish Conservation and Culture Laboratory (</w:t>
      </w:r>
      <w:r w:rsidR="00120DAA" w:rsidRPr="00120DAA">
        <w:rPr>
          <w:rFonts w:asciiTheme="majorHAnsi" w:hAnsiTheme="majorHAnsi" w:cstheme="majorHAnsi"/>
        </w:rPr>
        <w:t>FCCL</w:t>
      </w:r>
      <w:r w:rsidR="00423B01">
        <w:rPr>
          <w:rFonts w:asciiTheme="majorHAnsi" w:hAnsiTheme="majorHAnsi" w:cstheme="majorHAnsi"/>
        </w:rPr>
        <w:t>)</w:t>
      </w:r>
      <w:r>
        <w:rPr>
          <w:rFonts w:asciiTheme="majorHAnsi" w:hAnsiTheme="majorHAnsi" w:cstheme="majorHAnsi"/>
        </w:rPr>
        <w:t>. Each fish</w:t>
      </w:r>
      <w:r w:rsidR="00423B01">
        <w:rPr>
          <w:rFonts w:asciiTheme="majorHAnsi" w:hAnsiTheme="majorHAnsi" w:cstheme="majorHAnsi"/>
        </w:rPr>
        <w:t xml:space="preserve"> was</w:t>
      </w:r>
      <w:r>
        <w:rPr>
          <w:rFonts w:asciiTheme="majorHAnsi" w:hAnsiTheme="majorHAnsi" w:cstheme="majorHAnsi"/>
        </w:rPr>
        <w:t xml:space="preserve"> sex</w:t>
      </w:r>
      <w:r w:rsidR="00423B01">
        <w:rPr>
          <w:rFonts w:asciiTheme="majorHAnsi" w:hAnsiTheme="majorHAnsi" w:cstheme="majorHAnsi"/>
        </w:rPr>
        <w:t>ually</w:t>
      </w:r>
      <w:r>
        <w:rPr>
          <w:rFonts w:asciiTheme="majorHAnsi" w:hAnsiTheme="majorHAnsi" w:cstheme="majorHAnsi"/>
        </w:rPr>
        <w:t xml:space="preserve"> </w:t>
      </w:r>
      <w:r w:rsidR="00120DAA" w:rsidRPr="00120DAA">
        <w:rPr>
          <w:rFonts w:asciiTheme="majorHAnsi" w:hAnsiTheme="majorHAnsi" w:cstheme="majorHAnsi"/>
        </w:rPr>
        <w:t xml:space="preserve">identified through dissection or gametic expression. DNA was extracted using the Qiagen </w:t>
      </w:r>
      <w:proofErr w:type="spellStart"/>
      <w:r w:rsidR="00120DAA" w:rsidRPr="00120DAA">
        <w:rPr>
          <w:rFonts w:asciiTheme="majorHAnsi" w:hAnsiTheme="majorHAnsi" w:cstheme="majorHAnsi"/>
        </w:rPr>
        <w:t>DNEasy</w:t>
      </w:r>
      <w:proofErr w:type="spellEnd"/>
      <w:r w:rsidR="00120DAA" w:rsidRPr="00120DAA">
        <w:rPr>
          <w:rFonts w:asciiTheme="majorHAnsi" w:hAnsiTheme="majorHAnsi" w:cstheme="majorHAnsi"/>
        </w:rPr>
        <w:t xml:space="preserve"> 96 Blood &amp; Tissue Kit with a modification of elution in 100uL of H</w:t>
      </w:r>
      <w:r w:rsidR="00120DAA" w:rsidRPr="00120DAA">
        <w:rPr>
          <w:rFonts w:asciiTheme="majorHAnsi" w:hAnsiTheme="majorHAnsi" w:cstheme="majorHAnsi"/>
          <w:vertAlign w:val="subscript"/>
        </w:rPr>
        <w:t>2</w:t>
      </w:r>
      <w:r w:rsidR="00120DAA" w:rsidRPr="00120DAA">
        <w:rPr>
          <w:rFonts w:asciiTheme="majorHAnsi" w:hAnsiTheme="majorHAnsi" w:cstheme="majorHAnsi"/>
        </w:rPr>
        <w:t xml:space="preserve">O rather than the proprietary AE Buffer included with the kit. </w:t>
      </w:r>
    </w:p>
    <w:p w14:paraId="22774624" w14:textId="77777777" w:rsidR="00A675F4" w:rsidRDefault="00A675F4" w:rsidP="00120DAA">
      <w:pPr>
        <w:rPr>
          <w:rFonts w:asciiTheme="majorHAnsi" w:hAnsiTheme="majorHAnsi" w:cstheme="majorHAnsi"/>
          <w:b/>
          <w:bCs/>
          <w:u w:val="single"/>
        </w:rPr>
      </w:pPr>
    </w:p>
    <w:p w14:paraId="53E5D784" w14:textId="62DF5057" w:rsidR="00E15EA6" w:rsidRDefault="00423B01" w:rsidP="00423B01">
      <w:pPr>
        <w:rPr>
          <w:rFonts w:asciiTheme="majorHAnsi" w:hAnsiTheme="majorHAnsi" w:cstheme="majorHAnsi"/>
        </w:rPr>
      </w:pPr>
      <w:r>
        <w:rPr>
          <w:rFonts w:asciiTheme="majorHAnsi" w:hAnsiTheme="majorHAnsi" w:cstheme="majorHAnsi"/>
        </w:rPr>
        <w:t>Be</w:t>
      </w:r>
      <w:r w:rsidR="00ED6E2E">
        <w:rPr>
          <w:rFonts w:asciiTheme="majorHAnsi" w:hAnsiTheme="majorHAnsi" w:cstheme="majorHAnsi"/>
        </w:rPr>
        <w:t>c</w:t>
      </w:r>
      <w:r>
        <w:rPr>
          <w:rFonts w:asciiTheme="majorHAnsi" w:hAnsiTheme="majorHAnsi" w:cstheme="majorHAnsi"/>
        </w:rPr>
        <w:t xml:space="preserve">ause prior analyses attempted to identify sex markers using </w:t>
      </w:r>
      <w:r w:rsidR="009D01E2">
        <w:rPr>
          <w:rFonts w:asciiTheme="majorHAnsi" w:hAnsiTheme="majorHAnsi" w:cstheme="majorHAnsi"/>
        </w:rPr>
        <w:t xml:space="preserve">the </w:t>
      </w:r>
      <w:r>
        <w:rPr>
          <w:rFonts w:asciiTheme="majorHAnsi" w:hAnsiTheme="majorHAnsi" w:cstheme="majorHAnsi"/>
          <w:i/>
          <w:iCs/>
        </w:rPr>
        <w:t>Sbf1</w:t>
      </w:r>
      <w:r>
        <w:rPr>
          <w:rFonts w:asciiTheme="majorHAnsi" w:hAnsiTheme="majorHAnsi" w:cstheme="majorHAnsi"/>
        </w:rPr>
        <w:t xml:space="preserve"> restriction enzyme</w:t>
      </w:r>
      <w:r w:rsidR="00E15EA6">
        <w:rPr>
          <w:rFonts w:asciiTheme="majorHAnsi" w:hAnsiTheme="majorHAnsi" w:cstheme="majorHAnsi"/>
        </w:rPr>
        <w:t xml:space="preserve"> did not produce loci diagnostic of sex</w:t>
      </w:r>
      <w:r>
        <w:rPr>
          <w:rFonts w:asciiTheme="majorHAnsi" w:hAnsiTheme="majorHAnsi" w:cstheme="majorHAnsi"/>
        </w:rPr>
        <w:t xml:space="preserve">, we used the </w:t>
      </w:r>
      <w:r>
        <w:rPr>
          <w:rFonts w:asciiTheme="majorHAnsi" w:hAnsiTheme="majorHAnsi" w:cstheme="majorHAnsi"/>
          <w:i/>
          <w:iCs/>
        </w:rPr>
        <w:t>Pst1</w:t>
      </w:r>
      <w:r>
        <w:rPr>
          <w:rFonts w:asciiTheme="majorHAnsi" w:hAnsiTheme="majorHAnsi" w:cstheme="majorHAnsi"/>
        </w:rPr>
        <w:t xml:space="preserve"> restriction enzyme to increase the breadth of sampled sites.</w:t>
      </w:r>
      <w:r w:rsidR="00120DAA" w:rsidRPr="00120DAA">
        <w:rPr>
          <w:rFonts w:asciiTheme="majorHAnsi" w:hAnsiTheme="majorHAnsi" w:cstheme="majorHAnsi"/>
        </w:rPr>
        <w:t xml:space="preserve"> RAD</w:t>
      </w:r>
      <w:r w:rsidR="00F50195">
        <w:rPr>
          <w:rFonts w:asciiTheme="majorHAnsi" w:hAnsiTheme="majorHAnsi" w:cstheme="majorHAnsi"/>
        </w:rPr>
        <w:t>-</w:t>
      </w:r>
      <w:r w:rsidR="00120DAA" w:rsidRPr="00120DAA">
        <w:rPr>
          <w:rFonts w:asciiTheme="majorHAnsi" w:hAnsiTheme="majorHAnsi" w:cstheme="majorHAnsi"/>
        </w:rPr>
        <w:t xml:space="preserve">sequencing libraries were prepared according to Ali </w:t>
      </w:r>
      <w:r w:rsidR="00120DAA" w:rsidRPr="00120DAA">
        <w:rPr>
          <w:rFonts w:asciiTheme="majorHAnsi" w:hAnsiTheme="majorHAnsi" w:cstheme="majorHAnsi"/>
          <w:i/>
          <w:iCs/>
        </w:rPr>
        <w:t>et al.</w:t>
      </w:r>
      <w:r w:rsidR="00F50195">
        <w:rPr>
          <w:rFonts w:asciiTheme="majorHAnsi" w:hAnsiTheme="majorHAnsi" w:cstheme="majorHAnsi"/>
        </w:rPr>
        <w:t xml:space="preserve"> </w:t>
      </w:r>
      <w:r w:rsidR="00120DAA"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{"citationID":"2SW9t8I5","properties":{"formattedCitation":"(Ali et al., 2016)","plainCitation":"(Ali et al., 2016)","noteIndex":0},"citationItems":[{"id":"7gRdk0WP/gf6gLr97","uris":["http://www.mendeley.com/documents/?uuid=108c1601-9e2f-4f7b-81a8-b381c49c5d30"],"itemData":{"DOI":"10.1534/genetics.115.183665","ISBN":"8013186628","ISSN":"19432631","PMID":"26715661","abstract":"Massively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00120DAA" w:rsidRPr="00120DAA">
        <w:rPr>
          <w:rFonts w:asciiTheme="majorHAnsi" w:hAnsiTheme="majorHAnsi" w:cstheme="majorHAnsi"/>
        </w:rPr>
        <w:fldChar w:fldCharType="separate"/>
      </w:r>
      <w:r w:rsidR="00BD47C9">
        <w:rPr>
          <w:rFonts w:asciiTheme="majorHAnsi" w:hAnsiTheme="majorHAnsi" w:cstheme="majorHAnsi"/>
        </w:rPr>
        <w:t>(Ali et al., 2016)</w:t>
      </w:r>
      <w:r w:rsidR="00120DAA" w:rsidRPr="00120DAA">
        <w:rPr>
          <w:rFonts w:asciiTheme="majorHAnsi" w:hAnsiTheme="majorHAnsi" w:cstheme="majorHAnsi"/>
        </w:rPr>
        <w:fldChar w:fldCharType="end"/>
      </w:r>
      <w:r w:rsidR="00120DAA" w:rsidRPr="00120DAA">
        <w:rPr>
          <w:rFonts w:asciiTheme="majorHAnsi" w:hAnsiTheme="majorHAnsi" w:cstheme="majorHAnsi"/>
        </w:rPr>
        <w:t xml:space="preserve"> and sequenced with 150 bp paired-end reads on an Illumina </w:t>
      </w:r>
      <w:proofErr w:type="spellStart"/>
      <w:r w:rsidR="00120DAA" w:rsidRPr="00120DAA">
        <w:rPr>
          <w:rFonts w:asciiTheme="majorHAnsi" w:hAnsiTheme="majorHAnsi" w:cstheme="majorHAnsi"/>
        </w:rPr>
        <w:t>HiSeq</w:t>
      </w:r>
      <w:proofErr w:type="spellEnd"/>
      <w:r w:rsidR="00120DAA" w:rsidRPr="00120DAA">
        <w:rPr>
          <w:rFonts w:asciiTheme="majorHAnsi" w:hAnsiTheme="majorHAnsi" w:cstheme="majorHAnsi"/>
        </w:rPr>
        <w:t xml:space="preserve"> 4000 sequencer.</w:t>
      </w:r>
    </w:p>
    <w:p w14:paraId="2C1A0B20" w14:textId="77777777" w:rsidR="00267C1E" w:rsidRDefault="00267C1E" w:rsidP="00423B01">
      <w:pPr>
        <w:rPr>
          <w:rFonts w:asciiTheme="majorHAnsi" w:hAnsiTheme="majorHAnsi" w:cstheme="majorHAnsi"/>
        </w:rPr>
      </w:pPr>
    </w:p>
    <w:p w14:paraId="47643AAD" w14:textId="6BC6F331" w:rsidR="00E15EA6" w:rsidRDefault="00E15EA6" w:rsidP="00423B01">
      <w:pPr>
        <w:rPr>
          <w:rFonts w:asciiTheme="majorHAnsi" w:hAnsiTheme="majorHAnsi" w:cstheme="majorHAnsi"/>
        </w:rPr>
      </w:pPr>
      <w:r>
        <w:rPr>
          <w:rFonts w:asciiTheme="majorHAnsi" w:hAnsiTheme="majorHAnsi" w:cstheme="majorHAnsi"/>
        </w:rPr>
        <w:t xml:space="preserve">Female and male linked-read data generated for the </w:t>
      </w:r>
      <w:r>
        <w:rPr>
          <w:rFonts w:asciiTheme="majorHAnsi" w:hAnsiTheme="majorHAnsi" w:cstheme="majorHAnsi"/>
          <w:i/>
          <w:iCs/>
        </w:rPr>
        <w:t xml:space="preserve">de </w:t>
      </w:r>
      <w:r w:rsidRPr="00E15EA6">
        <w:rPr>
          <w:rFonts w:asciiTheme="majorHAnsi" w:hAnsiTheme="majorHAnsi" w:cstheme="majorHAnsi"/>
          <w:i/>
          <w:iCs/>
        </w:rPr>
        <w:t>novo</w:t>
      </w:r>
      <w:r>
        <w:rPr>
          <w:rFonts w:asciiTheme="majorHAnsi" w:hAnsiTheme="majorHAnsi" w:cstheme="majorHAnsi"/>
          <w:i/>
          <w:iCs/>
        </w:rPr>
        <w:t xml:space="preserve"> </w:t>
      </w:r>
      <w:r>
        <w:rPr>
          <w:rFonts w:asciiTheme="majorHAnsi" w:hAnsiTheme="majorHAnsi" w:cstheme="majorHAnsi"/>
        </w:rPr>
        <w:t>genome assembly were used for k-mer analyses below.</w:t>
      </w:r>
    </w:p>
    <w:p w14:paraId="33210976" w14:textId="77777777" w:rsidR="00BD47C9" w:rsidRPr="00120DAA" w:rsidRDefault="00BD47C9" w:rsidP="00423B01">
      <w:pPr>
        <w:rPr>
          <w:rFonts w:asciiTheme="majorHAnsi" w:hAnsiTheme="majorHAnsi" w:cstheme="majorHAnsi"/>
          <w:b/>
          <w:bCs/>
          <w:u w:val="single"/>
        </w:rPr>
      </w:pPr>
    </w:p>
    <w:p w14:paraId="43C75190" w14:textId="6FB52892" w:rsidR="00120DAA" w:rsidRDefault="00120DAA" w:rsidP="00120DAA">
      <w:pPr>
        <w:rPr>
          <w:rFonts w:asciiTheme="majorHAnsi" w:hAnsiTheme="majorHAnsi" w:cstheme="majorHAnsi"/>
        </w:rPr>
      </w:pPr>
    </w:p>
    <w:p w14:paraId="4AE814D7" w14:textId="2F2C1A5C" w:rsidR="00120DAA" w:rsidRPr="00FD21E9" w:rsidRDefault="00120DAA" w:rsidP="00120DAA">
      <w:pPr>
        <w:pStyle w:val="HTMLAddress"/>
        <w:spacing w:line="240" w:lineRule="auto"/>
        <w:outlineLvl w:val="2"/>
        <w:rPr>
          <w:rFonts w:asciiTheme="majorHAnsi" w:hAnsiTheme="majorHAnsi" w:cstheme="majorHAnsi"/>
          <w:sz w:val="24"/>
          <w:szCs w:val="24"/>
        </w:rPr>
      </w:pPr>
      <w:bookmarkStart w:id="12" w:name="_Toc113440562"/>
      <w:r>
        <w:rPr>
          <w:rFonts w:asciiTheme="majorHAnsi" w:hAnsiTheme="majorHAnsi" w:cstheme="majorHAnsi"/>
          <w:sz w:val="24"/>
          <w:szCs w:val="24"/>
        </w:rPr>
        <w:t>Genome-wide association study</w:t>
      </w:r>
      <w:bookmarkEnd w:id="12"/>
    </w:p>
    <w:p w14:paraId="4CBF0184" w14:textId="605A92BD" w:rsidR="00120DAA" w:rsidRDefault="00120DAA" w:rsidP="00120DAA">
      <w:pPr>
        <w:rPr>
          <w:rFonts w:asciiTheme="majorHAnsi" w:hAnsiTheme="majorHAnsi" w:cstheme="majorHAnsi"/>
        </w:rPr>
      </w:pPr>
      <w:r w:rsidRPr="00120DAA">
        <w:rPr>
          <w:rFonts w:asciiTheme="majorHAnsi" w:hAnsiTheme="majorHAnsi" w:cstheme="majorHAnsi"/>
        </w:rPr>
        <w:t xml:space="preserve">We performed two </w:t>
      </w:r>
      <w:r w:rsidR="00F50195">
        <w:rPr>
          <w:rFonts w:asciiTheme="majorHAnsi" w:hAnsiTheme="majorHAnsi" w:cstheme="majorHAnsi"/>
        </w:rPr>
        <w:t xml:space="preserve">genome-wide association studies (GWAS) </w:t>
      </w:r>
      <w:r w:rsidRPr="00120DAA">
        <w:rPr>
          <w:rFonts w:asciiTheme="majorHAnsi" w:hAnsiTheme="majorHAnsi" w:cstheme="majorHAnsi"/>
        </w:rPr>
        <w:t>using the</w:t>
      </w:r>
      <w:r w:rsidR="00F50195">
        <w:rPr>
          <w:rFonts w:asciiTheme="majorHAnsi" w:hAnsiTheme="majorHAnsi" w:cstheme="majorHAnsi"/>
        </w:rPr>
        <w:t xml:space="preserve"> either the</w:t>
      </w:r>
      <w:r w:rsidRPr="00120DAA">
        <w:rPr>
          <w:rFonts w:asciiTheme="majorHAnsi" w:hAnsiTheme="majorHAnsi" w:cstheme="majorHAnsi"/>
        </w:rPr>
        <w:t xml:space="preserve"> new male </w:t>
      </w:r>
      <w:r w:rsidR="00F50195">
        <w:rPr>
          <w:rFonts w:asciiTheme="majorHAnsi" w:hAnsiTheme="majorHAnsi" w:cstheme="majorHAnsi"/>
        </w:rPr>
        <w:t>or</w:t>
      </w:r>
      <w:r w:rsidRPr="00120DAA">
        <w:rPr>
          <w:rFonts w:asciiTheme="majorHAnsi" w:hAnsiTheme="majorHAnsi" w:cstheme="majorHAnsi"/>
        </w:rPr>
        <w:t xml:space="preserve"> female </w:t>
      </w:r>
      <w:r w:rsidR="00F50195">
        <w:rPr>
          <w:rFonts w:asciiTheme="majorHAnsi" w:hAnsiTheme="majorHAnsi" w:cstheme="majorHAnsi"/>
        </w:rPr>
        <w:t xml:space="preserve">assemblies as </w:t>
      </w:r>
      <w:r w:rsidRPr="00120DAA">
        <w:rPr>
          <w:rFonts w:asciiTheme="majorHAnsi" w:hAnsiTheme="majorHAnsi" w:cstheme="majorHAnsi"/>
        </w:rPr>
        <w:t>reference genomes. For each GWAS</w:t>
      </w:r>
      <w:r w:rsidR="00F50195">
        <w:rPr>
          <w:rFonts w:asciiTheme="majorHAnsi" w:hAnsiTheme="majorHAnsi" w:cstheme="majorHAnsi"/>
        </w:rPr>
        <w:t>,</w:t>
      </w:r>
      <w:r w:rsidRPr="00120DAA">
        <w:rPr>
          <w:rFonts w:asciiTheme="majorHAnsi" w:hAnsiTheme="majorHAnsi" w:cstheme="majorHAnsi"/>
        </w:rPr>
        <w:t xml:space="preserve"> we aligned raw RAD</w:t>
      </w:r>
      <w:r w:rsidR="00ED6E2E">
        <w:rPr>
          <w:rFonts w:asciiTheme="majorHAnsi" w:hAnsiTheme="majorHAnsi" w:cstheme="majorHAnsi"/>
        </w:rPr>
        <w:t>-</w:t>
      </w:r>
      <w:r w:rsidRPr="00120DAA">
        <w:rPr>
          <w:rFonts w:asciiTheme="majorHAnsi" w:hAnsiTheme="majorHAnsi" w:cstheme="majorHAnsi"/>
        </w:rPr>
        <w:t>sequencing data from 24 male and 24 female sexed fish to the reference genome</w:t>
      </w:r>
      <w:r w:rsidR="00F50195">
        <w:rPr>
          <w:rFonts w:asciiTheme="majorHAnsi" w:hAnsiTheme="majorHAnsi" w:cstheme="majorHAnsi"/>
        </w:rPr>
        <w:t xml:space="preserve"> using bwa v</w:t>
      </w:r>
      <w:r w:rsidR="00B05701" w:rsidRPr="00B05701">
        <w:rPr>
          <w:rFonts w:asciiTheme="majorHAnsi" w:hAnsiTheme="majorHAnsi" w:cstheme="majorHAnsi"/>
        </w:rPr>
        <w:t>0.7.17-r1188</w:t>
      </w:r>
      <w:r w:rsidR="00F50195">
        <w:rPr>
          <w:rFonts w:asciiTheme="majorHAnsi" w:hAnsiTheme="majorHAnsi" w:cstheme="majorHAnsi"/>
        </w:rPr>
        <w:t xml:space="preserve"> </w:t>
      </w:r>
      <w:r w:rsidR="00243B17">
        <w:rPr>
          <w:rFonts w:asciiTheme="majorHAnsi" w:hAnsiTheme="majorHAnsi" w:cstheme="majorHAnsi"/>
        </w:rPr>
        <w:fldChar w:fldCharType="begin"/>
      </w:r>
      <w:r w:rsidR="00243B17">
        <w:rPr>
          <w:rFonts w:asciiTheme="majorHAnsi" w:hAnsiTheme="majorHAnsi" w:cstheme="majorHAnsi"/>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243B17">
        <w:rPr>
          <w:rFonts w:asciiTheme="majorHAnsi" w:hAnsiTheme="majorHAnsi" w:cstheme="majorHAnsi"/>
        </w:rPr>
        <w:fldChar w:fldCharType="separate"/>
      </w:r>
      <w:r w:rsidR="00243B17">
        <w:rPr>
          <w:rFonts w:asciiTheme="majorHAnsi" w:hAnsiTheme="majorHAnsi" w:cstheme="majorHAnsi"/>
          <w:noProof/>
        </w:rPr>
        <w:t>(Li &amp; Durbin, 2009)</w:t>
      </w:r>
      <w:r w:rsidR="00243B17">
        <w:rPr>
          <w:rFonts w:asciiTheme="majorHAnsi" w:hAnsiTheme="majorHAnsi" w:cstheme="majorHAnsi"/>
        </w:rPr>
        <w:fldChar w:fldCharType="end"/>
      </w:r>
      <w:r w:rsidR="00C81917">
        <w:rPr>
          <w:rFonts w:asciiTheme="majorHAnsi" w:hAnsiTheme="majorHAnsi" w:cstheme="majorHAnsi"/>
        </w:rPr>
        <w:t xml:space="preserve"> and </w:t>
      </w:r>
      <w:proofErr w:type="spellStart"/>
      <w:r w:rsidR="00C81917">
        <w:rPr>
          <w:rFonts w:asciiTheme="majorHAnsi" w:hAnsiTheme="majorHAnsi" w:cstheme="majorHAnsi"/>
        </w:rPr>
        <w:t>samtools</w:t>
      </w:r>
      <w:proofErr w:type="spellEnd"/>
      <w:r w:rsidR="00C81917">
        <w:rPr>
          <w:rFonts w:asciiTheme="majorHAnsi" w:hAnsiTheme="majorHAnsi" w:cstheme="majorHAnsi"/>
        </w:rPr>
        <w:t xml:space="preserve"> v</w:t>
      </w:r>
      <w:r w:rsidRPr="00120DAA">
        <w:rPr>
          <w:rFonts w:asciiTheme="majorHAnsi" w:hAnsiTheme="majorHAnsi" w:cstheme="majorHAnsi"/>
        </w:rPr>
        <w:t xml:space="preserve">. </w:t>
      </w:r>
      <w:r w:rsidR="00643743">
        <w:rPr>
          <w:rFonts w:asciiTheme="majorHAnsi" w:hAnsiTheme="majorHAnsi" w:cstheme="majorHAnsi"/>
        </w:rPr>
        <w:t xml:space="preserve">Next, we tested for </w:t>
      </w:r>
      <w:r w:rsidR="00D900A4">
        <w:rPr>
          <w:rFonts w:asciiTheme="majorHAnsi" w:hAnsiTheme="majorHAnsi" w:cstheme="majorHAnsi"/>
        </w:rPr>
        <w:t xml:space="preserve">case-control </w:t>
      </w:r>
      <w:r w:rsidR="00643743">
        <w:rPr>
          <w:rFonts w:asciiTheme="majorHAnsi" w:hAnsiTheme="majorHAnsi" w:cstheme="majorHAnsi"/>
        </w:rPr>
        <w:t>differences in allele frequencies</w:t>
      </w:r>
      <w:r w:rsidR="00D900A4">
        <w:rPr>
          <w:rFonts w:asciiTheme="majorHAnsi" w:hAnsiTheme="majorHAnsi" w:cstheme="majorHAnsi"/>
        </w:rPr>
        <w:t xml:space="preserve"> of genotype likelihoods spread throughout</w:t>
      </w:r>
      <w:r w:rsidR="00643743">
        <w:rPr>
          <w:rFonts w:asciiTheme="majorHAnsi" w:hAnsiTheme="majorHAnsi" w:cstheme="majorHAnsi"/>
        </w:rPr>
        <w:t xml:space="preserve">. To do this, we first used </w:t>
      </w:r>
      <w:r w:rsidR="00D900A4">
        <w:rPr>
          <w:rFonts w:asciiTheme="majorHAnsi" w:hAnsiTheme="majorHAnsi" w:cstheme="majorHAnsi"/>
        </w:rPr>
        <w:t>the male and female classifications into</w:t>
      </w:r>
      <w:r w:rsidR="00643743">
        <w:rPr>
          <w:rFonts w:asciiTheme="majorHAnsi" w:hAnsiTheme="majorHAnsi" w:cstheme="majorHAnsi"/>
        </w:rPr>
        <w:t xml:space="preserve"> control (0) or case (1)</w:t>
      </w:r>
      <w:r w:rsidR="00D900A4">
        <w:rPr>
          <w:rFonts w:asciiTheme="majorHAnsi" w:hAnsiTheme="majorHAnsi" w:cstheme="majorHAnsi"/>
        </w:rPr>
        <w:t>, respectively</w:t>
      </w:r>
      <w:r w:rsidR="00643743">
        <w:rPr>
          <w:rFonts w:asciiTheme="majorHAnsi" w:hAnsiTheme="majorHAnsi" w:cstheme="majorHAnsi"/>
        </w:rPr>
        <w:t>.</w:t>
      </w:r>
      <w:r w:rsidR="005608CB">
        <w:rPr>
          <w:rFonts w:asciiTheme="majorHAnsi" w:hAnsiTheme="majorHAnsi" w:cstheme="majorHAnsi"/>
        </w:rPr>
        <w:t xml:space="preserve"> Next, we fed the case control status into</w:t>
      </w:r>
      <w:r w:rsidR="00D4483E">
        <w:rPr>
          <w:rFonts w:asciiTheme="majorHAnsi" w:hAnsiTheme="majorHAnsi" w:cstheme="majorHAnsi"/>
        </w:rPr>
        <w:t xml:space="preserve"> Dominant and Recessive model</w:t>
      </w:r>
      <w:r w:rsidR="005608CB">
        <w:rPr>
          <w:rFonts w:asciiTheme="majorHAnsi" w:hAnsiTheme="majorHAnsi" w:cstheme="majorHAnsi"/>
        </w:rPr>
        <w:t xml:space="preserve"> association analys</w:t>
      </w:r>
      <w:r w:rsidR="00D4483E">
        <w:rPr>
          <w:rFonts w:asciiTheme="majorHAnsi" w:hAnsiTheme="majorHAnsi" w:cstheme="majorHAnsi"/>
        </w:rPr>
        <w:t>e</w:t>
      </w:r>
      <w:r w:rsidR="005608CB">
        <w:rPr>
          <w:rFonts w:asciiTheme="majorHAnsi" w:hAnsiTheme="majorHAnsi" w:cstheme="majorHAnsi"/>
        </w:rPr>
        <w:t>s</w:t>
      </w:r>
      <w:r w:rsidR="00D4483E">
        <w:rPr>
          <w:rFonts w:asciiTheme="majorHAnsi" w:hAnsiTheme="majorHAnsi" w:cstheme="majorHAnsi"/>
        </w:rPr>
        <w:t xml:space="preserve"> </w:t>
      </w:r>
      <w:r w:rsidR="00D4483E" w:rsidRPr="00D4483E">
        <w:rPr>
          <w:rFonts w:ascii="Courier" w:hAnsi="Courier" w:cstheme="majorHAnsi"/>
        </w:rPr>
        <w:t>(-model 2</w:t>
      </w:r>
      <w:r w:rsidR="00D4483E">
        <w:rPr>
          <w:rFonts w:asciiTheme="majorHAnsi" w:hAnsiTheme="majorHAnsi" w:cstheme="majorHAnsi"/>
        </w:rPr>
        <w:t xml:space="preserve"> or </w:t>
      </w:r>
      <w:r w:rsidR="00D4483E" w:rsidRPr="00D4483E">
        <w:rPr>
          <w:rFonts w:ascii="Courier" w:hAnsi="Courier" w:cstheme="majorHAnsi"/>
        </w:rPr>
        <w:t>-model 3</w:t>
      </w:r>
      <w:r w:rsidR="00D4483E">
        <w:rPr>
          <w:rFonts w:asciiTheme="majorHAnsi" w:hAnsiTheme="majorHAnsi" w:cstheme="majorHAnsi"/>
        </w:rPr>
        <w:t>)</w:t>
      </w:r>
      <w:r w:rsidR="005608CB">
        <w:rPr>
          <w:rFonts w:asciiTheme="majorHAnsi" w:hAnsiTheme="majorHAnsi" w:cstheme="majorHAnsi"/>
        </w:rPr>
        <w:t xml:space="preserve"> using ANGSD </w:t>
      </w:r>
      <w:r w:rsidR="00D4483E">
        <w:rPr>
          <w:rFonts w:asciiTheme="majorHAnsi" w:hAnsiTheme="majorHAnsi" w:cstheme="majorHAnsi"/>
        </w:rPr>
        <w:t>v</w:t>
      </w:r>
      <w:r w:rsidR="00D4483E" w:rsidRPr="007468BD">
        <w:rPr>
          <w:rFonts w:asciiTheme="majorHAnsi" w:hAnsiTheme="majorHAnsi" w:cstheme="majorHAnsi"/>
        </w:rPr>
        <w:t>0.921</w:t>
      </w:r>
      <w:r w:rsidR="00D4483E">
        <w:rPr>
          <w:rFonts w:asciiTheme="majorHAnsi" w:hAnsiTheme="majorHAnsi" w:cstheme="majorHAnsi"/>
        </w:rPr>
        <w:t xml:space="preserve"> </w:t>
      </w:r>
      <w:r w:rsidR="00D4483E"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{"citationID":"BASK10z8","properties":{"formattedCitation":"(Korneliussen et al., 2014)","plainCitation":"(Korneliussen et al., 2014)","noteIndex":0},"citationItems":[{"id":"7gRdk0WP/dYRVftNg","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00D4483E" w:rsidRPr="00120DAA">
        <w:rPr>
          <w:rFonts w:asciiTheme="majorHAnsi" w:hAnsiTheme="majorHAnsi" w:cstheme="majorHAnsi"/>
        </w:rPr>
        <w:fldChar w:fldCharType="separate"/>
      </w:r>
      <w:r w:rsidR="00D4483E">
        <w:rPr>
          <w:rFonts w:asciiTheme="majorHAnsi" w:hAnsiTheme="majorHAnsi" w:cstheme="majorHAnsi"/>
        </w:rPr>
        <w:t>(Korneliussen et al., 2014)</w:t>
      </w:r>
      <w:r w:rsidR="00D4483E" w:rsidRPr="00120DAA">
        <w:rPr>
          <w:rFonts w:asciiTheme="majorHAnsi" w:hAnsiTheme="majorHAnsi" w:cstheme="majorHAnsi"/>
        </w:rPr>
        <w:fldChar w:fldCharType="end"/>
      </w:r>
      <w:r w:rsidR="00D4483E" w:rsidRPr="00120DAA">
        <w:rPr>
          <w:rFonts w:asciiTheme="majorHAnsi" w:hAnsiTheme="majorHAnsi" w:cstheme="majorHAnsi"/>
        </w:rPr>
        <w:t xml:space="preserve"> </w:t>
      </w:r>
      <w:r w:rsidR="005608CB">
        <w:rPr>
          <w:rFonts w:asciiTheme="majorHAnsi" w:hAnsiTheme="majorHAnsi" w:cstheme="majorHAnsi"/>
        </w:rPr>
        <w:t xml:space="preserve">with the following </w:t>
      </w:r>
      <w:r w:rsidR="00D4483E">
        <w:rPr>
          <w:rFonts w:asciiTheme="majorHAnsi" w:hAnsiTheme="majorHAnsi" w:cstheme="majorHAnsi"/>
        </w:rPr>
        <w:t xml:space="preserve">additional </w:t>
      </w:r>
      <w:r w:rsidR="005608CB">
        <w:rPr>
          <w:rFonts w:asciiTheme="majorHAnsi" w:hAnsiTheme="majorHAnsi" w:cstheme="majorHAnsi"/>
        </w:rPr>
        <w:t xml:space="preserve">specifications </w:t>
      </w:r>
      <w:r w:rsidR="005608CB" w:rsidRPr="00D4483E">
        <w:rPr>
          <w:rFonts w:ascii="Courier" w:hAnsi="Courier" w:cstheme="majorHAnsi"/>
        </w:rPr>
        <w:t>-</w:t>
      </w:r>
      <w:proofErr w:type="spellStart"/>
      <w:r w:rsidR="005608CB" w:rsidRPr="00D4483E">
        <w:rPr>
          <w:rFonts w:ascii="Courier" w:hAnsi="Courier" w:cstheme="majorHAnsi"/>
        </w:rPr>
        <w:t>doAsso</w:t>
      </w:r>
      <w:proofErr w:type="spellEnd"/>
      <w:r w:rsidR="005608CB" w:rsidRPr="00D4483E">
        <w:rPr>
          <w:rFonts w:ascii="Courier" w:hAnsi="Courier" w:cstheme="majorHAnsi"/>
        </w:rPr>
        <w:t xml:space="preserve"> 1 -GL 1 -</w:t>
      </w:r>
      <w:proofErr w:type="spellStart"/>
      <w:r w:rsidR="005608CB" w:rsidRPr="00D4483E">
        <w:rPr>
          <w:rFonts w:ascii="Courier" w:hAnsi="Courier" w:cstheme="majorHAnsi"/>
        </w:rPr>
        <w:t>doMajorMinor</w:t>
      </w:r>
      <w:proofErr w:type="spellEnd"/>
      <w:r w:rsidR="005608CB" w:rsidRPr="00D4483E">
        <w:rPr>
          <w:rFonts w:ascii="Courier" w:hAnsi="Courier" w:cstheme="majorHAnsi"/>
        </w:rPr>
        <w:t xml:space="preserve"> 1 -</w:t>
      </w:r>
      <w:proofErr w:type="spellStart"/>
      <w:r w:rsidR="005608CB" w:rsidRPr="00D4483E">
        <w:rPr>
          <w:rFonts w:ascii="Courier" w:hAnsi="Courier" w:cstheme="majorHAnsi"/>
        </w:rPr>
        <w:t>doMaf</w:t>
      </w:r>
      <w:proofErr w:type="spellEnd"/>
      <w:r w:rsidR="005608CB" w:rsidRPr="00D4483E">
        <w:rPr>
          <w:rFonts w:ascii="Courier" w:hAnsi="Courier" w:cstheme="majorHAnsi"/>
        </w:rPr>
        <w:t xml:space="preserve"> 1 -SNP_pval 1e-6</w:t>
      </w:r>
      <w:r w:rsidR="00D4483E">
        <w:rPr>
          <w:rFonts w:asciiTheme="majorHAnsi" w:hAnsiTheme="majorHAnsi" w:cstheme="majorHAnsi"/>
        </w:rPr>
        <w:t xml:space="preserve">. </w:t>
      </w:r>
      <w:r w:rsidR="007468BD">
        <w:rPr>
          <w:rFonts w:asciiTheme="majorHAnsi" w:hAnsiTheme="majorHAnsi" w:cstheme="majorHAnsi"/>
        </w:rPr>
        <w:t>Allelic a</w:t>
      </w:r>
      <w:r w:rsidRPr="00120DAA">
        <w:rPr>
          <w:rFonts w:asciiTheme="majorHAnsi" w:hAnsiTheme="majorHAnsi" w:cstheme="majorHAnsi"/>
        </w:rPr>
        <w:t>ssociation with sex category was reported as a likelihood ratio test (LRT) statistic and is chi</w:t>
      </w:r>
      <w:r w:rsidR="00EC4A5A">
        <w:rPr>
          <w:rFonts w:asciiTheme="majorHAnsi" w:hAnsiTheme="majorHAnsi" w:cstheme="majorHAnsi"/>
        </w:rPr>
        <w:t>-</w:t>
      </w:r>
      <w:r w:rsidRPr="00120DAA">
        <w:rPr>
          <w:rFonts w:asciiTheme="majorHAnsi" w:hAnsiTheme="majorHAnsi" w:cstheme="majorHAnsi"/>
        </w:rPr>
        <w:t xml:space="preserve">square distributed with one degree of freedom. We applied a conservative significance cutoff with a Bonferroni corrected p-value of 0.05 using the formula </w:t>
      </w:r>
      <m:oMath>
        <m:r>
          <w:rPr>
            <w:rFonts w:ascii="Cambria Math" w:hAnsi="Cambria Math" w:cstheme="majorHAnsi"/>
          </w:rPr>
          <m:t>p=</m:t>
        </m:r>
        <m:f>
          <m:fPr>
            <m:ctrlPr>
              <w:rPr>
                <w:rFonts w:ascii="Cambria Math" w:hAnsi="Cambria Math" w:cstheme="majorHAnsi"/>
              </w:rPr>
            </m:ctrlPr>
          </m:fPr>
          <m:num>
            <m:r>
              <w:rPr>
                <w:rFonts w:ascii="Cambria Math" w:hAnsi="Cambria Math" w:cstheme="majorHAnsi"/>
              </w:rPr>
              <m:t>α</m:t>
            </m:r>
          </m:num>
          <m:den>
            <m:r>
              <w:rPr>
                <w:rFonts w:ascii="Cambria Math" w:hAnsi="Cambria Math" w:cstheme="majorHAnsi"/>
              </w:rPr>
              <m:t>n</m:t>
            </m:r>
          </m:den>
        </m:f>
      </m:oMath>
      <w:r w:rsidRPr="00120DAA">
        <w:rPr>
          <w:rFonts w:asciiTheme="majorHAnsi" w:hAnsiTheme="majorHAnsi" w:cstheme="majorHAnsi"/>
        </w:rPr>
        <w:t xml:space="preserve"> where </w:t>
      </w:r>
      <m:oMath>
        <m:r>
          <w:rPr>
            <w:rFonts w:ascii="Cambria Math" w:hAnsi="Cambria Math" w:cstheme="majorHAnsi"/>
          </w:rPr>
          <m:t>n</m:t>
        </m:r>
      </m:oMath>
      <w:r w:rsidRPr="00120DAA">
        <w:rPr>
          <w:rFonts w:asciiTheme="majorHAnsi" w:hAnsiTheme="majorHAnsi" w:cstheme="majorHAnsi"/>
        </w:rPr>
        <w:t xml:space="preserve"> is the number of loci analyzed, </w:t>
      </w:r>
      <m:oMath>
        <m:r>
          <w:rPr>
            <w:rFonts w:ascii="Cambria Math" w:hAnsi="Cambria Math" w:cstheme="majorHAnsi"/>
          </w:rPr>
          <m:t>α</m:t>
        </m:r>
      </m:oMath>
      <w:r w:rsidRPr="00120DAA">
        <w:rPr>
          <w:rFonts w:asciiTheme="majorHAnsi" w:hAnsiTheme="majorHAnsi" w:cstheme="majorHAnsi"/>
        </w:rPr>
        <w:t xml:space="preserve"> is the desired p-value or significance threshold (0.05), and </w:t>
      </w:r>
      <m:oMath>
        <m:r>
          <w:rPr>
            <w:rFonts w:ascii="Cambria Math" w:hAnsi="Cambria Math" w:cstheme="majorHAnsi"/>
          </w:rPr>
          <m:t>p</m:t>
        </m:r>
      </m:oMath>
      <w:r w:rsidRPr="00120DAA">
        <w:rPr>
          <w:rFonts w:asciiTheme="majorHAnsi" w:hAnsiTheme="majorHAnsi" w:cstheme="majorHAnsi"/>
        </w:rPr>
        <w:t xml:space="preserve"> is the adjusted p-value given the number of loci used in the analysis.</w:t>
      </w:r>
    </w:p>
    <w:p w14:paraId="79B776D3" w14:textId="7E298537" w:rsidR="00120DAA" w:rsidRDefault="00120DAA" w:rsidP="00120DAA">
      <w:pPr>
        <w:rPr>
          <w:rFonts w:asciiTheme="majorHAnsi" w:hAnsiTheme="majorHAnsi" w:cstheme="majorHAnsi"/>
        </w:rPr>
      </w:pPr>
    </w:p>
    <w:p w14:paraId="19E890D5" w14:textId="77777777" w:rsidR="00267C1E" w:rsidRDefault="00267C1E" w:rsidP="00120DAA">
      <w:pPr>
        <w:rPr>
          <w:rFonts w:asciiTheme="majorHAnsi" w:hAnsiTheme="majorHAnsi" w:cstheme="majorHAnsi"/>
        </w:rPr>
      </w:pPr>
    </w:p>
    <w:p w14:paraId="57E719B4" w14:textId="0E311FEB" w:rsidR="00120DAA" w:rsidRPr="00FD21E9" w:rsidRDefault="00450E89" w:rsidP="00120DAA">
      <w:pPr>
        <w:pStyle w:val="HTMLAddress"/>
        <w:spacing w:line="240" w:lineRule="auto"/>
        <w:outlineLvl w:val="2"/>
        <w:rPr>
          <w:rFonts w:asciiTheme="majorHAnsi" w:hAnsiTheme="majorHAnsi" w:cstheme="majorHAnsi"/>
          <w:sz w:val="24"/>
          <w:szCs w:val="24"/>
        </w:rPr>
      </w:pPr>
      <w:r>
        <w:rPr>
          <w:rFonts w:asciiTheme="majorHAnsi" w:hAnsiTheme="majorHAnsi" w:cstheme="majorHAnsi"/>
          <w:sz w:val="24"/>
          <w:szCs w:val="24"/>
        </w:rPr>
        <w:t>Depth analysis</w:t>
      </w:r>
    </w:p>
    <w:p w14:paraId="312E4C17" w14:textId="470EFA30" w:rsidR="00A86E61" w:rsidRPr="00A86E61" w:rsidRDefault="002571B8" w:rsidP="00120DAA">
      <w:pPr>
        <w:rPr>
          <w:rFonts w:asciiTheme="majorHAnsi" w:hAnsiTheme="majorHAnsi" w:cstheme="majorHAnsi"/>
        </w:rPr>
      </w:pPr>
      <w:r>
        <w:rPr>
          <w:rFonts w:asciiTheme="majorHAnsi" w:hAnsiTheme="majorHAnsi" w:cstheme="majorHAnsi"/>
        </w:rPr>
        <w:t xml:space="preserve">To test for read depth disparities expected </w:t>
      </w:r>
      <w:r w:rsidR="006C58C6">
        <w:rPr>
          <w:rFonts w:asciiTheme="majorHAnsi" w:hAnsiTheme="majorHAnsi" w:cstheme="majorHAnsi"/>
        </w:rPr>
        <w:t>between sexes in</w:t>
      </w:r>
      <w:r>
        <w:rPr>
          <w:rFonts w:asciiTheme="majorHAnsi" w:hAnsiTheme="majorHAnsi" w:cstheme="majorHAnsi"/>
        </w:rPr>
        <w:t xml:space="preserve"> </w:t>
      </w:r>
      <w:proofErr w:type="spellStart"/>
      <w:r w:rsidR="006C58C6">
        <w:rPr>
          <w:rFonts w:asciiTheme="majorHAnsi" w:hAnsiTheme="majorHAnsi" w:cstheme="majorHAnsi"/>
        </w:rPr>
        <w:t>digametic</w:t>
      </w:r>
      <w:proofErr w:type="spellEnd"/>
      <w:r>
        <w:rPr>
          <w:rFonts w:asciiTheme="majorHAnsi" w:hAnsiTheme="majorHAnsi" w:cstheme="majorHAnsi"/>
        </w:rPr>
        <w:t xml:space="preserve"> species, we </w:t>
      </w:r>
      <w:r w:rsidRPr="00120DAA">
        <w:rPr>
          <w:rFonts w:asciiTheme="majorHAnsi" w:hAnsiTheme="majorHAnsi" w:cstheme="majorHAnsi"/>
        </w:rPr>
        <w:t>look</w:t>
      </w:r>
      <w:r>
        <w:rPr>
          <w:rFonts w:asciiTheme="majorHAnsi" w:hAnsiTheme="majorHAnsi" w:cstheme="majorHAnsi"/>
        </w:rPr>
        <w:t>ed</w:t>
      </w:r>
      <w:r w:rsidRPr="00120DAA">
        <w:rPr>
          <w:rFonts w:asciiTheme="majorHAnsi" w:hAnsiTheme="majorHAnsi" w:cstheme="majorHAnsi"/>
        </w:rPr>
        <w:t xml:space="preserve"> for signs of sex</w:t>
      </w:r>
      <w:r w:rsidR="006C58C6">
        <w:rPr>
          <w:rFonts w:asciiTheme="majorHAnsi" w:hAnsiTheme="majorHAnsi" w:cstheme="majorHAnsi"/>
        </w:rPr>
        <w:t>-</w:t>
      </w:r>
      <w:r w:rsidRPr="00120DAA">
        <w:rPr>
          <w:rFonts w:asciiTheme="majorHAnsi" w:hAnsiTheme="majorHAnsi" w:cstheme="majorHAnsi"/>
        </w:rPr>
        <w:t xml:space="preserve">specific sequencing depth differences </w:t>
      </w:r>
      <w:r>
        <w:rPr>
          <w:rFonts w:asciiTheme="majorHAnsi" w:hAnsiTheme="majorHAnsi" w:cstheme="majorHAnsi"/>
        </w:rPr>
        <w:t>between</w:t>
      </w:r>
      <w:r w:rsidRPr="00120DAA">
        <w:rPr>
          <w:rFonts w:asciiTheme="majorHAnsi" w:hAnsiTheme="majorHAnsi" w:cstheme="majorHAnsi"/>
        </w:rPr>
        <w:t xml:space="preserve"> male and female </w:t>
      </w:r>
      <w:r>
        <w:rPr>
          <w:rFonts w:asciiTheme="majorHAnsi" w:hAnsiTheme="majorHAnsi" w:cstheme="majorHAnsi"/>
        </w:rPr>
        <w:t>RAD-sequencing data.</w:t>
      </w:r>
      <w:r w:rsidRPr="00120DAA">
        <w:rPr>
          <w:rFonts w:asciiTheme="majorHAnsi" w:hAnsiTheme="majorHAnsi" w:cstheme="majorHAnsi"/>
        </w:rPr>
        <w:t xml:space="preserve"> </w:t>
      </w:r>
      <w:r w:rsidR="006C58C6">
        <w:rPr>
          <w:rFonts w:asciiTheme="majorHAnsi" w:hAnsiTheme="majorHAnsi" w:cstheme="majorHAnsi"/>
        </w:rPr>
        <w:t>We</w:t>
      </w:r>
      <w:r w:rsidR="00A10CF6" w:rsidRPr="00120DAA">
        <w:rPr>
          <w:rFonts w:asciiTheme="majorHAnsi" w:hAnsiTheme="majorHAnsi" w:cstheme="majorHAnsi"/>
        </w:rPr>
        <w:t xml:space="preserve"> performed two experiments</w:t>
      </w:r>
      <w:r w:rsidR="00A10CF6">
        <w:rPr>
          <w:rFonts w:asciiTheme="majorHAnsi" w:hAnsiTheme="majorHAnsi" w:cstheme="majorHAnsi"/>
        </w:rPr>
        <w:t xml:space="preserve"> –</w:t>
      </w:r>
      <w:r w:rsidR="00A10CF6" w:rsidRPr="00120DAA">
        <w:rPr>
          <w:rFonts w:asciiTheme="majorHAnsi" w:hAnsiTheme="majorHAnsi" w:cstheme="majorHAnsi"/>
        </w:rPr>
        <w:t xml:space="preserve"> one using the 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and </w:t>
      </w:r>
      <w:r w:rsidR="00A10CF6">
        <w:rPr>
          <w:rFonts w:asciiTheme="majorHAnsi" w:hAnsiTheme="majorHAnsi" w:cstheme="majorHAnsi"/>
        </w:rPr>
        <w:t>second</w:t>
      </w:r>
      <w:r w:rsidR="00A10CF6" w:rsidRPr="00120DAA">
        <w:rPr>
          <w:rFonts w:asciiTheme="majorHAnsi" w:hAnsiTheme="majorHAnsi" w:cstheme="majorHAnsi"/>
        </w:rPr>
        <w:t xml:space="preserve"> using the female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Each experiment used the 24 male and 24 female alignment files from the </w:t>
      </w:r>
      <w:r w:rsidR="006C58C6">
        <w:rPr>
          <w:rFonts w:asciiTheme="majorHAnsi" w:hAnsiTheme="majorHAnsi" w:cstheme="majorHAnsi"/>
        </w:rPr>
        <w:t xml:space="preserve">prior </w:t>
      </w:r>
      <w:r w:rsidR="00A10CF6" w:rsidRPr="00120DAA">
        <w:rPr>
          <w:rFonts w:asciiTheme="majorHAnsi" w:hAnsiTheme="majorHAnsi" w:cstheme="majorHAnsi"/>
        </w:rPr>
        <w:t xml:space="preserve">GWAS. First, we acquired the depth of aligned reads at </w:t>
      </w:r>
      <w:r w:rsidR="002270FF">
        <w:rPr>
          <w:rFonts w:asciiTheme="majorHAnsi" w:hAnsiTheme="majorHAnsi" w:cstheme="majorHAnsi"/>
        </w:rPr>
        <w:t>every</w:t>
      </w:r>
      <w:r w:rsidR="00A10CF6" w:rsidRPr="00120DAA">
        <w:rPr>
          <w:rFonts w:asciiTheme="majorHAnsi" w:hAnsiTheme="majorHAnsi" w:cstheme="majorHAnsi"/>
        </w:rPr>
        <w:t xml:space="preserve"> </w:t>
      </w:r>
      <w:r w:rsidR="002270FF">
        <w:rPr>
          <w:rFonts w:asciiTheme="majorHAnsi" w:hAnsiTheme="majorHAnsi" w:cstheme="majorHAnsi"/>
        </w:rPr>
        <w:t>nucleotide</w:t>
      </w:r>
      <w:r w:rsidR="00A10CF6" w:rsidRPr="00120DAA">
        <w:rPr>
          <w:rFonts w:asciiTheme="majorHAnsi" w:hAnsiTheme="majorHAnsi" w:cstheme="majorHAnsi"/>
        </w:rPr>
        <w:t xml:space="preserve"> in the reference genome using </w:t>
      </w:r>
      <w:proofErr w:type="spellStart"/>
      <w:r w:rsidR="00A10CF6" w:rsidRPr="00120DAA">
        <w:rPr>
          <w:rFonts w:asciiTheme="majorHAnsi" w:hAnsiTheme="majorHAnsi" w:cstheme="majorHAnsi"/>
        </w:rPr>
        <w:t>samtools</w:t>
      </w:r>
      <w:proofErr w:type="spellEnd"/>
      <w:r w:rsidR="00A10CF6">
        <w:rPr>
          <w:rFonts w:asciiTheme="majorHAnsi" w:hAnsiTheme="majorHAnsi" w:cstheme="majorHAnsi"/>
        </w:rPr>
        <w:t xml:space="preserve"> v1.9 </w:t>
      </w:r>
      <w:r w:rsidR="00A10CF6">
        <w:rPr>
          <w:rFonts w:asciiTheme="majorHAnsi" w:hAnsiTheme="majorHAnsi" w:cstheme="majorHAnsi"/>
        </w:rPr>
        <w:fldChar w:fldCharType="begin"/>
      </w:r>
      <w:r w:rsidR="00A10CF6">
        <w:rPr>
          <w:rFonts w:asciiTheme="majorHAnsi" w:hAnsiTheme="majorHAnsi" w:cstheme="majorHAnsi"/>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A10CF6">
        <w:rPr>
          <w:rFonts w:asciiTheme="majorHAnsi" w:hAnsiTheme="majorHAnsi" w:cstheme="majorHAnsi"/>
        </w:rPr>
        <w:fldChar w:fldCharType="separate"/>
      </w:r>
      <w:r w:rsidR="00A10CF6">
        <w:rPr>
          <w:rFonts w:asciiTheme="majorHAnsi" w:hAnsiTheme="majorHAnsi" w:cstheme="majorHAnsi"/>
          <w:noProof/>
        </w:rPr>
        <w:t>(Li et al., 2009)</w:t>
      </w:r>
      <w:r w:rsidR="00A10CF6">
        <w:rPr>
          <w:rFonts w:asciiTheme="majorHAnsi" w:hAnsiTheme="majorHAnsi" w:cstheme="majorHAnsi"/>
        </w:rPr>
        <w:fldChar w:fldCharType="end"/>
      </w:r>
      <w:r w:rsidR="00A10CF6" w:rsidRPr="00120DAA">
        <w:rPr>
          <w:rFonts w:asciiTheme="majorHAnsi" w:hAnsiTheme="majorHAnsi" w:cstheme="majorHAnsi"/>
        </w:rPr>
        <w:t xml:space="preserve">. Next, we discarded </w:t>
      </w:r>
      <w:r w:rsidR="00EA7D11">
        <w:rPr>
          <w:rFonts w:asciiTheme="majorHAnsi" w:hAnsiTheme="majorHAnsi" w:cstheme="majorHAnsi"/>
        </w:rPr>
        <w:t>loci</w:t>
      </w:r>
      <w:r w:rsidR="00A10CF6" w:rsidRPr="00120DAA">
        <w:rPr>
          <w:rFonts w:asciiTheme="majorHAnsi" w:hAnsiTheme="majorHAnsi" w:cstheme="majorHAnsi"/>
        </w:rPr>
        <w:t xml:space="preserve"> </w:t>
      </w:r>
      <w:r w:rsidR="00A86E61">
        <w:rPr>
          <w:rFonts w:asciiTheme="majorHAnsi" w:hAnsiTheme="majorHAnsi" w:cstheme="majorHAnsi"/>
        </w:rPr>
        <w:t>with zero coverage in either sex</w:t>
      </w:r>
      <w:r w:rsidR="00A86E61">
        <w:rPr>
          <w:rFonts w:asciiTheme="majorHAnsi" w:hAnsiTheme="majorHAnsi" w:cstheme="majorHAnsi"/>
        </w:rPr>
        <w:t xml:space="preserve"> </w:t>
      </w:r>
      <w:proofErr w:type="gramStart"/>
      <w:r w:rsidR="00A86E61">
        <w:rPr>
          <w:rFonts w:asciiTheme="majorHAnsi" w:hAnsiTheme="majorHAnsi" w:cstheme="majorHAnsi"/>
        </w:rPr>
        <w:t>and</w:t>
      </w:r>
      <w:proofErr w:type="gramEnd"/>
      <w:r w:rsidR="00A86E61">
        <w:rPr>
          <w:rFonts w:asciiTheme="majorHAnsi" w:hAnsiTheme="majorHAnsi" w:cstheme="majorHAnsi"/>
        </w:rPr>
        <w:t xml:space="preserve"> compared the ratio of the </w:t>
      </w:r>
      <w:commentRangeStart w:id="13"/>
      <w:r w:rsidR="00A86E61">
        <w:rPr>
          <w:rFonts w:asciiTheme="majorHAnsi" w:hAnsiTheme="majorHAnsi" w:cstheme="majorHAnsi"/>
        </w:rPr>
        <w:t xml:space="preserve">mean depth </w:t>
      </w:r>
      <w:commentRangeEnd w:id="13"/>
      <w:r w:rsidR="00A86E61">
        <w:rPr>
          <w:rStyle w:val="CommentReference"/>
        </w:rPr>
        <w:commentReference w:id="13"/>
      </w:r>
      <w:r w:rsidR="00A86E61">
        <w:rPr>
          <w:rFonts w:asciiTheme="majorHAnsi" w:hAnsiTheme="majorHAnsi" w:cstheme="majorHAnsi"/>
        </w:rPr>
        <w:t xml:space="preserve">for </w:t>
      </w:r>
      <w:r w:rsidR="00A86E61">
        <w:rPr>
          <w:rFonts w:asciiTheme="majorHAnsi" w:hAnsiTheme="majorHAnsi" w:cstheme="majorHAnsi"/>
        </w:rPr>
        <w:lastRenderedPageBreak/>
        <w:t>both sexes at each loci. T</w:t>
      </w:r>
      <w:r w:rsidR="00A86E61" w:rsidRPr="00120DAA">
        <w:rPr>
          <w:rFonts w:asciiTheme="majorHAnsi" w:hAnsiTheme="majorHAnsi" w:cstheme="majorHAnsi"/>
        </w:rPr>
        <w:t xml:space="preserve">o </w:t>
      </w:r>
      <w:r w:rsidR="00A86E61">
        <w:rPr>
          <w:rFonts w:asciiTheme="majorHAnsi" w:hAnsiTheme="majorHAnsi" w:cstheme="majorHAnsi"/>
        </w:rPr>
        <w:t>identify</w:t>
      </w:r>
      <w:r w:rsidR="00A86E61" w:rsidRPr="00120DAA">
        <w:rPr>
          <w:rFonts w:asciiTheme="majorHAnsi" w:hAnsiTheme="majorHAnsi" w:cstheme="majorHAnsi"/>
        </w:rPr>
        <w:t xml:space="preserve"> locations in the genome where one sex </w:t>
      </w:r>
      <w:r w:rsidR="00A86E61">
        <w:rPr>
          <w:rFonts w:asciiTheme="majorHAnsi" w:hAnsiTheme="majorHAnsi" w:cstheme="majorHAnsi"/>
        </w:rPr>
        <w:t>may exhibit</w:t>
      </w:r>
      <w:r w:rsidR="00A86E61" w:rsidRPr="00120DAA">
        <w:rPr>
          <w:rFonts w:asciiTheme="majorHAnsi" w:hAnsiTheme="majorHAnsi" w:cstheme="majorHAnsi"/>
        </w:rPr>
        <w:t xml:space="preserve"> consistent</w:t>
      </w:r>
      <w:r w:rsidR="00A86E61">
        <w:rPr>
          <w:rFonts w:asciiTheme="majorHAnsi" w:hAnsiTheme="majorHAnsi" w:cstheme="majorHAnsi"/>
        </w:rPr>
        <w:t>ly high</w:t>
      </w:r>
      <w:r w:rsidR="00A86E61" w:rsidRPr="00120DAA">
        <w:rPr>
          <w:rFonts w:asciiTheme="majorHAnsi" w:hAnsiTheme="majorHAnsi" w:cstheme="majorHAnsi"/>
        </w:rPr>
        <w:t xml:space="preserve"> coverage and the </w:t>
      </w:r>
      <w:r w:rsidR="00A86E61">
        <w:rPr>
          <w:rFonts w:asciiTheme="majorHAnsi" w:hAnsiTheme="majorHAnsi" w:cstheme="majorHAnsi"/>
        </w:rPr>
        <w:t>opposite</w:t>
      </w:r>
      <w:r w:rsidR="00A86E61" w:rsidRPr="00120DAA">
        <w:rPr>
          <w:rFonts w:asciiTheme="majorHAnsi" w:hAnsiTheme="majorHAnsi" w:cstheme="majorHAnsi"/>
        </w:rPr>
        <w:t xml:space="preserve"> sex </w:t>
      </w:r>
      <w:r w:rsidR="00A86E61">
        <w:rPr>
          <w:rFonts w:asciiTheme="majorHAnsi" w:hAnsiTheme="majorHAnsi" w:cstheme="majorHAnsi"/>
        </w:rPr>
        <w:t>contained less than or equal to half of the opposite sex’s depth, w</w:t>
      </w:r>
      <w:r w:rsidR="00A86E61">
        <w:rPr>
          <w:rFonts w:asciiTheme="majorHAnsi" w:hAnsiTheme="majorHAnsi" w:cstheme="majorHAnsi"/>
        </w:rPr>
        <w:t xml:space="preserve">e </w:t>
      </w:r>
      <w:r w:rsidR="00A86E61">
        <w:rPr>
          <w:rFonts w:asciiTheme="majorHAnsi" w:hAnsiTheme="majorHAnsi" w:cstheme="majorHAnsi"/>
        </w:rPr>
        <w:t xml:space="preserve">sorted and </w:t>
      </w:r>
      <w:r w:rsidR="00A86E61">
        <w:rPr>
          <w:rFonts w:asciiTheme="majorHAnsi" w:hAnsiTheme="majorHAnsi" w:cstheme="majorHAnsi"/>
        </w:rPr>
        <w:t xml:space="preserve">looked for high-fidelity regions </w:t>
      </w:r>
      <w:r w:rsidR="00A86E61">
        <w:rPr>
          <w:rFonts w:asciiTheme="majorHAnsi" w:hAnsiTheme="majorHAnsi" w:cstheme="majorHAnsi"/>
        </w:rPr>
        <w:t>greater than 5,000 bp exhibiting</w:t>
      </w:r>
      <w:r w:rsidR="00A86E61">
        <w:rPr>
          <w:rFonts w:asciiTheme="majorHAnsi" w:hAnsiTheme="majorHAnsi" w:cstheme="majorHAnsi"/>
        </w:rPr>
        <w:t xml:space="preserve"> a sex coverage ratio greater than or equal to </w:t>
      </w:r>
      <w:commentRangeStart w:id="14"/>
      <w:r w:rsidR="00A86E61">
        <w:rPr>
          <w:rFonts w:asciiTheme="majorHAnsi" w:hAnsiTheme="majorHAnsi" w:cstheme="majorHAnsi"/>
        </w:rPr>
        <w:t>two</w:t>
      </w:r>
      <w:commentRangeEnd w:id="14"/>
      <w:r w:rsidR="00A86E61">
        <w:rPr>
          <w:rStyle w:val="CommentReference"/>
        </w:rPr>
        <w:commentReference w:id="14"/>
      </w:r>
      <w:r w:rsidR="00A86E61">
        <w:rPr>
          <w:rFonts w:asciiTheme="majorHAnsi" w:hAnsiTheme="majorHAnsi" w:cstheme="majorHAnsi"/>
        </w:rPr>
        <w:t>.</w:t>
      </w:r>
    </w:p>
    <w:p w14:paraId="57C6B9FA" w14:textId="77777777" w:rsidR="00A86E61" w:rsidRDefault="00A86E61" w:rsidP="00120DAA">
      <w:pPr>
        <w:rPr>
          <w:rFonts w:asciiTheme="majorHAnsi" w:hAnsiTheme="majorHAnsi" w:cstheme="majorHAnsi"/>
          <w:b/>
          <w:bCs/>
          <w:u w:val="single"/>
        </w:rPr>
      </w:pPr>
    </w:p>
    <w:p w14:paraId="06A0F736" w14:textId="77777777" w:rsidR="00A86E61" w:rsidRPr="00120DAA" w:rsidRDefault="00A86E61" w:rsidP="00120DAA">
      <w:pPr>
        <w:rPr>
          <w:rFonts w:asciiTheme="majorHAnsi" w:hAnsiTheme="majorHAnsi" w:cstheme="majorHAnsi"/>
          <w:b/>
          <w:bCs/>
          <w:u w:val="single"/>
        </w:rPr>
      </w:pPr>
    </w:p>
    <w:p w14:paraId="55826CF4" w14:textId="5AFA55DF" w:rsidR="00120DAA" w:rsidRPr="00FD21E9" w:rsidRDefault="00A675F4" w:rsidP="00120DAA">
      <w:pPr>
        <w:pStyle w:val="HTMLAddress"/>
        <w:spacing w:line="240" w:lineRule="auto"/>
        <w:outlineLvl w:val="2"/>
        <w:rPr>
          <w:rFonts w:asciiTheme="majorHAnsi" w:hAnsiTheme="majorHAnsi" w:cstheme="majorHAnsi"/>
          <w:sz w:val="24"/>
          <w:szCs w:val="24"/>
        </w:rPr>
      </w:pPr>
      <w:bookmarkStart w:id="15" w:name="_Toc113440564"/>
      <w:r>
        <w:rPr>
          <w:rFonts w:asciiTheme="majorHAnsi" w:hAnsiTheme="majorHAnsi" w:cstheme="majorHAnsi"/>
          <w:sz w:val="24"/>
          <w:szCs w:val="24"/>
        </w:rPr>
        <w:t>K-mer analysis</w:t>
      </w:r>
      <w:bookmarkEnd w:id="15"/>
    </w:p>
    <w:p w14:paraId="6F4C4D99" w14:textId="742D0EB5" w:rsidR="00C370BB" w:rsidRDefault="00A86E61" w:rsidP="00A675F4">
      <w:pPr>
        <w:rPr>
          <w:rFonts w:asciiTheme="majorHAnsi" w:hAnsiTheme="majorHAnsi" w:cstheme="majorHAnsi"/>
        </w:rPr>
      </w:pPr>
      <w:r>
        <w:rPr>
          <w:rFonts w:asciiTheme="majorHAnsi" w:hAnsiTheme="majorHAnsi" w:cstheme="majorHAnsi"/>
        </w:rPr>
        <w:t>To</w:t>
      </w:r>
      <w:r w:rsidR="00A675F4" w:rsidRPr="00A675F4">
        <w:rPr>
          <w:rFonts w:asciiTheme="majorHAnsi" w:hAnsiTheme="majorHAnsi" w:cstheme="majorHAnsi"/>
        </w:rPr>
        <w:t xml:space="preserve"> identify unique differences of sequence content in males versus females</w:t>
      </w:r>
      <w:r w:rsidR="00EA7D11">
        <w:rPr>
          <w:rFonts w:asciiTheme="majorHAnsi" w:hAnsiTheme="majorHAnsi" w:cstheme="majorHAnsi"/>
        </w:rPr>
        <w:t xml:space="preserve"> using a k-mer based approach</w:t>
      </w:r>
      <w:r w:rsidR="00A675F4" w:rsidRPr="00A675F4">
        <w:rPr>
          <w:rFonts w:asciiTheme="majorHAnsi" w:hAnsiTheme="majorHAnsi" w:cstheme="majorHAnsi"/>
        </w:rPr>
        <w:t>. To do this, we</w:t>
      </w:r>
      <w:r w:rsidR="007C1D20">
        <w:rPr>
          <w:rFonts w:asciiTheme="majorHAnsi" w:hAnsiTheme="majorHAnsi" w:cstheme="majorHAnsi"/>
        </w:rPr>
        <w:t xml:space="preserve"> </w:t>
      </w:r>
      <w:r w:rsidR="00FC4471">
        <w:rPr>
          <w:rFonts w:asciiTheme="majorHAnsi" w:hAnsiTheme="majorHAnsi" w:cstheme="majorHAnsi"/>
        </w:rPr>
        <w:t>created and filtered sex-specific sequence signatures from</w:t>
      </w:r>
      <w:r w:rsidR="00A675F4" w:rsidRPr="00A675F4">
        <w:rPr>
          <w:rFonts w:asciiTheme="majorHAnsi" w:hAnsiTheme="majorHAnsi" w:cstheme="majorHAnsi"/>
        </w:rPr>
        <w:t xml:space="preserve"> </w:t>
      </w:r>
      <w:r w:rsidR="00FC4471">
        <w:rPr>
          <w:rFonts w:asciiTheme="majorHAnsi" w:hAnsiTheme="majorHAnsi" w:cstheme="majorHAnsi"/>
        </w:rPr>
        <w:t xml:space="preserve">one </w:t>
      </w:r>
      <w:r w:rsidR="007C1D20">
        <w:rPr>
          <w:rFonts w:asciiTheme="majorHAnsi" w:hAnsiTheme="majorHAnsi" w:cstheme="majorHAnsi"/>
        </w:rPr>
        <w:t>male and</w:t>
      </w:r>
      <w:r w:rsidR="00FC4471">
        <w:rPr>
          <w:rFonts w:asciiTheme="majorHAnsi" w:hAnsiTheme="majorHAnsi" w:cstheme="majorHAnsi"/>
        </w:rPr>
        <w:t xml:space="preserve"> one</w:t>
      </w:r>
      <w:r w:rsidR="007C1D20">
        <w:rPr>
          <w:rFonts w:asciiTheme="majorHAnsi" w:hAnsiTheme="majorHAnsi" w:cstheme="majorHAnsi"/>
        </w:rPr>
        <w:t xml:space="preserve"> female individual</w:t>
      </w:r>
      <w:r w:rsidR="004A14ED">
        <w:rPr>
          <w:rFonts w:asciiTheme="majorHAnsi" w:hAnsiTheme="majorHAnsi" w:cstheme="majorHAnsi"/>
        </w:rPr>
        <w:t>’</w:t>
      </w:r>
      <w:r w:rsidR="007C1D20">
        <w:rPr>
          <w:rFonts w:asciiTheme="majorHAnsi" w:hAnsiTheme="majorHAnsi" w:cstheme="majorHAnsi"/>
        </w:rPr>
        <w:t xml:space="preserve">s </w:t>
      </w:r>
      <w:r w:rsidR="00A675F4" w:rsidRPr="00A675F4">
        <w:rPr>
          <w:rFonts w:asciiTheme="majorHAnsi" w:hAnsiTheme="majorHAnsi" w:cstheme="majorHAnsi"/>
        </w:rPr>
        <w:t>linked-read data</w:t>
      </w:r>
      <w:r w:rsidR="007C1D20">
        <w:rPr>
          <w:rFonts w:asciiTheme="majorHAnsi" w:hAnsiTheme="majorHAnsi" w:cstheme="majorHAnsi"/>
        </w:rPr>
        <w:t xml:space="preserve"> generated for </w:t>
      </w:r>
      <w:r w:rsidR="004A14ED">
        <w:rPr>
          <w:rFonts w:asciiTheme="majorHAnsi" w:hAnsiTheme="majorHAnsi" w:cstheme="majorHAnsi"/>
        </w:rPr>
        <w:t>the</w:t>
      </w:r>
      <w:r w:rsidR="007C1D20">
        <w:rPr>
          <w:rFonts w:asciiTheme="majorHAnsi" w:hAnsiTheme="majorHAnsi" w:cstheme="majorHAnsi"/>
        </w:rPr>
        <w:t xml:space="preserve"> </w:t>
      </w:r>
      <w:r w:rsidR="004A14ED">
        <w:rPr>
          <w:rFonts w:asciiTheme="majorHAnsi" w:hAnsiTheme="majorHAnsi" w:cstheme="majorHAnsi"/>
        </w:rPr>
        <w:t xml:space="preserve">prior </w:t>
      </w:r>
      <w:r w:rsidR="007C1D20">
        <w:rPr>
          <w:rFonts w:asciiTheme="majorHAnsi" w:hAnsiTheme="majorHAnsi" w:cstheme="majorHAnsi"/>
        </w:rPr>
        <w:t>genome assemblies</w:t>
      </w:r>
      <w:r w:rsidR="00C370BB">
        <w:rPr>
          <w:rFonts w:asciiTheme="majorHAnsi" w:hAnsiTheme="majorHAnsi" w:cstheme="majorHAnsi"/>
        </w:rPr>
        <w:t>. First</w:t>
      </w:r>
      <w:r w:rsidR="004A14ED">
        <w:rPr>
          <w:rFonts w:asciiTheme="majorHAnsi" w:hAnsiTheme="majorHAnsi" w:cstheme="majorHAnsi"/>
        </w:rPr>
        <w:t>, we created</w:t>
      </w:r>
      <w:r w:rsidR="004A14ED">
        <w:rPr>
          <w:rFonts w:asciiTheme="majorHAnsi" w:hAnsiTheme="majorHAnsi" w:cstheme="majorHAnsi"/>
        </w:rPr>
        <w:t xml:space="preserve"> </w:t>
      </w:r>
      <w:proofErr w:type="spellStart"/>
      <w:r w:rsidR="004A14ED">
        <w:rPr>
          <w:rFonts w:asciiTheme="majorHAnsi" w:hAnsiTheme="majorHAnsi" w:cstheme="majorHAnsi"/>
        </w:rPr>
        <w:t>MinHash</w:t>
      </w:r>
      <w:proofErr w:type="spellEnd"/>
      <w:r w:rsidR="004A14ED">
        <w:rPr>
          <w:rFonts w:asciiTheme="majorHAnsi" w:hAnsiTheme="majorHAnsi" w:cstheme="majorHAnsi"/>
        </w:rPr>
        <w:t xml:space="preserve"> sketches of 21-mers </w:t>
      </w:r>
      <w:r w:rsidR="00C370BB">
        <w:rPr>
          <w:rFonts w:asciiTheme="majorHAnsi" w:hAnsiTheme="majorHAnsi" w:cstheme="majorHAnsi"/>
        </w:rPr>
        <w:t>for each sequencing data file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compute</w:t>
      </w:r>
      <w:r w:rsidR="00C370BB">
        <w:rPr>
          <w:rFonts w:asciiTheme="majorHAnsi" w:hAnsiTheme="majorHAnsi" w:cstheme="majorHAnsi"/>
        </w:rPr>
        <w:t xml:space="preserve"> </w:t>
      </w:r>
      <w:r w:rsidR="00C370BB" w:rsidRPr="004A14ED">
        <w:rPr>
          <w:rFonts w:ascii="Courier" w:hAnsi="Courier" w:cstheme="majorHAnsi"/>
        </w:rPr>
        <w:t>-k 21, 31, 51</w:t>
      </w:r>
      <w:r w:rsidR="00C370BB">
        <w:rPr>
          <w:rFonts w:asciiTheme="majorHAnsi" w:hAnsiTheme="majorHAnsi" w:cstheme="majorHAnsi"/>
        </w:rPr>
        <w:t>,</w:t>
      </w:r>
      <w:r w:rsidR="00C370BB" w:rsidRPr="004A14ED">
        <w:rPr>
          <w:rFonts w:ascii="Courier" w:hAnsi="Courier" w:cstheme="majorHAnsi"/>
        </w:rPr>
        <w:t xml:space="preserve"> --scaled 100 --track-abundance</w:t>
      </w:r>
      <w:r w:rsidR="00C370BB">
        <w:rPr>
          <w:rFonts w:asciiTheme="majorHAnsi" w:hAnsiTheme="majorHAnsi" w:cstheme="majorHAnsi"/>
        </w:rPr>
        <w:t>)</w:t>
      </w:r>
      <w:r w:rsidR="00C370BB">
        <w:rPr>
          <w:rFonts w:asciiTheme="majorHAnsi" w:hAnsiTheme="majorHAnsi" w:cstheme="majorHAnsi"/>
        </w:rPr>
        <w:t xml:space="preserve"> and merge</w:t>
      </w:r>
      <w:r w:rsidR="00FC4471">
        <w:rPr>
          <w:rFonts w:asciiTheme="majorHAnsi" w:hAnsiTheme="majorHAnsi" w:cstheme="majorHAnsi"/>
        </w:rPr>
        <w:t>d</w:t>
      </w:r>
      <w:r w:rsidR="00C370BB">
        <w:rPr>
          <w:rFonts w:asciiTheme="majorHAnsi" w:hAnsiTheme="majorHAnsi" w:cstheme="majorHAnsi"/>
        </w:rPr>
        <w:t xml:space="preserve"> the resulting signature files together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sig </w:t>
      </w:r>
      <w:r w:rsidR="00C370BB">
        <w:rPr>
          <w:rFonts w:ascii="Courier" w:hAnsi="Courier" w:cstheme="majorHAnsi"/>
        </w:rPr>
        <w:t>merge</w:t>
      </w:r>
      <w:r w:rsidR="00C370BB">
        <w:rPr>
          <w:rFonts w:asciiTheme="majorHAnsi" w:hAnsiTheme="majorHAnsi" w:cstheme="majorHAnsi"/>
        </w:rPr>
        <w:t xml:space="preserve"> </w:t>
      </w:r>
      <w:r w:rsidR="00C370BB" w:rsidRPr="00C370BB">
        <w:rPr>
          <w:rFonts w:ascii="Courier" w:hAnsi="Courier" w:cstheme="majorHAnsi"/>
        </w:rPr>
        <w:t>-k 21</w:t>
      </w:r>
      <w:r w:rsidR="00C370BB">
        <w:rPr>
          <w:rFonts w:asciiTheme="majorHAnsi" w:hAnsiTheme="majorHAnsi" w:cstheme="majorHAnsi"/>
        </w:rPr>
        <w:t>)</w:t>
      </w:r>
      <w:r w:rsidR="00FC4471">
        <w:rPr>
          <w:rFonts w:asciiTheme="majorHAnsi" w:hAnsiTheme="majorHAnsi" w:cstheme="majorHAnsi"/>
        </w:rPr>
        <w:t xml:space="preserve"> using </w:t>
      </w:r>
      <w:proofErr w:type="spellStart"/>
      <w:r w:rsidR="00FC4471">
        <w:rPr>
          <w:rFonts w:asciiTheme="majorHAnsi" w:hAnsiTheme="majorHAnsi" w:cstheme="majorHAnsi"/>
        </w:rPr>
        <w:t>sourmash</w:t>
      </w:r>
      <w:proofErr w:type="spellEnd"/>
      <w:r w:rsidR="00FC4471">
        <w:rPr>
          <w:rFonts w:asciiTheme="majorHAnsi" w:hAnsiTheme="majorHAnsi" w:cstheme="majorHAnsi"/>
        </w:rPr>
        <w:t xml:space="preserve"> c3.5.0 </w:t>
      </w:r>
      <w:r w:rsidR="00FC4471" w:rsidRPr="00A675F4">
        <w:rPr>
          <w:rFonts w:asciiTheme="majorHAnsi" w:hAnsiTheme="majorHAnsi" w:cstheme="majorHAnsi"/>
        </w:rPr>
        <w:fldChar w:fldCharType="begin"/>
      </w:r>
      <w:r w:rsidR="00FC4471">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00FC4471" w:rsidRPr="00A675F4">
        <w:rPr>
          <w:rFonts w:asciiTheme="majorHAnsi" w:hAnsiTheme="majorHAnsi" w:cstheme="majorHAnsi"/>
        </w:rPr>
        <w:fldChar w:fldCharType="separate"/>
      </w:r>
      <w:r w:rsidR="00FC4471">
        <w:rPr>
          <w:rFonts w:asciiTheme="majorHAnsi" w:hAnsiTheme="majorHAnsi" w:cstheme="majorHAnsi"/>
        </w:rPr>
        <w:t xml:space="preserve">(Brown &amp; </w:t>
      </w:r>
      <w:proofErr w:type="spellStart"/>
      <w:r w:rsidR="00FC4471">
        <w:rPr>
          <w:rFonts w:asciiTheme="majorHAnsi" w:hAnsiTheme="majorHAnsi" w:cstheme="majorHAnsi"/>
        </w:rPr>
        <w:t>Irber</w:t>
      </w:r>
      <w:proofErr w:type="spellEnd"/>
      <w:r w:rsidR="00FC4471">
        <w:rPr>
          <w:rFonts w:asciiTheme="majorHAnsi" w:hAnsiTheme="majorHAnsi" w:cstheme="majorHAnsi"/>
        </w:rPr>
        <w:t>, 2016)</w:t>
      </w:r>
      <w:r w:rsidR="00FC4471" w:rsidRPr="00A675F4">
        <w:rPr>
          <w:rFonts w:asciiTheme="majorHAnsi" w:hAnsiTheme="majorHAnsi" w:cstheme="majorHAnsi"/>
        </w:rPr>
        <w:fldChar w:fldCharType="end"/>
      </w:r>
      <w:r w:rsidR="00C370BB">
        <w:rPr>
          <w:rFonts w:asciiTheme="majorHAnsi" w:hAnsiTheme="majorHAnsi" w:cstheme="majorHAnsi"/>
        </w:rPr>
        <w:t>. Next, we</w:t>
      </w:r>
      <w:r w:rsidR="004A14ED">
        <w:rPr>
          <w:rFonts w:asciiTheme="majorHAnsi" w:hAnsiTheme="majorHAnsi" w:cstheme="majorHAnsi"/>
        </w:rPr>
        <w:t xml:space="preserve"> </w:t>
      </w:r>
      <w:r w:rsidR="00FC4471">
        <w:rPr>
          <w:rFonts w:asciiTheme="majorHAnsi" w:hAnsiTheme="majorHAnsi" w:cstheme="majorHAnsi"/>
        </w:rPr>
        <w:t>eliminated k-mers likely to be the produc</w:t>
      </w:r>
      <w:r w:rsidR="001D0313">
        <w:rPr>
          <w:rFonts w:asciiTheme="majorHAnsi" w:hAnsiTheme="majorHAnsi" w:cstheme="majorHAnsi"/>
        </w:rPr>
        <w:t>t</w:t>
      </w:r>
      <w:r w:rsidR="00FC4471">
        <w:rPr>
          <w:rFonts w:asciiTheme="majorHAnsi" w:hAnsiTheme="majorHAnsi" w:cstheme="majorHAnsi"/>
        </w:rPr>
        <w:t xml:space="preserve"> of sequencing errors by </w:t>
      </w:r>
      <w:r w:rsidR="00D866D7" w:rsidRPr="00A675F4">
        <w:rPr>
          <w:rFonts w:asciiTheme="majorHAnsi" w:hAnsiTheme="majorHAnsi" w:cstheme="majorHAnsi"/>
        </w:rPr>
        <w:t>purg</w:t>
      </w:r>
      <w:r w:rsidR="00FC4471">
        <w:rPr>
          <w:rFonts w:asciiTheme="majorHAnsi" w:hAnsiTheme="majorHAnsi" w:cstheme="majorHAnsi"/>
        </w:rPr>
        <w:t>ing</w:t>
      </w:r>
      <w:r w:rsidR="00D866D7" w:rsidRPr="00A675F4">
        <w:rPr>
          <w:rFonts w:asciiTheme="majorHAnsi" w:hAnsiTheme="majorHAnsi" w:cstheme="majorHAnsi"/>
        </w:rPr>
        <w:t xml:space="preserve"> signature files of k-mers</w:t>
      </w:r>
      <w:r w:rsidR="00C370BB">
        <w:rPr>
          <w:rFonts w:asciiTheme="majorHAnsi" w:hAnsiTheme="majorHAnsi" w:cstheme="majorHAnsi"/>
        </w:rPr>
        <w:t xml:space="preserve"> with abundances less than five (</w:t>
      </w:r>
      <w:proofErr w:type="spellStart"/>
      <w:r w:rsidR="00C370BB" w:rsidRPr="00C370BB">
        <w:rPr>
          <w:rFonts w:ascii="Courier" w:hAnsi="Courier" w:cstheme="majorHAnsi"/>
        </w:rPr>
        <w:t>sourmash</w:t>
      </w:r>
      <w:proofErr w:type="spellEnd"/>
      <w:r w:rsidR="00C370BB" w:rsidRPr="00C370BB">
        <w:rPr>
          <w:rFonts w:ascii="Courier" w:hAnsi="Courier" w:cstheme="majorHAnsi"/>
        </w:rPr>
        <w:t xml:space="preserve"> sig filter -m 5</w:t>
      </w:r>
      <w:r w:rsidR="00C370BB">
        <w:rPr>
          <w:rFonts w:asciiTheme="majorHAnsi" w:hAnsiTheme="majorHAnsi" w:cstheme="majorHAnsi"/>
        </w:rPr>
        <w:t>)</w:t>
      </w:r>
      <w:r w:rsidR="007C1D20">
        <w:rPr>
          <w:rFonts w:asciiTheme="majorHAnsi" w:hAnsiTheme="majorHAnsi" w:cstheme="majorHAnsi"/>
        </w:rPr>
        <w:t xml:space="preserve">. </w:t>
      </w:r>
      <w:r w:rsidR="00C370BB">
        <w:rPr>
          <w:rFonts w:asciiTheme="majorHAnsi" w:hAnsiTheme="majorHAnsi" w:cstheme="majorHAnsi"/>
        </w:rPr>
        <w:t>We extracted all unique k-mers from the dataset, normalized abundances for each sex and observed the ratios of male to female abundances.</w:t>
      </w:r>
      <w:r w:rsidR="009F3A99">
        <w:rPr>
          <w:rFonts w:asciiTheme="majorHAnsi" w:hAnsiTheme="majorHAnsi" w:cstheme="majorHAnsi"/>
        </w:rPr>
        <w:t xml:space="preserve"> </w:t>
      </w:r>
      <w:r w:rsidR="00B2511B">
        <w:rPr>
          <w:rFonts w:asciiTheme="majorHAnsi" w:hAnsiTheme="majorHAnsi" w:cstheme="majorHAnsi"/>
        </w:rPr>
        <w:t>After</w:t>
      </w:r>
      <w:r w:rsidR="004A14ED">
        <w:rPr>
          <w:rFonts w:asciiTheme="majorHAnsi" w:hAnsiTheme="majorHAnsi" w:cstheme="majorHAnsi"/>
        </w:rPr>
        <w:t>,</w:t>
      </w:r>
      <w:r w:rsidR="00D866D7" w:rsidRPr="00A675F4">
        <w:rPr>
          <w:rFonts w:asciiTheme="majorHAnsi" w:hAnsiTheme="majorHAnsi" w:cstheme="majorHAnsi"/>
        </w:rPr>
        <w:t xml:space="preserve"> </w:t>
      </w:r>
      <w:r w:rsidR="007C1D20">
        <w:rPr>
          <w:rFonts w:asciiTheme="majorHAnsi" w:hAnsiTheme="majorHAnsi" w:cstheme="majorHAnsi"/>
        </w:rPr>
        <w:t>we</w:t>
      </w:r>
      <w:r w:rsidR="00D866D7" w:rsidRPr="00A675F4">
        <w:rPr>
          <w:rFonts w:asciiTheme="majorHAnsi" w:hAnsiTheme="majorHAnsi" w:cstheme="majorHAnsi"/>
        </w:rPr>
        <w:t xml:space="preserve"> discarded k-mers shared between </w:t>
      </w:r>
      <w:r w:rsidR="009F3A99">
        <w:rPr>
          <w:rFonts w:asciiTheme="majorHAnsi" w:hAnsiTheme="majorHAnsi" w:cstheme="majorHAnsi"/>
        </w:rPr>
        <w:t>fe</w:t>
      </w:r>
      <w:r w:rsidR="00D866D7" w:rsidRPr="00A675F4">
        <w:rPr>
          <w:rFonts w:asciiTheme="majorHAnsi" w:hAnsiTheme="majorHAnsi" w:cstheme="majorHAnsi"/>
        </w:rPr>
        <w:t xml:space="preserve">male and males to </w:t>
      </w:r>
      <w:r w:rsidR="009F3A99">
        <w:rPr>
          <w:rFonts w:asciiTheme="majorHAnsi" w:hAnsiTheme="majorHAnsi" w:cstheme="majorHAnsi"/>
        </w:rPr>
        <w:t xml:space="preserve">obtain </w:t>
      </w:r>
      <w:r w:rsidR="00D866D7" w:rsidRPr="00A675F4">
        <w:rPr>
          <w:rFonts w:asciiTheme="majorHAnsi" w:hAnsiTheme="majorHAnsi" w:cstheme="majorHAnsi"/>
        </w:rPr>
        <w:t xml:space="preserve">sex-specific k-mers. </w:t>
      </w:r>
      <w:r w:rsidR="00B2511B">
        <w:rPr>
          <w:rFonts w:asciiTheme="majorHAnsi" w:hAnsiTheme="majorHAnsi" w:cstheme="majorHAnsi"/>
        </w:rPr>
        <w:t xml:space="preserve">We then selected “high abundance” k-mers with abundance levels from 50-100. </w:t>
      </w:r>
      <w:r w:rsidR="00D866D7" w:rsidRPr="00A675F4">
        <w:rPr>
          <w:rFonts w:asciiTheme="majorHAnsi" w:hAnsiTheme="majorHAnsi" w:cstheme="majorHAnsi"/>
        </w:rPr>
        <w:t xml:space="preserve">The resulting high abundance, single sex k-mers were used in </w:t>
      </w:r>
      <w:r w:rsidR="007C1D20">
        <w:rPr>
          <w:rFonts w:asciiTheme="majorHAnsi" w:hAnsiTheme="majorHAnsi" w:cstheme="majorHAnsi"/>
        </w:rPr>
        <w:t xml:space="preserve">subsequent </w:t>
      </w:r>
      <w:r w:rsidR="00D866D7" w:rsidRPr="00A675F4">
        <w:rPr>
          <w:rFonts w:asciiTheme="majorHAnsi" w:hAnsiTheme="majorHAnsi" w:cstheme="majorHAnsi"/>
        </w:rPr>
        <w:t>analys</w:t>
      </w:r>
      <w:r w:rsidR="007C1D20">
        <w:rPr>
          <w:rFonts w:asciiTheme="majorHAnsi" w:hAnsiTheme="majorHAnsi" w:cstheme="majorHAnsi"/>
        </w:rPr>
        <w:t>e</w:t>
      </w:r>
      <w:r w:rsidR="00D866D7" w:rsidRPr="00A675F4">
        <w:rPr>
          <w:rFonts w:asciiTheme="majorHAnsi" w:hAnsiTheme="majorHAnsi" w:cstheme="majorHAnsi"/>
        </w:rPr>
        <w:t>s.</w:t>
      </w:r>
    </w:p>
    <w:p w14:paraId="35FED5FB" w14:textId="12D875F4" w:rsidR="007C1D20" w:rsidRDefault="007C1D20" w:rsidP="00A675F4">
      <w:pPr>
        <w:rPr>
          <w:rFonts w:asciiTheme="majorHAnsi" w:hAnsiTheme="majorHAnsi" w:cstheme="majorHAnsi"/>
        </w:rPr>
      </w:pPr>
    </w:p>
    <w:p w14:paraId="1531BF20" w14:textId="09221C4F" w:rsidR="009F3A99" w:rsidRDefault="00A86E61" w:rsidP="00A675F4">
      <w:pPr>
        <w:rPr>
          <w:rFonts w:asciiTheme="majorHAnsi" w:hAnsiTheme="majorHAnsi" w:cstheme="majorHAnsi"/>
        </w:rPr>
      </w:pPr>
      <w:r>
        <w:rPr>
          <w:rFonts w:asciiTheme="majorHAnsi" w:hAnsiTheme="majorHAnsi" w:cstheme="majorHAnsi"/>
        </w:rPr>
        <w:t>We initially</w:t>
      </w:r>
      <w:r w:rsidR="009F3A99">
        <w:rPr>
          <w:rFonts w:asciiTheme="majorHAnsi" w:hAnsiTheme="majorHAnsi" w:cstheme="majorHAnsi"/>
        </w:rPr>
        <w:t xml:space="preserve"> determine</w:t>
      </w:r>
      <w:r>
        <w:rPr>
          <w:rFonts w:asciiTheme="majorHAnsi" w:hAnsiTheme="majorHAnsi" w:cstheme="majorHAnsi"/>
        </w:rPr>
        <w:t>d</w:t>
      </w:r>
      <w:r w:rsidR="009F3A99">
        <w:rPr>
          <w:rFonts w:asciiTheme="majorHAnsi" w:hAnsiTheme="majorHAnsi" w:cstheme="majorHAnsi"/>
        </w:rPr>
        <w:t xml:space="preserve"> if the high abundance male-only k-mers were consistent</w:t>
      </w:r>
      <w:r>
        <w:rPr>
          <w:rFonts w:asciiTheme="majorHAnsi" w:hAnsiTheme="majorHAnsi" w:cstheme="majorHAnsi"/>
        </w:rPr>
        <w:t>ly</w:t>
      </w:r>
      <w:r w:rsidR="009F3A99">
        <w:rPr>
          <w:rFonts w:asciiTheme="majorHAnsi" w:hAnsiTheme="majorHAnsi" w:cstheme="majorHAnsi"/>
        </w:rPr>
        <w:t xml:space="preserve"> elevated </w:t>
      </w:r>
      <w:r>
        <w:rPr>
          <w:rFonts w:asciiTheme="majorHAnsi" w:hAnsiTheme="majorHAnsi" w:cstheme="majorHAnsi"/>
        </w:rPr>
        <w:t>in</w:t>
      </w:r>
      <w:r w:rsidR="009F3A99">
        <w:rPr>
          <w:rFonts w:asciiTheme="majorHAnsi" w:hAnsiTheme="majorHAnsi" w:cstheme="majorHAnsi"/>
        </w:rPr>
        <w:t xml:space="preserve"> large region of the genome</w:t>
      </w:r>
      <w:r>
        <w:rPr>
          <w:rFonts w:asciiTheme="majorHAnsi" w:hAnsiTheme="majorHAnsi" w:cstheme="majorHAnsi"/>
        </w:rPr>
        <w:t>.</w:t>
      </w:r>
      <w:r w:rsidR="009F3A99">
        <w:rPr>
          <w:rFonts w:asciiTheme="majorHAnsi" w:hAnsiTheme="majorHAnsi" w:cstheme="majorHAnsi"/>
        </w:rPr>
        <w:t xml:space="preserve"> </w:t>
      </w:r>
      <w:r>
        <w:rPr>
          <w:rFonts w:asciiTheme="majorHAnsi" w:hAnsiTheme="majorHAnsi" w:cstheme="majorHAnsi"/>
        </w:rPr>
        <w:t>First, we</w:t>
      </w:r>
      <w:r w:rsidR="009F3A99">
        <w:rPr>
          <w:rFonts w:asciiTheme="majorHAnsi" w:hAnsiTheme="majorHAnsi" w:cstheme="majorHAnsi"/>
        </w:rPr>
        <w:t xml:space="preserve"> </w:t>
      </w:r>
      <w:r w:rsidR="009F3A99" w:rsidRPr="00A675F4">
        <w:rPr>
          <w:rFonts w:asciiTheme="majorHAnsi" w:hAnsiTheme="majorHAnsi" w:cstheme="majorHAnsi"/>
        </w:rPr>
        <w:t>extracted contigs</w:t>
      </w:r>
      <w:r w:rsidR="001D0313">
        <w:rPr>
          <w:rFonts w:asciiTheme="majorHAnsi" w:hAnsiTheme="majorHAnsi" w:cstheme="majorHAnsi"/>
        </w:rPr>
        <w:t xml:space="preserve"> containing</w:t>
      </w:r>
      <w:r w:rsidR="009F3A99" w:rsidRPr="00A675F4">
        <w:rPr>
          <w:rFonts w:asciiTheme="majorHAnsi" w:hAnsiTheme="majorHAnsi" w:cstheme="majorHAnsi"/>
        </w:rPr>
        <w:t xml:space="preserve"> five or more k-mers</w:t>
      </w:r>
      <w:r w:rsidR="001D0313">
        <w:rPr>
          <w:rFonts w:asciiTheme="majorHAnsi" w:hAnsiTheme="majorHAnsi" w:cstheme="majorHAnsi"/>
        </w:rPr>
        <w:t xml:space="preserve"> </w:t>
      </w:r>
      <w:r w:rsidR="001D0313">
        <w:rPr>
          <w:rFonts w:asciiTheme="majorHAnsi" w:hAnsiTheme="majorHAnsi" w:cstheme="majorHAnsi"/>
        </w:rPr>
        <w:t>from the A</w:t>
      </w:r>
      <w:r w:rsidR="001D0313" w:rsidRPr="001D0313">
        <w:rPr>
          <w:rFonts w:asciiTheme="majorHAnsi" w:hAnsiTheme="majorHAnsi" w:cstheme="majorHAnsi"/>
          <w:vertAlign w:val="subscript"/>
        </w:rPr>
        <w:t>1</w:t>
      </w:r>
      <w:r w:rsidR="001D0313">
        <w:rPr>
          <w:rFonts w:asciiTheme="majorHAnsi" w:hAnsiTheme="majorHAnsi" w:cstheme="majorHAnsi"/>
        </w:rPr>
        <w:t xml:space="preserve"> assembly</w:t>
      </w:r>
      <w:r w:rsidR="001D0313">
        <w:rPr>
          <w:rFonts w:asciiTheme="majorHAnsi" w:hAnsiTheme="majorHAnsi" w:cstheme="majorHAnsi"/>
        </w:rPr>
        <w:t>.</w:t>
      </w:r>
      <w:r>
        <w:rPr>
          <w:rFonts w:asciiTheme="majorHAnsi" w:hAnsiTheme="majorHAnsi" w:cstheme="majorHAnsi"/>
        </w:rPr>
        <w:t xml:space="preserve"> We used the </w:t>
      </w:r>
      <w:r>
        <w:rPr>
          <w:rFonts w:asciiTheme="majorHAnsi" w:hAnsiTheme="majorHAnsi" w:cstheme="majorHAnsi"/>
        </w:rPr>
        <w:t>A</w:t>
      </w:r>
      <w:r w:rsidRPr="001D0313">
        <w:rPr>
          <w:rFonts w:asciiTheme="majorHAnsi" w:hAnsiTheme="majorHAnsi" w:cstheme="majorHAnsi"/>
          <w:vertAlign w:val="subscript"/>
        </w:rPr>
        <w:t>1</w:t>
      </w:r>
      <w:r>
        <w:rPr>
          <w:rFonts w:asciiTheme="majorHAnsi" w:hAnsiTheme="majorHAnsi" w:cstheme="majorHAnsi"/>
        </w:rPr>
        <w:t xml:space="preserve"> assembly</w:t>
      </w:r>
      <w:r>
        <w:rPr>
          <w:rFonts w:asciiTheme="majorHAnsi" w:hAnsiTheme="majorHAnsi" w:cstheme="majorHAnsi"/>
        </w:rPr>
        <w:t xml:space="preserve"> to acquire contigs with moderate contiguity compared to the reference genome (Table TK – table of genome </w:t>
      </w:r>
      <w:proofErr w:type="spellStart"/>
      <w:r>
        <w:rPr>
          <w:rFonts w:asciiTheme="majorHAnsi" w:hAnsiTheme="majorHAnsi" w:cstheme="majorHAnsi"/>
        </w:rPr>
        <w:t>asmbly</w:t>
      </w:r>
      <w:proofErr w:type="spellEnd"/>
      <w:r>
        <w:rPr>
          <w:rFonts w:asciiTheme="majorHAnsi" w:hAnsiTheme="majorHAnsi" w:cstheme="majorHAnsi"/>
        </w:rPr>
        <w:t xml:space="preserve"> stats).</w:t>
      </w:r>
      <w:r w:rsidR="001D0313">
        <w:rPr>
          <w:rFonts w:asciiTheme="majorHAnsi" w:hAnsiTheme="majorHAnsi" w:cstheme="majorHAnsi"/>
        </w:rPr>
        <w:t xml:space="preserve"> Because we scaled down the number of hashes to 1/1000, each selected contig should have a </w:t>
      </w:r>
      <w:r>
        <w:rPr>
          <w:rFonts w:asciiTheme="majorHAnsi" w:hAnsiTheme="majorHAnsi" w:cstheme="majorHAnsi"/>
        </w:rPr>
        <w:t xml:space="preserve">minimum </w:t>
      </w:r>
      <w:r w:rsidR="001D0313">
        <w:rPr>
          <w:rFonts w:asciiTheme="majorHAnsi" w:hAnsiTheme="majorHAnsi" w:cstheme="majorHAnsi"/>
        </w:rPr>
        <w:t>length of</w:t>
      </w:r>
      <w:r w:rsidR="009F3A99" w:rsidRPr="00A675F4">
        <w:rPr>
          <w:rFonts w:asciiTheme="majorHAnsi" w:hAnsiTheme="majorHAnsi" w:cstheme="majorHAnsi"/>
        </w:rPr>
        <w:t xml:space="preserve"> roughly 5,000 bp. We compared the abundance of male</w:t>
      </w:r>
      <w:r w:rsidR="009F3A99">
        <w:rPr>
          <w:rFonts w:asciiTheme="majorHAnsi" w:hAnsiTheme="majorHAnsi" w:cstheme="majorHAnsi"/>
        </w:rPr>
        <w:t>-only</w:t>
      </w:r>
      <w:r w:rsidR="009F3A99" w:rsidRPr="00A675F4">
        <w:rPr>
          <w:rFonts w:asciiTheme="majorHAnsi" w:hAnsiTheme="majorHAnsi" w:cstheme="majorHAnsi"/>
        </w:rPr>
        <w:t xml:space="preserve"> and female</w:t>
      </w:r>
      <w:r w:rsidR="009F3A99">
        <w:rPr>
          <w:rFonts w:asciiTheme="majorHAnsi" w:hAnsiTheme="majorHAnsi" w:cstheme="majorHAnsi"/>
        </w:rPr>
        <w:t>-only</w:t>
      </w:r>
      <w:r w:rsidR="009F3A99" w:rsidRPr="00A675F4">
        <w:rPr>
          <w:rFonts w:asciiTheme="majorHAnsi" w:hAnsiTheme="majorHAnsi" w:cstheme="majorHAnsi"/>
        </w:rPr>
        <w:t xml:space="preserve"> k-mers found within </w:t>
      </w:r>
      <w:r w:rsidR="001D0313" w:rsidRPr="00A675F4">
        <w:rPr>
          <w:rFonts w:asciiTheme="majorHAnsi" w:hAnsiTheme="majorHAnsi" w:cstheme="majorHAnsi"/>
        </w:rPr>
        <w:t>contigs</w:t>
      </w:r>
      <w:r w:rsidR="001D0313">
        <w:rPr>
          <w:rFonts w:asciiTheme="majorHAnsi" w:hAnsiTheme="majorHAnsi" w:cstheme="majorHAnsi"/>
        </w:rPr>
        <w:t xml:space="preserve"> and</w:t>
      </w:r>
      <w:r w:rsidR="009F3A99" w:rsidRPr="00A675F4">
        <w:rPr>
          <w:rFonts w:asciiTheme="majorHAnsi" w:hAnsiTheme="majorHAnsi" w:cstheme="majorHAnsi"/>
        </w:rPr>
        <w:t xml:space="preserve"> took the median abundance of k-mers within </w:t>
      </w:r>
      <w:r w:rsidR="009F3A99">
        <w:rPr>
          <w:rFonts w:asciiTheme="majorHAnsi" w:hAnsiTheme="majorHAnsi" w:cstheme="majorHAnsi"/>
        </w:rPr>
        <w:t>every</w:t>
      </w:r>
      <w:r w:rsidR="009F3A99" w:rsidRPr="00A675F4">
        <w:rPr>
          <w:rFonts w:asciiTheme="majorHAnsi" w:hAnsiTheme="majorHAnsi" w:cstheme="majorHAnsi"/>
        </w:rPr>
        <w:t xml:space="preserve"> contig to find </w:t>
      </w:r>
      <w:r w:rsidR="009F3A99">
        <w:rPr>
          <w:rFonts w:asciiTheme="majorHAnsi" w:hAnsiTheme="majorHAnsi" w:cstheme="majorHAnsi"/>
        </w:rPr>
        <w:t>the given contig’s</w:t>
      </w:r>
      <w:r w:rsidR="009F3A99" w:rsidRPr="00A675F4">
        <w:rPr>
          <w:rFonts w:asciiTheme="majorHAnsi" w:hAnsiTheme="majorHAnsi" w:cstheme="majorHAnsi"/>
        </w:rPr>
        <w:t xml:space="preserve"> abundance in each sex. </w:t>
      </w:r>
      <w:r w:rsidR="001D0313">
        <w:rPr>
          <w:rFonts w:asciiTheme="majorHAnsi" w:hAnsiTheme="majorHAnsi" w:cstheme="majorHAnsi"/>
        </w:rPr>
        <w:t>Finally, we</w:t>
      </w:r>
      <w:r w:rsidR="009F3A99" w:rsidRPr="00A675F4">
        <w:rPr>
          <w:rFonts w:asciiTheme="majorHAnsi" w:hAnsiTheme="majorHAnsi" w:cstheme="majorHAnsi"/>
        </w:rPr>
        <w:t xml:space="preserve"> compared the male contig abundance to the female contig abundance and isolated </w:t>
      </w:r>
      <w:r w:rsidR="001D0313">
        <w:rPr>
          <w:rFonts w:asciiTheme="majorHAnsi" w:hAnsiTheme="majorHAnsi" w:cstheme="majorHAnsi"/>
        </w:rPr>
        <w:t xml:space="preserve">the </w:t>
      </w:r>
      <w:r w:rsidR="009F3A99" w:rsidRPr="00A675F4">
        <w:rPr>
          <w:rFonts w:asciiTheme="majorHAnsi" w:hAnsiTheme="majorHAnsi" w:cstheme="majorHAnsi"/>
        </w:rPr>
        <w:t>male-only contigs deemed “putative Y” sequences for further validation.</w:t>
      </w:r>
    </w:p>
    <w:p w14:paraId="4DCE886A" w14:textId="77777777" w:rsidR="009F3A99" w:rsidRDefault="009F3A99" w:rsidP="00A675F4">
      <w:pPr>
        <w:rPr>
          <w:rFonts w:asciiTheme="majorHAnsi" w:hAnsiTheme="majorHAnsi" w:cstheme="majorHAnsi"/>
        </w:rPr>
      </w:pPr>
    </w:p>
    <w:p w14:paraId="7C4000FB" w14:textId="6D11C4E0" w:rsidR="00A86E61" w:rsidRDefault="00A675F4" w:rsidP="00A86E61">
      <w:pPr>
        <w:rPr>
          <w:rFonts w:asciiTheme="majorHAnsi" w:hAnsiTheme="majorHAnsi" w:cstheme="majorHAnsi"/>
        </w:rPr>
      </w:pPr>
      <w:r w:rsidRPr="00A675F4">
        <w:rPr>
          <w:rFonts w:asciiTheme="majorHAnsi" w:hAnsiTheme="majorHAnsi" w:cstheme="majorHAnsi"/>
        </w:rPr>
        <w:t xml:space="preserve">To validate our results, </w:t>
      </w:r>
      <w:r w:rsidR="00A86E61">
        <w:rPr>
          <w:rFonts w:asciiTheme="majorHAnsi" w:hAnsiTheme="majorHAnsi" w:cstheme="majorHAnsi"/>
        </w:rPr>
        <w:t xml:space="preserve">we ran a depth analysis on reads contained within filtered putative Y reads. We filtered for putative Y reads which entirely aligned to one location </w:t>
      </w:r>
      <w:proofErr w:type="spellStart"/>
      <w:r w:rsidR="00A86E61">
        <w:rPr>
          <w:rFonts w:asciiTheme="majorHAnsi" w:hAnsiTheme="majorHAnsi" w:cstheme="majorHAnsi"/>
        </w:rPr>
        <w:t>in</w:t>
      </w:r>
      <w:proofErr w:type="spellEnd"/>
      <w:r w:rsidR="00A86E61">
        <w:rPr>
          <w:rFonts w:asciiTheme="majorHAnsi" w:hAnsiTheme="majorHAnsi" w:cstheme="majorHAnsi"/>
        </w:rPr>
        <w:t xml:space="preserve"> the male reference genome using </w:t>
      </w:r>
      <w:r w:rsidR="00A86E61" w:rsidRPr="00A675F4">
        <w:rPr>
          <w:rFonts w:asciiTheme="majorHAnsi" w:hAnsiTheme="majorHAnsi" w:cstheme="majorHAnsi"/>
        </w:rPr>
        <w:t xml:space="preserve">a stringent end-to-end alignment </w:t>
      </w:r>
      <w:r w:rsidR="00A86E61">
        <w:rPr>
          <w:rFonts w:asciiTheme="majorHAnsi" w:hAnsiTheme="majorHAnsi" w:cstheme="majorHAnsi"/>
        </w:rPr>
        <w:t>with the software</w:t>
      </w:r>
      <w:r w:rsidR="00A86E61" w:rsidRPr="00A675F4">
        <w:rPr>
          <w:rFonts w:asciiTheme="majorHAnsi" w:hAnsiTheme="majorHAnsi" w:cstheme="majorHAnsi"/>
        </w:rPr>
        <w:t xml:space="preserve"> bowtie2</w:t>
      </w:r>
      <w:r w:rsidR="00A86E61">
        <w:rPr>
          <w:rFonts w:asciiTheme="majorHAnsi" w:hAnsiTheme="majorHAnsi" w:cstheme="majorHAnsi"/>
        </w:rPr>
        <w:t xml:space="preserve"> </w:t>
      </w:r>
      <w:r w:rsidR="00A86E61">
        <w:rPr>
          <w:rFonts w:asciiTheme="majorHAnsi" w:hAnsiTheme="majorHAnsi" w:cstheme="majorHAnsi"/>
        </w:rPr>
        <w:fldChar w:fldCharType="begin"/>
      </w:r>
      <w:r w:rsidR="00A86E61">
        <w:rPr>
          <w:rFonts w:asciiTheme="majorHAnsi" w:hAnsiTheme="majorHAnsi" w:cstheme="majorHAnsi"/>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00A86E61">
        <w:rPr>
          <w:rFonts w:asciiTheme="majorHAnsi" w:hAnsiTheme="majorHAnsi" w:cstheme="majorHAnsi"/>
        </w:rPr>
        <w:fldChar w:fldCharType="separate"/>
      </w:r>
      <w:r w:rsidR="00A86E61">
        <w:rPr>
          <w:rFonts w:asciiTheme="majorHAnsi" w:hAnsiTheme="majorHAnsi" w:cstheme="majorHAnsi"/>
          <w:noProof/>
        </w:rPr>
        <w:t>(Langmead &amp; Salzberg, 2012)</w:t>
      </w:r>
      <w:r w:rsidR="00A86E61">
        <w:rPr>
          <w:rFonts w:asciiTheme="majorHAnsi" w:hAnsiTheme="majorHAnsi" w:cstheme="majorHAnsi"/>
        </w:rPr>
        <w:fldChar w:fldCharType="end"/>
      </w:r>
      <w:r w:rsidR="00A86E61">
        <w:rPr>
          <w:rFonts w:asciiTheme="majorHAnsi" w:hAnsiTheme="majorHAnsi" w:cstheme="majorHAnsi"/>
        </w:rPr>
        <w:t>. Next, we filtered for the alignment depth information at loci where both the putative Y contigs and RAD-sequencing reads aligned to the male reference genome using the software</w:t>
      </w:r>
      <w:r w:rsidR="00A86E61" w:rsidRPr="00A675F4">
        <w:rPr>
          <w:rFonts w:asciiTheme="majorHAnsi" w:hAnsiTheme="majorHAnsi" w:cstheme="majorHAnsi"/>
        </w:rPr>
        <w:t xml:space="preserve"> </w:t>
      </w:r>
      <w:proofErr w:type="spellStart"/>
      <w:r w:rsidR="00A86E61">
        <w:rPr>
          <w:rFonts w:asciiTheme="majorHAnsi" w:hAnsiTheme="majorHAnsi" w:cstheme="majorHAnsi"/>
        </w:rPr>
        <w:t>BED</w:t>
      </w:r>
      <w:r w:rsidR="00A86E61" w:rsidRPr="00A675F4">
        <w:rPr>
          <w:rFonts w:asciiTheme="majorHAnsi" w:hAnsiTheme="majorHAnsi" w:cstheme="majorHAnsi"/>
        </w:rPr>
        <w:t>tools</w:t>
      </w:r>
      <w:proofErr w:type="spellEnd"/>
      <w:r w:rsidR="00A86E61" w:rsidRPr="00A675F4">
        <w:rPr>
          <w:rFonts w:asciiTheme="majorHAnsi" w:hAnsiTheme="majorHAnsi" w:cstheme="majorHAnsi"/>
        </w:rPr>
        <w:t xml:space="preserve"> </w:t>
      </w:r>
      <w:r w:rsidR="00A86E61">
        <w:rPr>
          <w:rFonts w:asciiTheme="majorHAnsi" w:hAnsiTheme="majorHAnsi" w:cstheme="majorHAnsi"/>
        </w:rPr>
        <w:fldChar w:fldCharType="begin"/>
      </w:r>
      <w:r w:rsidR="00A86E61">
        <w:rPr>
          <w:rFonts w:asciiTheme="majorHAnsi" w:hAnsiTheme="majorHAnsi" w:cstheme="majorHAnsi"/>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A86E61">
        <w:rPr>
          <w:rFonts w:asciiTheme="majorHAnsi" w:hAnsiTheme="majorHAnsi" w:cstheme="majorHAnsi"/>
        </w:rPr>
        <w:fldChar w:fldCharType="separate"/>
      </w:r>
      <w:r w:rsidR="00A86E61">
        <w:rPr>
          <w:rFonts w:asciiTheme="majorHAnsi" w:hAnsiTheme="majorHAnsi" w:cstheme="majorHAnsi"/>
          <w:noProof/>
        </w:rPr>
        <w:t>(Quinlan &amp; Hall, 2010)</w:t>
      </w:r>
      <w:r w:rsidR="00A86E61">
        <w:rPr>
          <w:rFonts w:asciiTheme="majorHAnsi" w:hAnsiTheme="majorHAnsi" w:cstheme="majorHAnsi"/>
        </w:rPr>
        <w:fldChar w:fldCharType="end"/>
      </w:r>
      <w:r w:rsidR="00A86E61">
        <w:rPr>
          <w:rFonts w:asciiTheme="majorHAnsi" w:hAnsiTheme="majorHAnsi" w:cstheme="majorHAnsi"/>
        </w:rPr>
        <w:t xml:space="preserve"> </w:t>
      </w:r>
      <w:r w:rsidR="00A86E61" w:rsidRPr="00A675F4">
        <w:rPr>
          <w:rFonts w:asciiTheme="majorHAnsi" w:hAnsiTheme="majorHAnsi" w:cstheme="majorHAnsi"/>
        </w:rPr>
        <w:t xml:space="preserve">and custom bash and </w:t>
      </w:r>
      <w:proofErr w:type="spellStart"/>
      <w:r w:rsidR="00A86E61" w:rsidRPr="00A675F4">
        <w:rPr>
          <w:rFonts w:asciiTheme="majorHAnsi" w:hAnsiTheme="majorHAnsi" w:cstheme="majorHAnsi"/>
        </w:rPr>
        <w:t>perl</w:t>
      </w:r>
      <w:proofErr w:type="spellEnd"/>
      <w:r w:rsidR="00A86E61" w:rsidRPr="00A675F4">
        <w:rPr>
          <w:rFonts w:asciiTheme="majorHAnsi" w:hAnsiTheme="majorHAnsi" w:cstheme="majorHAnsi"/>
        </w:rPr>
        <w:t xml:space="preserve"> scripts. After </w:t>
      </w:r>
      <w:r w:rsidR="00A86E61">
        <w:rPr>
          <w:rFonts w:asciiTheme="majorHAnsi" w:hAnsiTheme="majorHAnsi" w:cstheme="majorHAnsi"/>
        </w:rPr>
        <w:t>obtaining</w:t>
      </w:r>
      <w:r w:rsidR="00A86E61" w:rsidRPr="00A675F4">
        <w:rPr>
          <w:rFonts w:asciiTheme="majorHAnsi" w:hAnsiTheme="majorHAnsi" w:cstheme="majorHAnsi"/>
        </w:rPr>
        <w:t xml:space="preserve"> depth information across all putative Y regions, we ran the same depth analysis as above.</w:t>
      </w:r>
    </w:p>
    <w:p w14:paraId="21BD750C" w14:textId="24952F0F" w:rsidR="00A86E61" w:rsidRDefault="00A86E61" w:rsidP="00A675F4">
      <w:pPr>
        <w:rPr>
          <w:rFonts w:asciiTheme="majorHAnsi" w:hAnsiTheme="majorHAnsi" w:cstheme="majorHAnsi"/>
        </w:rPr>
      </w:pPr>
    </w:p>
    <w:p w14:paraId="0A3B2805" w14:textId="77777777" w:rsidR="00A86E61" w:rsidRDefault="00A86E61" w:rsidP="00A675F4">
      <w:pPr>
        <w:rPr>
          <w:rFonts w:asciiTheme="majorHAnsi" w:hAnsiTheme="majorHAnsi" w:cstheme="majorHAnsi"/>
        </w:rPr>
      </w:pPr>
    </w:p>
    <w:p w14:paraId="25D1FAA2" w14:textId="550724B2" w:rsidR="00A675F4" w:rsidRPr="00FD21E9" w:rsidRDefault="00A675F4" w:rsidP="00A675F4">
      <w:pPr>
        <w:pStyle w:val="Header"/>
        <w:outlineLvl w:val="1"/>
        <w:rPr>
          <w:rFonts w:asciiTheme="majorHAnsi" w:hAnsiTheme="majorHAnsi" w:cstheme="majorHAnsi"/>
          <w:szCs w:val="24"/>
        </w:rPr>
      </w:pPr>
      <w:bookmarkStart w:id="16" w:name="_Toc113440565"/>
      <w:r>
        <w:rPr>
          <w:rFonts w:asciiTheme="majorHAnsi" w:hAnsiTheme="majorHAnsi" w:cstheme="majorHAnsi"/>
          <w:szCs w:val="24"/>
        </w:rPr>
        <w:t>Results</w:t>
      </w:r>
      <w:bookmarkEnd w:id="16"/>
    </w:p>
    <w:p w14:paraId="0388CF07" w14:textId="33231DDB" w:rsidR="00A675F4" w:rsidRPr="00FD21E9" w:rsidRDefault="00A675F4" w:rsidP="00A675F4">
      <w:pPr>
        <w:pStyle w:val="HTMLAddress"/>
        <w:spacing w:line="240" w:lineRule="auto"/>
        <w:outlineLvl w:val="2"/>
        <w:rPr>
          <w:rFonts w:asciiTheme="majorHAnsi" w:hAnsiTheme="majorHAnsi" w:cstheme="majorHAnsi"/>
          <w:sz w:val="24"/>
          <w:szCs w:val="24"/>
        </w:rPr>
      </w:pPr>
      <w:bookmarkStart w:id="17" w:name="_Toc113440566"/>
      <w:r w:rsidRPr="00FD21E9">
        <w:rPr>
          <w:rFonts w:asciiTheme="majorHAnsi" w:hAnsiTheme="majorHAnsi" w:cstheme="majorHAnsi"/>
          <w:sz w:val="24"/>
          <w:szCs w:val="24"/>
        </w:rPr>
        <w:t>Sample collection</w:t>
      </w:r>
      <w:r w:rsidR="00E03E5E">
        <w:rPr>
          <w:rFonts w:asciiTheme="majorHAnsi" w:hAnsiTheme="majorHAnsi" w:cstheme="majorHAnsi"/>
          <w:sz w:val="24"/>
          <w:szCs w:val="24"/>
        </w:rPr>
        <w:t>,</w:t>
      </w:r>
      <w:r w:rsidRPr="00FD21E9">
        <w:rPr>
          <w:rFonts w:asciiTheme="majorHAnsi" w:hAnsiTheme="majorHAnsi" w:cstheme="majorHAnsi"/>
          <w:sz w:val="24"/>
          <w:szCs w:val="24"/>
        </w:rPr>
        <w:t xml:space="preserve"> DNA extraction</w:t>
      </w:r>
      <w:bookmarkEnd w:id="17"/>
      <w:r w:rsidRPr="00FD21E9">
        <w:rPr>
          <w:rFonts w:asciiTheme="majorHAnsi" w:hAnsiTheme="majorHAnsi" w:cstheme="majorHAnsi"/>
          <w:sz w:val="24"/>
          <w:szCs w:val="24"/>
        </w:rPr>
        <w:t xml:space="preserve"> </w:t>
      </w:r>
      <w:r w:rsidR="00E03E5E">
        <w:rPr>
          <w:rFonts w:asciiTheme="majorHAnsi" w:hAnsiTheme="majorHAnsi" w:cstheme="majorHAnsi"/>
          <w:sz w:val="24"/>
          <w:szCs w:val="24"/>
        </w:rPr>
        <w:t>&amp; sequ</w:t>
      </w:r>
      <w:r w:rsidR="00C81917">
        <w:rPr>
          <w:rFonts w:asciiTheme="majorHAnsi" w:hAnsiTheme="majorHAnsi" w:cstheme="majorHAnsi"/>
          <w:sz w:val="24"/>
          <w:szCs w:val="24"/>
        </w:rPr>
        <w:t>e</w:t>
      </w:r>
      <w:r w:rsidR="00E03E5E">
        <w:rPr>
          <w:rFonts w:asciiTheme="majorHAnsi" w:hAnsiTheme="majorHAnsi" w:cstheme="majorHAnsi"/>
          <w:sz w:val="24"/>
          <w:szCs w:val="24"/>
        </w:rPr>
        <w:t>ncing</w:t>
      </w:r>
    </w:p>
    <w:p w14:paraId="64234E32" w14:textId="3F9046C7" w:rsidR="00A675F4" w:rsidRDefault="00E15EA6" w:rsidP="00A675F4">
      <w:pPr>
        <w:rPr>
          <w:rFonts w:asciiTheme="majorHAnsi" w:hAnsiTheme="majorHAnsi" w:cstheme="majorHAnsi"/>
        </w:rPr>
      </w:pPr>
      <w:r>
        <w:rPr>
          <w:rFonts w:asciiTheme="majorHAnsi" w:hAnsiTheme="majorHAnsi" w:cstheme="majorHAnsi"/>
        </w:rPr>
        <w:lastRenderedPageBreak/>
        <w:t>We</w:t>
      </w:r>
      <w:r w:rsidRPr="00120DAA">
        <w:rPr>
          <w:rFonts w:asciiTheme="majorHAnsi" w:hAnsiTheme="majorHAnsi" w:cstheme="majorHAnsi"/>
        </w:rPr>
        <w:t xml:space="preserve"> </w:t>
      </w:r>
      <w:r>
        <w:rPr>
          <w:rFonts w:asciiTheme="majorHAnsi" w:hAnsiTheme="majorHAnsi" w:cstheme="majorHAnsi"/>
        </w:rPr>
        <w:t>acquired sequencing data from</w:t>
      </w:r>
      <w:r w:rsidRPr="00120DAA">
        <w:rPr>
          <w:rFonts w:asciiTheme="majorHAnsi" w:hAnsiTheme="majorHAnsi" w:cstheme="majorHAnsi"/>
        </w:rPr>
        <w:t xml:space="preserve"> </w:t>
      </w:r>
      <w:r w:rsidR="00E03E5E">
        <w:rPr>
          <w:rFonts w:asciiTheme="majorHAnsi" w:hAnsiTheme="majorHAnsi" w:cstheme="majorHAnsi"/>
        </w:rPr>
        <w:t>a total of 48 (</w:t>
      </w:r>
      <w:r w:rsidRPr="00120DAA">
        <w:rPr>
          <w:rFonts w:asciiTheme="majorHAnsi" w:hAnsiTheme="majorHAnsi" w:cstheme="majorHAnsi"/>
        </w:rPr>
        <w:t>24 female and 24 male</w:t>
      </w:r>
      <w:r w:rsidR="00E03E5E">
        <w:rPr>
          <w:rFonts w:asciiTheme="majorHAnsi" w:hAnsiTheme="majorHAnsi" w:cstheme="majorHAnsi"/>
        </w:rPr>
        <w:t>)</w:t>
      </w:r>
      <w:r w:rsidRPr="00120DAA">
        <w:rPr>
          <w:rFonts w:asciiTheme="majorHAnsi" w:hAnsiTheme="majorHAnsi" w:cstheme="majorHAnsi"/>
        </w:rPr>
        <w:t xml:space="preserve"> captive-bred individuals</w:t>
      </w:r>
      <w:r>
        <w:rPr>
          <w:rFonts w:asciiTheme="majorHAnsi" w:hAnsiTheme="majorHAnsi" w:cstheme="majorHAnsi"/>
        </w:rPr>
        <w:t xml:space="preserve">. </w:t>
      </w:r>
      <w:r w:rsidR="007C5F69">
        <w:rPr>
          <w:rFonts w:asciiTheme="majorHAnsi" w:hAnsiTheme="majorHAnsi" w:cstheme="majorHAnsi"/>
        </w:rPr>
        <w:t xml:space="preserve">The average </w:t>
      </w:r>
      <w:proofErr w:type="spellStart"/>
      <w:r w:rsidR="004B232B">
        <w:rPr>
          <w:rFonts w:asciiTheme="majorHAnsi" w:hAnsiTheme="majorHAnsi" w:cstheme="majorHAnsi"/>
        </w:rPr>
        <w:t>Phred</w:t>
      </w:r>
      <w:proofErr w:type="spellEnd"/>
      <w:r w:rsidR="004B232B">
        <w:rPr>
          <w:rFonts w:asciiTheme="majorHAnsi" w:hAnsiTheme="majorHAnsi" w:cstheme="majorHAnsi"/>
        </w:rPr>
        <w:t xml:space="preserve"> score for all reads was 39 and </w:t>
      </w:r>
      <w:r w:rsidR="007C5F69">
        <w:rPr>
          <w:rFonts w:asciiTheme="majorHAnsi" w:hAnsiTheme="majorHAnsi" w:cstheme="majorHAnsi"/>
        </w:rPr>
        <w:t>number of reads captured</w:t>
      </w:r>
      <w:r w:rsidR="00747209">
        <w:rPr>
          <w:rFonts w:asciiTheme="majorHAnsi" w:hAnsiTheme="majorHAnsi" w:cstheme="majorHAnsi"/>
        </w:rPr>
        <w:t xml:space="preserve"> per individual</w:t>
      </w:r>
      <w:r w:rsidR="007C5F69">
        <w:rPr>
          <w:rFonts w:asciiTheme="majorHAnsi" w:hAnsiTheme="majorHAnsi" w:cstheme="majorHAnsi"/>
        </w:rPr>
        <w:t xml:space="preserve"> was </w:t>
      </w:r>
      <w:r w:rsidR="00747209" w:rsidRPr="00747209">
        <w:rPr>
          <w:rFonts w:asciiTheme="majorHAnsi" w:hAnsiTheme="majorHAnsi" w:cstheme="majorHAnsi"/>
        </w:rPr>
        <w:t>10</w:t>
      </w:r>
      <w:r w:rsidR="00747209">
        <w:rPr>
          <w:rFonts w:asciiTheme="majorHAnsi" w:hAnsiTheme="majorHAnsi" w:cstheme="majorHAnsi"/>
        </w:rPr>
        <w:t>,</w:t>
      </w:r>
      <w:r w:rsidR="00747209" w:rsidRPr="00747209">
        <w:rPr>
          <w:rFonts w:asciiTheme="majorHAnsi" w:hAnsiTheme="majorHAnsi" w:cstheme="majorHAnsi"/>
        </w:rPr>
        <w:t>644</w:t>
      </w:r>
      <w:r w:rsidR="00747209">
        <w:rPr>
          <w:rFonts w:asciiTheme="majorHAnsi" w:hAnsiTheme="majorHAnsi" w:cstheme="majorHAnsi"/>
        </w:rPr>
        <w:t>,</w:t>
      </w:r>
      <w:r w:rsidR="00747209" w:rsidRPr="00747209">
        <w:rPr>
          <w:rFonts w:asciiTheme="majorHAnsi" w:hAnsiTheme="majorHAnsi" w:cstheme="majorHAnsi"/>
        </w:rPr>
        <w:t xml:space="preserve">266 </w:t>
      </w:r>
      <w:r w:rsidR="00C81917">
        <w:rPr>
          <w:rFonts w:asciiTheme="majorHAnsi" w:hAnsiTheme="majorHAnsi" w:cstheme="majorHAnsi"/>
        </w:rPr>
        <w:t xml:space="preserve">and </w:t>
      </w:r>
      <w:r w:rsidR="00747209" w:rsidRPr="00747209">
        <w:rPr>
          <w:rFonts w:asciiTheme="majorHAnsi" w:hAnsiTheme="majorHAnsi" w:cstheme="majorHAnsi"/>
        </w:rPr>
        <w:t>9</w:t>
      </w:r>
      <w:r w:rsidR="00747209">
        <w:rPr>
          <w:rFonts w:asciiTheme="majorHAnsi" w:hAnsiTheme="majorHAnsi" w:cstheme="majorHAnsi"/>
        </w:rPr>
        <w:t>,</w:t>
      </w:r>
      <w:r w:rsidR="00747209" w:rsidRPr="00747209">
        <w:rPr>
          <w:rFonts w:asciiTheme="majorHAnsi" w:hAnsiTheme="majorHAnsi" w:cstheme="majorHAnsi"/>
        </w:rPr>
        <w:t>698</w:t>
      </w:r>
      <w:r w:rsidR="00747209">
        <w:rPr>
          <w:rFonts w:asciiTheme="majorHAnsi" w:hAnsiTheme="majorHAnsi" w:cstheme="majorHAnsi"/>
        </w:rPr>
        <w:t>,</w:t>
      </w:r>
      <w:r w:rsidR="00747209" w:rsidRPr="00747209">
        <w:rPr>
          <w:rFonts w:asciiTheme="majorHAnsi" w:hAnsiTheme="majorHAnsi" w:cstheme="majorHAnsi"/>
        </w:rPr>
        <w:t>327</w:t>
      </w:r>
      <w:r w:rsidR="0067064B" w:rsidRPr="0067064B">
        <w:rPr>
          <w:rFonts w:asciiTheme="majorHAnsi" w:hAnsiTheme="majorHAnsi" w:cstheme="majorHAnsi"/>
        </w:rPr>
        <w:t xml:space="preserve"> </w:t>
      </w:r>
      <w:r w:rsidR="004B232B">
        <w:rPr>
          <w:rFonts w:asciiTheme="majorHAnsi" w:hAnsiTheme="majorHAnsi" w:cstheme="majorHAnsi"/>
        </w:rPr>
        <w:t>in female</w:t>
      </w:r>
      <w:r w:rsidR="0067064B">
        <w:rPr>
          <w:rFonts w:asciiTheme="majorHAnsi" w:hAnsiTheme="majorHAnsi" w:cstheme="majorHAnsi"/>
        </w:rPr>
        <w:t xml:space="preserve"> and male</w:t>
      </w:r>
      <w:r w:rsidR="004B232B">
        <w:rPr>
          <w:rFonts w:asciiTheme="majorHAnsi" w:hAnsiTheme="majorHAnsi" w:cstheme="majorHAnsi"/>
        </w:rPr>
        <w:t xml:space="preserve"> sequencing data</w:t>
      </w:r>
      <w:r w:rsidR="0067064B">
        <w:rPr>
          <w:rFonts w:asciiTheme="majorHAnsi" w:hAnsiTheme="majorHAnsi" w:cstheme="majorHAnsi"/>
        </w:rPr>
        <w:t>,</w:t>
      </w:r>
      <w:r w:rsidR="004B232B">
        <w:rPr>
          <w:rFonts w:asciiTheme="majorHAnsi" w:hAnsiTheme="majorHAnsi" w:cstheme="majorHAnsi"/>
        </w:rPr>
        <w:t xml:space="preserve"> respectively</w:t>
      </w:r>
      <w:r w:rsidR="00C81917">
        <w:rPr>
          <w:rFonts w:asciiTheme="majorHAnsi" w:hAnsiTheme="majorHAnsi" w:cstheme="majorHAnsi"/>
        </w:rPr>
        <w:t xml:space="preserve">. </w:t>
      </w:r>
    </w:p>
    <w:p w14:paraId="482F06CA" w14:textId="68387AA0" w:rsidR="00E15EA6" w:rsidRDefault="00E15EA6" w:rsidP="00A675F4">
      <w:pPr>
        <w:rPr>
          <w:rFonts w:asciiTheme="majorHAnsi" w:hAnsiTheme="majorHAnsi" w:cstheme="majorHAnsi"/>
        </w:rPr>
      </w:pPr>
    </w:p>
    <w:p w14:paraId="59C54C2D" w14:textId="77777777" w:rsidR="00A86E61" w:rsidRDefault="00A86E61" w:rsidP="00A675F4">
      <w:pPr>
        <w:rPr>
          <w:rFonts w:asciiTheme="majorHAnsi" w:hAnsiTheme="majorHAnsi" w:cstheme="majorHAnsi"/>
        </w:rPr>
      </w:pPr>
    </w:p>
    <w:p w14:paraId="1AD5877F" w14:textId="76BBF882" w:rsidR="00A675F4" w:rsidRPr="00FD21E9" w:rsidRDefault="00A675F4" w:rsidP="00A675F4">
      <w:pPr>
        <w:pStyle w:val="HTMLAddress"/>
        <w:spacing w:line="240" w:lineRule="auto"/>
        <w:outlineLvl w:val="2"/>
        <w:rPr>
          <w:rFonts w:asciiTheme="majorHAnsi" w:hAnsiTheme="majorHAnsi" w:cstheme="majorHAnsi"/>
          <w:sz w:val="24"/>
          <w:szCs w:val="24"/>
        </w:rPr>
      </w:pPr>
      <w:bookmarkStart w:id="18" w:name="_Toc113440567"/>
      <w:r>
        <w:rPr>
          <w:rFonts w:asciiTheme="majorHAnsi" w:hAnsiTheme="majorHAnsi" w:cstheme="majorHAnsi"/>
          <w:sz w:val="24"/>
          <w:szCs w:val="24"/>
        </w:rPr>
        <w:t>Genome-wide association study</w:t>
      </w:r>
      <w:bookmarkEnd w:id="18"/>
    </w:p>
    <w:p w14:paraId="0CBBE3C3" w14:textId="6BD1DA78" w:rsidR="00A675F4" w:rsidRDefault="00CC0541" w:rsidP="00A675F4">
      <w:pPr>
        <w:rPr>
          <w:rFonts w:asciiTheme="majorHAnsi" w:hAnsiTheme="majorHAnsi" w:cstheme="majorHAnsi"/>
        </w:rPr>
      </w:pPr>
      <w:r>
        <w:rPr>
          <w:rFonts w:asciiTheme="majorHAnsi" w:hAnsiTheme="majorHAnsi" w:cstheme="majorHAnsi"/>
        </w:rPr>
        <w:t xml:space="preserve">Post filtration alignment scores were </w:t>
      </w:r>
      <w:r w:rsidRPr="00AE4C3A">
        <w:rPr>
          <w:rFonts w:asciiTheme="majorHAnsi" w:hAnsiTheme="majorHAnsi" w:cstheme="majorHAnsi"/>
        </w:rPr>
        <w:t>92.</w:t>
      </w:r>
      <w:r>
        <w:rPr>
          <w:rFonts w:asciiTheme="majorHAnsi" w:hAnsiTheme="majorHAnsi" w:cstheme="majorHAnsi"/>
        </w:rPr>
        <w:t xml:space="preserve">64% and 91.90% to the female and male reference genome, respectively. </w:t>
      </w:r>
      <w:r w:rsidR="00A675F4" w:rsidRPr="00A675F4">
        <w:rPr>
          <w:rFonts w:asciiTheme="majorHAnsi" w:hAnsiTheme="majorHAnsi" w:cstheme="majorHAnsi"/>
        </w:rPr>
        <w:t xml:space="preserve">We analyzed </w:t>
      </w:r>
      <w:r w:rsidR="00A14A1B" w:rsidRPr="00A675F4">
        <w:rPr>
          <w:rFonts w:asciiTheme="majorHAnsi" w:hAnsiTheme="majorHAnsi" w:cstheme="majorHAnsi"/>
        </w:rPr>
        <w:t>922,975</w:t>
      </w:r>
      <w:r w:rsidR="00A14A1B">
        <w:rPr>
          <w:rFonts w:asciiTheme="majorHAnsi" w:hAnsiTheme="majorHAnsi" w:cstheme="majorHAnsi"/>
        </w:rPr>
        <w:t xml:space="preserve"> and </w:t>
      </w:r>
      <w:r w:rsidR="00A675F4" w:rsidRPr="00A675F4">
        <w:rPr>
          <w:rFonts w:asciiTheme="majorHAnsi" w:hAnsiTheme="majorHAnsi" w:cstheme="majorHAnsi"/>
        </w:rPr>
        <w:t xml:space="preserve">848,444 loci spread across the </w:t>
      </w:r>
      <w:r w:rsidR="00A14A1B">
        <w:rPr>
          <w:rFonts w:asciiTheme="majorHAnsi" w:hAnsiTheme="majorHAnsi" w:cstheme="majorHAnsi"/>
        </w:rPr>
        <w:t>fe</w:t>
      </w:r>
      <w:r w:rsidR="00A675F4" w:rsidRPr="00A675F4">
        <w:rPr>
          <w:rFonts w:asciiTheme="majorHAnsi" w:hAnsiTheme="majorHAnsi" w:cstheme="majorHAnsi"/>
        </w:rPr>
        <w:t xml:space="preserve">male and male </w:t>
      </w:r>
      <w:r w:rsidR="0067064B">
        <w:rPr>
          <w:rFonts w:asciiTheme="majorHAnsi" w:hAnsiTheme="majorHAnsi" w:cstheme="majorHAnsi"/>
        </w:rPr>
        <w:t>reference</w:t>
      </w:r>
      <w:r w:rsidR="00A675F4" w:rsidRPr="00A675F4">
        <w:rPr>
          <w:rFonts w:asciiTheme="majorHAnsi" w:hAnsiTheme="majorHAnsi" w:cstheme="majorHAnsi"/>
        </w:rPr>
        <w:t xml:space="preserve"> </w:t>
      </w:r>
      <w:r w:rsidR="0067064B">
        <w:rPr>
          <w:rFonts w:asciiTheme="majorHAnsi" w:hAnsiTheme="majorHAnsi" w:cstheme="majorHAnsi"/>
        </w:rPr>
        <w:t>genome</w:t>
      </w:r>
      <w:r w:rsidR="00A675F4" w:rsidRPr="00A675F4">
        <w:rPr>
          <w:rFonts w:asciiTheme="majorHAnsi" w:hAnsiTheme="majorHAnsi" w:cstheme="majorHAnsi"/>
        </w:rPr>
        <w:t>, respectively. These loci correspond to a Bonferroni corrected p-value cutoff of</w:t>
      </w:r>
      <w:r w:rsidR="00EC4A5A">
        <w:rPr>
          <w:rFonts w:asciiTheme="majorHAnsi" w:hAnsiTheme="majorHAnsi" w:cstheme="majorHAnsi"/>
        </w:rPr>
        <w:t xml:space="preserve"> </w:t>
      </w:r>
      <w:r w:rsidR="00EC4A5A" w:rsidRPr="00A675F4">
        <w:rPr>
          <w:rFonts w:asciiTheme="majorHAnsi" w:hAnsiTheme="majorHAnsi" w:cstheme="majorHAnsi"/>
        </w:rPr>
        <w:t xml:space="preserve">5.417265e-08 </w:t>
      </w:r>
      <w:r w:rsidR="00EC4A5A">
        <w:rPr>
          <w:rFonts w:asciiTheme="majorHAnsi" w:hAnsiTheme="majorHAnsi" w:cstheme="majorHAnsi"/>
        </w:rPr>
        <w:t>and</w:t>
      </w:r>
      <w:r w:rsidR="00A675F4" w:rsidRPr="00A675F4">
        <w:rPr>
          <w:rFonts w:asciiTheme="majorHAnsi" w:hAnsiTheme="majorHAnsi" w:cstheme="majorHAnsi"/>
        </w:rPr>
        <w:t xml:space="preserve"> 5.893141e-08 </w:t>
      </w:r>
      <w:r w:rsidR="00EC4A5A">
        <w:rPr>
          <w:rFonts w:asciiTheme="majorHAnsi" w:hAnsiTheme="majorHAnsi" w:cstheme="majorHAnsi"/>
        </w:rPr>
        <w:t xml:space="preserve">required for significance of </w:t>
      </w:r>
      <w:r w:rsidR="00A675F4" w:rsidRPr="00A675F4">
        <w:rPr>
          <w:rFonts w:asciiTheme="majorHAnsi" w:hAnsiTheme="majorHAnsi" w:cstheme="majorHAnsi"/>
        </w:rPr>
        <w:t xml:space="preserve">in </w:t>
      </w:r>
      <w:r w:rsidR="00EC4A5A">
        <w:rPr>
          <w:rFonts w:asciiTheme="majorHAnsi" w:hAnsiTheme="majorHAnsi" w:cstheme="majorHAnsi"/>
        </w:rPr>
        <w:t>associations</w:t>
      </w:r>
      <w:r w:rsidR="00A675F4" w:rsidRPr="00A675F4">
        <w:rPr>
          <w:rFonts w:asciiTheme="majorHAnsi" w:hAnsiTheme="majorHAnsi" w:cstheme="majorHAnsi"/>
        </w:rPr>
        <w:t xml:space="preserve"> found within the </w:t>
      </w:r>
      <w:r w:rsidR="00EC4A5A">
        <w:rPr>
          <w:rFonts w:asciiTheme="majorHAnsi" w:hAnsiTheme="majorHAnsi" w:cstheme="majorHAnsi"/>
        </w:rPr>
        <w:t xml:space="preserve">female and </w:t>
      </w:r>
      <w:r w:rsidR="00A675F4" w:rsidRPr="00A675F4">
        <w:rPr>
          <w:rFonts w:asciiTheme="majorHAnsi" w:hAnsiTheme="majorHAnsi" w:cstheme="majorHAnsi"/>
        </w:rPr>
        <w:t>male reference genome</w:t>
      </w:r>
      <w:r w:rsidR="00EC4A5A">
        <w:rPr>
          <w:rFonts w:asciiTheme="majorHAnsi" w:hAnsiTheme="majorHAnsi" w:cstheme="majorHAnsi"/>
        </w:rPr>
        <w:t>, respectively</w:t>
      </w:r>
      <w:r w:rsidR="00A675F4" w:rsidRPr="00A675F4">
        <w:rPr>
          <w:rFonts w:asciiTheme="majorHAnsi" w:hAnsiTheme="majorHAnsi" w:cstheme="majorHAnsi"/>
        </w:rPr>
        <w:t xml:space="preserve">. No significant association in sex was found using the female reference genome. Two loci located in the male reference genome on Chromosome 5 were significantly associated with sex in delta smelt (Figure 15). Two </w:t>
      </w:r>
      <w:r w:rsidR="003F25BE">
        <w:rPr>
          <w:rFonts w:asciiTheme="majorHAnsi" w:hAnsiTheme="majorHAnsi" w:cstheme="majorHAnsi"/>
        </w:rPr>
        <w:t>lg05_</w:t>
      </w:r>
      <w:r w:rsidR="003F25BE" w:rsidRPr="003F25BE">
        <w:t xml:space="preserve"> </w:t>
      </w:r>
      <w:r w:rsidR="003F25BE" w:rsidRPr="003F25BE">
        <w:rPr>
          <w:rFonts w:asciiTheme="majorHAnsi" w:hAnsiTheme="majorHAnsi" w:cstheme="majorHAnsi"/>
        </w:rPr>
        <w:t>1885249</w:t>
      </w:r>
      <w:r w:rsidR="003F25BE">
        <w:rPr>
          <w:rFonts w:asciiTheme="majorHAnsi" w:hAnsiTheme="majorHAnsi" w:cstheme="majorHAnsi"/>
        </w:rPr>
        <w:t>G/A and lg05_</w:t>
      </w:r>
      <w:r w:rsidR="003F25BE" w:rsidRPr="003F25BE">
        <w:t xml:space="preserve"> </w:t>
      </w:r>
      <w:r w:rsidR="003F25BE" w:rsidRPr="003F25BE">
        <w:rPr>
          <w:rFonts w:asciiTheme="majorHAnsi" w:hAnsiTheme="majorHAnsi" w:cstheme="majorHAnsi"/>
        </w:rPr>
        <w:t>1885251</w:t>
      </w:r>
      <w:r w:rsidR="003F25BE">
        <w:rPr>
          <w:rFonts w:asciiTheme="majorHAnsi" w:hAnsiTheme="majorHAnsi" w:cstheme="majorHAnsi"/>
        </w:rPr>
        <w:t>G/T located on Chromosome 5 were highly</w:t>
      </w:r>
      <w:r w:rsidR="00A675F4" w:rsidRPr="00A675F4">
        <w:rPr>
          <w:rFonts w:asciiTheme="majorHAnsi" w:hAnsiTheme="majorHAnsi" w:cstheme="majorHAnsi"/>
        </w:rPr>
        <w:t xml:space="preserve"> associated with sex in delta smelt </w:t>
      </w:r>
      <w:r w:rsidR="003F25BE">
        <w:rPr>
          <w:rFonts w:asciiTheme="majorHAnsi" w:hAnsiTheme="majorHAnsi" w:cstheme="majorHAnsi"/>
        </w:rPr>
        <w:t>and had</w:t>
      </w:r>
      <w:r w:rsidR="00A675F4" w:rsidRPr="00A675F4">
        <w:rPr>
          <w:rFonts w:asciiTheme="majorHAnsi" w:hAnsiTheme="majorHAnsi" w:cstheme="majorHAnsi"/>
        </w:rPr>
        <w:t xml:space="preserve"> LRT scores of 37.854854 and 35.802804</w:t>
      </w:r>
      <w:r w:rsidR="003F25BE">
        <w:rPr>
          <w:rFonts w:asciiTheme="majorHAnsi" w:hAnsiTheme="majorHAnsi" w:cstheme="majorHAnsi"/>
        </w:rPr>
        <w:t>, corresponding</w:t>
      </w:r>
      <w:r w:rsidR="00A675F4" w:rsidRPr="00A675F4">
        <w:rPr>
          <w:rFonts w:asciiTheme="majorHAnsi" w:hAnsiTheme="majorHAnsi" w:cstheme="majorHAnsi"/>
        </w:rPr>
        <w:t xml:space="preserve"> to p-values of 7.621e-10 and 2.183e-9, respectively. Despite being highly associated with sex the genotypes at these loci were not diagnostic of sex (Table 10).</w:t>
      </w:r>
    </w:p>
    <w:p w14:paraId="35550CB7" w14:textId="0D4CB8D7" w:rsidR="00A675F4" w:rsidRDefault="00A675F4" w:rsidP="00A675F4">
      <w:pPr>
        <w:rPr>
          <w:rFonts w:asciiTheme="majorHAnsi" w:hAnsiTheme="majorHAnsi" w:cstheme="majorHAnsi"/>
        </w:rPr>
      </w:pPr>
    </w:p>
    <w:p w14:paraId="535BC80A" w14:textId="77777777" w:rsidR="00A86E61" w:rsidRDefault="00A86E61" w:rsidP="00A675F4">
      <w:pPr>
        <w:rPr>
          <w:rFonts w:asciiTheme="majorHAnsi" w:hAnsiTheme="majorHAnsi" w:cstheme="majorHAnsi"/>
        </w:rPr>
      </w:pPr>
    </w:p>
    <w:p w14:paraId="2801C1FC" w14:textId="50875BC8" w:rsidR="00C81917" w:rsidRPr="00267C1E" w:rsidRDefault="00A675F4" w:rsidP="00267C1E">
      <w:pPr>
        <w:pStyle w:val="HTMLAddress"/>
        <w:spacing w:line="240" w:lineRule="auto"/>
        <w:outlineLvl w:val="2"/>
        <w:rPr>
          <w:rFonts w:asciiTheme="majorHAnsi" w:hAnsiTheme="majorHAnsi" w:cstheme="majorHAnsi"/>
          <w:sz w:val="24"/>
          <w:szCs w:val="24"/>
        </w:rPr>
      </w:pPr>
      <w:bookmarkStart w:id="19" w:name="_Toc113440568"/>
      <w:r>
        <w:rPr>
          <w:rFonts w:asciiTheme="majorHAnsi" w:hAnsiTheme="majorHAnsi" w:cstheme="majorHAnsi"/>
          <w:sz w:val="24"/>
          <w:szCs w:val="24"/>
        </w:rPr>
        <w:t>Depth analysis</w:t>
      </w:r>
      <w:bookmarkEnd w:id="19"/>
    </w:p>
    <w:p w14:paraId="3768663F" w14:textId="4D766FE7" w:rsidR="00247802" w:rsidRDefault="00247802" w:rsidP="00A675F4">
      <w:pPr>
        <w:rPr>
          <w:rFonts w:asciiTheme="majorHAnsi" w:hAnsiTheme="majorHAnsi" w:cstheme="majorHAnsi"/>
        </w:rPr>
      </w:pPr>
      <w:r>
        <w:rPr>
          <w:rFonts w:asciiTheme="majorHAnsi" w:hAnsiTheme="majorHAnsi" w:cstheme="majorHAnsi"/>
        </w:rPr>
        <w:t>After removal of reads</w:t>
      </w:r>
      <w:r w:rsidR="00A86E61">
        <w:rPr>
          <w:rFonts w:asciiTheme="majorHAnsi" w:hAnsiTheme="majorHAnsi" w:cstheme="majorHAnsi"/>
        </w:rPr>
        <w:t xml:space="preserve"> with zero depth</w:t>
      </w:r>
      <w:r>
        <w:rPr>
          <w:rFonts w:asciiTheme="majorHAnsi" w:hAnsiTheme="majorHAnsi" w:cstheme="majorHAnsi"/>
        </w:rPr>
        <w:t xml:space="preserve">, we carried out depth analyses using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808</w:t>
      </w:r>
      <w:r>
        <w:rPr>
          <w:rFonts w:asciiTheme="majorHAnsi" w:hAnsiTheme="majorHAnsi" w:cstheme="majorHAnsi"/>
        </w:rPr>
        <w:t xml:space="preserve"> and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735</w:t>
      </w:r>
      <w:r>
        <w:rPr>
          <w:rFonts w:asciiTheme="majorHAnsi" w:hAnsiTheme="majorHAnsi" w:cstheme="majorHAnsi"/>
        </w:rPr>
        <w:t xml:space="preserve"> loci </w:t>
      </w:r>
      <w:r w:rsidR="002270FF">
        <w:rPr>
          <w:rFonts w:asciiTheme="majorHAnsi" w:hAnsiTheme="majorHAnsi" w:cstheme="majorHAnsi"/>
        </w:rPr>
        <w:t>aligned to</w:t>
      </w:r>
      <w:r>
        <w:rPr>
          <w:rFonts w:asciiTheme="majorHAnsi" w:hAnsiTheme="majorHAnsi" w:cstheme="majorHAnsi"/>
        </w:rPr>
        <w:t xml:space="preserve"> the female and male </w:t>
      </w:r>
      <w:r w:rsidR="002571B8">
        <w:rPr>
          <w:rFonts w:asciiTheme="majorHAnsi" w:hAnsiTheme="majorHAnsi" w:cstheme="majorHAnsi"/>
        </w:rPr>
        <w:t xml:space="preserve">reference </w:t>
      </w:r>
      <w:r>
        <w:rPr>
          <w:rFonts w:asciiTheme="majorHAnsi" w:hAnsiTheme="majorHAnsi" w:cstheme="majorHAnsi"/>
        </w:rPr>
        <w:t>genome, respectively. In both analyses we</w:t>
      </w:r>
      <w:r w:rsidR="00A675F4" w:rsidRPr="00A675F4">
        <w:rPr>
          <w:rFonts w:asciiTheme="majorHAnsi" w:hAnsiTheme="majorHAnsi" w:cstheme="majorHAnsi"/>
        </w:rPr>
        <w:t xml:space="preserve"> found no areas </w:t>
      </w:r>
      <w:r w:rsidR="00A86E61">
        <w:rPr>
          <w:rFonts w:asciiTheme="majorHAnsi" w:hAnsiTheme="majorHAnsi" w:cstheme="majorHAnsi"/>
        </w:rPr>
        <w:t xml:space="preserve">greater than 5kb </w:t>
      </w:r>
      <w:r w:rsidR="00A675F4" w:rsidRPr="00A675F4">
        <w:rPr>
          <w:rFonts w:asciiTheme="majorHAnsi" w:hAnsiTheme="majorHAnsi" w:cstheme="majorHAnsi"/>
        </w:rPr>
        <w:t>correspond</w:t>
      </w:r>
      <w:r>
        <w:rPr>
          <w:rFonts w:asciiTheme="majorHAnsi" w:hAnsiTheme="majorHAnsi" w:cstheme="majorHAnsi"/>
        </w:rPr>
        <w:t>ing</w:t>
      </w:r>
      <w:r w:rsidR="00A675F4" w:rsidRPr="00A675F4">
        <w:rPr>
          <w:rFonts w:asciiTheme="majorHAnsi" w:hAnsiTheme="majorHAnsi" w:cstheme="majorHAnsi"/>
        </w:rPr>
        <w:t xml:space="preserve"> to </w:t>
      </w:r>
      <w:r w:rsidR="00A86E61">
        <w:rPr>
          <w:rFonts w:asciiTheme="majorHAnsi" w:hAnsiTheme="majorHAnsi" w:cstheme="majorHAnsi"/>
        </w:rPr>
        <w:t>given</w:t>
      </w:r>
      <w:r w:rsidR="00A675F4" w:rsidRPr="00A675F4">
        <w:rPr>
          <w:rFonts w:asciiTheme="majorHAnsi" w:hAnsiTheme="majorHAnsi" w:cstheme="majorHAnsi"/>
        </w:rPr>
        <w:t xml:space="preserve"> </w:t>
      </w:r>
      <w:r w:rsidRPr="00A675F4">
        <w:rPr>
          <w:rFonts w:asciiTheme="majorHAnsi" w:hAnsiTheme="majorHAnsi" w:cstheme="majorHAnsi"/>
        </w:rPr>
        <w:t>sex</w:t>
      </w:r>
      <w:r w:rsidR="00A675F4" w:rsidRPr="00A675F4">
        <w:rPr>
          <w:rFonts w:asciiTheme="majorHAnsi" w:hAnsiTheme="majorHAnsi" w:cstheme="majorHAnsi"/>
        </w:rPr>
        <w:t xml:space="preserve"> having higher</w:t>
      </w:r>
      <w:r>
        <w:rPr>
          <w:rFonts w:asciiTheme="majorHAnsi" w:hAnsiTheme="majorHAnsi" w:cstheme="majorHAnsi"/>
        </w:rPr>
        <w:t xml:space="preserve"> or lower</w:t>
      </w:r>
      <w:r w:rsidR="00A675F4" w:rsidRPr="00A675F4">
        <w:rPr>
          <w:rFonts w:asciiTheme="majorHAnsi" w:hAnsiTheme="majorHAnsi" w:cstheme="majorHAnsi"/>
        </w:rPr>
        <w:t xml:space="preserve"> depth of coverage compared to the other sex</w:t>
      </w:r>
      <w:r w:rsidR="00A86E61">
        <w:rPr>
          <w:rFonts w:asciiTheme="majorHAnsi" w:hAnsiTheme="majorHAnsi" w:cstheme="majorHAnsi"/>
        </w:rPr>
        <w:t>.</w:t>
      </w:r>
    </w:p>
    <w:p w14:paraId="206209BB" w14:textId="6C1C157C" w:rsidR="00247802" w:rsidRDefault="00247802" w:rsidP="00A675F4">
      <w:pPr>
        <w:rPr>
          <w:rFonts w:asciiTheme="majorHAnsi" w:hAnsiTheme="majorHAnsi" w:cstheme="majorHAnsi"/>
        </w:rPr>
      </w:pPr>
    </w:p>
    <w:p w14:paraId="0C712BFD" w14:textId="3EFFA1DD" w:rsidR="00247802" w:rsidRDefault="00247802" w:rsidP="00A675F4">
      <w:pPr>
        <w:rPr>
          <w:rFonts w:asciiTheme="majorHAnsi" w:hAnsiTheme="majorHAnsi" w:cstheme="majorHAnsi"/>
        </w:rPr>
      </w:pPr>
      <w:r>
        <w:rPr>
          <w:rFonts w:asciiTheme="majorHAnsi" w:hAnsiTheme="majorHAnsi" w:cstheme="majorHAnsi"/>
        </w:rPr>
        <w:t>**could be due to sex determining area being in a region where markers did not sample or assemble</w:t>
      </w:r>
    </w:p>
    <w:p w14:paraId="130190A8" w14:textId="1CE72C55" w:rsidR="00A675F4" w:rsidRDefault="00A675F4" w:rsidP="00A675F4">
      <w:pPr>
        <w:rPr>
          <w:rFonts w:asciiTheme="majorHAnsi" w:hAnsiTheme="majorHAnsi" w:cstheme="majorHAnsi"/>
        </w:rPr>
      </w:pPr>
    </w:p>
    <w:p w14:paraId="6B9C76EB" w14:textId="77777777" w:rsidR="00A86E61" w:rsidRDefault="00A86E61" w:rsidP="00A675F4">
      <w:pPr>
        <w:rPr>
          <w:rFonts w:asciiTheme="majorHAnsi" w:hAnsiTheme="majorHAnsi" w:cstheme="majorHAnsi"/>
        </w:rPr>
      </w:pPr>
    </w:p>
    <w:p w14:paraId="36521337" w14:textId="744B2C6B" w:rsidR="00A675F4" w:rsidRPr="00FD21E9" w:rsidRDefault="00A675F4" w:rsidP="00A675F4">
      <w:pPr>
        <w:pStyle w:val="HTMLAddress"/>
        <w:spacing w:line="240" w:lineRule="auto"/>
        <w:outlineLvl w:val="2"/>
        <w:rPr>
          <w:rFonts w:asciiTheme="majorHAnsi" w:hAnsiTheme="majorHAnsi" w:cstheme="majorHAnsi"/>
          <w:sz w:val="24"/>
          <w:szCs w:val="24"/>
        </w:rPr>
      </w:pPr>
      <w:bookmarkStart w:id="20" w:name="_Toc113440569"/>
      <w:r>
        <w:rPr>
          <w:rFonts w:asciiTheme="majorHAnsi" w:hAnsiTheme="majorHAnsi" w:cstheme="majorHAnsi"/>
          <w:sz w:val="24"/>
          <w:szCs w:val="24"/>
        </w:rPr>
        <w:t>K-mer analysis</w:t>
      </w:r>
      <w:bookmarkEnd w:id="20"/>
    </w:p>
    <w:p w14:paraId="261E07FB" w14:textId="77777777" w:rsidR="00B2511B" w:rsidRDefault="004A14ED" w:rsidP="00491240">
      <w:pPr>
        <w:rPr>
          <w:rFonts w:asciiTheme="majorHAnsi" w:hAnsiTheme="majorHAnsi" w:cstheme="majorHAnsi"/>
        </w:rPr>
      </w:pPr>
      <w:r>
        <w:rPr>
          <w:rFonts w:asciiTheme="majorHAnsi" w:hAnsiTheme="majorHAnsi" w:cstheme="majorHAnsi"/>
        </w:rPr>
        <w:t xml:space="preserve">First pass filtration </w:t>
      </w:r>
      <w:r w:rsidR="00B2511B">
        <w:rPr>
          <w:rFonts w:asciiTheme="majorHAnsi" w:hAnsiTheme="majorHAnsi" w:cstheme="majorHAnsi"/>
        </w:rPr>
        <w:t>for</w:t>
      </w:r>
      <w:r>
        <w:rPr>
          <w:rFonts w:asciiTheme="majorHAnsi" w:hAnsiTheme="majorHAnsi" w:cstheme="majorHAnsi"/>
        </w:rPr>
        <w:t xml:space="preserve"> distinct k-mers </w:t>
      </w:r>
      <w:r w:rsidR="00B2511B">
        <w:rPr>
          <w:rFonts w:asciiTheme="majorHAnsi" w:hAnsiTheme="majorHAnsi" w:cstheme="majorHAnsi"/>
        </w:rPr>
        <w:t>from</w:t>
      </w:r>
      <w:r>
        <w:rPr>
          <w:rFonts w:asciiTheme="majorHAnsi" w:hAnsiTheme="majorHAnsi" w:cstheme="majorHAnsi"/>
        </w:rPr>
        <w:t xml:space="preserve"> each sex resulted in a total of </w:t>
      </w:r>
      <w:r w:rsidRPr="00491240">
        <w:rPr>
          <w:rFonts w:asciiTheme="majorHAnsi" w:hAnsiTheme="majorHAnsi" w:cstheme="majorHAnsi"/>
        </w:rPr>
        <w:t>1</w:t>
      </w:r>
      <w:r>
        <w:rPr>
          <w:rFonts w:asciiTheme="majorHAnsi" w:hAnsiTheme="majorHAnsi" w:cstheme="majorHAnsi"/>
        </w:rPr>
        <w:t>,</w:t>
      </w:r>
      <w:r w:rsidRPr="00491240">
        <w:rPr>
          <w:rFonts w:asciiTheme="majorHAnsi" w:hAnsiTheme="majorHAnsi" w:cstheme="majorHAnsi"/>
        </w:rPr>
        <w:t>284</w:t>
      </w:r>
      <w:r>
        <w:rPr>
          <w:rFonts w:asciiTheme="majorHAnsi" w:hAnsiTheme="majorHAnsi" w:cstheme="majorHAnsi"/>
        </w:rPr>
        <w:t>,</w:t>
      </w:r>
      <w:r w:rsidRPr="00491240">
        <w:rPr>
          <w:rFonts w:asciiTheme="majorHAnsi" w:hAnsiTheme="majorHAnsi" w:cstheme="majorHAnsi"/>
        </w:rPr>
        <w:t xml:space="preserve">592 distinct hashes from combined data sets, implying </w:t>
      </w:r>
      <w:r>
        <w:rPr>
          <w:rFonts w:asciiTheme="majorHAnsi" w:hAnsiTheme="majorHAnsi" w:cstheme="majorHAnsi"/>
        </w:rPr>
        <w:t xml:space="preserve">roughly </w:t>
      </w:r>
      <w:r w:rsidRPr="00491240">
        <w:rPr>
          <w:rFonts w:asciiTheme="majorHAnsi" w:hAnsiTheme="majorHAnsi" w:cstheme="majorHAnsi"/>
        </w:rPr>
        <w:t>1.284592e+09 original k-mers</w:t>
      </w:r>
      <w:r w:rsidR="00C370BB">
        <w:rPr>
          <w:rFonts w:asciiTheme="majorHAnsi" w:hAnsiTheme="majorHAnsi" w:cstheme="majorHAnsi"/>
        </w:rPr>
        <w:t xml:space="preserve">. </w:t>
      </w:r>
      <w:r w:rsidR="00B2511B">
        <w:rPr>
          <w:rFonts w:asciiTheme="majorHAnsi" w:hAnsiTheme="majorHAnsi" w:cstheme="majorHAnsi"/>
        </w:rPr>
        <w:t xml:space="preserve">Female and male median k-mer abundance was 13.0 and 7.0, respectively, resulting in a female correction of </w:t>
      </w:r>
      <w:r w:rsidR="00B2511B" w:rsidRPr="00704C99">
        <w:rPr>
          <w:rFonts w:asciiTheme="majorHAnsi" w:hAnsiTheme="majorHAnsi" w:cstheme="majorHAnsi"/>
        </w:rPr>
        <w:t>0.53</w:t>
      </w:r>
      <w:r w:rsidR="00B2511B">
        <w:rPr>
          <w:rFonts w:asciiTheme="majorHAnsi" w:hAnsiTheme="majorHAnsi" w:cstheme="majorHAnsi"/>
        </w:rPr>
        <w:t>9</w:t>
      </w:r>
      <w:r w:rsidR="00B2511B">
        <w:rPr>
          <w:rFonts w:asciiTheme="majorHAnsi" w:hAnsiTheme="majorHAnsi" w:cstheme="majorHAnsi"/>
        </w:rPr>
        <w:t>.</w:t>
      </w:r>
      <w:r w:rsidR="00B2511B">
        <w:rPr>
          <w:rFonts w:asciiTheme="majorHAnsi" w:hAnsiTheme="majorHAnsi" w:cstheme="majorHAnsi"/>
        </w:rPr>
        <w:t xml:space="preserve"> </w:t>
      </w:r>
      <w:r w:rsidR="009F3A99">
        <w:rPr>
          <w:rFonts w:asciiTheme="majorHAnsi" w:hAnsiTheme="majorHAnsi" w:cstheme="majorHAnsi"/>
        </w:rPr>
        <w:t xml:space="preserve">We observed three distinct peaks in the distribution of male to female k-mer abundance (Figure 3.2). </w:t>
      </w:r>
      <w:r w:rsidR="00C370BB">
        <w:rPr>
          <w:rFonts w:asciiTheme="majorHAnsi" w:hAnsiTheme="majorHAnsi" w:cstheme="majorHAnsi"/>
        </w:rPr>
        <w:t>After removing k-mer</w:t>
      </w:r>
      <w:r w:rsidR="009F3A99">
        <w:rPr>
          <w:rFonts w:asciiTheme="majorHAnsi" w:hAnsiTheme="majorHAnsi" w:cstheme="majorHAnsi"/>
        </w:rPr>
        <w:t>s</w:t>
      </w:r>
      <w:r w:rsidR="00C370BB">
        <w:rPr>
          <w:rFonts w:asciiTheme="majorHAnsi" w:hAnsiTheme="majorHAnsi" w:cstheme="majorHAnsi"/>
        </w:rPr>
        <w:t xml:space="preserve"> shared between sexes</w:t>
      </w:r>
      <w:r w:rsidR="00B2511B">
        <w:rPr>
          <w:rFonts w:asciiTheme="majorHAnsi" w:hAnsiTheme="majorHAnsi" w:cstheme="majorHAnsi"/>
        </w:rPr>
        <w:t>,</w:t>
      </w:r>
      <w:r w:rsidR="00C370BB">
        <w:rPr>
          <w:rFonts w:asciiTheme="majorHAnsi" w:hAnsiTheme="majorHAnsi" w:cstheme="majorHAnsi"/>
        </w:rPr>
        <w:t xml:space="preserve"> </w:t>
      </w:r>
      <w:r w:rsidR="009F3A99">
        <w:rPr>
          <w:rFonts w:asciiTheme="majorHAnsi" w:hAnsiTheme="majorHAnsi" w:cstheme="majorHAnsi"/>
        </w:rPr>
        <w:t xml:space="preserve">we </w:t>
      </w:r>
      <w:r w:rsidR="00B2511B">
        <w:rPr>
          <w:rFonts w:asciiTheme="majorHAnsi" w:hAnsiTheme="majorHAnsi" w:cstheme="majorHAnsi"/>
        </w:rPr>
        <w:t>obtained</w:t>
      </w:r>
      <w:r w:rsidR="00C370BB">
        <w:rPr>
          <w:rFonts w:asciiTheme="majorHAnsi" w:hAnsiTheme="majorHAnsi" w:cstheme="majorHAnsi"/>
        </w:rPr>
        <w:t xml:space="preserve"> </w:t>
      </w:r>
      <w:r w:rsidR="00C370BB" w:rsidRPr="00A675F4">
        <w:rPr>
          <w:rFonts w:asciiTheme="majorHAnsi" w:hAnsiTheme="majorHAnsi" w:cstheme="majorHAnsi"/>
        </w:rPr>
        <w:t>494,251,000 female-only</w:t>
      </w:r>
      <w:r w:rsidR="00C370BB">
        <w:rPr>
          <w:rFonts w:asciiTheme="majorHAnsi" w:hAnsiTheme="majorHAnsi" w:cstheme="majorHAnsi"/>
        </w:rPr>
        <w:t xml:space="preserve"> and </w:t>
      </w:r>
      <w:r w:rsidR="00C370BB" w:rsidRPr="00A675F4">
        <w:rPr>
          <w:rFonts w:asciiTheme="majorHAnsi" w:hAnsiTheme="majorHAnsi" w:cstheme="majorHAnsi"/>
        </w:rPr>
        <w:t>118,191,000 male-only</w:t>
      </w:r>
      <w:r w:rsidR="009F3A99">
        <w:rPr>
          <w:rFonts w:asciiTheme="majorHAnsi" w:hAnsiTheme="majorHAnsi" w:cstheme="majorHAnsi"/>
        </w:rPr>
        <w:t xml:space="preserve"> k-mers. We observed a distinct increase of high abundance male-only k-mers </w:t>
      </w:r>
      <w:r w:rsidR="00B2511B">
        <w:rPr>
          <w:rFonts w:asciiTheme="majorHAnsi" w:hAnsiTheme="majorHAnsi" w:cstheme="majorHAnsi"/>
        </w:rPr>
        <w:t xml:space="preserve">and after filtering for k-mers with an abundance level from 50-100 we found 4,964 hashes corresponding to approximately 4,964,000 high abundance k-mers </w:t>
      </w:r>
      <w:r w:rsidR="00B2511B">
        <w:rPr>
          <w:rFonts w:asciiTheme="majorHAnsi" w:hAnsiTheme="majorHAnsi" w:cstheme="majorHAnsi"/>
        </w:rPr>
        <w:t>(Figure 3.3)</w:t>
      </w:r>
      <w:r w:rsidR="00B2511B">
        <w:rPr>
          <w:rFonts w:asciiTheme="majorHAnsi" w:hAnsiTheme="majorHAnsi" w:cstheme="majorHAnsi"/>
        </w:rPr>
        <w:t xml:space="preserve">. </w:t>
      </w:r>
    </w:p>
    <w:p w14:paraId="461CF34A" w14:textId="77777777" w:rsidR="00B2511B" w:rsidRDefault="00B2511B" w:rsidP="00491240">
      <w:pPr>
        <w:rPr>
          <w:rFonts w:asciiTheme="majorHAnsi" w:hAnsiTheme="majorHAnsi" w:cstheme="majorHAnsi"/>
        </w:rPr>
      </w:pPr>
    </w:p>
    <w:p w14:paraId="7EF2F25B" w14:textId="0361540D" w:rsidR="00B2511B" w:rsidRPr="00B2511B" w:rsidRDefault="00B2511B" w:rsidP="00491240">
      <w:pPr>
        <w:rPr>
          <w:rFonts w:asciiTheme="majorHAnsi" w:hAnsiTheme="majorHAnsi" w:cstheme="majorHAnsi"/>
          <w:b/>
          <w:bCs/>
          <w:u w:val="single"/>
        </w:rPr>
      </w:pPr>
      <w:r>
        <w:rPr>
          <w:rFonts w:asciiTheme="majorHAnsi" w:hAnsiTheme="majorHAnsi" w:cstheme="majorHAnsi"/>
        </w:rPr>
        <w:t>Upon filtering for k-mers in the A</w:t>
      </w:r>
      <w:r>
        <w:rPr>
          <w:rFonts w:asciiTheme="majorHAnsi" w:hAnsiTheme="majorHAnsi" w:cstheme="majorHAnsi"/>
          <w:vertAlign w:val="subscript"/>
        </w:rPr>
        <w:t>1</w:t>
      </w:r>
      <w:r>
        <w:rPr>
          <w:rFonts w:asciiTheme="majorHAnsi" w:hAnsiTheme="majorHAnsi" w:cstheme="majorHAnsi"/>
        </w:rPr>
        <w:t xml:space="preserve"> assembly, a total of 2,067 hashes, or 2,067,000 k-mers, were found on A</w:t>
      </w:r>
      <w:r w:rsidRPr="00B2511B">
        <w:rPr>
          <w:rFonts w:asciiTheme="majorHAnsi" w:hAnsiTheme="majorHAnsi" w:cstheme="majorHAnsi"/>
          <w:vertAlign w:val="subscript"/>
        </w:rPr>
        <w:t>1</w:t>
      </w:r>
      <w:r>
        <w:rPr>
          <w:rFonts w:asciiTheme="majorHAnsi" w:hAnsiTheme="majorHAnsi" w:cstheme="majorHAnsi"/>
        </w:rPr>
        <w:t xml:space="preserve"> contigs containing five or more hashes. </w:t>
      </w:r>
      <w:r w:rsidRPr="00A951B3">
        <w:rPr>
          <w:rFonts w:asciiTheme="majorHAnsi" w:eastAsia="Times New Roman" w:hAnsiTheme="majorHAnsi" w:cstheme="majorHAnsi"/>
        </w:rPr>
        <w:t>Both female and male</w:t>
      </w:r>
      <w:r>
        <w:rPr>
          <w:rFonts w:asciiTheme="majorHAnsi" w:eastAsia="Times New Roman" w:hAnsiTheme="majorHAnsi" w:cstheme="majorHAnsi"/>
        </w:rPr>
        <w:t xml:space="preserve"> sequencing data</w:t>
      </w:r>
      <w:r w:rsidRPr="00A951B3">
        <w:rPr>
          <w:rFonts w:asciiTheme="majorHAnsi" w:eastAsia="Times New Roman" w:hAnsiTheme="majorHAnsi" w:cstheme="majorHAnsi"/>
        </w:rPr>
        <w:t xml:space="preserve"> ha</w:t>
      </w:r>
      <w:r>
        <w:rPr>
          <w:rFonts w:asciiTheme="majorHAnsi" w:eastAsia="Times New Roman" w:hAnsiTheme="majorHAnsi" w:cstheme="majorHAnsi"/>
        </w:rPr>
        <w:t>d</w:t>
      </w:r>
      <w:r w:rsidRPr="00A951B3">
        <w:rPr>
          <w:rFonts w:asciiTheme="majorHAnsi" w:eastAsia="Times New Roman" w:hAnsiTheme="majorHAnsi" w:cstheme="majorHAnsi"/>
        </w:rPr>
        <w:t xml:space="preserve"> broad distribution</w:t>
      </w:r>
      <w:r>
        <w:rPr>
          <w:rFonts w:asciiTheme="majorHAnsi" w:eastAsia="Times New Roman" w:hAnsiTheme="majorHAnsi" w:cstheme="majorHAnsi"/>
        </w:rPr>
        <w:t>s</w:t>
      </w:r>
      <w:r w:rsidRPr="00A951B3">
        <w:rPr>
          <w:rFonts w:asciiTheme="majorHAnsi" w:eastAsia="Times New Roman" w:hAnsiTheme="majorHAnsi" w:cstheme="majorHAnsi"/>
        </w:rPr>
        <w:t xml:space="preserve"> of k-mers with</w:t>
      </w:r>
      <w:r>
        <w:rPr>
          <w:rFonts w:asciiTheme="majorHAnsi" w:eastAsia="Times New Roman" w:hAnsiTheme="majorHAnsi" w:cstheme="majorHAnsi"/>
        </w:rPr>
        <w:t xml:space="preserve"> an abundance of</w:t>
      </w:r>
      <w:r w:rsidRPr="00A951B3">
        <w:rPr>
          <w:rFonts w:asciiTheme="majorHAnsi" w:eastAsia="Times New Roman" w:hAnsiTheme="majorHAnsi" w:cstheme="majorHAnsi"/>
        </w:rPr>
        <w:t xml:space="preserve"> 90-140, </w:t>
      </w:r>
      <w:r w:rsidR="00A86E61">
        <w:rPr>
          <w:rFonts w:asciiTheme="majorHAnsi" w:eastAsia="Times New Roman" w:hAnsiTheme="majorHAnsi" w:cstheme="majorHAnsi"/>
        </w:rPr>
        <w:t>however,</w:t>
      </w:r>
      <w:r w:rsidRPr="00A951B3">
        <w:rPr>
          <w:rFonts w:asciiTheme="majorHAnsi" w:eastAsia="Times New Roman" w:hAnsiTheme="majorHAnsi" w:cstheme="majorHAnsi"/>
        </w:rPr>
        <w:t xml:space="preserve"> a male specific</w:t>
      </w:r>
      <w:r w:rsidR="00A86E61">
        <w:rPr>
          <w:rFonts w:asciiTheme="majorHAnsi" w:eastAsia="Times New Roman" w:hAnsiTheme="majorHAnsi" w:cstheme="majorHAnsi"/>
        </w:rPr>
        <w:t xml:space="preserve"> k-mer </w:t>
      </w:r>
      <w:r w:rsidR="00A86E61">
        <w:rPr>
          <w:rFonts w:asciiTheme="majorHAnsi" w:eastAsia="Times New Roman" w:hAnsiTheme="majorHAnsi" w:cstheme="majorHAnsi"/>
        </w:rPr>
        <w:lastRenderedPageBreak/>
        <w:t>abundance</w:t>
      </w:r>
      <w:r w:rsidRPr="00A951B3">
        <w:rPr>
          <w:rFonts w:asciiTheme="majorHAnsi" w:eastAsia="Times New Roman" w:hAnsiTheme="majorHAnsi" w:cstheme="majorHAnsi"/>
        </w:rPr>
        <w:t xml:space="preserve"> peak </w:t>
      </w:r>
      <w:r w:rsidR="00A86E61">
        <w:rPr>
          <w:rFonts w:asciiTheme="majorHAnsi" w:eastAsia="Times New Roman" w:hAnsiTheme="majorHAnsi" w:cstheme="majorHAnsi"/>
        </w:rPr>
        <w:t xml:space="preserve">was observed from 30-70 </w:t>
      </w:r>
      <w:r w:rsidR="00A86E61">
        <w:rPr>
          <w:rFonts w:asciiTheme="majorHAnsi" w:eastAsia="Times New Roman" w:hAnsiTheme="majorHAnsi" w:cstheme="majorHAnsi"/>
        </w:rPr>
        <w:t>at</w:t>
      </w:r>
      <w:r w:rsidR="00A86E61">
        <w:rPr>
          <w:rFonts w:asciiTheme="majorHAnsi" w:eastAsia="Times New Roman" w:hAnsiTheme="majorHAnsi" w:cstheme="majorHAnsi"/>
        </w:rPr>
        <w:t xml:space="preserve"> </w:t>
      </w:r>
      <w:r w:rsidR="00A86E61">
        <w:rPr>
          <w:rFonts w:asciiTheme="majorHAnsi" w:eastAsia="Times New Roman" w:hAnsiTheme="majorHAnsi" w:cstheme="majorHAnsi"/>
        </w:rPr>
        <w:t xml:space="preserve">roughly half </w:t>
      </w:r>
      <w:r w:rsidR="00A86E61">
        <w:rPr>
          <w:rFonts w:asciiTheme="majorHAnsi" w:eastAsia="Times New Roman" w:hAnsiTheme="majorHAnsi" w:cstheme="majorHAnsi"/>
        </w:rPr>
        <w:t xml:space="preserve">of the </w:t>
      </w:r>
      <w:r w:rsidR="00A86E61">
        <w:rPr>
          <w:rFonts w:asciiTheme="majorHAnsi" w:eastAsia="Times New Roman" w:hAnsiTheme="majorHAnsi" w:cstheme="majorHAnsi"/>
        </w:rPr>
        <w:t xml:space="preserve">female </w:t>
      </w:r>
      <w:r w:rsidR="00A86E61">
        <w:rPr>
          <w:rFonts w:asciiTheme="majorHAnsi" w:eastAsia="Times New Roman" w:hAnsiTheme="majorHAnsi" w:cstheme="majorHAnsi"/>
        </w:rPr>
        <w:t>abundance level</w:t>
      </w:r>
      <w:r w:rsidRPr="00A951B3">
        <w:rPr>
          <w:rFonts w:asciiTheme="majorHAnsi" w:eastAsia="Times New Roman" w:hAnsiTheme="majorHAnsi" w:cstheme="majorHAnsi"/>
        </w:rPr>
        <w:t xml:space="preserve"> </w:t>
      </w:r>
      <w:r>
        <w:rPr>
          <w:rFonts w:asciiTheme="majorHAnsi" w:eastAsia="Times New Roman" w:hAnsiTheme="majorHAnsi" w:cstheme="majorHAnsi"/>
        </w:rPr>
        <w:t>(Figure 3.4)</w:t>
      </w:r>
      <w:r w:rsidRPr="00A951B3">
        <w:rPr>
          <w:rFonts w:asciiTheme="majorHAnsi" w:eastAsia="Times New Roman" w:hAnsiTheme="majorHAnsi" w:cstheme="majorHAnsi"/>
        </w:rPr>
        <w:t>.</w:t>
      </w:r>
      <w:r>
        <w:rPr>
          <w:rFonts w:asciiTheme="majorHAnsi" w:eastAsia="Times New Roman" w:hAnsiTheme="majorHAnsi" w:cstheme="majorHAnsi"/>
        </w:rPr>
        <w:t xml:space="preserve"> </w:t>
      </w:r>
      <w:r>
        <w:rPr>
          <w:rFonts w:asciiTheme="majorHAnsi" w:hAnsiTheme="majorHAnsi" w:cstheme="majorHAnsi"/>
        </w:rPr>
        <w:t>Of these, we found</w:t>
      </w:r>
      <w:r w:rsidRPr="00A675F4">
        <w:rPr>
          <w:rFonts w:asciiTheme="majorHAnsi" w:hAnsiTheme="majorHAnsi" w:cstheme="majorHAnsi"/>
        </w:rPr>
        <w:t xml:space="preserve"> 44 </w:t>
      </w:r>
      <w:r>
        <w:rPr>
          <w:rFonts w:asciiTheme="majorHAnsi" w:hAnsiTheme="majorHAnsi" w:cstheme="majorHAnsi"/>
        </w:rPr>
        <w:t xml:space="preserve">putative Y </w:t>
      </w:r>
      <w:r w:rsidRPr="00A675F4">
        <w:rPr>
          <w:rFonts w:asciiTheme="majorHAnsi" w:hAnsiTheme="majorHAnsi" w:cstheme="majorHAnsi"/>
        </w:rPr>
        <w:t xml:space="preserve">contigs with </w:t>
      </w:r>
      <w:r>
        <w:rPr>
          <w:rFonts w:asciiTheme="majorHAnsi" w:hAnsiTheme="majorHAnsi" w:cstheme="majorHAnsi"/>
        </w:rPr>
        <w:t xml:space="preserve">a </w:t>
      </w:r>
      <w:r w:rsidRPr="00A675F4">
        <w:rPr>
          <w:rFonts w:asciiTheme="majorHAnsi" w:hAnsiTheme="majorHAnsi" w:cstheme="majorHAnsi"/>
        </w:rPr>
        <w:t xml:space="preserve">k-mer mean abundance above </w:t>
      </w:r>
      <w:r>
        <w:rPr>
          <w:rFonts w:asciiTheme="majorHAnsi" w:hAnsiTheme="majorHAnsi" w:cstheme="majorHAnsi"/>
        </w:rPr>
        <w:t>five</w:t>
      </w:r>
      <w:r w:rsidRPr="00A675F4">
        <w:rPr>
          <w:rFonts w:asciiTheme="majorHAnsi" w:hAnsiTheme="majorHAnsi" w:cstheme="majorHAnsi"/>
        </w:rPr>
        <w:t xml:space="preserve"> in the male sequencing data that had zero abundance in the female sequencing data</w:t>
      </w:r>
      <w:r>
        <w:rPr>
          <w:rFonts w:asciiTheme="majorHAnsi" w:hAnsiTheme="majorHAnsi" w:cstheme="majorHAnsi"/>
        </w:rPr>
        <w:t xml:space="preserve"> (Figure 3.5)</w:t>
      </w:r>
      <w:r w:rsidRPr="00A675F4">
        <w:rPr>
          <w:rFonts w:asciiTheme="majorHAnsi" w:hAnsiTheme="majorHAnsi" w:cstheme="majorHAnsi"/>
        </w:rPr>
        <w:t>.</w:t>
      </w:r>
      <w:r w:rsidRPr="00B2511B">
        <w:rPr>
          <w:rFonts w:asciiTheme="majorHAnsi" w:hAnsiTheme="majorHAnsi" w:cstheme="majorHAnsi"/>
        </w:rPr>
        <w:t xml:space="preserve"> </w:t>
      </w:r>
      <w:r w:rsidRPr="00A675F4">
        <w:rPr>
          <w:rFonts w:asciiTheme="majorHAnsi" w:hAnsiTheme="majorHAnsi" w:cstheme="majorHAnsi"/>
        </w:rPr>
        <w:t>We mapped the putative Y data back to the male reference genome and found the reads mapped to multiple regions within the genome (Table 11). However, we did not find a significant difference in male versus female read depth at locations across the putative Y regions.</w:t>
      </w:r>
    </w:p>
    <w:p w14:paraId="7C9FD4D8" w14:textId="77777777" w:rsidR="00B2511B" w:rsidRDefault="00B2511B" w:rsidP="00491240">
      <w:pPr>
        <w:rPr>
          <w:rFonts w:asciiTheme="majorHAnsi" w:eastAsia="Times New Roman" w:hAnsiTheme="majorHAnsi" w:cstheme="majorHAnsi"/>
        </w:rPr>
      </w:pPr>
    </w:p>
    <w:p w14:paraId="3B966F1E" w14:textId="49487AE7" w:rsidR="00B2511B" w:rsidRDefault="00B2511B" w:rsidP="00491240">
      <w:pPr>
        <w:rPr>
          <w:rFonts w:asciiTheme="majorHAnsi" w:hAnsiTheme="majorHAnsi" w:cstheme="majorHAnsi"/>
        </w:rPr>
      </w:pPr>
      <w:r w:rsidRPr="00A951B3">
        <w:rPr>
          <w:rFonts w:asciiTheme="majorHAnsi" w:eastAsia="Times New Roman" w:hAnsiTheme="majorHAnsi" w:cstheme="majorHAnsi"/>
        </w:rPr>
        <w:t xml:space="preserve"> </w:t>
      </w:r>
      <w:commentRangeStart w:id="21"/>
      <w:r w:rsidRPr="00A951B3">
        <w:rPr>
          <w:rFonts w:asciiTheme="majorHAnsi" w:eastAsia="Times New Roman" w:hAnsiTheme="majorHAnsi" w:cstheme="majorHAnsi"/>
        </w:rPr>
        <w:t xml:space="preserve">This male-specific peak at roughly half the abundance of the female-specific peak </w:t>
      </w:r>
      <w:r>
        <w:rPr>
          <w:rFonts w:asciiTheme="majorHAnsi" w:eastAsia="Times New Roman" w:hAnsiTheme="majorHAnsi" w:cstheme="majorHAnsi"/>
        </w:rPr>
        <w:t>may</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be an indication that </w:t>
      </w:r>
      <w:r w:rsidRPr="00A951B3">
        <w:rPr>
          <w:rFonts w:asciiTheme="majorHAnsi" w:eastAsia="Times New Roman" w:hAnsiTheme="majorHAnsi" w:cstheme="majorHAnsi"/>
        </w:rPr>
        <w:t>the male genome contains a large amount of sequencing data not contained in the female genome (potentially a Y or male-specific chromosome) and provides evidence that the male delta smelt may be a heterogametic sex.</w:t>
      </w:r>
      <w:commentRangeEnd w:id="21"/>
      <w:r>
        <w:rPr>
          <w:rStyle w:val="CommentReference"/>
        </w:rPr>
        <w:commentReference w:id="21"/>
      </w:r>
    </w:p>
    <w:p w14:paraId="508D1745" w14:textId="77777777" w:rsidR="00B2511B" w:rsidRDefault="00B2511B" w:rsidP="00491240">
      <w:pPr>
        <w:rPr>
          <w:rFonts w:asciiTheme="majorHAnsi" w:hAnsiTheme="majorHAnsi" w:cstheme="majorHAnsi"/>
        </w:rPr>
      </w:pPr>
    </w:p>
    <w:p w14:paraId="0200FC48" w14:textId="77777777" w:rsidR="003F5EFB" w:rsidRDefault="003F5EFB" w:rsidP="00A675F4">
      <w:pPr>
        <w:rPr>
          <w:rFonts w:asciiTheme="majorHAnsi" w:hAnsiTheme="majorHAnsi" w:cstheme="majorHAnsi"/>
        </w:rPr>
      </w:pPr>
    </w:p>
    <w:p w14:paraId="3727F942" w14:textId="167BE1C9" w:rsidR="00A675F4" w:rsidRPr="00FD21E9" w:rsidRDefault="00A675F4" w:rsidP="00A675F4">
      <w:pPr>
        <w:pStyle w:val="Header"/>
        <w:outlineLvl w:val="1"/>
        <w:rPr>
          <w:rFonts w:asciiTheme="majorHAnsi" w:hAnsiTheme="majorHAnsi" w:cstheme="majorHAnsi"/>
          <w:szCs w:val="24"/>
        </w:rPr>
      </w:pPr>
      <w:bookmarkStart w:id="22" w:name="_Toc113440570"/>
      <w:r>
        <w:rPr>
          <w:rFonts w:asciiTheme="majorHAnsi" w:hAnsiTheme="majorHAnsi" w:cstheme="majorHAnsi"/>
          <w:szCs w:val="24"/>
        </w:rPr>
        <w:t>Discussion &amp; Conclusion</w:t>
      </w:r>
      <w:bookmarkEnd w:id="22"/>
    </w:p>
    <w:p w14:paraId="5CC30083" w14:textId="51268234" w:rsidR="00A675F4" w:rsidRDefault="00A675F4" w:rsidP="00A675F4"/>
    <w:p w14:paraId="7C925AA2" w14:textId="2458EB50" w:rsidR="00A86E61" w:rsidRDefault="00A86E61" w:rsidP="00A675F4">
      <w:pPr>
        <w:rPr>
          <w:rFonts w:asciiTheme="majorHAnsi" w:hAnsiTheme="majorHAnsi" w:cstheme="majorHAnsi"/>
        </w:rPr>
      </w:pPr>
      <w:proofErr w:type="gramStart"/>
      <w:r>
        <w:rPr>
          <w:rFonts w:asciiTheme="majorHAnsi" w:hAnsiTheme="majorHAnsi" w:cstheme="majorHAnsi"/>
        </w:rPr>
        <w:t>In an attempt to</w:t>
      </w:r>
      <w:proofErr w:type="gramEnd"/>
      <w:r>
        <w:rPr>
          <w:rFonts w:asciiTheme="majorHAnsi" w:hAnsiTheme="majorHAnsi" w:cstheme="majorHAnsi"/>
        </w:rPr>
        <w:t xml:space="preserve"> identify sex-specific markers, our</w:t>
      </w:r>
      <w:r w:rsidR="00A675F4" w:rsidRPr="00A675F4">
        <w:rPr>
          <w:rFonts w:asciiTheme="majorHAnsi" w:hAnsiTheme="majorHAnsi" w:cstheme="majorHAnsi"/>
        </w:rPr>
        <w:t xml:space="preserve"> </w:t>
      </w:r>
      <w:r>
        <w:rPr>
          <w:rFonts w:asciiTheme="majorHAnsi" w:hAnsiTheme="majorHAnsi" w:cstheme="majorHAnsi"/>
        </w:rPr>
        <w:t>experiments</w:t>
      </w:r>
      <w:r w:rsidR="00A675F4" w:rsidRPr="00A675F4">
        <w:rPr>
          <w:rFonts w:asciiTheme="majorHAnsi" w:hAnsiTheme="majorHAnsi" w:cstheme="majorHAnsi"/>
        </w:rPr>
        <w:t xml:space="preserve"> thoroughly probed </w:t>
      </w:r>
      <w:r w:rsidR="003F5EFB">
        <w:rPr>
          <w:rFonts w:asciiTheme="majorHAnsi" w:hAnsiTheme="majorHAnsi" w:cstheme="majorHAnsi"/>
        </w:rPr>
        <w:t>Illumina data, utilizing linked-read</w:t>
      </w:r>
      <w:r w:rsidR="00A675F4" w:rsidRPr="00A675F4">
        <w:rPr>
          <w:rFonts w:asciiTheme="majorHAnsi" w:hAnsiTheme="majorHAnsi" w:cstheme="majorHAnsi"/>
        </w:rPr>
        <w:t xml:space="preserve"> and two RAD</w:t>
      </w:r>
      <w:r w:rsidR="00ED6E2E">
        <w:rPr>
          <w:rFonts w:asciiTheme="majorHAnsi" w:hAnsiTheme="majorHAnsi" w:cstheme="majorHAnsi"/>
        </w:rPr>
        <w:t>-</w:t>
      </w:r>
      <w:r w:rsidR="00A675F4" w:rsidRPr="00A675F4">
        <w:rPr>
          <w:rFonts w:asciiTheme="majorHAnsi" w:hAnsiTheme="majorHAnsi" w:cstheme="majorHAnsi"/>
        </w:rPr>
        <w:t>sequencing datasets in multiple ways</w:t>
      </w:r>
      <w:r w:rsidR="003F5EFB">
        <w:rPr>
          <w:rFonts w:asciiTheme="majorHAnsi" w:hAnsiTheme="majorHAnsi" w:cstheme="majorHAnsi"/>
        </w:rPr>
        <w:t>.</w:t>
      </w:r>
      <w:r w:rsidR="00A675F4" w:rsidRPr="00A675F4">
        <w:rPr>
          <w:rFonts w:asciiTheme="majorHAnsi" w:hAnsiTheme="majorHAnsi" w:cstheme="majorHAnsi"/>
        </w:rPr>
        <w:t xml:space="preserve"> </w:t>
      </w:r>
      <w:r w:rsidR="003F5EFB">
        <w:rPr>
          <w:rFonts w:asciiTheme="majorHAnsi" w:hAnsiTheme="majorHAnsi" w:cstheme="majorHAnsi"/>
        </w:rPr>
        <w:t>W</w:t>
      </w:r>
      <w:r w:rsidR="00A675F4" w:rsidRPr="00A675F4">
        <w:rPr>
          <w:rFonts w:asciiTheme="majorHAnsi" w:hAnsiTheme="majorHAnsi" w:cstheme="majorHAnsi"/>
        </w:rPr>
        <w:t xml:space="preserve">e did not find </w:t>
      </w:r>
      <w:r w:rsidR="003F5EFB">
        <w:rPr>
          <w:rFonts w:asciiTheme="majorHAnsi" w:hAnsiTheme="majorHAnsi" w:cstheme="majorHAnsi"/>
        </w:rPr>
        <w:t xml:space="preserve">SNPs </w:t>
      </w:r>
      <w:r w:rsidR="00A675F4" w:rsidRPr="00A675F4">
        <w:rPr>
          <w:rFonts w:asciiTheme="majorHAnsi" w:hAnsiTheme="majorHAnsi" w:cstheme="majorHAnsi"/>
        </w:rPr>
        <w:t xml:space="preserve">diagnostic </w:t>
      </w:r>
      <w:r w:rsidR="003F5EFB">
        <w:rPr>
          <w:rFonts w:asciiTheme="majorHAnsi" w:hAnsiTheme="majorHAnsi" w:cstheme="majorHAnsi"/>
        </w:rPr>
        <w:t>of sex within delta smelt</w:t>
      </w:r>
      <w:r>
        <w:rPr>
          <w:rFonts w:asciiTheme="majorHAnsi" w:hAnsiTheme="majorHAnsi" w:cstheme="majorHAnsi"/>
        </w:rPr>
        <w:t xml:space="preserve"> in any of our experiments</w:t>
      </w:r>
      <w:r w:rsidR="00A675F4" w:rsidRPr="00A675F4">
        <w:rPr>
          <w:rFonts w:asciiTheme="majorHAnsi" w:hAnsiTheme="majorHAnsi" w:cstheme="majorHAnsi"/>
        </w:rPr>
        <w:t>.</w:t>
      </w:r>
    </w:p>
    <w:p w14:paraId="00EEA64E" w14:textId="02482AAB" w:rsidR="00A86E61" w:rsidRDefault="00A86E61" w:rsidP="00A675F4">
      <w:pPr>
        <w:rPr>
          <w:rFonts w:asciiTheme="majorHAnsi" w:hAnsiTheme="majorHAnsi" w:cstheme="majorHAnsi"/>
        </w:rPr>
      </w:pPr>
    </w:p>
    <w:p w14:paraId="259983FE" w14:textId="1FA7A359" w:rsidR="00A86E61" w:rsidRDefault="00A86E61" w:rsidP="00A675F4">
      <w:pPr>
        <w:rPr>
          <w:rFonts w:asciiTheme="majorHAnsi" w:hAnsiTheme="majorHAnsi" w:cstheme="majorHAnsi"/>
        </w:rPr>
      </w:pPr>
      <w:commentRangeStart w:id="23"/>
      <w:proofErr w:type="spellStart"/>
      <w:r>
        <w:rPr>
          <w:rFonts w:asciiTheme="majorHAnsi" w:hAnsiTheme="majorHAnsi" w:cstheme="majorHAnsi"/>
        </w:rPr>
        <w:t>cmnts</w:t>
      </w:r>
      <w:proofErr w:type="spellEnd"/>
      <w:r>
        <w:rPr>
          <w:rFonts w:asciiTheme="majorHAnsi" w:hAnsiTheme="majorHAnsi" w:cstheme="majorHAnsi"/>
        </w:rPr>
        <w:t xml:space="preserve"> on GWAS</w:t>
      </w:r>
    </w:p>
    <w:p w14:paraId="7D325423" w14:textId="4317DC67" w:rsidR="00A86E61" w:rsidRDefault="00A86E61" w:rsidP="00A675F4">
      <w:pPr>
        <w:rPr>
          <w:rFonts w:asciiTheme="majorHAnsi" w:hAnsiTheme="majorHAnsi" w:cstheme="majorHAnsi"/>
        </w:rPr>
      </w:pPr>
      <w:proofErr w:type="spellStart"/>
      <w:r>
        <w:rPr>
          <w:rFonts w:asciiTheme="majorHAnsi" w:hAnsiTheme="majorHAnsi" w:cstheme="majorHAnsi"/>
        </w:rPr>
        <w:t>cmnts</w:t>
      </w:r>
      <w:proofErr w:type="spellEnd"/>
      <w:r>
        <w:rPr>
          <w:rFonts w:asciiTheme="majorHAnsi" w:hAnsiTheme="majorHAnsi" w:cstheme="majorHAnsi"/>
        </w:rPr>
        <w:t xml:space="preserve"> on depth</w:t>
      </w:r>
    </w:p>
    <w:p w14:paraId="056F393B" w14:textId="458F7637" w:rsidR="00A86E61" w:rsidRDefault="00A86E61" w:rsidP="00A675F4">
      <w:pPr>
        <w:rPr>
          <w:rFonts w:asciiTheme="majorHAnsi" w:hAnsiTheme="majorHAnsi" w:cstheme="majorHAnsi"/>
        </w:rPr>
      </w:pPr>
      <w:proofErr w:type="spellStart"/>
      <w:r>
        <w:rPr>
          <w:rFonts w:asciiTheme="majorHAnsi" w:hAnsiTheme="majorHAnsi" w:cstheme="majorHAnsi"/>
        </w:rPr>
        <w:t>cmnts</w:t>
      </w:r>
      <w:proofErr w:type="spellEnd"/>
      <w:r>
        <w:rPr>
          <w:rFonts w:asciiTheme="majorHAnsi" w:hAnsiTheme="majorHAnsi" w:cstheme="majorHAnsi"/>
        </w:rPr>
        <w:t xml:space="preserve"> on kmer</w:t>
      </w:r>
      <w:commentRangeEnd w:id="23"/>
      <w:r w:rsidR="005F443F">
        <w:rPr>
          <w:rStyle w:val="CommentReference"/>
        </w:rPr>
        <w:commentReference w:id="23"/>
      </w:r>
    </w:p>
    <w:p w14:paraId="5504C8A0" w14:textId="77777777" w:rsidR="00A86E61" w:rsidRDefault="00A86E61" w:rsidP="00A675F4">
      <w:pPr>
        <w:rPr>
          <w:rFonts w:asciiTheme="majorHAnsi" w:hAnsiTheme="majorHAnsi" w:cstheme="majorHAnsi"/>
        </w:rPr>
      </w:pPr>
    </w:p>
    <w:p w14:paraId="6FEDA1CA" w14:textId="44F1A63F" w:rsidR="00A675F4" w:rsidRPr="00A675F4" w:rsidRDefault="00A86E61" w:rsidP="00A675F4">
      <w:pPr>
        <w:rPr>
          <w:rFonts w:asciiTheme="majorHAnsi" w:hAnsiTheme="majorHAnsi" w:cstheme="majorHAnsi"/>
          <w:b/>
          <w:bCs/>
          <w:u w:val="single"/>
        </w:rPr>
      </w:pPr>
      <w:r>
        <w:rPr>
          <w:rFonts w:asciiTheme="majorHAnsi" w:hAnsiTheme="majorHAnsi" w:cstheme="majorHAnsi"/>
        </w:rPr>
        <w:t>Our results indicate the</w:t>
      </w:r>
      <w:r w:rsidR="003F5EFB">
        <w:rPr>
          <w:rFonts w:asciiTheme="majorHAnsi" w:hAnsiTheme="majorHAnsi" w:cstheme="majorHAnsi"/>
        </w:rPr>
        <w:t xml:space="preserve"> species</w:t>
      </w:r>
      <w:r w:rsidR="00A675F4" w:rsidRPr="00A675F4">
        <w:rPr>
          <w:rFonts w:asciiTheme="majorHAnsi" w:hAnsiTheme="majorHAnsi" w:cstheme="majorHAnsi"/>
        </w:rPr>
        <w:t xml:space="preserve"> may not have straightforward chromosomal sex-determination, though we cannot yet completely rule it out. While we did not find diagnostic SNPs, we did find paths forward for further analysis that may result in understanding delta smelt sex determination. For example, we found candidate loci via GWAS using RAD</w:t>
      </w:r>
      <w:r w:rsidR="00ED6E2E">
        <w:rPr>
          <w:rFonts w:asciiTheme="majorHAnsi" w:hAnsiTheme="majorHAnsi" w:cstheme="majorHAnsi"/>
        </w:rPr>
        <w:t>-</w:t>
      </w:r>
      <w:r w:rsidR="00A675F4" w:rsidRPr="00A675F4">
        <w:rPr>
          <w:rFonts w:asciiTheme="majorHAnsi" w:hAnsiTheme="majorHAnsi" w:cstheme="majorHAnsi"/>
        </w:rPr>
        <w:t xml:space="preserve">sequencing </w:t>
      </w:r>
      <w:r w:rsidR="003F5EFB">
        <w:rPr>
          <w:rFonts w:asciiTheme="majorHAnsi" w:hAnsiTheme="majorHAnsi" w:cstheme="majorHAnsi"/>
        </w:rPr>
        <w:t>data,</w:t>
      </w:r>
      <w:r w:rsidR="00A675F4" w:rsidRPr="00A675F4">
        <w:rPr>
          <w:rFonts w:asciiTheme="majorHAnsi" w:hAnsiTheme="majorHAnsi" w:cstheme="majorHAnsi"/>
        </w:rPr>
        <w:t xml:space="preserve"> and via k-mer analysis using the linked-read sequencing data generated for the genome assembl</w:t>
      </w:r>
      <w:r w:rsidR="003F5EFB">
        <w:rPr>
          <w:rFonts w:asciiTheme="majorHAnsi" w:hAnsiTheme="majorHAnsi" w:cstheme="majorHAnsi"/>
        </w:rPr>
        <w:t>ies</w:t>
      </w:r>
      <w:r w:rsidR="00A675F4" w:rsidRPr="00A675F4">
        <w:rPr>
          <w:rFonts w:asciiTheme="majorHAnsi" w:hAnsiTheme="majorHAnsi" w:cstheme="majorHAnsi"/>
        </w:rPr>
        <w:t>. The GWAS found two markers on Chromosome 5 that were significantly associated with sex but did not have alleles diagnostic of sex. Interestingly, k-mer analysis detected DNA sequences only found within the male individual’s linked-read sequencing––one or more of these loci could contain a sex determining region or SNPs diagnostic of sex. The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paired with X chromosomes in human males). However, we could not identify or confirm sex-specific markers with the RAD</w:t>
      </w:r>
      <w:r w:rsidR="00ED6E2E">
        <w:rPr>
          <w:rFonts w:asciiTheme="majorHAnsi" w:hAnsiTheme="majorHAnsi" w:cstheme="majorHAnsi"/>
        </w:rPr>
        <w:t>-</w:t>
      </w:r>
      <w:r w:rsidR="00A675F4" w:rsidRPr="00A675F4">
        <w:rPr>
          <w:rFonts w:asciiTheme="majorHAnsi" w:hAnsiTheme="majorHAnsi" w:cstheme="majorHAnsi"/>
        </w:rPr>
        <w:t xml:space="preserve">sequencing data generated for this project. </w:t>
      </w:r>
    </w:p>
    <w:p w14:paraId="0A64A42B" w14:textId="77777777" w:rsidR="00A675F4" w:rsidRPr="00A675F4" w:rsidRDefault="00A675F4" w:rsidP="00A675F4">
      <w:pPr>
        <w:rPr>
          <w:rFonts w:asciiTheme="majorHAnsi" w:hAnsiTheme="majorHAnsi" w:cstheme="majorHAnsi"/>
          <w:b/>
          <w:bCs/>
          <w:u w:val="single"/>
        </w:rPr>
      </w:pPr>
    </w:p>
    <w:p w14:paraId="51FABABF" w14:textId="3E988F6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w:t>
      </w:r>
      <w:r w:rsidRPr="00A675F4">
        <w:rPr>
          <w:rFonts w:asciiTheme="majorHAnsi" w:hAnsiTheme="majorHAnsi" w:cstheme="majorHAnsi"/>
        </w:rPr>
        <w:lastRenderedPageBreak/>
        <w:t>aligned to multiple regions throughout the genome. This may indicate that sex determination in delta smelt is polygenic but further sequencing and analysis is needed to test this hypothesis.</w:t>
      </w:r>
    </w:p>
    <w:p w14:paraId="1ADB02E9" w14:textId="77777777" w:rsidR="00A675F4" w:rsidRPr="00A675F4" w:rsidRDefault="00A675F4" w:rsidP="00A675F4">
      <w:pPr>
        <w:rPr>
          <w:rFonts w:asciiTheme="majorHAnsi" w:hAnsiTheme="majorHAnsi" w:cstheme="majorHAnsi"/>
          <w:b/>
          <w:bCs/>
          <w:u w:val="single"/>
        </w:rPr>
      </w:pPr>
    </w:p>
    <w:p w14:paraId="5F0B7019" w14:textId="78AB12D4"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work shows a need for further investigation using high-coverage whole-genome resequencing (WGS) data from a large cohort of male and female fish to </w:t>
      </w:r>
      <w:proofErr w:type="gramStart"/>
      <w:r w:rsidRPr="00A675F4">
        <w:rPr>
          <w:rFonts w:asciiTheme="majorHAnsi" w:hAnsiTheme="majorHAnsi" w:cstheme="majorHAnsi"/>
        </w:rPr>
        <w:t>more evenly survey the genome</w:t>
      </w:r>
      <w:proofErr w:type="gramEnd"/>
      <w:r w:rsidRPr="00A675F4">
        <w:rPr>
          <w:rFonts w:asciiTheme="majorHAnsi" w:hAnsiTheme="majorHAnsi" w:cstheme="majorHAnsi"/>
        </w:rPr>
        <w:t xml:space="preserve"> in hopes of identifying sex-specific markers. While RAD</w:t>
      </w:r>
      <w:r w:rsidR="00ED6E2E">
        <w:rPr>
          <w:rFonts w:asciiTheme="majorHAnsi" w:hAnsiTheme="majorHAnsi" w:cstheme="majorHAnsi"/>
        </w:rPr>
        <w:t>-</w:t>
      </w:r>
      <w:r w:rsidRPr="00A675F4">
        <w:rPr>
          <w:rFonts w:asciiTheme="majorHAnsi" w:hAnsiTheme="majorHAnsi" w:cstheme="majorHAnsi"/>
        </w:rPr>
        <w:t xml:space="preserve">sequencing data provide an adequate distribution of discrete locations throughout the genome of individuals, high-coverage WGS data more comprehensively survey the entire genome of individuals rather than </w:t>
      </w:r>
      <w:r w:rsidR="002D55FE">
        <w:rPr>
          <w:rFonts w:asciiTheme="majorHAnsi" w:hAnsiTheme="majorHAnsi" w:cstheme="majorHAnsi"/>
        </w:rPr>
        <w:t>sequence dependent restriction enzyme-based loci.</w:t>
      </w:r>
      <w:r w:rsidRPr="00A675F4">
        <w:rPr>
          <w:rFonts w:asciiTheme="majorHAnsi" w:hAnsiTheme="majorHAnsi" w:cstheme="majorHAnsi"/>
        </w:rPr>
        <w:t xml:space="preserve"> Furthermore, including </w:t>
      </w:r>
      <w:proofErr w:type="gramStart"/>
      <w:r w:rsidRPr="00A675F4">
        <w:rPr>
          <w:rFonts w:asciiTheme="majorHAnsi" w:hAnsiTheme="majorHAnsi" w:cstheme="majorHAnsi"/>
        </w:rPr>
        <w:t>a large number of</w:t>
      </w:r>
      <w:proofErr w:type="gramEnd"/>
      <w:r w:rsidRPr="00A675F4">
        <w:rPr>
          <w:rFonts w:asciiTheme="majorHAnsi" w:hAnsiTheme="majorHAnsi" w:cstheme="majorHAnsi"/>
        </w:rPr>
        <w:t xml:space="preserve"> individuals (e.g., 500) in this analysis would provide more statistical power to detect loci with a modest effect on sex, as would be expected with polygenic sex determination.</w:t>
      </w:r>
    </w:p>
    <w:p w14:paraId="12B03AD7" w14:textId="20634C5E" w:rsidR="006E2350" w:rsidRDefault="006E2350" w:rsidP="006E2350">
      <w:pPr>
        <w:rPr>
          <w:rFonts w:ascii="Times New Roman" w:eastAsia="Times New Roman" w:hAnsi="Times New Roman" w:cs="Times New Roman"/>
        </w:rPr>
      </w:pPr>
    </w:p>
    <w:p w14:paraId="1C7588C5" w14:textId="640CA024" w:rsidR="00683A81" w:rsidRDefault="00683A81">
      <w:pPr>
        <w:rPr>
          <w:rFonts w:ascii="Times New Roman" w:eastAsia="Times New Roman" w:hAnsi="Times New Roman" w:cs="Times New Roman"/>
        </w:rPr>
      </w:pPr>
      <w:r>
        <w:rPr>
          <w:rFonts w:ascii="Times New Roman" w:eastAsia="Times New Roman" w:hAnsi="Times New Roman" w:cs="Times New Roman"/>
        </w:rPr>
        <w:br w:type="page"/>
      </w:r>
    </w:p>
    <w:p w14:paraId="53687638" w14:textId="77777777" w:rsidR="00683A81" w:rsidRDefault="00683A81" w:rsidP="006E2350">
      <w:pPr>
        <w:rPr>
          <w:rFonts w:ascii="Times New Roman" w:eastAsia="Times New Roman" w:hAnsi="Times New Roman" w:cs="Times New Roman"/>
        </w:rPr>
      </w:pPr>
    </w:p>
    <w:p w14:paraId="5E102BD1" w14:textId="3B1143D0" w:rsidR="00683A81" w:rsidRPr="00FD21E9" w:rsidRDefault="00683A81" w:rsidP="00683A81">
      <w:pPr>
        <w:pStyle w:val="Header"/>
        <w:outlineLvl w:val="1"/>
        <w:rPr>
          <w:rFonts w:asciiTheme="majorHAnsi" w:hAnsiTheme="majorHAnsi" w:cstheme="majorHAnsi"/>
          <w:szCs w:val="24"/>
        </w:rPr>
      </w:pPr>
      <w:bookmarkStart w:id="24" w:name="_Toc113440571"/>
      <w:r>
        <w:rPr>
          <w:rFonts w:asciiTheme="majorHAnsi" w:hAnsiTheme="majorHAnsi" w:cstheme="majorHAnsi"/>
          <w:szCs w:val="24"/>
        </w:rPr>
        <w:t>Tables &amp; Figures</w:t>
      </w:r>
      <w:bookmarkEnd w:id="24"/>
    </w:p>
    <w:p w14:paraId="36B1CCF2" w14:textId="77777777" w:rsidR="00683A81" w:rsidRDefault="00683A81" w:rsidP="006E2350">
      <w:pPr>
        <w:rPr>
          <w:rFonts w:asciiTheme="majorHAnsi" w:eastAsia="Times New Roman" w:hAnsiTheme="majorHAnsi" w:cstheme="majorHAnsi"/>
        </w:rPr>
      </w:pPr>
    </w:p>
    <w:p w14:paraId="0DCE0334" w14:textId="32D87FF6"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drawing>
          <wp:inline distT="0" distB="0" distL="0" distR="0" wp14:anchorId="46329C31" wp14:editId="1E9EE9C8">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335DA51A" w14:textId="1091259A"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sidR="00FC4471">
        <w:rPr>
          <w:rFonts w:asciiTheme="majorHAnsi" w:eastAsia="Times New Roman" w:hAnsiTheme="majorHAnsi" w:cstheme="majorHAnsi"/>
          <w:b/>
        </w:rPr>
        <w:t>3.1</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Manhattan plots of each of 28 chromosomes</w:t>
      </w:r>
      <w:r w:rsidR="00B2511B">
        <w:rPr>
          <w:rFonts w:asciiTheme="majorHAnsi" w:eastAsia="Times New Roman" w:hAnsiTheme="majorHAnsi" w:cstheme="majorHAnsi"/>
        </w:rPr>
        <w:t xml:space="preserve"> from the male assembly</w:t>
      </w:r>
      <w:r w:rsidRPr="00A951B3">
        <w:rPr>
          <w:rFonts w:asciiTheme="majorHAnsi" w:eastAsia="Times New Roman" w:hAnsiTheme="majorHAnsi" w:cstheme="majorHAnsi"/>
        </w:rPr>
        <w:t xml:space="preserve">. Location on the x axis and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10</m:t>
                </m:r>
                <m:ctrlPr>
                  <w:rPr>
                    <w:rFonts w:ascii="Cambria Math" w:eastAsia="Times New Roman" w:hAnsi="Cambria Math" w:cstheme="majorHAnsi"/>
                  </w:rPr>
                </m:ctrlPr>
              </m:sub>
            </m:sSub>
          </m:fName>
          <m:e>
            <m:r>
              <w:rPr>
                <w:rFonts w:ascii="Cambria Math" w:eastAsia="Times New Roman" w:hAnsi="Cambria Math" w:cstheme="majorHAnsi"/>
              </w:rPr>
              <m:t>P</m:t>
            </m:r>
          </m:e>
        </m:func>
      </m:oMath>
      <w:r w:rsidRPr="00A951B3">
        <w:rPr>
          <w:rFonts w:asciiTheme="majorHAnsi" w:eastAsia="Times New Roman" w:hAnsiTheme="majorHAnsi" w:cstheme="majorHAnsi"/>
        </w:rPr>
        <w:t xml:space="preserve"> significance on the y axis. Significant SNPs on Chromosome 5 are marked in blue. </w:t>
      </w:r>
      <w:commentRangeStart w:id="25"/>
      <w:r w:rsidRPr="00A951B3">
        <w:rPr>
          <w:rFonts w:asciiTheme="majorHAnsi" w:eastAsia="Times New Roman" w:hAnsiTheme="majorHAnsi" w:cstheme="majorHAnsi"/>
        </w:rPr>
        <w:t>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commentRangeEnd w:id="25"/>
      <w:r w:rsidR="00B2511B">
        <w:rPr>
          <w:rStyle w:val="CommentReference"/>
        </w:rPr>
        <w:commentReference w:id="25"/>
      </w:r>
    </w:p>
    <w:p w14:paraId="2A93ADAA"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FC7C74B" w14:textId="45686351" w:rsidR="00C370BB"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49231546" wp14:editId="50B6F23E">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04CF698" w14:textId="77777777"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2</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Distribution of the proportion of change from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2</m:t>
                </m:r>
                <m:ctrlPr>
                  <w:rPr>
                    <w:rFonts w:ascii="Cambria Math" w:eastAsia="Times New Roman" w:hAnsi="Cambria Math" w:cstheme="majorHAnsi"/>
                  </w:rPr>
                </m:ctrlPr>
              </m:sub>
            </m:sSub>
          </m:fName>
          <m:e>
            <m:f>
              <m:fPr>
                <m:ctrlPr>
                  <w:rPr>
                    <w:rFonts w:ascii="Cambria Math" w:eastAsia="Times New Roman" w:hAnsi="Cambria Math" w:cstheme="majorHAnsi"/>
                    <w:i/>
                  </w:rPr>
                </m:ctrlPr>
              </m:fPr>
              <m:num>
                <m:r>
                  <w:rPr>
                    <w:rFonts w:ascii="Cambria Math" w:eastAsia="Times New Roman" w:hAnsi="Cambria Math" w:cstheme="majorHAnsi"/>
                  </w:rPr>
                  <m:t>(</m:t>
                </m:r>
                <m:r>
                  <w:rPr>
                    <w:rFonts w:ascii="Cambria Math" w:eastAsia="Times New Roman" w:hAnsi="Cambria Math" w:cstheme="majorHAnsi"/>
                  </w:rPr>
                  <m:t>m</m:t>
                </m:r>
                <m:r>
                  <w:rPr>
                    <w:rFonts w:ascii="Cambria Math" w:eastAsia="Times New Roman" w:hAnsi="Cambria Math" w:cstheme="majorHAnsi"/>
                  </w:rPr>
                  <m:t>+1)</m:t>
                </m:r>
              </m:num>
              <m:den>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+1)</m:t>
                </m:r>
              </m:den>
            </m:f>
          </m:e>
        </m:func>
      </m:oMath>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 where m = male k-mer abundance and </w:t>
      </w:r>
      <w:proofErr w:type="spellStart"/>
      <w:r>
        <w:rPr>
          <w:rFonts w:asciiTheme="majorHAnsi" w:eastAsia="Times New Roman" w:hAnsiTheme="majorHAnsi" w:cstheme="majorHAnsi"/>
        </w:rPr>
        <w:t>f</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corrected female abundance (</w:t>
      </w:r>
      <m:oMath>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=f*</m:t>
        </m:r>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oMath>
      <w:r>
        <w:rPr>
          <w:rFonts w:asciiTheme="majorHAnsi" w:eastAsia="Times New Roman" w:hAnsiTheme="majorHAnsi" w:cstheme="majorHAnsi"/>
        </w:rPr>
        <w:t xml:space="preserve">, where f = female k-mer abundance and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male to female abundance correction of </w:t>
      </w:r>
      <w:r w:rsidRPr="00704C99">
        <w:rPr>
          <w:rFonts w:asciiTheme="majorHAnsi" w:hAnsiTheme="majorHAnsi" w:cstheme="majorHAnsi"/>
        </w:rPr>
        <w:t>0.538</w:t>
      </w:r>
      <w:r>
        <w:rPr>
          <w:rFonts w:asciiTheme="majorHAnsi" w:hAnsiTheme="majorHAnsi" w:cstheme="majorHAnsi"/>
        </w:rPr>
        <w:t xml:space="preserve"> resulting from the ratio of male to female median abundances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r>
              <w:rPr>
                <w:rFonts w:ascii="Cambria Math" w:eastAsia="Times New Roman" w:hAnsi="Cambria Math" w:cstheme="majorHAnsi"/>
              </w:rPr>
              <m:t>=</m:t>
            </m:r>
          </m:fName>
          <m:e>
            <m:f>
              <m:fPr>
                <m:ctrlPr>
                  <w:rPr>
                    <w:rFonts w:ascii="Cambria Math" w:eastAsia="Times New Roman" w:hAnsi="Cambria Math" w:cstheme="majorHAnsi"/>
                    <w:i/>
                  </w:rPr>
                </m:ctrlPr>
              </m:fPr>
              <m:num>
                <m:r>
                  <w:rPr>
                    <w:rFonts w:ascii="Cambria Math" w:eastAsia="Times New Roman" w:hAnsi="Cambria Math" w:cstheme="majorHAnsi"/>
                  </w:rPr>
                  <m:t>Med</m:t>
                </m:r>
                <m:d>
                  <m:dPr>
                    <m:ctrlPr>
                      <w:rPr>
                        <w:rFonts w:ascii="Cambria Math" w:eastAsia="Times New Roman" w:hAnsi="Cambria Math" w:cstheme="majorHAnsi"/>
                        <w:i/>
                      </w:rPr>
                    </m:ctrlPr>
                  </m:dPr>
                  <m:e>
                    <m:r>
                      <w:rPr>
                        <w:rFonts w:ascii="Cambria Math" w:eastAsia="Times New Roman" w:hAnsi="Cambria Math" w:cstheme="majorHAnsi"/>
                      </w:rPr>
                      <m:t>m</m:t>
                    </m:r>
                  </m:e>
                </m:d>
              </m:num>
              <m:den>
                <m:r>
                  <w:rPr>
                    <w:rFonts w:ascii="Cambria Math" w:eastAsia="Times New Roman" w:hAnsi="Cambria Math" w:cstheme="majorHAnsi"/>
                  </w:rPr>
                  <m:t>Med(f)</m:t>
                </m:r>
              </m:den>
            </m:f>
          </m:e>
        </m:func>
      </m:oMath>
      <w:r>
        <w:rPr>
          <w:rFonts w:asciiTheme="majorHAnsi" w:eastAsiaTheme="minorEastAsia" w:hAnsiTheme="majorHAnsi" w:cstheme="majorHAnsi"/>
        </w:rPr>
        <w:t>)</w:t>
      </w:r>
      <w:r>
        <w:rPr>
          <w:rFonts w:asciiTheme="majorHAnsi" w:eastAsia="Times New Roman" w:hAnsiTheme="majorHAnsi" w:cstheme="majorHAnsi"/>
        </w:rPr>
        <w:t xml:space="preserve">. </w:t>
      </w:r>
    </w:p>
    <w:p w14:paraId="774E0700" w14:textId="612EC922" w:rsidR="00FC4471" w:rsidRDefault="00FC4471" w:rsidP="006E2350">
      <w:pPr>
        <w:rPr>
          <w:rFonts w:asciiTheme="majorHAnsi" w:eastAsia="Times New Roman" w:hAnsiTheme="majorHAnsi" w:cstheme="majorHAnsi"/>
        </w:rPr>
      </w:pPr>
    </w:p>
    <w:p w14:paraId="5AE70D98" w14:textId="49480D9D" w:rsidR="00FC4471"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C3F0FFB" wp14:editId="12E58A23">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551D9CBD" w14:textId="5BB32369"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3</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Distributions of k-mer abundances in female and male linked-read sequencing data. A.) Corrected female-only k-mer abundances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0.538). B.) Male-only k-mer abundances. C.) Overlay of the of corrected female-only and male-only k-mer abundances and corresponding percent (n) of k-mers for each sex where s = sex.</w:t>
      </w:r>
    </w:p>
    <w:p w14:paraId="05554EFD" w14:textId="475E0412" w:rsidR="00C370BB" w:rsidRDefault="00C370BB" w:rsidP="006E2350">
      <w:pPr>
        <w:rPr>
          <w:rFonts w:asciiTheme="majorHAnsi" w:eastAsia="Times New Roman" w:hAnsiTheme="majorHAnsi" w:cstheme="majorHAnsi"/>
        </w:rPr>
      </w:pPr>
    </w:p>
    <w:p w14:paraId="5BF85329" w14:textId="632838FD" w:rsidR="00B2511B" w:rsidRDefault="00B2511B">
      <w:pPr>
        <w:rPr>
          <w:rFonts w:asciiTheme="majorHAnsi" w:eastAsia="Times New Roman" w:hAnsiTheme="majorHAnsi" w:cstheme="majorHAnsi"/>
        </w:rPr>
      </w:pPr>
      <w:r>
        <w:rPr>
          <w:rFonts w:asciiTheme="majorHAnsi" w:eastAsia="Times New Roman" w:hAnsiTheme="majorHAnsi" w:cstheme="majorHAnsi"/>
        </w:rPr>
        <w:br w:type="page"/>
      </w:r>
    </w:p>
    <w:p w14:paraId="64BBBA49" w14:textId="75DE68A0" w:rsidR="00B2511B" w:rsidRPr="00B2511B" w:rsidRDefault="00B2511B" w:rsidP="00B2511B">
      <w:pPr>
        <w:rPr>
          <w:rFonts w:asciiTheme="majorHAnsi" w:eastAsia="Times New Roman" w:hAnsiTheme="majorHAnsi" w:cstheme="majorHAnsi"/>
          <w:bCs/>
        </w:rPr>
      </w:pPr>
      <w:r>
        <w:rPr>
          <w:rFonts w:asciiTheme="majorHAnsi" w:eastAsia="Times New Roman" w:hAnsiTheme="majorHAnsi" w:cstheme="majorHAnsi"/>
          <w:bCs/>
          <w:noProof/>
        </w:rPr>
        <w:lastRenderedPageBreak/>
        <w:drawing>
          <wp:inline distT="0" distB="0" distL="0" distR="0" wp14:anchorId="7060C64C" wp14:editId="0747B5F0">
            <wp:extent cx="5943600" cy="4836160"/>
            <wp:effectExtent l="0" t="0" r="0" b="254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F531228" w14:textId="30BE2DEC" w:rsidR="00B2511B" w:rsidRDefault="00B2511B" w:rsidP="00B2511B">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4</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 of female-only (red) and male-only (blue)</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k-mer </w:t>
      </w:r>
      <w:r w:rsidRPr="00A951B3">
        <w:rPr>
          <w:rFonts w:asciiTheme="majorHAnsi" w:eastAsia="Times New Roman" w:hAnsiTheme="majorHAnsi" w:cstheme="majorHAnsi"/>
        </w:rPr>
        <w:t xml:space="preserve">abundances </w:t>
      </w:r>
      <w:r>
        <w:rPr>
          <w:rFonts w:asciiTheme="majorHAnsi" w:eastAsia="Times New Roman" w:hAnsiTheme="majorHAnsi" w:cstheme="majorHAnsi"/>
        </w:rPr>
        <w:t>of k-mers located on contigs containing five hashes</w:t>
      </w:r>
      <w:r w:rsidR="003630FC">
        <w:rPr>
          <w:rFonts w:asciiTheme="majorHAnsi" w:eastAsia="Times New Roman" w:hAnsiTheme="majorHAnsi" w:cstheme="majorHAnsi"/>
        </w:rPr>
        <w:t xml:space="preserve"> (approximately</w:t>
      </w:r>
      <w:r>
        <w:rPr>
          <w:rFonts w:asciiTheme="majorHAnsi" w:eastAsia="Times New Roman" w:hAnsiTheme="majorHAnsi" w:cstheme="majorHAnsi"/>
        </w:rPr>
        <w:t xml:space="preserve"> 5,000</w:t>
      </w:r>
      <w:r w:rsidR="003630FC">
        <w:rPr>
          <w:rFonts w:asciiTheme="majorHAnsi" w:eastAsia="Times New Roman" w:hAnsiTheme="majorHAnsi" w:cstheme="majorHAnsi"/>
        </w:rPr>
        <w:t xml:space="preserve"> bp)</w:t>
      </w:r>
      <w:r>
        <w:rPr>
          <w:rFonts w:asciiTheme="majorHAnsi" w:eastAsia="Times New Roman" w:hAnsiTheme="majorHAnsi" w:cstheme="majorHAnsi"/>
        </w:rPr>
        <w:t xml:space="preserve"> from the male A</w:t>
      </w:r>
      <w:r>
        <w:rPr>
          <w:rFonts w:asciiTheme="majorHAnsi" w:eastAsia="Times New Roman" w:hAnsiTheme="majorHAnsi" w:cstheme="majorHAnsi"/>
          <w:vertAlign w:val="subscript"/>
        </w:rPr>
        <w:t>1</w:t>
      </w:r>
      <w:r>
        <w:rPr>
          <w:rFonts w:asciiTheme="majorHAnsi" w:eastAsia="Times New Roman" w:hAnsiTheme="majorHAnsi" w:cstheme="majorHAnsi"/>
        </w:rPr>
        <w:t xml:space="preserve"> assembly.</w:t>
      </w:r>
    </w:p>
    <w:p w14:paraId="1D0762B7" w14:textId="3F62C26C" w:rsidR="003630FC" w:rsidRDefault="003630FC" w:rsidP="00B2511B">
      <w:pPr>
        <w:rPr>
          <w:rFonts w:asciiTheme="majorHAnsi" w:eastAsia="Times New Roman" w:hAnsiTheme="majorHAnsi" w:cstheme="majorHAnsi"/>
        </w:rPr>
      </w:pPr>
    </w:p>
    <w:p w14:paraId="049D7EE5" w14:textId="77777777" w:rsidR="00B2511B" w:rsidRDefault="00B2511B" w:rsidP="00B2511B">
      <w:pPr>
        <w:rPr>
          <w:rFonts w:asciiTheme="majorHAnsi" w:eastAsia="Times New Roman" w:hAnsiTheme="majorHAnsi" w:cstheme="majorHAnsi"/>
        </w:rPr>
      </w:pPr>
    </w:p>
    <w:p w14:paraId="04C4A60A" w14:textId="39FEF22D" w:rsidR="00B2511B" w:rsidRPr="00A951B3" w:rsidRDefault="00B2511B" w:rsidP="00B2511B">
      <w:pPr>
        <w:rPr>
          <w:rFonts w:asciiTheme="majorHAnsi" w:eastAsia="Times New Roman" w:hAnsiTheme="majorHAnsi" w:cstheme="majorHAnsi"/>
        </w:rPr>
      </w:pPr>
      <w:commentRangeStart w:id="26"/>
      <w:r w:rsidRPr="00A951B3">
        <w:rPr>
          <w:rFonts w:asciiTheme="majorHAnsi" w:eastAsia="Times New Roman" w:hAnsiTheme="majorHAnsi" w:cstheme="majorHAnsi"/>
        </w:rPr>
        <w:t xml:space="preserve">Both female and male have a broad distribution of k-mers with 90-140 abundance, while a male specific (blue) peak can be seen from 30-70 abundance. </w:t>
      </w:r>
      <w:commentRangeEnd w:id="26"/>
      <w:r>
        <w:rPr>
          <w:rStyle w:val="CommentReference"/>
        </w:rPr>
        <w:commentReference w:id="26"/>
      </w:r>
      <w:commentRangeStart w:id="27"/>
      <w:r w:rsidRPr="00A951B3">
        <w:rPr>
          <w:rFonts w:asciiTheme="majorHAnsi" w:eastAsia="Times New Roman" w:hAnsiTheme="majorHAnsi" w:cstheme="majorHAnsi"/>
        </w:rPr>
        <w:t>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w:t>
      </w:r>
      <w:commentRangeEnd w:id="27"/>
      <w:r>
        <w:rPr>
          <w:rStyle w:val="CommentReference"/>
        </w:rPr>
        <w:commentReference w:id="27"/>
      </w:r>
      <w:r w:rsidRPr="00A951B3">
        <w:rPr>
          <w:rFonts w:asciiTheme="majorHAnsi" w:eastAsia="Times New Roman" w:hAnsiTheme="majorHAnsi" w:cstheme="majorHAnsi"/>
        </w:rPr>
        <w:t xml:space="preserve">. </w:t>
      </w:r>
    </w:p>
    <w:p w14:paraId="191F39A6" w14:textId="072293B2" w:rsidR="00C370BB" w:rsidRDefault="00C370BB" w:rsidP="006E2350">
      <w:pPr>
        <w:rPr>
          <w:rFonts w:asciiTheme="majorHAnsi" w:eastAsia="Times New Roman" w:hAnsiTheme="majorHAnsi" w:cstheme="majorHAnsi"/>
        </w:rPr>
      </w:pPr>
    </w:p>
    <w:p w14:paraId="59BD6A76" w14:textId="0574D0F4" w:rsidR="00C370BB" w:rsidRPr="00A951B3"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18A2DF9" wp14:editId="041FF900">
            <wp:extent cx="5943600" cy="367093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5B7B1C4B" w14:textId="1E5DC365" w:rsidR="003630FC" w:rsidRDefault="003630FC" w:rsidP="003630FC">
      <w:pPr>
        <w:rPr>
          <w:rFonts w:asciiTheme="majorHAnsi" w:eastAsia="Times New Roman" w:hAnsiTheme="majorHAnsi" w:cstheme="majorHAnsi"/>
        </w:rPr>
      </w:pPr>
      <w:r w:rsidRPr="00A951B3">
        <w:rPr>
          <w:rFonts w:asciiTheme="majorHAnsi" w:eastAsia="Times New Roman" w:hAnsiTheme="majorHAnsi" w:cstheme="majorHAnsi"/>
          <w:b/>
          <w:bCs/>
        </w:rPr>
        <w:t>Figure 18.</w:t>
      </w:r>
      <w:r w:rsidRPr="00A951B3">
        <w:rPr>
          <w:rFonts w:asciiTheme="majorHAnsi" w:eastAsia="Times New Roman" w:hAnsiTheme="majorHAnsi" w:cstheme="majorHAnsi"/>
        </w:rPr>
        <w:t xml:space="preserve"> </w:t>
      </w:r>
      <w:r>
        <w:rPr>
          <w:rFonts w:asciiTheme="majorHAnsi" w:eastAsia="Times New Roman" w:hAnsiTheme="majorHAnsi" w:cstheme="majorHAnsi"/>
        </w:rPr>
        <w:t>M</w:t>
      </w:r>
      <w:r w:rsidRPr="00A951B3">
        <w:rPr>
          <w:rFonts w:asciiTheme="majorHAnsi" w:eastAsia="Times New Roman" w:hAnsiTheme="majorHAnsi" w:cstheme="majorHAnsi"/>
        </w:rPr>
        <w:t xml:space="preserve">ale (x-axis) </w:t>
      </w:r>
      <w:r>
        <w:rPr>
          <w:rFonts w:asciiTheme="majorHAnsi" w:eastAsia="Times New Roman" w:hAnsiTheme="majorHAnsi" w:cstheme="majorHAnsi"/>
        </w:rPr>
        <w:t>and</w:t>
      </w:r>
      <w:r w:rsidRPr="00A951B3">
        <w:rPr>
          <w:rFonts w:asciiTheme="majorHAnsi" w:eastAsia="Times New Roman" w:hAnsiTheme="majorHAnsi" w:cstheme="majorHAnsi"/>
        </w:rPr>
        <w:t xml:space="preserve"> female (y-axis) median k-mer abundance on contigs with 5 or more </w:t>
      </w:r>
      <w:r>
        <w:rPr>
          <w:rFonts w:asciiTheme="majorHAnsi" w:eastAsia="Times New Roman" w:hAnsiTheme="majorHAnsi" w:cstheme="majorHAnsi"/>
        </w:rPr>
        <w:t xml:space="preserve">hashes, corresponding to roughly 5,000 bp. </w:t>
      </w:r>
      <w:r w:rsidRPr="00A951B3">
        <w:rPr>
          <w:rFonts w:asciiTheme="majorHAnsi" w:eastAsia="Times New Roman" w:hAnsiTheme="majorHAnsi" w:cstheme="majorHAnsi"/>
        </w:rPr>
        <w:t xml:space="preserve">k-mers. </w:t>
      </w:r>
      <w:r w:rsidR="00167165">
        <w:rPr>
          <w:rFonts w:asciiTheme="majorHAnsi" w:eastAsia="Times New Roman" w:hAnsiTheme="majorHAnsi" w:cstheme="majorHAnsi"/>
        </w:rPr>
        <w:t xml:space="preserve"> (</w:t>
      </w:r>
      <w:proofErr w:type="gramStart"/>
      <w:r w:rsidR="00167165">
        <w:rPr>
          <w:rFonts w:asciiTheme="majorHAnsi" w:eastAsia="Times New Roman" w:hAnsiTheme="majorHAnsi" w:cstheme="majorHAnsi"/>
        </w:rPr>
        <w:t>note</w:t>
      </w:r>
      <w:proofErr w:type="gramEnd"/>
      <w:r w:rsidR="00167165">
        <w:rPr>
          <w:rFonts w:asciiTheme="majorHAnsi" w:eastAsia="Times New Roman" w:hAnsiTheme="majorHAnsi" w:cstheme="majorHAnsi"/>
        </w:rPr>
        <w:t xml:space="preserve"> to self, describe that left is zoomed in of right and </w:t>
      </w:r>
      <w:proofErr w:type="spellStart"/>
      <w:r w:rsidR="00167165">
        <w:rPr>
          <w:rFonts w:asciiTheme="majorHAnsi" w:eastAsia="Times New Roman" w:hAnsiTheme="majorHAnsi" w:cstheme="majorHAnsi"/>
        </w:rPr>
        <w:t>thatthere</w:t>
      </w:r>
      <w:proofErr w:type="spellEnd"/>
      <w:r w:rsidR="00167165">
        <w:rPr>
          <w:rFonts w:asciiTheme="majorHAnsi" w:eastAsia="Times New Roman" w:hAnsiTheme="majorHAnsi" w:cstheme="majorHAnsi"/>
        </w:rPr>
        <w:t xml:space="preserve"> are 44 0 abundance female k-mers)</w:t>
      </w:r>
    </w:p>
    <w:p w14:paraId="233601A8" w14:textId="77777777" w:rsidR="003630FC" w:rsidRDefault="003630FC" w:rsidP="003630FC">
      <w:pPr>
        <w:rPr>
          <w:rFonts w:asciiTheme="majorHAnsi" w:eastAsia="Times New Roman" w:hAnsiTheme="majorHAnsi" w:cstheme="majorHAnsi"/>
        </w:rPr>
      </w:pPr>
    </w:p>
    <w:p w14:paraId="1FB0B52D" w14:textId="1CF94E1A" w:rsidR="003630FC" w:rsidRPr="00A951B3" w:rsidRDefault="003630FC" w:rsidP="003630FC">
      <w:pPr>
        <w:rPr>
          <w:rFonts w:asciiTheme="majorHAnsi" w:eastAsia="Times New Roman" w:hAnsiTheme="majorHAnsi" w:cstheme="majorHAnsi"/>
        </w:rPr>
      </w:pPr>
      <w:r w:rsidRPr="00A951B3">
        <w:rPr>
          <w:rFonts w:asciiTheme="majorHAnsi" w:eastAsia="Times New Roman" w:hAnsiTheme="majorHAnsi" w:cstheme="majorHAnsi"/>
        </w:rPr>
        <w:t>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F07BF1B" w14:textId="77777777" w:rsidR="003630FC" w:rsidRDefault="003630FC" w:rsidP="006E2350">
      <w:pPr>
        <w:rPr>
          <w:rFonts w:asciiTheme="majorHAnsi" w:eastAsia="Times New Roman" w:hAnsiTheme="majorHAnsi" w:cstheme="majorHAnsi"/>
          <w:b/>
          <w:bCs/>
        </w:rPr>
      </w:pPr>
    </w:p>
    <w:p w14:paraId="6AB4BF26" w14:textId="77777777" w:rsidR="003630FC" w:rsidRDefault="003630FC" w:rsidP="006E2350">
      <w:pPr>
        <w:rPr>
          <w:rFonts w:asciiTheme="majorHAnsi" w:eastAsia="Times New Roman" w:hAnsiTheme="majorHAnsi" w:cstheme="majorHAnsi"/>
          <w:b/>
          <w:bCs/>
        </w:rPr>
      </w:pPr>
    </w:p>
    <w:p w14:paraId="7030EAE8" w14:textId="77777777" w:rsidR="003630FC" w:rsidRDefault="003630FC" w:rsidP="006E2350">
      <w:pPr>
        <w:rPr>
          <w:rFonts w:asciiTheme="majorHAnsi" w:eastAsia="Times New Roman" w:hAnsiTheme="majorHAnsi" w:cstheme="majorHAnsi"/>
          <w:b/>
          <w:bCs/>
        </w:rPr>
      </w:pPr>
    </w:p>
    <w:p w14:paraId="2CC66105" w14:textId="33160E5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 xml:space="preserve">Figure </w:t>
      </w:r>
      <w:r w:rsidR="009F3A99">
        <w:rPr>
          <w:rFonts w:asciiTheme="majorHAnsi" w:eastAsia="Times New Roman" w:hAnsiTheme="majorHAnsi" w:cstheme="majorHAnsi"/>
          <w:b/>
          <w:bCs/>
        </w:rPr>
        <w:t>3.5</w:t>
      </w:r>
      <w:r w:rsidRPr="00A951B3">
        <w:rPr>
          <w:rFonts w:asciiTheme="majorHAnsi" w:eastAsia="Times New Roman" w:hAnsiTheme="majorHAnsi" w:cstheme="majorHAnsi"/>
        </w:rPr>
        <w:t xml:space="preserve">. Histogram of male-only and female -only k-mer abundances of sequencing data. The male sequencing data appears to have </w:t>
      </w:r>
      <w:r w:rsidRPr="00A951B3">
        <w:rPr>
          <w:rFonts w:asciiTheme="majorHAnsi" w:eastAsia="Times New Roman" w:hAnsiTheme="majorHAnsi" w:cstheme="majorHAnsi"/>
        </w:rPr>
        <w:t>more</w:t>
      </w:r>
      <w:r w:rsidRPr="00A951B3">
        <w:rPr>
          <w:rFonts w:asciiTheme="majorHAnsi" w:eastAsia="Times New Roman" w:hAnsiTheme="majorHAnsi" w:cstheme="majorHAnsi"/>
        </w:rPr>
        <w:t xml:space="preserve"> higher abundance k-mers</w:t>
      </w:r>
      <w:ins w:id="28"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 xml:space="preserve"> while the female sequencing data has more lower abundance k-</w:t>
      </w:r>
      <w:proofErr w:type="gramStart"/>
      <w:r w:rsidRPr="00A951B3">
        <w:rPr>
          <w:rFonts w:asciiTheme="majorHAnsi" w:eastAsia="Times New Roman" w:hAnsiTheme="majorHAnsi" w:cstheme="majorHAnsi"/>
        </w:rPr>
        <w:t>mers</w:t>
      </w:r>
      <w:ins w:id="29"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w:t>
      </w:r>
      <w:proofErr w:type="gramEnd"/>
      <w:r w:rsidRPr="00A951B3">
        <w:rPr>
          <w:rFonts w:asciiTheme="majorHAnsi" w:eastAsia="Times New Roman" w:hAnsiTheme="majorHAnsi" w:cstheme="majorHAnsi"/>
        </w:rPr>
        <w:t xml:space="preserve"> </w:t>
      </w:r>
      <w:commentRangeStart w:id="30"/>
      <w:r w:rsidRPr="00A951B3">
        <w:rPr>
          <w:rFonts w:asciiTheme="majorHAnsi" w:eastAsia="Times New Roman" w:hAnsiTheme="majorHAnsi" w:cstheme="majorHAnsi"/>
        </w:rPr>
        <w:t>Low abundance sex-specific k-mers are likely the result of sequencing errors, while the higher abundance male-only k-mer peak indicates the male sample contains real variation only contained within the male sample.</w:t>
      </w:r>
      <w:commentRangeEnd w:id="30"/>
      <w:r w:rsidRPr="00A951B3">
        <w:rPr>
          <w:rStyle w:val="CommentReference"/>
          <w:rFonts w:asciiTheme="majorHAnsi" w:hAnsiTheme="majorHAnsi" w:cstheme="majorHAnsi"/>
        </w:rPr>
        <w:commentReference w:id="30"/>
      </w:r>
    </w:p>
    <w:p w14:paraId="5184BE14"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C7CE71F" w14:textId="77777777" w:rsidR="006E2350" w:rsidRPr="00A951B3"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00E670A8" wp14:editId="237C875E">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EBB72A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17.</w:t>
      </w:r>
      <w:r w:rsidRPr="00A951B3">
        <w:rPr>
          <w:rFonts w:asciiTheme="majorHAnsi" w:eastAsia="Times New Roman" w:hAnsiTheme="majorHAnsi" w:cstheme="majorHAnsi"/>
        </w:rPr>
        <w:t xml:space="preserve"> All k-mer </w:t>
      </w:r>
      <w:commentRangeStart w:id="31"/>
      <w:r w:rsidRPr="00A951B3">
        <w:rPr>
          <w:rFonts w:asciiTheme="majorHAnsi" w:eastAsia="Times New Roman" w:hAnsiTheme="majorHAnsi" w:cstheme="majorHAnsi"/>
        </w:rPr>
        <w:t>abundances</w:t>
      </w:r>
      <w:commentRangeEnd w:id="31"/>
      <w:r w:rsidRPr="00A951B3">
        <w:rPr>
          <w:rStyle w:val="CommentReference"/>
          <w:rFonts w:asciiTheme="majorHAnsi" w:hAnsiTheme="majorHAnsi" w:cstheme="majorHAnsi"/>
        </w:rPr>
        <w:commentReference w:id="31"/>
      </w:r>
      <w:r w:rsidRPr="00A951B3">
        <w:rPr>
          <w:rFonts w:asciiTheme="majorHAnsi" w:eastAsia="Times New Roman" w:hAnsiTheme="majorHAnsi" w:cstheme="majorHAnsi"/>
        </w:rPr>
        <w:t xml:space="preserve"> filtered through contigs containing five or more k-mers to acquire contigs that span roughly 5,000bp. Both female and male have a broad distribution of k-mers with 90-140 abundance, while a male specific (blue) peak can be seen from 30-70 abundance. 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 </w:t>
      </w:r>
    </w:p>
    <w:p w14:paraId="5FB2FA50" w14:textId="77777777" w:rsidR="009F3A99"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r w:rsidR="009F3A99">
        <w:rPr>
          <w:rFonts w:asciiTheme="majorHAnsi" w:eastAsia="Times New Roman" w:hAnsiTheme="majorHAnsi" w:cstheme="majorHAnsi"/>
          <w:noProof/>
        </w:rPr>
        <w:lastRenderedPageBreak/>
        <w:drawing>
          <wp:inline distT="0" distB="0" distL="0" distR="0" wp14:anchorId="2B9C22EE" wp14:editId="4770569B">
            <wp:extent cx="5943600" cy="36125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4829EA73" w14:textId="7039AE5E" w:rsidR="006E2350" w:rsidRPr="00A951B3" w:rsidRDefault="009F3A99"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FE34E25" wp14:editId="2587A4FF">
            <wp:extent cx="5943600" cy="361251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r w:rsidRPr="00A951B3">
        <w:rPr>
          <w:rFonts w:asciiTheme="majorHAnsi" w:hAnsiTheme="majorHAnsi" w:cstheme="majorHAnsi"/>
          <w:noProof/>
          <w:color w:val="000000"/>
        </w:rPr>
        <w:lastRenderedPageBreak/>
        <w:drawing>
          <wp:inline distT="0" distB="0" distL="0" distR="0" wp14:anchorId="391F5F38" wp14:editId="504BDECA">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B1414B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lastRenderedPageBreak/>
        <w:drawing>
          <wp:inline distT="0" distB="0" distL="0" distR="0" wp14:anchorId="7B61ECAD" wp14:editId="76C191C8">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1C6ABF1E" w14:textId="77777777" w:rsidR="006E2350" w:rsidRPr="00A951B3" w:rsidRDefault="006E2350" w:rsidP="006E2350">
      <w:pPr>
        <w:rPr>
          <w:rFonts w:asciiTheme="majorHAnsi" w:eastAsia="Times New Roman" w:hAnsiTheme="majorHAnsi" w:cstheme="majorHAnsi"/>
        </w:rPr>
      </w:pPr>
      <w:commentRangeStart w:id="32"/>
      <w:r w:rsidRPr="00A951B3">
        <w:rPr>
          <w:rFonts w:asciiTheme="majorHAnsi" w:eastAsia="Times New Roman" w:hAnsiTheme="majorHAnsi" w:cstheme="majorHAnsi"/>
          <w:b/>
          <w:bCs/>
        </w:rPr>
        <w:t>Figure 18</w:t>
      </w:r>
      <w:commentRangeEnd w:id="32"/>
      <w:r w:rsidRPr="00A951B3">
        <w:rPr>
          <w:rStyle w:val="CommentReference"/>
          <w:rFonts w:asciiTheme="majorHAnsi" w:hAnsiTheme="majorHAnsi" w:cstheme="majorHAnsi"/>
        </w:rPr>
        <w:commentReference w:id="32"/>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Male (x-axis) versus female (y-axis) median k-mer abundance on contigs with 5 or more </w:t>
      </w:r>
      <w:commentRangeStart w:id="33"/>
      <w:r w:rsidRPr="00A951B3">
        <w:rPr>
          <w:rFonts w:asciiTheme="majorHAnsi" w:eastAsia="Times New Roman" w:hAnsiTheme="majorHAnsi" w:cstheme="majorHAnsi"/>
        </w:rPr>
        <w:t>k-mers</w:t>
      </w:r>
      <w:commentRangeEnd w:id="33"/>
      <w:r w:rsidRPr="00A951B3">
        <w:rPr>
          <w:rStyle w:val="CommentReference"/>
          <w:rFonts w:asciiTheme="majorHAnsi" w:hAnsiTheme="majorHAnsi" w:cstheme="majorHAnsi"/>
        </w:rPr>
        <w:commentReference w:id="33"/>
      </w:r>
      <w:r w:rsidRPr="00A951B3">
        <w:rPr>
          <w:rFonts w:asciiTheme="majorHAnsi" w:eastAsia="Times New Roman" w:hAnsiTheme="majorHAnsi" w:cstheme="majorHAnsi"/>
        </w:rPr>
        <w:t>. 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3772890" w14:textId="77777777" w:rsidR="006E2350" w:rsidRPr="00A951B3" w:rsidRDefault="006E2350">
      <w:pPr>
        <w:rPr>
          <w:rFonts w:asciiTheme="majorHAnsi" w:hAnsiTheme="majorHAnsi" w:cstheme="majorHAnsi"/>
        </w:rPr>
      </w:pPr>
    </w:p>
    <w:sectPr w:rsidR="006E2350" w:rsidRPr="00A951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hannon Erica Kendal Joslin" w:date="2022-12-23T07:44:00Z" w:initials="SEKJ">
    <w:p w14:paraId="3C7B8DCE" w14:textId="54FECF20" w:rsidR="00A86E61" w:rsidRDefault="00A86E61">
      <w:pPr>
        <w:pStyle w:val="CommentText"/>
      </w:pPr>
      <w:r>
        <w:rPr>
          <w:rStyle w:val="CommentReference"/>
        </w:rPr>
        <w:annotationRef/>
      </w:r>
      <w:r>
        <w:t xml:space="preserve">should I have normalized? </w:t>
      </w:r>
      <w:proofErr w:type="spellStart"/>
      <w:r>
        <w:t>ughhhh</w:t>
      </w:r>
      <w:proofErr w:type="spellEnd"/>
    </w:p>
  </w:comment>
  <w:comment w:id="14" w:author="Shannon Erica Kendal Joslin" w:date="2022-11-18T07:05:00Z" w:initials="SEKJ">
    <w:p w14:paraId="1EE91F0C" w14:textId="77777777" w:rsidR="00A86E61" w:rsidRDefault="00A86E61" w:rsidP="00A86E61">
      <w:pPr>
        <w:pStyle w:val="CommentText"/>
      </w:pPr>
      <w:r>
        <w:rPr>
          <w:rStyle w:val="CommentReference"/>
        </w:rPr>
        <w:annotationRef/>
      </w:r>
      <w:r>
        <w:t>need to factor in outliers…</w:t>
      </w:r>
    </w:p>
    <w:p w14:paraId="7058E41A" w14:textId="77777777" w:rsidR="00A86E61" w:rsidRDefault="00A86E61" w:rsidP="00A86E61">
      <w:pPr>
        <w:pStyle w:val="CommentText"/>
      </w:pPr>
      <w:r>
        <w:t>10 10 10 10 10 /= 5 5 5 5 30</w:t>
      </w:r>
    </w:p>
  </w:comment>
  <w:comment w:id="21" w:author="Shannon Erica Kendal Joslin" w:date="2022-12-11T15:12:00Z" w:initials="SEKJ">
    <w:p w14:paraId="025EBE48" w14:textId="357CCD22" w:rsidR="00B2511B" w:rsidRDefault="00B2511B">
      <w:pPr>
        <w:pStyle w:val="CommentText"/>
      </w:pPr>
      <w:r>
        <w:rPr>
          <w:rStyle w:val="CommentReference"/>
        </w:rPr>
        <w:annotationRef/>
      </w:r>
      <w:r>
        <w:t>Move to discussion.</w:t>
      </w:r>
    </w:p>
  </w:comment>
  <w:comment w:id="23" w:author="Shannon Erica Kendal Joslin" w:date="2022-12-23T08:58:00Z" w:initials="SEKJ">
    <w:p w14:paraId="6D9F3818" w14:textId="1BF0A55B" w:rsidR="005F443F" w:rsidRDefault="005F443F">
      <w:pPr>
        <w:pStyle w:val="CommentText"/>
      </w:pPr>
      <w:r>
        <w:rPr>
          <w:rStyle w:val="CommentReference"/>
        </w:rPr>
        <w:annotationRef/>
      </w:r>
      <w:r>
        <w:t>start here 12/23</w:t>
      </w:r>
    </w:p>
  </w:comment>
  <w:comment w:id="25" w:author="Shannon Erica Kendal Joslin" w:date="2022-12-11T15:32:00Z" w:initials="SEKJ">
    <w:p w14:paraId="2B5C2EE8" w14:textId="3FBE70EF" w:rsidR="00B2511B" w:rsidRDefault="00B2511B">
      <w:pPr>
        <w:pStyle w:val="CommentText"/>
      </w:pPr>
      <w:r>
        <w:rPr>
          <w:rStyle w:val="CommentReference"/>
        </w:rPr>
        <w:annotationRef/>
      </w:r>
      <w:r>
        <w:t>move to discussion</w:t>
      </w:r>
    </w:p>
  </w:comment>
  <w:comment w:id="26" w:author="Shannon Erica Kendal Joslin" w:date="2022-12-11T15:45:00Z" w:initials="SEKJ">
    <w:p w14:paraId="2919C2CD" w14:textId="54BD19E7" w:rsidR="00B2511B" w:rsidRDefault="00B2511B">
      <w:pPr>
        <w:pStyle w:val="CommentText"/>
      </w:pPr>
      <w:r>
        <w:rPr>
          <w:rStyle w:val="CommentReference"/>
        </w:rPr>
        <w:annotationRef/>
      </w:r>
      <w:r>
        <w:t>results</w:t>
      </w:r>
    </w:p>
  </w:comment>
  <w:comment w:id="27" w:author="Shannon Erica Kendal Joslin" w:date="2022-12-11T15:45:00Z" w:initials="SEKJ">
    <w:p w14:paraId="3DCCCF4A" w14:textId="1A849CC0" w:rsidR="00B2511B" w:rsidRDefault="00B2511B">
      <w:pPr>
        <w:pStyle w:val="CommentText"/>
      </w:pPr>
      <w:r>
        <w:rPr>
          <w:rStyle w:val="CommentReference"/>
        </w:rPr>
        <w:annotationRef/>
      </w:r>
      <w:r>
        <w:t>discussion</w:t>
      </w:r>
    </w:p>
  </w:comment>
  <w:comment w:id="30" w:author="Microsoft Office User" w:date="2021-06-24T14:42:00Z" w:initials="MOU">
    <w:p w14:paraId="2F00C1EA" w14:textId="77777777" w:rsidR="006E2350" w:rsidRDefault="006E2350" w:rsidP="006E2350">
      <w:pPr>
        <w:pStyle w:val="CommentText"/>
      </w:pPr>
      <w:r>
        <w:rPr>
          <w:rStyle w:val="CommentReference"/>
        </w:rPr>
        <w:annotationRef/>
      </w:r>
      <w:r>
        <w:t>I don’t’ understand this. What are higher and lower abundance kmers? Just ones that are shorter or longer?</w:t>
      </w:r>
    </w:p>
  </w:comment>
  <w:comment w:id="31" w:author="Microsoft Office User" w:date="2021-06-24T14:43:00Z" w:initials="MOU">
    <w:p w14:paraId="4B1BE8AD" w14:textId="77777777" w:rsidR="006E2350" w:rsidRDefault="006E2350" w:rsidP="006E2350">
      <w:pPr>
        <w:pStyle w:val="CommentText"/>
      </w:pPr>
      <w:r>
        <w:rPr>
          <w:rStyle w:val="CommentReference"/>
        </w:rPr>
        <w:annotationRef/>
      </w:r>
      <w:r>
        <w:t>Sorry but what is abundance? And how is it related the length of kmer? I assume it’s that longer ones have a lower abundance. Or is it the abundance across the ale and the female individuals?</w:t>
      </w:r>
    </w:p>
  </w:comment>
  <w:comment w:id="32" w:author="Microsoft Office User" w:date="2021-06-24T14:47:00Z" w:initials="MOU">
    <w:p w14:paraId="08BA174F" w14:textId="77777777" w:rsidR="006E2350" w:rsidRDefault="006E2350" w:rsidP="006E2350">
      <w:pPr>
        <w:pStyle w:val="CommentText"/>
      </w:pPr>
      <w:r>
        <w:rPr>
          <w:rStyle w:val="CommentReference"/>
        </w:rPr>
        <w:annotationRef/>
      </w:r>
      <w:r>
        <w:t xml:space="preserve">I’d pick on of these three kmer figures and leave the rest out. They are pretty confusing and there is no way they are going to understand. In fact you could probably leave them all out. </w:t>
      </w:r>
    </w:p>
  </w:comment>
  <w:comment w:id="33" w:author="Microsoft Office User" w:date="2021-06-24T14:47:00Z" w:initials="MOU">
    <w:p w14:paraId="661CD8BC" w14:textId="77777777" w:rsidR="006E2350" w:rsidRDefault="006E2350" w:rsidP="006E2350">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B8DCE" w15:done="0"/>
  <w15:commentEx w15:paraId="7058E41A" w15:done="0"/>
  <w15:commentEx w15:paraId="025EBE48" w15:done="0"/>
  <w15:commentEx w15:paraId="6D9F3818" w15:done="0"/>
  <w15:commentEx w15:paraId="2B5C2EE8" w15:done="0"/>
  <w15:commentEx w15:paraId="2919C2CD" w15:done="0"/>
  <w15:commentEx w15:paraId="3DCCCF4A" w15:done="0"/>
  <w15:commentEx w15:paraId="2F00C1EA" w15:done="0"/>
  <w15:commentEx w15:paraId="4B1BE8AD" w15:done="0"/>
  <w15:commentEx w15:paraId="08BA174F" w15:done="0"/>
  <w15:commentEx w15:paraId="661CD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FDAC6" w16cex:dateUtc="2022-12-23T15:44:00Z"/>
  <w16cex:commentExtensible w16cex:durableId="2721AD4E" w16cex:dateUtc="2022-11-18T15:05:00Z"/>
  <w16cex:commentExtensible w16cex:durableId="274071ED" w16cex:dateUtc="2022-12-11T23:12:00Z"/>
  <w16cex:commentExtensible w16cex:durableId="274FEC50" w16cex:dateUtc="2022-12-23T16:58:00Z"/>
  <w16cex:commentExtensible w16cex:durableId="27407674" w16cex:dateUtc="2022-12-11T23:32:00Z"/>
  <w16cex:commentExtensible w16cex:durableId="27407989" w16cex:dateUtc="2022-12-11T23:45:00Z"/>
  <w16cex:commentExtensible w16cex:durableId="27407992" w16cex:dateUtc="2022-12-11T23:45: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B8DCE" w16cid:durableId="274FDAC6"/>
  <w16cid:commentId w16cid:paraId="7058E41A" w16cid:durableId="2721AD4E"/>
  <w16cid:commentId w16cid:paraId="025EBE48" w16cid:durableId="274071ED"/>
  <w16cid:commentId w16cid:paraId="6D9F3818" w16cid:durableId="274FEC50"/>
  <w16cid:commentId w16cid:paraId="2B5C2EE8" w16cid:durableId="27407674"/>
  <w16cid:commentId w16cid:paraId="2919C2CD" w16cid:durableId="27407989"/>
  <w16cid:commentId w16cid:paraId="3DCCCF4A" w16cid:durableId="27407992"/>
  <w16cid:commentId w16cid:paraId="2F00C1EA" w16cid:durableId="247F184D"/>
  <w16cid:commentId w16cid:paraId="4B1BE8AD" w16cid:durableId="247F1893"/>
  <w16cid:commentId w16cid:paraId="08BA174F" w16cid:durableId="247F199F"/>
  <w16cid:commentId w16cid:paraId="661CD8BC"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117E2C"/>
    <w:multiLevelType w:val="hybridMultilevel"/>
    <w:tmpl w:val="7D56D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33591D"/>
    <w:multiLevelType w:val="hybridMultilevel"/>
    <w:tmpl w:val="111A7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5"/>
    <w:rsid w:val="000368D6"/>
    <w:rsid w:val="00065768"/>
    <w:rsid w:val="000921E8"/>
    <w:rsid w:val="00103D0C"/>
    <w:rsid w:val="00120DAA"/>
    <w:rsid w:val="00167165"/>
    <w:rsid w:val="001843A6"/>
    <w:rsid w:val="001D0313"/>
    <w:rsid w:val="00201C60"/>
    <w:rsid w:val="002270FF"/>
    <w:rsid w:val="00243B17"/>
    <w:rsid w:val="00247802"/>
    <w:rsid w:val="00254121"/>
    <w:rsid w:val="002571B8"/>
    <w:rsid w:val="00267C1E"/>
    <w:rsid w:val="002D55FE"/>
    <w:rsid w:val="002F3C85"/>
    <w:rsid w:val="00317E6F"/>
    <w:rsid w:val="00326179"/>
    <w:rsid w:val="003630FC"/>
    <w:rsid w:val="00370451"/>
    <w:rsid w:val="00374A91"/>
    <w:rsid w:val="003F25BE"/>
    <w:rsid w:val="003F5EFB"/>
    <w:rsid w:val="004013F3"/>
    <w:rsid w:val="00405742"/>
    <w:rsid w:val="00423B01"/>
    <w:rsid w:val="00450E89"/>
    <w:rsid w:val="004760F5"/>
    <w:rsid w:val="00480197"/>
    <w:rsid w:val="00491240"/>
    <w:rsid w:val="004A14ED"/>
    <w:rsid w:val="004B232B"/>
    <w:rsid w:val="004B5306"/>
    <w:rsid w:val="004E2B9C"/>
    <w:rsid w:val="00514D8D"/>
    <w:rsid w:val="005608CB"/>
    <w:rsid w:val="005A169A"/>
    <w:rsid w:val="005A2758"/>
    <w:rsid w:val="005A5576"/>
    <w:rsid w:val="005F443F"/>
    <w:rsid w:val="00643743"/>
    <w:rsid w:val="00656E37"/>
    <w:rsid w:val="0067064B"/>
    <w:rsid w:val="0068319D"/>
    <w:rsid w:val="00683A81"/>
    <w:rsid w:val="006958D8"/>
    <w:rsid w:val="006B41B5"/>
    <w:rsid w:val="006B4DF5"/>
    <w:rsid w:val="006C2364"/>
    <w:rsid w:val="006C3C71"/>
    <w:rsid w:val="006C58C6"/>
    <w:rsid w:val="006E2350"/>
    <w:rsid w:val="00704C99"/>
    <w:rsid w:val="00705E6B"/>
    <w:rsid w:val="007468BD"/>
    <w:rsid w:val="00747209"/>
    <w:rsid w:val="007750BC"/>
    <w:rsid w:val="00791F7B"/>
    <w:rsid w:val="007C1D20"/>
    <w:rsid w:val="007C5F69"/>
    <w:rsid w:val="00821847"/>
    <w:rsid w:val="0087177D"/>
    <w:rsid w:val="00874266"/>
    <w:rsid w:val="008C4CFF"/>
    <w:rsid w:val="008D453E"/>
    <w:rsid w:val="00956297"/>
    <w:rsid w:val="00984091"/>
    <w:rsid w:val="00984759"/>
    <w:rsid w:val="00987664"/>
    <w:rsid w:val="009D01E2"/>
    <w:rsid w:val="009D43E2"/>
    <w:rsid w:val="009F3A99"/>
    <w:rsid w:val="00A10CF6"/>
    <w:rsid w:val="00A14A1B"/>
    <w:rsid w:val="00A52786"/>
    <w:rsid w:val="00A55B3B"/>
    <w:rsid w:val="00A579C8"/>
    <w:rsid w:val="00A675F4"/>
    <w:rsid w:val="00A7435B"/>
    <w:rsid w:val="00A826A0"/>
    <w:rsid w:val="00A86E61"/>
    <w:rsid w:val="00A951B3"/>
    <w:rsid w:val="00A967F8"/>
    <w:rsid w:val="00AE4C3A"/>
    <w:rsid w:val="00B05701"/>
    <w:rsid w:val="00B2511B"/>
    <w:rsid w:val="00BD47C9"/>
    <w:rsid w:val="00BF2A40"/>
    <w:rsid w:val="00C07444"/>
    <w:rsid w:val="00C370BB"/>
    <w:rsid w:val="00C37757"/>
    <w:rsid w:val="00C50AF1"/>
    <w:rsid w:val="00C75AB6"/>
    <w:rsid w:val="00C81917"/>
    <w:rsid w:val="00CC0541"/>
    <w:rsid w:val="00D2058E"/>
    <w:rsid w:val="00D4483E"/>
    <w:rsid w:val="00D804F9"/>
    <w:rsid w:val="00D866D7"/>
    <w:rsid w:val="00D900A4"/>
    <w:rsid w:val="00DA147D"/>
    <w:rsid w:val="00DA2B5A"/>
    <w:rsid w:val="00DA3E57"/>
    <w:rsid w:val="00DB53CB"/>
    <w:rsid w:val="00DD37E4"/>
    <w:rsid w:val="00E03E5E"/>
    <w:rsid w:val="00E15EA6"/>
    <w:rsid w:val="00E97898"/>
    <w:rsid w:val="00EA7339"/>
    <w:rsid w:val="00EA7D11"/>
    <w:rsid w:val="00EC3467"/>
    <w:rsid w:val="00EC4A5A"/>
    <w:rsid w:val="00ED6E2E"/>
    <w:rsid w:val="00EE72A9"/>
    <w:rsid w:val="00EF39B1"/>
    <w:rsid w:val="00F50195"/>
    <w:rsid w:val="00F744C4"/>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B354"/>
  <w15:chartTrackingRefBased/>
  <w15:docId w15:val="{A79383A2-DE21-624F-808D-E900461D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350"/>
    <w:pPr>
      <w:keepNext/>
      <w:keepLines/>
      <w:suppressAutoHyphens/>
      <w:spacing w:before="240"/>
      <w:outlineLvl w:val="0"/>
    </w:pPr>
    <w:rPr>
      <w:rFonts w:ascii="Times New Roman" w:eastAsiaTheme="majorEastAsia" w:hAnsi="Times New Roman" w:cstheme="majorBidi"/>
      <w:b/>
      <w:color w:val="000000" w:themeColor="text1"/>
      <w:szCs w:val="32"/>
      <w:u w:val="single"/>
    </w:rPr>
  </w:style>
  <w:style w:type="paragraph" w:styleId="Heading2">
    <w:name w:val="heading 2"/>
    <w:basedOn w:val="Normal"/>
    <w:next w:val="Normal"/>
    <w:link w:val="Heading2Char"/>
    <w:uiPriority w:val="9"/>
    <w:unhideWhenUsed/>
    <w:qFormat/>
    <w:rsid w:val="006E2350"/>
    <w:pPr>
      <w:keepNext/>
      <w:keepLines/>
      <w:suppressAutoHyphens/>
      <w:spacing w:before="40"/>
      <w:outlineLvl w:val="1"/>
    </w:pPr>
    <w:rPr>
      <w:rFonts w:ascii="Times New Roman" w:eastAsiaTheme="majorEastAsia" w:hAnsi="Times New Roman"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B5"/>
    <w:pPr>
      <w:ind w:left="720"/>
      <w:contextualSpacing/>
    </w:pPr>
  </w:style>
  <w:style w:type="character" w:customStyle="1" w:styleId="Heading1Char">
    <w:name w:val="Heading 1 Char"/>
    <w:basedOn w:val="DefaultParagraphFont"/>
    <w:link w:val="Heading1"/>
    <w:uiPriority w:val="9"/>
    <w:qFormat/>
    <w:rsid w:val="006E2350"/>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qFormat/>
    <w:rsid w:val="006E2350"/>
    <w:rPr>
      <w:rFonts w:ascii="Times New Roman" w:eastAsiaTheme="majorEastAsia" w:hAnsi="Times New Roman" w:cstheme="majorBidi"/>
      <w:b/>
      <w:i/>
      <w:color w:val="000000" w:themeColor="text1"/>
      <w:szCs w:val="26"/>
    </w:rPr>
  </w:style>
  <w:style w:type="character" w:customStyle="1" w:styleId="CommentTextChar">
    <w:name w:val="Comment Text Char"/>
    <w:basedOn w:val="DefaultParagraphFont"/>
    <w:link w:val="CommentText"/>
    <w:uiPriority w:val="99"/>
    <w:semiHidden/>
    <w:qFormat/>
    <w:rsid w:val="006E2350"/>
    <w:rPr>
      <w:sz w:val="20"/>
      <w:szCs w:val="20"/>
    </w:rPr>
  </w:style>
  <w:style w:type="paragraph" w:styleId="CommentText">
    <w:name w:val="annotation text"/>
    <w:basedOn w:val="Normal"/>
    <w:link w:val="CommentTextChar"/>
    <w:uiPriority w:val="99"/>
    <w:semiHidden/>
    <w:unhideWhenUsed/>
    <w:qFormat/>
    <w:rsid w:val="006E2350"/>
    <w:rPr>
      <w:sz w:val="20"/>
      <w:szCs w:val="20"/>
    </w:rPr>
  </w:style>
  <w:style w:type="character" w:customStyle="1" w:styleId="CommentTextChar1">
    <w:name w:val="Comment Text Char1"/>
    <w:basedOn w:val="DefaultParagraphFont"/>
    <w:uiPriority w:val="99"/>
    <w:semiHidden/>
    <w:rsid w:val="006E2350"/>
    <w:rPr>
      <w:sz w:val="20"/>
      <w:szCs w:val="20"/>
    </w:rPr>
  </w:style>
  <w:style w:type="character" w:styleId="CommentReference">
    <w:name w:val="annotation reference"/>
    <w:basedOn w:val="DefaultParagraphFont"/>
    <w:uiPriority w:val="99"/>
    <w:semiHidden/>
    <w:unhideWhenUsed/>
    <w:qFormat/>
    <w:rsid w:val="006E2350"/>
    <w:rPr>
      <w:sz w:val="16"/>
      <w:szCs w:val="16"/>
    </w:rPr>
  </w:style>
  <w:style w:type="paragraph" w:styleId="TOCHeading">
    <w:name w:val="TOC Heading"/>
    <w:basedOn w:val="Heading1"/>
    <w:next w:val="Normal"/>
    <w:uiPriority w:val="39"/>
    <w:unhideWhenUsed/>
    <w:qFormat/>
    <w:rsid w:val="00120DAA"/>
    <w:pPr>
      <w:keepNext w:val="0"/>
      <w:keepLines w:val="0"/>
      <w:suppressAutoHyphens w:val="0"/>
      <w:spacing w:before="300" w:after="40" w:line="276" w:lineRule="auto"/>
      <w:jc w:val="both"/>
      <w:outlineLvl w:val="9"/>
    </w:pPr>
    <w:rPr>
      <w:rFonts w:ascii="Calibri Light" w:eastAsiaTheme="minorEastAsia" w:hAnsi="Calibri Light" w:cstheme="minorBidi"/>
      <w:b w:val="0"/>
      <w:smallCaps/>
      <w:color w:val="auto"/>
      <w:spacing w:val="5"/>
      <w:sz w:val="32"/>
      <w:u w:val="none"/>
    </w:rPr>
  </w:style>
  <w:style w:type="paragraph" w:styleId="Header">
    <w:name w:val="header"/>
    <w:basedOn w:val="Normal"/>
    <w:link w:val="HeaderChar"/>
    <w:uiPriority w:val="99"/>
    <w:unhideWhenUsed/>
    <w:qFormat/>
    <w:rsid w:val="00120DAA"/>
    <w:pPr>
      <w:tabs>
        <w:tab w:val="center" w:pos="4680"/>
        <w:tab w:val="right" w:pos="9360"/>
      </w:tabs>
      <w:jc w:val="both"/>
    </w:pPr>
    <w:rPr>
      <w:rFonts w:ascii="Calibri Light" w:eastAsiaTheme="minorEastAsia" w:hAnsi="Calibri Light"/>
      <w:b/>
      <w:szCs w:val="20"/>
    </w:rPr>
  </w:style>
  <w:style w:type="character" w:customStyle="1" w:styleId="HeaderChar">
    <w:name w:val="Header Char"/>
    <w:basedOn w:val="DefaultParagraphFont"/>
    <w:link w:val="Header"/>
    <w:uiPriority w:val="99"/>
    <w:rsid w:val="00120DAA"/>
    <w:rPr>
      <w:rFonts w:ascii="Calibri Light" w:eastAsiaTheme="minorEastAsia" w:hAnsi="Calibri Light"/>
      <w:b/>
      <w:szCs w:val="20"/>
    </w:rPr>
  </w:style>
  <w:style w:type="paragraph" w:styleId="HTMLAddress">
    <w:name w:val="HTML Address"/>
    <w:basedOn w:val="Normal"/>
    <w:link w:val="HTMLAddressChar"/>
    <w:uiPriority w:val="99"/>
    <w:unhideWhenUsed/>
    <w:qFormat/>
    <w:rsid w:val="00120DAA"/>
    <w:pPr>
      <w:spacing w:after="200" w:line="276" w:lineRule="auto"/>
      <w:jc w:val="both"/>
    </w:pPr>
    <w:rPr>
      <w:rFonts w:eastAsiaTheme="minorEastAsia"/>
      <w:i/>
      <w:iCs/>
      <w:sz w:val="22"/>
      <w:szCs w:val="20"/>
    </w:rPr>
  </w:style>
  <w:style w:type="character" w:customStyle="1" w:styleId="HTMLAddressChar">
    <w:name w:val="HTML Address Char"/>
    <w:basedOn w:val="DefaultParagraphFont"/>
    <w:link w:val="HTMLAddress"/>
    <w:uiPriority w:val="99"/>
    <w:rsid w:val="00120DAA"/>
    <w:rPr>
      <w:rFonts w:eastAsiaTheme="minorEastAsia"/>
      <w:i/>
      <w:iCs/>
      <w:sz w:val="22"/>
      <w:szCs w:val="20"/>
    </w:rPr>
  </w:style>
  <w:style w:type="paragraph" w:styleId="TOC1">
    <w:name w:val="toc 1"/>
    <w:basedOn w:val="Normal"/>
    <w:next w:val="Normal"/>
    <w:autoRedefine/>
    <w:uiPriority w:val="39"/>
    <w:unhideWhenUsed/>
    <w:rsid w:val="00A951B3"/>
    <w:pPr>
      <w:spacing w:before="120"/>
    </w:pPr>
    <w:rPr>
      <w:rFonts w:cstheme="minorHAnsi"/>
      <w:b/>
      <w:bCs/>
      <w:i/>
      <w:iCs/>
    </w:rPr>
  </w:style>
  <w:style w:type="paragraph" w:styleId="TOC2">
    <w:name w:val="toc 2"/>
    <w:basedOn w:val="Normal"/>
    <w:next w:val="Normal"/>
    <w:autoRedefine/>
    <w:uiPriority w:val="39"/>
    <w:unhideWhenUsed/>
    <w:rsid w:val="00A951B3"/>
    <w:pPr>
      <w:spacing w:before="120"/>
      <w:ind w:left="240"/>
    </w:pPr>
    <w:rPr>
      <w:rFonts w:cstheme="minorHAnsi"/>
      <w:b/>
      <w:bCs/>
      <w:sz w:val="22"/>
      <w:szCs w:val="22"/>
    </w:rPr>
  </w:style>
  <w:style w:type="paragraph" w:styleId="TOC3">
    <w:name w:val="toc 3"/>
    <w:basedOn w:val="Normal"/>
    <w:next w:val="Normal"/>
    <w:autoRedefine/>
    <w:uiPriority w:val="39"/>
    <w:unhideWhenUsed/>
    <w:rsid w:val="00A951B3"/>
    <w:pPr>
      <w:ind w:left="480"/>
    </w:pPr>
    <w:rPr>
      <w:rFonts w:cstheme="minorHAnsi"/>
      <w:sz w:val="20"/>
      <w:szCs w:val="20"/>
    </w:rPr>
  </w:style>
  <w:style w:type="character" w:styleId="Hyperlink">
    <w:name w:val="Hyperlink"/>
    <w:basedOn w:val="DefaultParagraphFont"/>
    <w:uiPriority w:val="99"/>
    <w:unhideWhenUsed/>
    <w:rsid w:val="00A951B3"/>
    <w:rPr>
      <w:color w:val="0563C1" w:themeColor="hyperlink"/>
      <w:u w:val="single"/>
    </w:rPr>
  </w:style>
  <w:style w:type="paragraph" w:styleId="TOC4">
    <w:name w:val="toc 4"/>
    <w:basedOn w:val="Normal"/>
    <w:next w:val="Normal"/>
    <w:autoRedefine/>
    <w:uiPriority w:val="39"/>
    <w:semiHidden/>
    <w:unhideWhenUsed/>
    <w:rsid w:val="00A951B3"/>
    <w:pPr>
      <w:ind w:left="720"/>
    </w:pPr>
    <w:rPr>
      <w:rFonts w:cstheme="minorHAnsi"/>
      <w:sz w:val="20"/>
      <w:szCs w:val="20"/>
    </w:rPr>
  </w:style>
  <w:style w:type="paragraph" w:styleId="TOC5">
    <w:name w:val="toc 5"/>
    <w:basedOn w:val="Normal"/>
    <w:next w:val="Normal"/>
    <w:autoRedefine/>
    <w:uiPriority w:val="39"/>
    <w:semiHidden/>
    <w:unhideWhenUsed/>
    <w:rsid w:val="00A951B3"/>
    <w:pPr>
      <w:ind w:left="960"/>
    </w:pPr>
    <w:rPr>
      <w:rFonts w:cstheme="minorHAnsi"/>
      <w:sz w:val="20"/>
      <w:szCs w:val="20"/>
    </w:rPr>
  </w:style>
  <w:style w:type="paragraph" w:styleId="TOC6">
    <w:name w:val="toc 6"/>
    <w:basedOn w:val="Normal"/>
    <w:next w:val="Normal"/>
    <w:autoRedefine/>
    <w:uiPriority w:val="39"/>
    <w:semiHidden/>
    <w:unhideWhenUsed/>
    <w:rsid w:val="00A951B3"/>
    <w:pPr>
      <w:ind w:left="1200"/>
    </w:pPr>
    <w:rPr>
      <w:rFonts w:cstheme="minorHAnsi"/>
      <w:sz w:val="20"/>
      <w:szCs w:val="20"/>
    </w:rPr>
  </w:style>
  <w:style w:type="paragraph" w:styleId="TOC7">
    <w:name w:val="toc 7"/>
    <w:basedOn w:val="Normal"/>
    <w:next w:val="Normal"/>
    <w:autoRedefine/>
    <w:uiPriority w:val="39"/>
    <w:semiHidden/>
    <w:unhideWhenUsed/>
    <w:rsid w:val="00A951B3"/>
    <w:pPr>
      <w:ind w:left="1440"/>
    </w:pPr>
    <w:rPr>
      <w:rFonts w:cstheme="minorHAnsi"/>
      <w:sz w:val="20"/>
      <w:szCs w:val="20"/>
    </w:rPr>
  </w:style>
  <w:style w:type="paragraph" w:styleId="TOC8">
    <w:name w:val="toc 8"/>
    <w:basedOn w:val="Normal"/>
    <w:next w:val="Normal"/>
    <w:autoRedefine/>
    <w:uiPriority w:val="39"/>
    <w:semiHidden/>
    <w:unhideWhenUsed/>
    <w:rsid w:val="00A951B3"/>
    <w:pPr>
      <w:ind w:left="1680"/>
    </w:pPr>
    <w:rPr>
      <w:rFonts w:cstheme="minorHAnsi"/>
      <w:sz w:val="20"/>
      <w:szCs w:val="20"/>
    </w:rPr>
  </w:style>
  <w:style w:type="paragraph" w:styleId="TOC9">
    <w:name w:val="toc 9"/>
    <w:basedOn w:val="Normal"/>
    <w:next w:val="Normal"/>
    <w:autoRedefine/>
    <w:uiPriority w:val="39"/>
    <w:semiHidden/>
    <w:unhideWhenUsed/>
    <w:rsid w:val="00A951B3"/>
    <w:pPr>
      <w:ind w:left="1920"/>
    </w:pPr>
    <w:rPr>
      <w:rFonts w:cstheme="minorHAnsi"/>
      <w:sz w:val="20"/>
      <w:szCs w:val="20"/>
    </w:rPr>
  </w:style>
  <w:style w:type="table" w:styleId="TableGrid">
    <w:name w:val="Table Grid"/>
    <w:basedOn w:val="TableNormal"/>
    <w:uiPriority w:val="39"/>
    <w:rsid w:val="00747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52786"/>
    <w:rPr>
      <w:b/>
      <w:bCs/>
    </w:rPr>
  </w:style>
  <w:style w:type="character" w:customStyle="1" w:styleId="CommentSubjectChar">
    <w:name w:val="Comment Subject Char"/>
    <w:basedOn w:val="CommentTextChar"/>
    <w:link w:val="CommentSubject"/>
    <w:uiPriority w:val="99"/>
    <w:semiHidden/>
    <w:rsid w:val="00A52786"/>
    <w:rPr>
      <w:b/>
      <w:bCs/>
      <w:sz w:val="20"/>
      <w:szCs w:val="20"/>
    </w:rPr>
  </w:style>
  <w:style w:type="character" w:styleId="PlaceholderText">
    <w:name w:val="Placeholder Text"/>
    <w:basedOn w:val="DefaultParagraphFont"/>
    <w:uiPriority w:val="99"/>
    <w:semiHidden/>
    <w:rsid w:val="00FC4471"/>
    <w:rPr>
      <w:color w:val="808080"/>
    </w:rPr>
  </w:style>
  <w:style w:type="paragraph" w:styleId="Revision">
    <w:name w:val="Revision"/>
    <w:hidden/>
    <w:uiPriority w:val="99"/>
    <w:semiHidden/>
    <w:rsid w:val="00B25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440">
      <w:bodyDiv w:val="1"/>
      <w:marLeft w:val="0"/>
      <w:marRight w:val="0"/>
      <w:marTop w:val="0"/>
      <w:marBottom w:val="0"/>
      <w:divBdr>
        <w:top w:val="none" w:sz="0" w:space="0" w:color="auto"/>
        <w:left w:val="none" w:sz="0" w:space="0" w:color="auto"/>
        <w:bottom w:val="none" w:sz="0" w:space="0" w:color="auto"/>
        <w:right w:val="none" w:sz="0" w:space="0" w:color="auto"/>
      </w:divBdr>
    </w:div>
    <w:div w:id="19614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C00F9-C8C2-F047-8719-7A8527E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16629</TotalTime>
  <Pages>18</Pages>
  <Words>12296</Words>
  <Characters>70091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34</cp:revision>
  <dcterms:created xsi:type="dcterms:W3CDTF">2022-08-23T14:50:00Z</dcterms:created>
  <dcterms:modified xsi:type="dcterms:W3CDTF">2022-12-23T16:59:00Z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zotero-version="6.0.14"&gt;&lt;session id="7gRdk0WP"/&gt;&lt;style id="http://www.zotero.org/styles/apa" locale="en-US" hasBibliography="1" bibliographyStyleHasBeenSet="0"/&gt;&lt;prefs&gt;&lt;pref name="fieldType" value="Field"/&gt;&lt;/prefs&gt;&lt;/data&gt;</vt:lpwstr>
  </property>
</Properties>
</file>