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3273221" w:displacedByCustomXml="next"/>
    <w:bookmarkStart w:id="1" w:name="_Toc113123182" w:displacedByCustomXml="next"/>
    <w:sdt>
      <w:sdtPr>
        <w:rPr>
          <w:rFonts w:asciiTheme="minorHAnsi" w:eastAsiaTheme="minorHAnsi" w:hAnsiTheme="minorHAnsi"/>
          <w:smallCaps w:val="0"/>
          <w:spacing w:val="0"/>
          <w:sz w:val="24"/>
          <w:szCs w:val="24"/>
        </w:rPr>
        <w:id w:val="-977759640"/>
        <w:docPartObj>
          <w:docPartGallery w:val="Table of Contents"/>
          <w:docPartUnique/>
        </w:docPartObj>
      </w:sdtPr>
      <w:sdtEndPr>
        <w:rPr>
          <w:b/>
          <w:bCs/>
          <w:noProof/>
        </w:rPr>
      </w:sdtEndPr>
      <w:sdtContent>
        <w:p w14:paraId="310AEC7B" w14:textId="74A1162D" w:rsidR="00A951B3" w:rsidRDefault="00A951B3">
          <w:pPr>
            <w:pStyle w:val="TOCHeading"/>
          </w:pPr>
          <w:r>
            <w:t>Table of Contents</w:t>
          </w:r>
        </w:p>
        <w:p w14:paraId="64F47B28" w14:textId="138EE6DD" w:rsidR="00683A81" w:rsidRDefault="00A951B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3440558" w:history="1">
            <w:r w:rsidR="00683A81" w:rsidRPr="00C41EFF">
              <w:rPr>
                <w:rStyle w:val="Hyperlink"/>
                <w:noProof/>
              </w:rPr>
              <w:t>Chapter 3 – Investigation in identifying sex-specific markers in delta smelt</w:t>
            </w:r>
            <w:r w:rsidR="00683A81">
              <w:rPr>
                <w:noProof/>
                <w:webHidden/>
              </w:rPr>
              <w:tab/>
            </w:r>
            <w:r w:rsidR="00683A81">
              <w:rPr>
                <w:noProof/>
                <w:webHidden/>
              </w:rPr>
              <w:fldChar w:fldCharType="begin"/>
            </w:r>
            <w:r w:rsidR="00683A81">
              <w:rPr>
                <w:noProof/>
                <w:webHidden/>
              </w:rPr>
              <w:instrText xml:space="preserve"> PAGEREF _Toc113440558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1225874C" w14:textId="02A5BD4E" w:rsidR="00683A81" w:rsidRDefault="003630FC">
          <w:pPr>
            <w:pStyle w:val="TOC2"/>
            <w:tabs>
              <w:tab w:val="right" w:leader="dot" w:pos="9350"/>
            </w:tabs>
            <w:rPr>
              <w:rFonts w:eastAsiaTheme="minorEastAsia" w:cstheme="minorBidi"/>
              <w:b w:val="0"/>
              <w:bCs w:val="0"/>
              <w:noProof/>
              <w:sz w:val="24"/>
              <w:szCs w:val="24"/>
            </w:rPr>
          </w:pPr>
          <w:hyperlink w:anchor="_Toc113440559" w:history="1">
            <w:r w:rsidR="00683A81" w:rsidRPr="00C41EFF">
              <w:rPr>
                <w:rStyle w:val="Hyperlink"/>
                <w:rFonts w:asciiTheme="majorHAnsi" w:hAnsiTheme="majorHAnsi" w:cstheme="majorHAnsi"/>
                <w:noProof/>
              </w:rPr>
              <w:t>Introduction</w:t>
            </w:r>
            <w:r w:rsidR="00683A81">
              <w:rPr>
                <w:noProof/>
                <w:webHidden/>
              </w:rPr>
              <w:tab/>
            </w:r>
            <w:r w:rsidR="00683A81">
              <w:rPr>
                <w:noProof/>
                <w:webHidden/>
              </w:rPr>
              <w:fldChar w:fldCharType="begin"/>
            </w:r>
            <w:r w:rsidR="00683A81">
              <w:rPr>
                <w:noProof/>
                <w:webHidden/>
              </w:rPr>
              <w:instrText xml:space="preserve"> PAGEREF _Toc113440559 \h </w:instrText>
            </w:r>
            <w:r w:rsidR="00683A81">
              <w:rPr>
                <w:noProof/>
                <w:webHidden/>
              </w:rPr>
            </w:r>
            <w:r w:rsidR="00683A81">
              <w:rPr>
                <w:noProof/>
                <w:webHidden/>
              </w:rPr>
              <w:fldChar w:fldCharType="separate"/>
            </w:r>
            <w:r w:rsidR="00683A81">
              <w:rPr>
                <w:noProof/>
                <w:webHidden/>
              </w:rPr>
              <w:t>1</w:t>
            </w:r>
            <w:r w:rsidR="00683A81">
              <w:rPr>
                <w:noProof/>
                <w:webHidden/>
              </w:rPr>
              <w:fldChar w:fldCharType="end"/>
            </w:r>
          </w:hyperlink>
        </w:p>
        <w:p w14:paraId="44C43950" w14:textId="00D645E8" w:rsidR="00683A81" w:rsidRDefault="003630FC">
          <w:pPr>
            <w:pStyle w:val="TOC2"/>
            <w:tabs>
              <w:tab w:val="right" w:leader="dot" w:pos="9350"/>
            </w:tabs>
            <w:rPr>
              <w:rFonts w:eastAsiaTheme="minorEastAsia" w:cstheme="minorBidi"/>
              <w:b w:val="0"/>
              <w:bCs w:val="0"/>
              <w:noProof/>
              <w:sz w:val="24"/>
              <w:szCs w:val="24"/>
            </w:rPr>
          </w:pPr>
          <w:hyperlink w:anchor="_Toc113440560" w:history="1">
            <w:r w:rsidR="00683A81" w:rsidRPr="00C41EFF">
              <w:rPr>
                <w:rStyle w:val="Hyperlink"/>
                <w:rFonts w:asciiTheme="majorHAnsi" w:hAnsiTheme="majorHAnsi" w:cstheme="majorHAnsi"/>
                <w:noProof/>
              </w:rPr>
              <w:t>Methods</w:t>
            </w:r>
            <w:r w:rsidR="00683A81">
              <w:rPr>
                <w:noProof/>
                <w:webHidden/>
              </w:rPr>
              <w:tab/>
            </w:r>
            <w:r w:rsidR="00683A81">
              <w:rPr>
                <w:noProof/>
                <w:webHidden/>
              </w:rPr>
              <w:fldChar w:fldCharType="begin"/>
            </w:r>
            <w:r w:rsidR="00683A81">
              <w:rPr>
                <w:noProof/>
                <w:webHidden/>
              </w:rPr>
              <w:instrText xml:space="preserve"> PAGEREF _Toc113440560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36D78F93" w14:textId="6250EA25" w:rsidR="00683A81" w:rsidRDefault="003630FC">
          <w:pPr>
            <w:pStyle w:val="TOC3"/>
            <w:tabs>
              <w:tab w:val="right" w:leader="dot" w:pos="9350"/>
            </w:tabs>
            <w:rPr>
              <w:rFonts w:eastAsiaTheme="minorEastAsia" w:cstheme="minorBidi"/>
              <w:noProof/>
              <w:sz w:val="24"/>
              <w:szCs w:val="24"/>
            </w:rPr>
          </w:pPr>
          <w:hyperlink w:anchor="_Toc113440561"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_Toc113440561 \h </w:instrText>
            </w:r>
            <w:r w:rsidR="00683A81">
              <w:rPr>
                <w:noProof/>
                <w:webHidden/>
              </w:rPr>
            </w:r>
            <w:r w:rsidR="00683A81">
              <w:rPr>
                <w:noProof/>
                <w:webHidden/>
              </w:rPr>
              <w:fldChar w:fldCharType="separate"/>
            </w:r>
            <w:r w:rsidR="00683A81">
              <w:rPr>
                <w:noProof/>
                <w:webHidden/>
              </w:rPr>
              <w:t>2</w:t>
            </w:r>
            <w:r w:rsidR="00683A81">
              <w:rPr>
                <w:noProof/>
                <w:webHidden/>
              </w:rPr>
              <w:fldChar w:fldCharType="end"/>
            </w:r>
          </w:hyperlink>
        </w:p>
        <w:p w14:paraId="06ABC842" w14:textId="7C97A9EA" w:rsidR="00683A81" w:rsidRDefault="003630FC">
          <w:pPr>
            <w:pStyle w:val="TOC3"/>
            <w:tabs>
              <w:tab w:val="right" w:leader="dot" w:pos="9350"/>
            </w:tabs>
            <w:rPr>
              <w:rFonts w:eastAsiaTheme="minorEastAsia" w:cstheme="minorBidi"/>
              <w:noProof/>
              <w:sz w:val="24"/>
              <w:szCs w:val="24"/>
            </w:rPr>
          </w:pPr>
          <w:hyperlink w:anchor="_Toc113440562"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_Toc113440562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072E34E4" w14:textId="08F37A3A" w:rsidR="00683A81" w:rsidRDefault="003630FC">
          <w:pPr>
            <w:pStyle w:val="TOC3"/>
            <w:tabs>
              <w:tab w:val="right" w:leader="dot" w:pos="9350"/>
            </w:tabs>
            <w:rPr>
              <w:rFonts w:eastAsiaTheme="minorEastAsia" w:cstheme="minorBidi"/>
              <w:noProof/>
              <w:sz w:val="24"/>
              <w:szCs w:val="24"/>
            </w:rPr>
          </w:pPr>
          <w:hyperlink w:anchor="_Toc113440563"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_Toc113440563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12AFC90D" w14:textId="7C3FBBBF" w:rsidR="00683A81" w:rsidRDefault="003630FC">
          <w:pPr>
            <w:pStyle w:val="TOC3"/>
            <w:tabs>
              <w:tab w:val="right" w:leader="dot" w:pos="9350"/>
            </w:tabs>
            <w:rPr>
              <w:rFonts w:eastAsiaTheme="minorEastAsia" w:cstheme="minorBidi"/>
              <w:noProof/>
              <w:sz w:val="24"/>
              <w:szCs w:val="24"/>
            </w:rPr>
          </w:pPr>
          <w:hyperlink w:anchor="_Toc113440564"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_Toc113440564 \h </w:instrText>
            </w:r>
            <w:r w:rsidR="00683A81">
              <w:rPr>
                <w:noProof/>
                <w:webHidden/>
              </w:rPr>
            </w:r>
            <w:r w:rsidR="00683A81">
              <w:rPr>
                <w:noProof/>
                <w:webHidden/>
              </w:rPr>
              <w:fldChar w:fldCharType="separate"/>
            </w:r>
            <w:r w:rsidR="00683A81">
              <w:rPr>
                <w:noProof/>
                <w:webHidden/>
              </w:rPr>
              <w:t>3</w:t>
            </w:r>
            <w:r w:rsidR="00683A81">
              <w:rPr>
                <w:noProof/>
                <w:webHidden/>
              </w:rPr>
              <w:fldChar w:fldCharType="end"/>
            </w:r>
          </w:hyperlink>
        </w:p>
        <w:p w14:paraId="7CC0B05D" w14:textId="6C6B23B9" w:rsidR="00683A81" w:rsidRDefault="003630FC">
          <w:pPr>
            <w:pStyle w:val="TOC2"/>
            <w:tabs>
              <w:tab w:val="right" w:leader="dot" w:pos="9350"/>
            </w:tabs>
            <w:rPr>
              <w:rFonts w:eastAsiaTheme="minorEastAsia" w:cstheme="minorBidi"/>
              <w:b w:val="0"/>
              <w:bCs w:val="0"/>
              <w:noProof/>
              <w:sz w:val="24"/>
              <w:szCs w:val="24"/>
            </w:rPr>
          </w:pPr>
          <w:hyperlink w:anchor="_Toc113440565" w:history="1">
            <w:r w:rsidR="00683A81" w:rsidRPr="00C41EFF">
              <w:rPr>
                <w:rStyle w:val="Hyperlink"/>
                <w:rFonts w:asciiTheme="majorHAnsi" w:hAnsiTheme="majorHAnsi" w:cstheme="majorHAnsi"/>
                <w:noProof/>
              </w:rPr>
              <w:t>Results</w:t>
            </w:r>
            <w:r w:rsidR="00683A81">
              <w:rPr>
                <w:noProof/>
                <w:webHidden/>
              </w:rPr>
              <w:tab/>
            </w:r>
            <w:r w:rsidR="00683A81">
              <w:rPr>
                <w:noProof/>
                <w:webHidden/>
              </w:rPr>
              <w:fldChar w:fldCharType="begin"/>
            </w:r>
            <w:r w:rsidR="00683A81">
              <w:rPr>
                <w:noProof/>
                <w:webHidden/>
              </w:rPr>
              <w:instrText xml:space="preserve"> PAGEREF _Toc113440565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073AEC48" w14:textId="44E8B2AB" w:rsidR="00683A81" w:rsidRDefault="003630FC">
          <w:pPr>
            <w:pStyle w:val="TOC3"/>
            <w:tabs>
              <w:tab w:val="right" w:leader="dot" w:pos="9350"/>
            </w:tabs>
            <w:rPr>
              <w:rFonts w:eastAsiaTheme="minorEastAsia" w:cstheme="minorBidi"/>
              <w:noProof/>
              <w:sz w:val="24"/>
              <w:szCs w:val="24"/>
            </w:rPr>
          </w:pPr>
          <w:hyperlink w:anchor="_Toc113440566" w:history="1">
            <w:r w:rsidR="00683A81" w:rsidRPr="00C41EFF">
              <w:rPr>
                <w:rStyle w:val="Hyperlink"/>
                <w:rFonts w:asciiTheme="majorHAnsi" w:hAnsiTheme="majorHAnsi" w:cstheme="majorHAnsi"/>
                <w:noProof/>
              </w:rPr>
              <w:t>Sample collection &amp; DNA extraction</w:t>
            </w:r>
            <w:r w:rsidR="00683A81">
              <w:rPr>
                <w:noProof/>
                <w:webHidden/>
              </w:rPr>
              <w:tab/>
            </w:r>
            <w:r w:rsidR="00683A81">
              <w:rPr>
                <w:noProof/>
                <w:webHidden/>
              </w:rPr>
              <w:fldChar w:fldCharType="begin"/>
            </w:r>
            <w:r w:rsidR="00683A81">
              <w:rPr>
                <w:noProof/>
                <w:webHidden/>
              </w:rPr>
              <w:instrText xml:space="preserve"> PAGEREF _Toc113440566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7A872972" w14:textId="67A9BCB6" w:rsidR="00683A81" w:rsidRDefault="003630FC">
          <w:pPr>
            <w:pStyle w:val="TOC3"/>
            <w:tabs>
              <w:tab w:val="right" w:leader="dot" w:pos="9350"/>
            </w:tabs>
            <w:rPr>
              <w:rFonts w:eastAsiaTheme="minorEastAsia" w:cstheme="minorBidi"/>
              <w:noProof/>
              <w:sz w:val="24"/>
              <w:szCs w:val="24"/>
            </w:rPr>
          </w:pPr>
          <w:hyperlink w:anchor="_Toc113440567" w:history="1">
            <w:r w:rsidR="00683A81" w:rsidRPr="00C41EFF">
              <w:rPr>
                <w:rStyle w:val="Hyperlink"/>
                <w:rFonts w:asciiTheme="majorHAnsi" w:hAnsiTheme="majorHAnsi" w:cstheme="majorHAnsi"/>
                <w:noProof/>
              </w:rPr>
              <w:t>Genome-wide association study</w:t>
            </w:r>
            <w:r w:rsidR="00683A81">
              <w:rPr>
                <w:noProof/>
                <w:webHidden/>
              </w:rPr>
              <w:tab/>
            </w:r>
            <w:r w:rsidR="00683A81">
              <w:rPr>
                <w:noProof/>
                <w:webHidden/>
              </w:rPr>
              <w:fldChar w:fldCharType="begin"/>
            </w:r>
            <w:r w:rsidR="00683A81">
              <w:rPr>
                <w:noProof/>
                <w:webHidden/>
              </w:rPr>
              <w:instrText xml:space="preserve"> PAGEREF _Toc113440567 \h </w:instrText>
            </w:r>
            <w:r w:rsidR="00683A81">
              <w:rPr>
                <w:noProof/>
                <w:webHidden/>
              </w:rPr>
            </w:r>
            <w:r w:rsidR="00683A81">
              <w:rPr>
                <w:noProof/>
                <w:webHidden/>
              </w:rPr>
              <w:fldChar w:fldCharType="separate"/>
            </w:r>
            <w:r w:rsidR="00683A81">
              <w:rPr>
                <w:noProof/>
                <w:webHidden/>
              </w:rPr>
              <w:t>4</w:t>
            </w:r>
            <w:r w:rsidR="00683A81">
              <w:rPr>
                <w:noProof/>
                <w:webHidden/>
              </w:rPr>
              <w:fldChar w:fldCharType="end"/>
            </w:r>
          </w:hyperlink>
        </w:p>
        <w:p w14:paraId="2E4DE976" w14:textId="5090EB46" w:rsidR="00683A81" w:rsidRDefault="003630FC">
          <w:pPr>
            <w:pStyle w:val="TOC3"/>
            <w:tabs>
              <w:tab w:val="right" w:leader="dot" w:pos="9350"/>
            </w:tabs>
            <w:rPr>
              <w:rFonts w:eastAsiaTheme="minorEastAsia" w:cstheme="minorBidi"/>
              <w:noProof/>
              <w:sz w:val="24"/>
              <w:szCs w:val="24"/>
            </w:rPr>
          </w:pPr>
          <w:hyperlink w:anchor="_Toc113440568" w:history="1">
            <w:r w:rsidR="00683A81" w:rsidRPr="00C41EFF">
              <w:rPr>
                <w:rStyle w:val="Hyperlink"/>
                <w:rFonts w:asciiTheme="majorHAnsi" w:hAnsiTheme="majorHAnsi" w:cstheme="majorHAnsi"/>
                <w:noProof/>
              </w:rPr>
              <w:t>Depth analysis</w:t>
            </w:r>
            <w:r w:rsidR="00683A81">
              <w:rPr>
                <w:noProof/>
                <w:webHidden/>
              </w:rPr>
              <w:tab/>
            </w:r>
            <w:r w:rsidR="00683A81">
              <w:rPr>
                <w:noProof/>
                <w:webHidden/>
              </w:rPr>
              <w:fldChar w:fldCharType="begin"/>
            </w:r>
            <w:r w:rsidR="00683A81">
              <w:rPr>
                <w:noProof/>
                <w:webHidden/>
              </w:rPr>
              <w:instrText xml:space="preserve"> PAGEREF _Toc113440568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7E020ED5" w14:textId="38F89B3B" w:rsidR="00683A81" w:rsidRDefault="003630FC">
          <w:pPr>
            <w:pStyle w:val="TOC3"/>
            <w:tabs>
              <w:tab w:val="right" w:leader="dot" w:pos="9350"/>
            </w:tabs>
            <w:rPr>
              <w:rFonts w:eastAsiaTheme="minorEastAsia" w:cstheme="minorBidi"/>
              <w:noProof/>
              <w:sz w:val="24"/>
              <w:szCs w:val="24"/>
            </w:rPr>
          </w:pPr>
          <w:hyperlink w:anchor="_Toc113440569" w:history="1">
            <w:r w:rsidR="00683A81" w:rsidRPr="00C41EFF">
              <w:rPr>
                <w:rStyle w:val="Hyperlink"/>
                <w:rFonts w:asciiTheme="majorHAnsi" w:hAnsiTheme="majorHAnsi" w:cstheme="majorHAnsi"/>
                <w:noProof/>
              </w:rPr>
              <w:t>K-mer analysis</w:t>
            </w:r>
            <w:r w:rsidR="00683A81">
              <w:rPr>
                <w:noProof/>
                <w:webHidden/>
              </w:rPr>
              <w:tab/>
            </w:r>
            <w:r w:rsidR="00683A81">
              <w:rPr>
                <w:noProof/>
                <w:webHidden/>
              </w:rPr>
              <w:fldChar w:fldCharType="begin"/>
            </w:r>
            <w:r w:rsidR="00683A81">
              <w:rPr>
                <w:noProof/>
                <w:webHidden/>
              </w:rPr>
              <w:instrText xml:space="preserve"> PAGEREF _Toc113440569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2FFFFFB6" w14:textId="69830245" w:rsidR="00683A81" w:rsidRDefault="003630FC">
          <w:pPr>
            <w:pStyle w:val="TOC2"/>
            <w:tabs>
              <w:tab w:val="right" w:leader="dot" w:pos="9350"/>
            </w:tabs>
            <w:rPr>
              <w:rFonts w:eastAsiaTheme="minorEastAsia" w:cstheme="minorBidi"/>
              <w:b w:val="0"/>
              <w:bCs w:val="0"/>
              <w:noProof/>
              <w:sz w:val="24"/>
              <w:szCs w:val="24"/>
            </w:rPr>
          </w:pPr>
          <w:hyperlink w:anchor="_Toc113440570" w:history="1">
            <w:r w:rsidR="00683A81" w:rsidRPr="00C41EFF">
              <w:rPr>
                <w:rStyle w:val="Hyperlink"/>
                <w:rFonts w:asciiTheme="majorHAnsi" w:hAnsiTheme="majorHAnsi" w:cstheme="majorHAnsi"/>
                <w:noProof/>
              </w:rPr>
              <w:t>Discussion &amp; Conclusion</w:t>
            </w:r>
            <w:r w:rsidR="00683A81">
              <w:rPr>
                <w:noProof/>
                <w:webHidden/>
              </w:rPr>
              <w:tab/>
            </w:r>
            <w:r w:rsidR="00683A81">
              <w:rPr>
                <w:noProof/>
                <w:webHidden/>
              </w:rPr>
              <w:fldChar w:fldCharType="begin"/>
            </w:r>
            <w:r w:rsidR="00683A81">
              <w:rPr>
                <w:noProof/>
                <w:webHidden/>
              </w:rPr>
              <w:instrText xml:space="preserve"> PAGEREF _Toc113440570 \h </w:instrText>
            </w:r>
            <w:r w:rsidR="00683A81">
              <w:rPr>
                <w:noProof/>
                <w:webHidden/>
              </w:rPr>
            </w:r>
            <w:r w:rsidR="00683A81">
              <w:rPr>
                <w:noProof/>
                <w:webHidden/>
              </w:rPr>
              <w:fldChar w:fldCharType="separate"/>
            </w:r>
            <w:r w:rsidR="00683A81">
              <w:rPr>
                <w:noProof/>
                <w:webHidden/>
              </w:rPr>
              <w:t>5</w:t>
            </w:r>
            <w:r w:rsidR="00683A81">
              <w:rPr>
                <w:noProof/>
                <w:webHidden/>
              </w:rPr>
              <w:fldChar w:fldCharType="end"/>
            </w:r>
          </w:hyperlink>
        </w:p>
        <w:p w14:paraId="0B01A630" w14:textId="4F49ABEA" w:rsidR="00683A81" w:rsidRDefault="003630FC">
          <w:pPr>
            <w:pStyle w:val="TOC2"/>
            <w:tabs>
              <w:tab w:val="right" w:leader="dot" w:pos="9350"/>
            </w:tabs>
            <w:rPr>
              <w:rFonts w:eastAsiaTheme="minorEastAsia" w:cstheme="minorBidi"/>
              <w:b w:val="0"/>
              <w:bCs w:val="0"/>
              <w:noProof/>
              <w:sz w:val="24"/>
              <w:szCs w:val="24"/>
            </w:rPr>
          </w:pPr>
          <w:hyperlink w:anchor="_Toc113440571" w:history="1">
            <w:r w:rsidR="00683A81" w:rsidRPr="00C41EFF">
              <w:rPr>
                <w:rStyle w:val="Hyperlink"/>
                <w:rFonts w:asciiTheme="majorHAnsi" w:hAnsiTheme="majorHAnsi" w:cstheme="majorHAnsi"/>
                <w:noProof/>
              </w:rPr>
              <w:t>Tables &amp; Figures</w:t>
            </w:r>
            <w:r w:rsidR="00683A81">
              <w:rPr>
                <w:noProof/>
                <w:webHidden/>
              </w:rPr>
              <w:tab/>
            </w:r>
            <w:r w:rsidR="00683A81">
              <w:rPr>
                <w:noProof/>
                <w:webHidden/>
              </w:rPr>
              <w:fldChar w:fldCharType="begin"/>
            </w:r>
            <w:r w:rsidR="00683A81">
              <w:rPr>
                <w:noProof/>
                <w:webHidden/>
              </w:rPr>
              <w:instrText xml:space="preserve"> PAGEREF _Toc113440571 \h </w:instrText>
            </w:r>
            <w:r w:rsidR="00683A81">
              <w:rPr>
                <w:noProof/>
                <w:webHidden/>
              </w:rPr>
            </w:r>
            <w:r w:rsidR="00683A81">
              <w:rPr>
                <w:noProof/>
                <w:webHidden/>
              </w:rPr>
              <w:fldChar w:fldCharType="separate"/>
            </w:r>
            <w:r w:rsidR="00683A81">
              <w:rPr>
                <w:noProof/>
                <w:webHidden/>
              </w:rPr>
              <w:t>7</w:t>
            </w:r>
            <w:r w:rsidR="00683A81">
              <w:rPr>
                <w:noProof/>
                <w:webHidden/>
              </w:rPr>
              <w:fldChar w:fldCharType="end"/>
            </w:r>
          </w:hyperlink>
        </w:p>
        <w:p w14:paraId="0B1EE821" w14:textId="59513456" w:rsidR="00A951B3" w:rsidRDefault="00A951B3">
          <w:r>
            <w:rPr>
              <w:b/>
              <w:bCs/>
              <w:noProof/>
            </w:rPr>
            <w:fldChar w:fldCharType="end"/>
          </w:r>
        </w:p>
      </w:sdtContent>
    </w:sdt>
    <w:p w14:paraId="63B0B10F" w14:textId="77333050" w:rsidR="00120DAA" w:rsidRPr="00011FA5" w:rsidRDefault="00120DAA" w:rsidP="00120DAA">
      <w:pPr>
        <w:pStyle w:val="TOCHeading"/>
        <w:spacing w:line="240" w:lineRule="auto"/>
        <w:outlineLvl w:val="0"/>
      </w:pPr>
      <w:bookmarkStart w:id="2" w:name="_Toc113440558"/>
      <w:r w:rsidRPr="00011FA5">
        <w:t xml:space="preserve">Chapter </w:t>
      </w:r>
      <w:r>
        <w:t>3</w:t>
      </w:r>
      <w:r w:rsidRPr="00011FA5">
        <w:t xml:space="preserve"> – </w:t>
      </w:r>
      <w:r>
        <w:t xml:space="preserve">Investigation in identifying sex-specific markers in </w:t>
      </w:r>
      <w:r w:rsidRPr="00011FA5">
        <w:t>delta smelt</w:t>
      </w:r>
      <w:bookmarkEnd w:id="1"/>
      <w:bookmarkEnd w:id="0"/>
      <w:bookmarkEnd w:id="2"/>
    </w:p>
    <w:p w14:paraId="695AB25E" w14:textId="77777777" w:rsidR="00450E89" w:rsidRDefault="00450E89" w:rsidP="00120DAA">
      <w:pPr>
        <w:pStyle w:val="Header"/>
        <w:outlineLvl w:val="1"/>
        <w:rPr>
          <w:rFonts w:asciiTheme="majorHAnsi" w:hAnsiTheme="majorHAnsi" w:cstheme="majorHAnsi"/>
          <w:szCs w:val="24"/>
        </w:rPr>
      </w:pPr>
      <w:bookmarkStart w:id="3" w:name="_Toc113123183"/>
      <w:bookmarkStart w:id="4" w:name="_Toc113273222"/>
      <w:bookmarkStart w:id="5" w:name="_Toc113440559"/>
    </w:p>
    <w:p w14:paraId="0C857AD2" w14:textId="7829742C" w:rsidR="00120DAA" w:rsidRPr="00FD21E9" w:rsidRDefault="00120DAA" w:rsidP="00120DAA">
      <w:pPr>
        <w:pStyle w:val="Header"/>
        <w:outlineLvl w:val="1"/>
        <w:rPr>
          <w:rFonts w:asciiTheme="majorHAnsi" w:hAnsiTheme="majorHAnsi" w:cstheme="majorHAnsi"/>
          <w:szCs w:val="24"/>
        </w:rPr>
      </w:pPr>
      <w:r w:rsidRPr="00FD21E9">
        <w:rPr>
          <w:rFonts w:asciiTheme="majorHAnsi" w:hAnsiTheme="majorHAnsi" w:cstheme="majorHAnsi"/>
          <w:szCs w:val="24"/>
        </w:rPr>
        <w:t>Introduction</w:t>
      </w:r>
      <w:bookmarkEnd w:id="3"/>
      <w:bookmarkEnd w:id="4"/>
      <w:bookmarkEnd w:id="5"/>
    </w:p>
    <w:p w14:paraId="2E8B703E" w14:textId="7CE28CFC" w:rsidR="00120DAA" w:rsidRPr="00120DAA"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 xml:space="preserve">Sex determination in fish is a highly variable </w:t>
      </w:r>
      <w:r w:rsidR="006958D8">
        <w:rPr>
          <w:rFonts w:asciiTheme="majorHAnsi" w:hAnsiTheme="majorHAnsi" w:cstheme="majorHAnsi"/>
          <w:bCs/>
          <w:iCs/>
          <w:color w:val="00000A"/>
        </w:rPr>
        <w:t xml:space="preserve">and often plastic </w:t>
      </w:r>
      <w:r w:rsidRPr="00120DAA">
        <w:rPr>
          <w:rFonts w:asciiTheme="majorHAnsi" w:hAnsiTheme="majorHAnsi" w:cstheme="majorHAnsi"/>
          <w:bCs/>
          <w:iCs/>
          <w:color w:val="00000A"/>
        </w:rPr>
        <w:t>trait</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{"citationID":"b0QVqwNu","properties":{"formattedCitation":"(Kobayashi et al., 2013; Nakamura et al., 1998; Volff, 2005)","plainCitation":"(Kobayashi et al., 2013; Nakamura et al., 1998; Volff, 2005)","noteIndex":0},"citationItems":[{"id":615,"uris":["http://zotero.org/users/local/3tku6QP0/items/P9PTRC7I"],"itemData":{"id":615,"type":"article-journal","abstract":"Among vertebrates, fishes show an exceptional range of reproductive strategies regarding the expression of their sexuality. Fish sexualities were categorized into gonochorism, synchronous/sequential hermaphrodite, or unisexual reproduction. In gonochoristic fishes, sex is determined genetically or by environmental factors. After sex determination, the gonads are differentiated into ovary or testis, with the sex remaining fixed for the entire life cycle. In contrast, some sequential hermaphrodite fishes can change their sex from male to female (protandrous), female to male (protogynous), or serially (bi-directional sex change) in their life cycle. In many cases, sex change is cued by social factors such as the disappearance of a male or female from a group. This unique diversity in fishes provides an ideal animal model to investigate sex determination and differentiation in vertebrates. This review first discusses genetic-orientated sex determination mechanisms. Then, we address the gonadal sex differentiation process in a gonochoristic fish, using an example of the Nile tilapia. Finally, we discuss various types of sex change that occur in hermaphrodite fishes.","container-title":"Sexual Development","DOI":"10.1159/000342009","ISSN":"1661-5425, 1661-5433","issue":"1-3","journalAbbreviation":"Sex Dev","language":"en","page":"115-125","source":"DOI.org (Crossref)","title":"Diversity and Plasticity of Sex Determination and Differentiation in Fishes","volume":"7","author":[{"family":"Kobayashi","given":"Y."},{"family":"Nagahama","given":"Y."},{"family":"Nakamura","given":"M."}],"issued":{"date-parts":[["2013"]]}}},{"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N.","non-dropping-particle":"","parse-names":false,"suffix":""}],"container-title":"Heredity","id":"ITEM-1","issue":"3","issued":{"date-parts":[["2005"]]},"page":"280-294","title":"Genome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6958D8">
        <w:rPr>
          <w:rFonts w:asciiTheme="majorHAnsi" w:hAnsiTheme="majorHAnsi" w:cstheme="majorHAnsi"/>
          <w:color w:val="00000A"/>
        </w:rPr>
        <w:t>(Kobayashi et al., 2013; Nakamura et al., 1998;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and understanding its mechanisms is </w:t>
      </w:r>
      <w:r w:rsidR="00065768">
        <w:rPr>
          <w:rFonts w:asciiTheme="majorHAnsi" w:hAnsiTheme="majorHAnsi" w:cstheme="majorHAnsi"/>
          <w:bCs/>
          <w:iCs/>
          <w:color w:val="00000A"/>
        </w:rPr>
        <w:t>essential</w:t>
      </w:r>
      <w:r w:rsidRPr="00120DAA">
        <w:rPr>
          <w:rFonts w:asciiTheme="majorHAnsi" w:hAnsiTheme="majorHAnsi" w:cstheme="majorHAnsi"/>
          <w:bCs/>
          <w:iCs/>
          <w:color w:val="00000A"/>
        </w:rPr>
        <w:t xml:space="preserve"> for understanding the biology of a species</w:t>
      </w:r>
      <w:r w:rsidR="00065768">
        <w:rPr>
          <w:rFonts w:asciiTheme="majorHAnsi" w:hAnsiTheme="majorHAnsi" w:cstheme="majorHAnsi"/>
          <w:bCs/>
          <w:iCs/>
          <w:color w:val="00000A"/>
        </w:rPr>
        <w:t>,</w:t>
      </w:r>
      <w:r w:rsidRPr="00120DAA">
        <w:rPr>
          <w:rFonts w:asciiTheme="majorHAnsi" w:hAnsiTheme="majorHAnsi" w:cstheme="majorHAnsi"/>
          <w:bCs/>
          <w:iCs/>
          <w:color w:val="00000A"/>
        </w:rPr>
        <w:t xml:space="preserve"> and for gaining insight into the evolution of sex chromosomes and genetic mechanisms underlying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{"citationID":"fw2QppLM","properties":{"formattedCitation":"(Mei &amp; Gui, 2015)","plainCitation":"(Mei &amp; Gui, 2015)","noteIndex":0},"citationItems":[{"id":"7gRdk0WP/fZA7RtK7","uris":["http://www.mendeley.com/documents/?uuid=bf62f766-0bdc-4713-80eb-0c79ca8ca548"],"itemData":{"DOI":"10.1007/s11427-014-4797-9","ISSN":"16747305","abstract":"Aquaculture has made an enormous contribution to the world food production, especially to the sustainable supply of animal proteins. The utility of diverse reproduction strategies in fish, such as the exploiting use of unisexual gynogenesis, has created a typical case of fish genetic breeding. A number of fish species show substantial sexual dimorphism that is closely linked to multiple economic traits including growth rate and body size, and the efficient development of sex-linked genetic markers and sex control biotechnologies has provided significant approaches to increase the production and value for commercial purposes. Along with the rapid development of genomics and molecular genetic techniques, the genetic basis of sexual dimorphism has been gradually deciphered, and great progress has been made in the mechanisms of fish sex determination and identification of sex-determining genes. This review summarizes the progress to provide some directive and objective thinking for further research in this field.","author":[{"dropping-particle":"","family":"Mei","given":"Jie","non-dropping-particle":"","parse-names":false,"suffix":""},{"dropping-particle":"","family":"Gui","given":"Jian Fang","non-dropping-particle":"","parse-names":false,"suffix":""}],"container-title":"Science China Life Sciences","id":"ITEM-1","issue":"2","issued":{"date-parts":[["2015"]]},"page":"124-136","title":"Genetic basis and biotechnological manipulation of sexual dimorphism and sex determination in fish","type":"article-journal","volume":"58"}}],"schema":"https://github.com/citation-style-language/schema/raw/master/csl-citation.json"}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(Mei &amp; Gui, 2015)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Fish represent the</w:t>
      </w:r>
      <w:r w:rsidR="00201C60">
        <w:rPr>
          <w:rFonts w:asciiTheme="majorHAnsi" w:hAnsiTheme="majorHAnsi" w:cstheme="majorHAnsi"/>
          <w:bCs/>
          <w:iCs/>
          <w:color w:val="00000A"/>
        </w:rPr>
        <w:t xml:space="preserve"> oldest and</w:t>
      </w:r>
      <w:r w:rsidRPr="00120DAA">
        <w:rPr>
          <w:rFonts w:asciiTheme="majorHAnsi" w:hAnsiTheme="majorHAnsi" w:cstheme="majorHAnsi"/>
          <w:bCs/>
          <w:iCs/>
          <w:color w:val="00000A"/>
        </w:rPr>
        <w:t xml:space="preserve"> most diverse group of vertebrates on earth with over 30,000 described species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{"citationID":"aQMj26sz","properties":{"formattedCitation":"(Carroll, 1997; Long, 2011; Nelson et al., 2016)","plainCitation":"(Carroll, 1997; Long, 2011; Nelson et al., 2016)","noteIndex":0},"citationItems":[{"id":603,"uris":["http://zotero.org/users/local/3tku6QP0/items/2HFK96Z2"],"itemData":{"id":603,"type":"book","edition":"7","event-place":"New York, NY, USA","ISBN":"978-0-7167-1822-2","publisher":"W.H. Freeman and Company","publisher-place":"New York, NY, USA","title":"Vertebrate Paleontology and Evolution","author":[{"family":"Carroll","given":"Robert L."}],"issued":{"date-parts":[["1997"]]}}},{"id":602,"uris":["http://zotero.org/users/local/3tku6QP0/items/7HLKCG3C"],"itemData":{"id":602,"type":"book","abstract":"This work traces the evolutionary history of fishes over the course of 500 million years, from armoured fishes and monster sharks to fishes with arms that breathe air. It describes the discovery of fossil remains and explains the techniques used in their interpretation.","edition":"2","ISBN":"978-0-8018-4992-3","publisher":"Johns Hopkins University Press","title":"The Rise of Fishes: 500 Million Years of Evolution","author":[{"family":"Long","given":"John A."}],"issued":{"date-parts":[["2011"]]}}},{"id":"7gRdk0WP/AeKDgNJN","uris":["http://www.mendeley.com/documents/?uuid=15be4d65-07bf-4803-90e6-835556babe79"],"itemData":{"ISBN":"9781118342336","author":[{"dropping-particle":"","family":"Nelson","given":"Joseph S.","non-dropping-particle":"","parse-names":false,"suffix":""},{"dropping-particle":"","family":"Grande","given":"Terry C.","non-dropping-particle":"","parse-names":false,"suffix":""},{"dropping-particle":"","family":"Wilson","given":"Mark V. H.","non-dropping-particle":"","parse-names":false,"suffix":""}],"edition":"5th","id":"ITEM-1","issued":{"date-parts":[["2016"]]},"publisher":"John Wiley &amp; Sons","publisher-place":"Hoboken, New Jersey","title":"Fishes of the World","type":"book"}}],"schema":"https://github.com/citation-style-language/schema/raw/master/csl-citation.json"} </w:instrText>
      </w:r>
      <w:r w:rsidRPr="00120DAA">
        <w:rPr>
          <w:rFonts w:asciiTheme="majorHAnsi" w:hAnsiTheme="majorHAnsi" w:cstheme="majorHAnsi"/>
          <w:bCs/>
          <w:iCs/>
          <w:color w:val="00000A"/>
        </w:rPr>
        <w:fldChar w:fldCharType="separate"/>
      </w:r>
      <w:r w:rsidR="00A55B3B">
        <w:rPr>
          <w:rFonts w:asciiTheme="majorHAnsi" w:hAnsiTheme="majorHAnsi" w:cstheme="majorHAnsi"/>
          <w:color w:val="00000A"/>
        </w:rPr>
        <w:t>(Carroll, 1997; Long, 2011; Nelson et al., 2016)</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With this diversity and constant exposure to variable environments comes a vast array of morphological, physiological, behavioral, developmental and sexual mechanisms</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{"citationID":"u3JVdqnL","properties":{"formattedCitation":"(Baroiller et al., 1999; Kikuchi &amp; Hamaguchi, 2013; Nagahama, 2005; Nakamura et al., 1998)","plainCitation":"(Baroiller et al., 1999; Kikuchi &amp; Hamaguchi, 2013; Nagahama, 2005; Nakamura et al., 1998)","noteIndex":0},"citationItems":[{"id":"7gRdk0WP/U8j0DYA9","uris":["http://www.mendeley.com/documents/?uuid=195dc493-418d-4e6d-89aa-e5ebfed03d1f"],"itemData":{"DOI":"10.1007/s10695-006-7590-2","ISBN":"1069500675902","ISSN":"09201742","abstract":"We have used various genetic and molecular approaches to investigate the mechanisms of sex determination and gonadal sex differentiation in fish. DMY was identified as the sex-determining gene of medaka. In tilapia, endogenous estrogens act as natural inducers of ovarian differentiation, while DMRT1 may be important for testicular differentiation. The roles of these regulators in sex determination and gonadal sex differentiation were ascertained using a gene or hormonal blockade strategy.","author":[{"dropping-particle":"","family":"Nagahama","given":"Y.","non-dropping-particle":"","parse-names":false,"suffix":""}],"container-title":"Fish Physiology and Biochemistry","id":"ITEM-1","issued":{"date-parts":[["2005"]]},"page":"105-109","title":"Molecular mechanisms of sex determination and gonadal sex differentiation in fish","type":"article-journal","volume":"31"}},{"id":"7gRdk0WP/ZYarCgOk","uris":["http://www.mendeley.com/documents/?uuid=aa8e43cc-6d00-4ef8-a00c-76b26ae61859"],"itemData":{"DOI":"10.1007/978-3-0348-7781-7_9","abstract":"This paper reviews current knowledge concerning the endocrine and environmental regulation of gonadal sex differentiation in gonochoristic fish. In gonochoristic fish, although potentially active around this period, the hypothalamo-pituitary axis is probably not involved in triggering sex differentiation. Although steroids and steroidogenic enzymes are probably not the initial triggers of sex differentiation, new data, including molecular approaches, have confirmed that they are key physiological steps in the regulation of this process. Environmental factors can strongly influence sex differentiation in gonochoristic fish. The most important environmental determinant of sex would appear to be temperature. Interactions between environmental factors and genotype have been suggested for gonochoristic fish.","author":[{"dropping-particle":"","family":"Baroiller","given":"Jean-François","non-dropping-particle":"","parse-names":false,"suffix":""},{"dropping-particle":"","family":"Guiguen","given":"Yann","non-dropping-particle":"","parse-names":false,"suffix":""},{"dropping-particle":"","family":"Fostier","given":"A","non-dropping-particle":"","parse-names":false,"suffix":""}],"container-title":"Cellular and Molecular Life Sciences","id":"ITEM-2","issued":{"date-parts":[["1999"]]},"page":"910-931","title":"Endocrine and environmental aspects of sex differentiation in fish","type":"article-journal","volume":"55"}},{"id":"7gRdk0WP/JCvBPZc2","uris":["http://www.mendeley.com/documents/?uuid=31f7b719-a731-4e93-8b61-431457911517"],"itemData":{"DOI":"10.1002/dvdy.23927","ISSN":"10588388","abstract":"Although the molecular mechanisms underlying many developmental events are conserved across vertebrate taxa, the lability at the top of the sex-determining (SD) cascade has been evident from the fact that four master SD genes have been identified: mammalian Sry; chicken DMRT1; medaka Dmy; and Xenopus laevis DM-W. This diversity is thought to be associated with the turnover of sex chromosomes, which is likely to be more frequent in fishes and other poikilotherms than in therian mammals and birds. Recently, four novel candidates for vertebrate SD genes were reported, all of them in fishes. These include amhy in the Patagonian pejerrey, Gsdf in Oryzias luzonensis, Amhr2 in fugu and sdY in rainbow trout. These studies provide a good opportunity to infer patterns from the seemingly chaotic picture of sex determination systems. Here, we review recent advances in our understanding of the master SD genes in fishes.","author":[{"dropping-particle":"","family":"Kikuchi","given":"Kiyoshi","non-dropping-particle":"","parse-names":false,"suffix":""},{"dropping-particle":"","family":"Hamaguchi","given":"Satoshi","non-dropping-particle":"","parse-names":false,"suffix":""}],"container-title":"Developmental Dynamics","id":"ITEM-4","issue":"4","issued":{"date-parts":[["2013"]]},"page":"339-353","title":"Novel sex-determining genes in fish and sex chromosome evolution","type":"article-journal","volume":"242"}},{"id":437,"uris":["http://zotero.org/users/local/3tku6QP0/items/ZYLD8CMZ"],"itemData":{"id":437,"type":"article-journal","container-title":"Journal of Experimental Zoology","page":"362-372","title":"Gonadal sex differentiation in teleost fish","volume":"281","author":[{"family":"Nakamura","given":"Masaru"},{"family":"Kobayashi","given":"Tohru"},{"family":"Chang","given":"Xiao-tian"}],"issued":{"date-parts":[["1998"]]}}}],"schema":"https://github.com/citation-style-language/schema/raw/master/csl-citation.json"}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(Baroiller et al., 1999; Kikuchi &amp; Hamaguchi, 2013; Nagahama, 2005; Nakamura et al., 1998)</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In teleost fishes, sex determination can be genetic</w:t>
      </w:r>
      <w:r w:rsidR="00D2058E">
        <w:rPr>
          <w:rFonts w:asciiTheme="majorHAnsi" w:hAnsiTheme="majorHAnsi" w:cstheme="majorHAnsi"/>
          <w:bCs/>
          <w:iCs/>
          <w:color w:val="00000A"/>
        </w:rPr>
        <w:t>,</w:t>
      </w:r>
      <w:r w:rsidRPr="00120DAA">
        <w:rPr>
          <w:rFonts w:asciiTheme="majorHAnsi" w:hAnsiTheme="majorHAnsi" w:cstheme="majorHAnsi"/>
          <w:bCs/>
          <w:iCs/>
          <w:color w:val="00000A"/>
        </w:rPr>
        <w:t xml:space="preserve"> environmental </w:t>
      </w:r>
      <w:r w:rsidR="00D2058E">
        <w:rPr>
          <w:rFonts w:asciiTheme="majorHAnsi" w:hAnsiTheme="majorHAnsi" w:cstheme="majorHAnsi"/>
          <w:bCs/>
          <w:iCs/>
          <w:color w:val="00000A"/>
        </w:rPr>
        <w:t>or both. The determination mechanism</w:t>
      </w:r>
      <w:r w:rsidRPr="00120DAA">
        <w:rPr>
          <w:rFonts w:asciiTheme="majorHAnsi" w:hAnsiTheme="majorHAnsi" w:cstheme="majorHAnsi"/>
          <w:bCs/>
          <w:iCs/>
          <w:color w:val="00000A"/>
        </w:rPr>
        <w:t xml:space="preserve"> varies between closely related species</w:t>
      </w:r>
      <w:r w:rsidR="00065768">
        <w:rPr>
          <w:rFonts w:asciiTheme="majorHAnsi" w:hAnsiTheme="majorHAnsi" w:cstheme="majorHAnsi"/>
          <w:bCs/>
          <w:iCs/>
          <w:color w:val="00000A"/>
        </w:rPr>
        <w:t xml:space="preserve"> </w:t>
      </w:r>
      <w:r w:rsidR="00D2058E">
        <w:rPr>
          <w:rFonts w:asciiTheme="majorHAnsi" w:hAnsiTheme="majorHAnsi" w:cstheme="majorHAnsi"/>
          <w:bCs/>
          <w:iCs/>
          <w:color w:val="00000A"/>
        </w:rPr>
        <w:t xml:space="preserve">so investigation into the causative mechanisms need to happen at a species by species level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{"citationID":"B7FTBGOW","properties":{"formattedCitation":"(Conover &amp; Kynard, 2013; Devlin &amp; Nagahama, 2002; Mank &amp; Avise, 2009; Volff, 2005)","plainCitation":"(Conover &amp; Kynard, 2013; Devlin &amp; Nagahama, 2002; Mank &amp; Avise, 2009; Volff, 2005)","noteIndex":0},"citationItems":[{"id":"7gRdk0WP/WNdzGpuE","uris":["http://www.mendeley.com/documents/?uuid=8b73779d-f525-48e0-ba64-b1dbd7428d63"],"itemData":{"author":[{"dropping-particle":"","family":"Conover","given":"David O","non-dropping-particle":"","parse-names":false,"suffix":""},{"dropping-particle":"","family":"Kynard","given":"Boyd E","non-dropping-particle":"","parse-names":false,"suffix":""}],"id":"ITEM-1","issue":"4507","issued":{"date-parts":[["2013"]]},"page":"577-579","title":"Environmental Sex Determination : Interaction of Temperature and Genotype in a Fish Environmental Sex Determinaffon : Interaction of Temperature and Genotype in a Fish","type":"article-journal","volume":"213"}},{"id":"7gRdk0WP/pAXV7QSQ","uris":["http://www.mendeley.com/documents/?uuid=a30ee487-33a4-4c79-8bfa-367738cec317"],"itemData":{"DOI":"10.1016/S0044-8486(02)00057-1","ISBN":"0044-8486","ISSN":"00448486","abstract":"A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-2","issue":"3-4","issued":{"date-parts":[["2002"]]},"page":"191-364","title":"Sex determination and sex differentiation in fish: An overview of genetic, physiological, and environmental influences","type":"article-journal","volume":"208"}},{"id":"7gRdk0WP/FNLgf0T2","uris":["http://www.mendeley.com/documents/?uuid=ca7bd1e9-8e27-4fa2-9b33-fd6639fafc12"],"itemData":{"DOI":"10.1159/000223071","ISSN":"16615425","abstract":"Sex determination, due to the obvious association with re- production and Darwinian fitness, has been traditionally as- sumed to be a relatively conserved trait. However, research on teleost fishes has shown that this need not be the case, as these animals display a remarkable diversity in the ways that they determine sex. These different mechanisms, which include constitutive genetic mechanisms on sex chromo- somes, polygenic constitutive mechanisms, environmental influences, hermaphroditism, and unisexuality have each originated numerous independent times in the teleosts. The evolutionary lability of sex determination, and the corre- sponding rapid rate of turn-over among different modes, makes the teleost clade an excellent model with which to test theories regarding the evolution of sex determining ad- aptations. Much of the plasticity in sex determination likely results from the dynamic teleost genome, and recent ad- vances in fish genetics and genomics have revealed the role of gene and genome duplication in fostering emergence and turn-over of sex determining mechanisms.","author":[{"dropping-particle":"","family":"Mank","given":"J. E.","non-dropping-particle":"","parse-names":false,"suffix":""},{"dropping-particle":"","family":"Avise","given":"J. C.","non-dropping-particle":"","parse-names":false,"suffix":""}],"container-title":"Sexual Development","id":"ITEM-3","issue":"2-3","issued":{"date-parts":[["2009"]]},"page":"60-67","title":"Evolutionary diversity and turn-over of sex determination in teleost fishes","type":"article-journal","volume":"3"}},{"id":"7gRdk0WP/WhK4ImSR","uris":["http://www.mendeley.com/documents/?uuid=56b7b82a-2bfd-4eaa-ae1f-6d641aa6b290"],"itemData":{"DOI":"10.1038/sj.hdy.6800635","ISSN":"0018067X","abstract":"Teleost fish, which roughly make up half of the extant vertebrate species, exhibit an amazing level of biodiversity affecting their morphology, ecology and behaviour as well as many other aspects of their biology. This huge variability makes fish extremely attractive for the study of many biological questions, particularly of those related to evolution. New insights gained from different teleost species and sequencing projects have recently revealed several peculiar features of fish genomes that might have played a role in fish evolution and speciation. There is now substantial evidence that a round of tetraploidization/rediploidization has taken place during the early evolution of the ray-finned fish lineage, and that hundreds of duplicate pairs generated by this event have been maintained over hundreds of millions of years of evolution. Differential loss or subfunction partitioning of such gene duplicates might have been involved in the generation of fish variability. In contrast to mammalian genomes, teleost genomes also contain multiple families of active transposable elements, which might have played a role in speciation by affecting hybrid sterility and viability. Finally, the amazing diversity of sex determination systems and the plasticity of sex chromosomes observed in teleost might have been involved in both pre- and postmating reproductive isolation. Comparison of data generated by current and future genome projects as well as complementary studies in other species will allow one to approach the molecular and evolutionary mechanisms underlying genome diversity in fish, and will certainly significantly contribute to our understanding of gene evolution and function in humans and other vertebrates.","author":[{"dropping-particle":"","family":"Volff","given":"J. N.","non-dropping-particle":"","parse-names":false,"suffix":""}],"container-title":"Heredity","id":"ITEM-4","issue":"3","issued":{"date-parts":[["2005"]]},"page":"280-294","title":"Genome evolution and biodiversity in teleost fish","type":"article-journal","volume":"94"}}],"schema":"https://github.com/citation-style-language/schema/raw/master/csl-citation.json"}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(Conover &amp; Kynard, 2013; Devlin &amp; Nagahama, 2002; Mank &amp; Avise, 2009; Volff, 2005)</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Delta smelt are born the sex they will be throughout their entire life cycle and do not appear to have environmental regulation of sex determination which suggests sex may be determined genetically. </w:t>
      </w:r>
      <w:r w:rsidR="00A55B3B">
        <w:rPr>
          <w:rFonts w:asciiTheme="majorHAnsi" w:hAnsiTheme="majorHAnsi" w:cstheme="majorHAnsi"/>
          <w:bCs/>
          <w:iCs/>
          <w:color w:val="00000A"/>
        </w:rPr>
        <w:t>Within</w:t>
      </w:r>
      <w:r w:rsidRPr="00120DAA">
        <w:rPr>
          <w:rFonts w:asciiTheme="majorHAnsi" w:hAnsiTheme="majorHAnsi" w:cstheme="majorHAnsi"/>
          <w:bCs/>
          <w:iCs/>
          <w:color w:val="00000A"/>
        </w:rPr>
        <w:t xml:space="preserve"> teleost fishes, endogenous genetic sex determination mechanisms can occur at the chromosomal level, where heterogametic males (XY) or females (ZW) exist, or mechanisms can </w:t>
      </w:r>
      <w:r w:rsidR="00A55B3B">
        <w:rPr>
          <w:rFonts w:asciiTheme="majorHAnsi" w:hAnsiTheme="majorHAnsi" w:cstheme="majorHAnsi"/>
          <w:bCs/>
          <w:iCs/>
          <w:color w:val="00000A"/>
        </w:rPr>
        <w:t>occur</w:t>
      </w:r>
      <w:r w:rsidRPr="00120DAA">
        <w:rPr>
          <w:rFonts w:asciiTheme="majorHAnsi" w:hAnsiTheme="majorHAnsi" w:cstheme="majorHAnsi"/>
          <w:bCs/>
          <w:iCs/>
          <w:color w:val="00000A"/>
        </w:rPr>
        <w:t xml:space="preserve"> at the genic level where single or multiple genes</w:t>
      </w:r>
      <w:r w:rsidR="00A55B3B">
        <w:rPr>
          <w:rFonts w:asciiTheme="majorHAnsi" w:hAnsiTheme="majorHAnsi" w:cstheme="majorHAnsi"/>
          <w:bCs/>
          <w:iCs/>
          <w:color w:val="00000A"/>
        </w:rPr>
        <w:t xml:space="preserve"> or regions</w:t>
      </w:r>
      <w:r w:rsidRPr="00120DAA">
        <w:rPr>
          <w:rFonts w:asciiTheme="majorHAnsi" w:hAnsiTheme="majorHAnsi" w:cstheme="majorHAnsi"/>
          <w:bCs/>
          <w:iCs/>
          <w:color w:val="00000A"/>
        </w:rPr>
        <w:t xml:space="preserve"> influence sex determination</w:t>
      </w:r>
      <w:r w:rsidR="00065768">
        <w:rPr>
          <w:rFonts w:asciiTheme="majorHAnsi" w:hAnsiTheme="majorHAnsi" w:cstheme="majorHAnsi"/>
          <w:bCs/>
          <w:iCs/>
          <w:color w:val="00000A"/>
        </w:rPr>
        <w:t xml:space="preserve"> </w:t>
      </w:r>
      <w:r w:rsidRPr="00120DAA">
        <w:rPr>
          <w:rFonts w:asciiTheme="majorHAnsi" w:hAnsiTheme="majorHAnsi" w:cstheme="majorHAnsi"/>
          <w:color w:val="00000A"/>
        </w:rPr>
        <w:fldChar w:fldCharType="begin"/>
      </w:r>
      <w:r w:rsidR="00BD47C9">
        <w:rPr>
          <w:rFonts w:asciiTheme="majorHAnsi" w:hAnsiTheme="majorHAnsi" w:cstheme="majorHAnsi"/>
          <w:bCs/>
          <w:iCs/>
          <w:color w:val="00000A"/>
        </w:rPr>
        <w:instrText xml:space="preserve"> ADDIN ZOTERO_ITEM CSL_CITATION {"citationID":"ucXRvtVg","properties":{"formattedCitation":"(Devlin &amp; Nagahama, 2002)","plainCitation":"(Devlin &amp; Nagahama, 2002)","noteIndex":0},"citationItems":[{"id":"7gRdk0WP/pAXV7QSQ","uris":["http://www.mendeley.com/documents/?uuid=a30ee487-33a4-4c79-8bfa-367738cec317"],"itemData":{"DOI":"10.1016/S0044-8486(02)00057-1","ISBN":"0044-8486","ISSN":"00448486","abstract":"A great deal of information is known regarding the process of sex differentiation in fish, and the mechanisms involved in primary sex determination are now beginning to be defined. A range of gonadal differentiation types have been described for fish, including gonochoristic species possessing purely ovarian or testicular tissues, as well as hermaphroditic species that can initially mature either as males (protandrous) or females (protogynous). Sex determination in fish is a very flexible process with respect to evolutionary patterns observed among genera and families, and within individuals is subject to modification by external factors. These influences can affect the fate of both somatic and germ cells within the primordial gonad, and include the action of genetic, environmental (e.g. temperature), behavioural, and physiological factors. Exogenous sex steroids administered at the time of sex determination can strongly influence the course of sex differentiation in fish, suggesting that they play a critical role in assignment of gonad determination as well as subsequent differentiation. Detailed information is available from fish systems describing the production of sex steroids, as well as the enzymes involved in steroid production. Both estradiol and the maturation hormone 17α, 20β-dihydroxy-4-pregnen-3-one (17α, 20β-DP) are produced by a two-step process involving different cell layers in the gonad, and have effects on the differentiation of gonadal and nongonadal tissues. Gonadal development and differentiation in some fish is also controlled by hormones from the pituitary gland (gonadotropins) that are regulated by release hormones (GnRH) and other neuroendocrine and gonadal factors. Genetic determination of sex in fish can involve monogenic or polygenic systems, with factors located on the autosomes or on sex chromosomes. In the latter case, both male (XY) and female (ZW) heterogametic systems have been described, as well as many subtle variations on these themes. Sex chromosomes are found in approximately 10% of fish species examined, and sex-linked phenotypic traits, and protein and molecular genetic markers have been identified in several fish systems. Some species of fish reproduce gynogenetically, producing all-female populations. Several gene families known to be involved in sex determination in other vertebrates have recently been shown to be similarly involved in fish, suggesting conservation of sex determination pathways. The lability o…","author":[{"dropping-particle":"","family":"Devlin","given":"Robert H.","non-dropping-particle":"","parse-names":false,"suffix":""},{"dropping-particle":"","family":"Nagahama","given":"Yoshitaka","non-dropping-particle":"","parse-names":false,"suffix":""}],"container-title":"Aquaculture","id":"ITEM-1","issue":"3-4","issued":{"date-parts":[["2002"]]},"page":"191-364","title":"Sex determination and sex differentiation in fish: An overview of genetic, physiological, and environmental influences","type":"article-journal","volume":"208"}}],"schema":"https://github.com/citation-style-language/schema/raw/master/csl-citation.json"} </w:instrText>
      </w:r>
      <w:r w:rsidRPr="00120DAA">
        <w:rPr>
          <w:rFonts w:asciiTheme="majorHAnsi" w:hAnsiTheme="majorHAnsi" w:cstheme="majorHAnsi"/>
          <w:bCs/>
          <w:iCs/>
          <w:color w:val="00000A"/>
        </w:rPr>
        <w:fldChar w:fldCharType="separate"/>
      </w:r>
      <w:r w:rsidR="00065768">
        <w:rPr>
          <w:rFonts w:asciiTheme="majorHAnsi" w:hAnsiTheme="majorHAnsi" w:cstheme="majorHAnsi"/>
          <w:color w:val="00000A"/>
        </w:rPr>
        <w:t>(Devlin &amp; Nagahama, 2002)</w:t>
      </w:r>
      <w:r w:rsidRPr="00120DAA">
        <w:rPr>
          <w:rFonts w:asciiTheme="majorHAnsi" w:hAnsiTheme="majorHAnsi" w:cstheme="majorHAnsi"/>
          <w:color w:val="00000A"/>
        </w:rPr>
        <w:fldChar w:fldCharType="end"/>
      </w:r>
      <w:r w:rsidRPr="00120DAA">
        <w:rPr>
          <w:rFonts w:asciiTheme="majorHAnsi" w:hAnsiTheme="majorHAnsi" w:cstheme="majorHAnsi"/>
          <w:bCs/>
          <w:iCs/>
          <w:color w:val="00000A"/>
        </w:rPr>
        <w:t xml:space="preserve">. </w:t>
      </w:r>
      <w:r w:rsidR="00DD37E4">
        <w:rPr>
          <w:rFonts w:asciiTheme="majorHAnsi" w:hAnsiTheme="majorHAnsi" w:cstheme="majorHAnsi"/>
          <w:bCs/>
          <w:iCs/>
          <w:color w:val="00000A"/>
        </w:rPr>
        <w:t>Clarifying</w:t>
      </w:r>
      <w:r w:rsidRPr="00120DAA">
        <w:rPr>
          <w:rFonts w:asciiTheme="majorHAnsi" w:hAnsiTheme="majorHAnsi" w:cstheme="majorHAnsi"/>
          <w:bCs/>
          <w:iCs/>
          <w:color w:val="00000A"/>
        </w:rPr>
        <w:t xml:space="preserve"> the mechanism of sex determination in delta smelt will </w:t>
      </w:r>
      <w:r w:rsidR="00A55B3B">
        <w:rPr>
          <w:rFonts w:asciiTheme="majorHAnsi" w:hAnsiTheme="majorHAnsi" w:cstheme="majorHAnsi"/>
          <w:bCs/>
          <w:iCs/>
          <w:color w:val="00000A"/>
        </w:rPr>
        <w:t xml:space="preserve">contribute to the </w:t>
      </w:r>
      <w:r w:rsidR="00DD37E4">
        <w:rPr>
          <w:rFonts w:asciiTheme="majorHAnsi" w:hAnsiTheme="majorHAnsi" w:cstheme="majorHAnsi"/>
          <w:bCs/>
          <w:iCs/>
          <w:color w:val="00000A"/>
        </w:rPr>
        <w:t xml:space="preserve">scientific body of knowledge </w:t>
      </w:r>
      <w:r w:rsidR="00A55B3B">
        <w:rPr>
          <w:rFonts w:asciiTheme="majorHAnsi" w:hAnsiTheme="majorHAnsi" w:cstheme="majorHAnsi"/>
          <w:bCs/>
          <w:iCs/>
          <w:color w:val="00000A"/>
        </w:rPr>
        <w:t>for understanding</w:t>
      </w:r>
      <w:r w:rsidRPr="00120DAA">
        <w:rPr>
          <w:rFonts w:asciiTheme="majorHAnsi" w:hAnsiTheme="majorHAnsi" w:cstheme="majorHAnsi"/>
          <w:bCs/>
          <w:iCs/>
          <w:color w:val="00000A"/>
        </w:rPr>
        <w:t xml:space="preserve"> biological </w:t>
      </w:r>
      <w:r w:rsidR="004A14ED">
        <w:rPr>
          <w:rFonts w:asciiTheme="majorHAnsi" w:hAnsiTheme="majorHAnsi" w:cstheme="majorHAnsi"/>
          <w:bCs/>
          <w:iCs/>
          <w:color w:val="00000A"/>
        </w:rPr>
        <w:t>variation and</w:t>
      </w:r>
      <w:r w:rsidR="00DD37E4">
        <w:rPr>
          <w:rFonts w:asciiTheme="majorHAnsi" w:hAnsiTheme="majorHAnsi" w:cstheme="majorHAnsi"/>
          <w:bCs/>
          <w:iCs/>
          <w:color w:val="00000A"/>
        </w:rPr>
        <w:t xml:space="preserve"> allow</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managers to</w:t>
      </w:r>
      <w:r w:rsidRPr="00120DAA">
        <w:rPr>
          <w:rFonts w:asciiTheme="majorHAnsi" w:hAnsiTheme="majorHAnsi" w:cstheme="majorHAnsi"/>
          <w:bCs/>
          <w:iCs/>
          <w:color w:val="00000A"/>
        </w:rPr>
        <w:t xml:space="preserve"> identify and develop diagnostic </w:t>
      </w:r>
      <w:r w:rsidR="00A55B3B">
        <w:rPr>
          <w:rFonts w:asciiTheme="majorHAnsi" w:hAnsiTheme="majorHAnsi" w:cstheme="majorHAnsi"/>
          <w:bCs/>
          <w:iCs/>
          <w:color w:val="00000A"/>
        </w:rPr>
        <w:t xml:space="preserve">non-lethal </w:t>
      </w:r>
      <w:r w:rsidRPr="00120DAA">
        <w:rPr>
          <w:rFonts w:asciiTheme="majorHAnsi" w:hAnsiTheme="majorHAnsi" w:cstheme="majorHAnsi"/>
          <w:bCs/>
          <w:iCs/>
          <w:color w:val="00000A"/>
        </w:rPr>
        <w:t xml:space="preserve">markers for the practical management of </w:t>
      </w:r>
      <w:r w:rsidR="00DD37E4">
        <w:rPr>
          <w:rFonts w:asciiTheme="majorHAnsi" w:hAnsiTheme="majorHAnsi" w:cstheme="majorHAnsi"/>
          <w:bCs/>
          <w:iCs/>
          <w:color w:val="00000A"/>
        </w:rPr>
        <w:t>an</w:t>
      </w:r>
      <w:r w:rsidRPr="00120DAA">
        <w:rPr>
          <w:rFonts w:asciiTheme="majorHAnsi" w:hAnsiTheme="majorHAnsi" w:cstheme="majorHAnsi"/>
          <w:bCs/>
          <w:iCs/>
          <w:color w:val="00000A"/>
        </w:rPr>
        <w:t xml:space="preserve"> </w:t>
      </w:r>
      <w:r w:rsidR="00A55B3B">
        <w:rPr>
          <w:rFonts w:asciiTheme="majorHAnsi" w:hAnsiTheme="majorHAnsi" w:cstheme="majorHAnsi"/>
          <w:bCs/>
          <w:iCs/>
          <w:color w:val="00000A"/>
        </w:rPr>
        <w:t xml:space="preserve">endangered </w:t>
      </w:r>
      <w:r w:rsidRPr="00120DAA">
        <w:rPr>
          <w:rFonts w:asciiTheme="majorHAnsi" w:hAnsiTheme="majorHAnsi" w:cstheme="majorHAnsi"/>
          <w:bCs/>
          <w:iCs/>
          <w:color w:val="00000A"/>
        </w:rPr>
        <w:t>species</w:t>
      </w:r>
      <w:r w:rsidR="00DD37E4">
        <w:rPr>
          <w:rFonts w:asciiTheme="majorHAnsi" w:hAnsiTheme="majorHAnsi" w:cstheme="majorHAnsi"/>
          <w:bCs/>
          <w:iCs/>
          <w:color w:val="00000A"/>
        </w:rPr>
        <w:t xml:space="preserve"> declining towards extinction</w:t>
      </w:r>
      <w:r w:rsidRPr="00120DAA">
        <w:rPr>
          <w:rFonts w:asciiTheme="majorHAnsi" w:hAnsiTheme="majorHAnsi" w:cstheme="majorHAnsi"/>
          <w:bCs/>
          <w:iCs/>
          <w:color w:val="00000A"/>
        </w:rPr>
        <w:t>.</w:t>
      </w:r>
    </w:p>
    <w:p w14:paraId="75351FB2" w14:textId="670F62D3" w:rsidR="00DD37E4" w:rsidRPr="00120DAA" w:rsidRDefault="00DD37E4" w:rsidP="00120DAA">
      <w:pPr>
        <w:rPr>
          <w:rFonts w:asciiTheme="majorHAnsi" w:hAnsiTheme="majorHAnsi" w:cstheme="majorHAnsi"/>
          <w:bCs/>
          <w:iCs/>
          <w:color w:val="00000A"/>
        </w:rPr>
      </w:pPr>
    </w:p>
    <w:p w14:paraId="3C3DB918" w14:textId="696F202F" w:rsidR="00984091" w:rsidRDefault="00874266" w:rsidP="00120DAA">
      <w:pPr>
        <w:rPr>
          <w:rFonts w:asciiTheme="majorHAnsi" w:hAnsiTheme="majorHAnsi" w:cstheme="majorHAnsi"/>
          <w:bCs/>
          <w:iCs/>
          <w:color w:val="00000A"/>
        </w:rPr>
      </w:pPr>
      <w:r>
        <w:rPr>
          <w:rFonts w:asciiTheme="majorHAnsi" w:hAnsiTheme="majorHAnsi" w:cstheme="majorHAnsi"/>
          <w:bCs/>
          <w:iCs/>
          <w:color w:val="00000A"/>
        </w:rPr>
        <w:t xml:space="preserve">Sex-ratio bias </w:t>
      </w:r>
      <w:r w:rsidR="00A579C8" w:rsidRPr="00C07444">
        <w:rPr>
          <w:rFonts w:asciiTheme="majorHAnsi" w:hAnsiTheme="majorHAnsi" w:cstheme="majorHAnsi"/>
          <w:bCs/>
          <w:iCs/>
        </w:rPr>
        <w:t xml:space="preserve">within populations </w:t>
      </w:r>
      <w:r w:rsidRPr="00C07444">
        <w:rPr>
          <w:rFonts w:asciiTheme="majorHAnsi" w:hAnsiTheme="majorHAnsi" w:cstheme="majorHAnsi"/>
          <w:bCs/>
          <w:iCs/>
        </w:rPr>
        <w:t xml:space="preserve">can occur at </w:t>
      </w:r>
      <w:r w:rsidR="00A967F8" w:rsidRPr="00C07444">
        <w:rPr>
          <w:rFonts w:asciiTheme="majorHAnsi" w:hAnsiTheme="majorHAnsi" w:cstheme="majorHAnsi"/>
          <w:bCs/>
          <w:iCs/>
        </w:rPr>
        <w:t>all</w:t>
      </w:r>
      <w:r w:rsidRPr="00C07444">
        <w:rPr>
          <w:rFonts w:asciiTheme="majorHAnsi" w:hAnsiTheme="majorHAnsi" w:cstheme="majorHAnsi"/>
          <w:bCs/>
          <w:iCs/>
        </w:rPr>
        <w:t xml:space="preserve"> stage</w:t>
      </w:r>
      <w:r w:rsidR="00A967F8" w:rsidRPr="00C07444">
        <w:rPr>
          <w:rFonts w:asciiTheme="majorHAnsi" w:hAnsiTheme="majorHAnsi" w:cstheme="majorHAnsi"/>
          <w:bCs/>
          <w:iCs/>
        </w:rPr>
        <w:t>s</w:t>
      </w:r>
      <w:r w:rsidRPr="00C07444">
        <w:rPr>
          <w:rFonts w:asciiTheme="majorHAnsi" w:hAnsiTheme="majorHAnsi" w:cstheme="majorHAnsi"/>
          <w:bCs/>
          <w:iCs/>
        </w:rPr>
        <w:t xml:space="preserve"> of life for reasons such as </w:t>
      </w:r>
      <w:r w:rsidR="00EF39B1" w:rsidRPr="00C07444">
        <w:rPr>
          <w:rFonts w:asciiTheme="majorHAnsi" w:hAnsiTheme="majorHAnsi" w:cstheme="majorHAnsi"/>
          <w:bCs/>
          <w:iCs/>
        </w:rPr>
        <w:t>environmental</w:t>
      </w:r>
      <w:r w:rsidR="00EE72A9">
        <w:rPr>
          <w:rFonts w:asciiTheme="majorHAnsi" w:hAnsiTheme="majorHAnsi" w:cstheme="majorHAnsi"/>
          <w:bCs/>
          <w:iCs/>
        </w:rPr>
        <w:t xml:space="preserve"> conditions </w:t>
      </w:r>
      <w:r w:rsidR="00984091">
        <w:rPr>
          <w:rFonts w:asciiTheme="majorHAnsi" w:hAnsiTheme="majorHAnsi" w:cstheme="majorHAnsi"/>
          <w:bCs/>
          <w:iCs/>
        </w:rPr>
        <w:fldChar w:fldCharType="begin"/>
      </w:r>
      <w:r w:rsidR="00984091">
        <w:rPr>
          <w:rFonts w:asciiTheme="majorHAnsi" w:hAnsiTheme="majorHAnsi" w:cstheme="majorHAnsi"/>
          <w:bCs/>
          <w:iCs/>
        </w:rPr>
        <w:instrText xml:space="preserve"> ADDIN ZOTERO_ITEM CSL_CITATION {"citationID":"aeJirIHY","properties":{"formattedCitation":"(Korpelainen, 1990)","plainCitation":"(Korpelainen, 1990)","noteIndex":0},"citationItems":[{"id":627,"uris":["http://zotero.org/users/local/3tku6QP0/items/EN3DY5W9"],"itemData":{"id":627,"type":"article-journal","container-title":"Biological Reviews","DOI":"10.1111/j.1469-185X.1990.tb01187.x","ISSN":"1464-7931, 1469-185X","issue":"2","journalAbbreviation":"Biological Reviews","language":"en","page":"147-184","source":"DOI.org (Crossref)","title":"SEX RATIOS AND CONDITIONS REQUIRED FOR ENVIRONMENTAL SEX DETERMINATION IN ANIMALS","volume":"65","author":[{"family":"Korpelainen","given":"Helena"}],"issued":{"date-parts":[["1990",5]]}}}],"schema":"https://github.com/citation-style-language/schema/raw/master/csl-citation.json"} </w:instrText>
      </w:r>
      <w:r w:rsidR="00984091">
        <w:rPr>
          <w:rFonts w:asciiTheme="majorHAnsi" w:hAnsiTheme="majorHAnsi" w:cstheme="majorHAnsi"/>
          <w:bCs/>
          <w:iCs/>
        </w:rPr>
        <w:fldChar w:fldCharType="separate"/>
      </w:r>
      <w:r w:rsidR="00984091">
        <w:rPr>
          <w:rFonts w:asciiTheme="majorHAnsi" w:hAnsiTheme="majorHAnsi" w:cstheme="majorHAnsi"/>
          <w:bCs/>
          <w:iCs/>
          <w:noProof/>
        </w:rPr>
        <w:t>(Korpelainen, 1990)</w:t>
      </w:r>
      <w:r w:rsidR="00984091">
        <w:rPr>
          <w:rFonts w:asciiTheme="majorHAnsi" w:hAnsiTheme="majorHAnsi" w:cstheme="majorHAnsi"/>
          <w:bCs/>
          <w:iCs/>
        </w:rPr>
        <w:fldChar w:fldCharType="end"/>
      </w:r>
      <w:r w:rsidR="00EE72A9">
        <w:rPr>
          <w:rFonts w:asciiTheme="majorHAnsi" w:hAnsiTheme="majorHAnsi" w:cstheme="majorHAnsi"/>
          <w:bCs/>
          <w:iCs/>
        </w:rPr>
        <w:t>,</w:t>
      </w:r>
      <w:r w:rsidR="00EF39B1" w:rsidRPr="00C07444">
        <w:rPr>
          <w:rFonts w:asciiTheme="majorHAnsi" w:hAnsiTheme="majorHAnsi" w:cstheme="majorHAnsi"/>
          <w:bCs/>
          <w:iCs/>
        </w:rPr>
        <w:t xml:space="preserve"> temperature changes </w:t>
      </w:r>
      <w:r w:rsidR="00EF39B1" w:rsidRPr="00C07444">
        <w:rPr>
          <w:rFonts w:asciiTheme="majorHAnsi" w:hAnsiTheme="majorHAnsi" w:cstheme="majorHAnsi"/>
          <w:bCs/>
          <w:iCs/>
        </w:rPr>
        <w:fldChar w:fldCharType="begin"/>
      </w:r>
      <w:r w:rsidR="00C07444" w:rsidRPr="00C07444">
        <w:rPr>
          <w:rFonts w:asciiTheme="majorHAnsi" w:hAnsiTheme="majorHAnsi" w:cstheme="majorHAnsi"/>
          <w:bCs/>
          <w:iCs/>
        </w:rPr>
        <w:instrText xml:space="preserve"> ADDIN ZOTERO_ITEM CSL_CITATION {"citationID":"jYO7lRep","properties":{"formattedCitation":"(Baroiller &amp; D\\uc0\\u8217{}Cotta, 2016; Geffroy &amp; Wedekind, 2020)","plainCitation":"(Baroiller &amp; D’Cotta, 2016; Geffroy &amp; Wedekind, 2020)","noteIndex":0},"citationItems":[{"id":617,"uris":["http://zotero.org/users/local/3tku6QP0/items/LK9TRZGZ"],"itemData":{"id":617,"type":"article-journal","container-title":"Sexual Development","language":"en","page":"242-266","source":"Zotero","title":"The Reversible Sex of Gonochoristic Fish: Insights and Consequences","volume":"10","author":[{"family":"Baroiller","given":"Jean-François"},{"family":"D’Cotta","given":"Helena"}],"issued":{"date-parts":[["2016"]]}}},{"id":613,"uris":["http://zotero.org/users/local/3tku6QP0/items/FEMDWU4Z"],"itemData":{"id":613,"type":"article-journal","abstract":"In fishes, sex is determined by genetics, the environment or an interaction of both. Temperature is among the most important environmental factors that can affect sex determination. As a consequence, changes in temperature at critical developmental stages can induce biases in primary sex ratios in some species. However, early sex ratios can also be biased by sex-specific tolerances to environmental stresses that may, in some cases, be amplified by changes in water temperature. Sex-specific reactions to environmental stress have been observed at early larval stages before gonad formation starts. It is therefore necessary to distinguish between temperature effects on sex determination, generally acting through the stress axis or epigenetic mechanisms, and temperature effects on sex-specific mortality. Both are likely to affect sex ratios and hence population dynamics. Moreover, in cases where temperature effects on sex determination lead to genotype–phenotype mismatches, long-term effects on population dynamics are possible, for example temperature-induced masculinization potentially leading to the loss of Y chromosomes or feminization to male-biased operational sex ratios in future generations. To date, most studies under controlled conditions conclude that if temperature affects sex ratios, elevated temperatures mostly lead to a male bias. The few studies that have been performed on wild populations seem to confirm this general trend. Recent findings suggest that transgenerational plasticity could mitigate the effects of warming on sex ratios in some populations.","container-title":"Journal of Fish Biology","DOI":"10.1111/jfb.14429","ISSN":"0022-1112, 1095-8649","issue":"3","journalAbbreviation":"J Fish Biol","language":"en","page":"596-606","source":"DOI.org (Crossref)","title":"Effects of global warming on sex ratios in fishes","volume":"97","author":[{"family":"Geffroy","given":"Benjamin"},{"family":"Wedekind","given":"Claus"}],"issued":{"date-parts":[["2020",9]]}}}],"schema":"https://github.com/citation-style-language/schema/raw/master/csl-citation.json"} </w:instrText>
      </w:r>
      <w:r w:rsidR="00EF39B1" w:rsidRPr="00C07444">
        <w:rPr>
          <w:rFonts w:asciiTheme="majorHAnsi" w:hAnsiTheme="majorHAnsi" w:cstheme="majorHAnsi"/>
          <w:bCs/>
          <w:iCs/>
        </w:rPr>
        <w:fldChar w:fldCharType="separate"/>
      </w:r>
      <w:r w:rsidR="00C07444" w:rsidRPr="00C07444">
        <w:rPr>
          <w:rFonts w:ascii="Calibri Light" w:hAnsiTheme="majorHAnsi" w:cs="Calibri Light"/>
        </w:rPr>
        <w:t>(Baroiller &amp; D’Cotta, 2016; Geffroy &amp; Wedekind, 2020)</w:t>
      </w:r>
      <w:r w:rsidR="00EF39B1" w:rsidRPr="00C07444">
        <w:rPr>
          <w:rFonts w:asciiTheme="majorHAnsi" w:hAnsiTheme="majorHAnsi" w:cstheme="majorHAnsi"/>
          <w:bCs/>
          <w:iCs/>
        </w:rPr>
        <w:fldChar w:fldCharType="end"/>
      </w:r>
      <w:r w:rsidR="00EF39B1" w:rsidRPr="00C07444">
        <w:rPr>
          <w:rFonts w:asciiTheme="majorHAnsi" w:hAnsiTheme="majorHAnsi" w:cstheme="majorHAnsi"/>
          <w:bCs/>
          <w:iCs/>
        </w:rPr>
        <w:t xml:space="preserve">, </w:t>
      </w:r>
      <w:r w:rsidR="00C07444">
        <w:rPr>
          <w:rFonts w:asciiTheme="majorHAnsi" w:hAnsiTheme="majorHAnsi" w:cstheme="majorHAnsi"/>
          <w:bCs/>
          <w:iCs/>
        </w:rPr>
        <w:t>dispersal patterns</w:t>
      </w:r>
      <w:r w:rsidR="005A5576">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{"citationID":"xsiYKZt2","properties":{"formattedCitation":"(Hutchings &amp; Gerber, 2002)","plainCitation":"(Hutchings &amp; Gerber, 2002)","noteIndex":0},"citationItems":[{"id":619,"uris":["http://zotero.org/users/local/3tku6QP0/items/34RXDYER"],"itemData":{"id":619,"type":"article-journal","container-title":"Proceedings of the Royal Society B: Biological Sciences","DOI":"10.1098/rspb.2002.2176","language":"en","page":"2487-2493","source":"Zotero","title":"Sex–biased dispersal in a salmonid fish","volume":"269","author":[{"family":"Hutchings","given":"Jeffrey A"},{"family":"Gerber","given":"Leah"}],"issued":{"date-parts":[["2002"]]}}}],"schema":"https://github.com/citation-style-language/schema/raw/master/csl-citation.json"}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(Hutchings &amp; Gerber, 2002)</w:t>
      </w:r>
      <w:r w:rsidR="00705E6B">
        <w:rPr>
          <w:rFonts w:asciiTheme="majorHAnsi" w:hAnsiTheme="majorHAnsi" w:cstheme="majorHAnsi"/>
          <w:bCs/>
          <w:iCs/>
        </w:rPr>
        <w:fldChar w:fldCharType="end"/>
      </w:r>
      <w:r w:rsidRPr="00C07444">
        <w:rPr>
          <w:rFonts w:asciiTheme="majorHAnsi" w:hAnsiTheme="majorHAnsi" w:cstheme="majorHAnsi"/>
          <w:bCs/>
          <w:iCs/>
        </w:rPr>
        <w:t xml:space="preserve">, </w:t>
      </w:r>
      <w:r w:rsidR="005A5576">
        <w:rPr>
          <w:rFonts w:asciiTheme="majorHAnsi" w:hAnsiTheme="majorHAnsi" w:cstheme="majorHAnsi"/>
          <w:bCs/>
          <w:iCs/>
        </w:rPr>
        <w:t>parental condition</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{"citationID":"ydEqm5lg","properties":{"formattedCitation":"(Trivers &amp; Willard, 1973)","plainCitation":"(Trivers &amp; Willard, 1973)","noteIndex":0},"citationItems":[{"id":622,"uris":["http://zotero.org/users/local/3tku6QP0/items/U4TX9ZEE"],"itemData":{"id":622,"type":"article-journal","abstract":"Theory and data suggest that a male in good condition at the end of the period of parental investment is expected to outreproduce a sister in similar condition, while she is expected to outreproduce him if both are in poor condition. Accordingly, natural selection should favor parental ability to adjust the sex ratio of offspring produced according to parental ability to invest. Data from mammals support the model: As maternal condition declines, the adult female tends to produce a lower ratio of males to females.","container-title":"Science","DOI":"10.1126/science.179.4068.90","issue":"4068","note":"_eprint: https://www.science.org/doi/pdf/10.1126/science.179.4068.90","page":"90-92","title":"Natural Selection of Parental Ability to Vary the Sex Ratio of Offspring","volume":"179","author":[{"family":"Trivers","given":"Robert L."},{"family":"Willard","given":"Dan E."}],"issued":{"date-parts":[["1973"]]}}}],"schema":"https://github.com/citation-style-language/schema/raw/master/csl-citation.json"}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(Trivers &amp; Willard, 1973)</w:t>
      </w:r>
      <w:r w:rsidR="00705E6B">
        <w:rPr>
          <w:rFonts w:asciiTheme="majorHAnsi" w:hAnsiTheme="majorHAnsi" w:cstheme="majorHAnsi"/>
          <w:bCs/>
          <w:iCs/>
        </w:rPr>
        <w:fldChar w:fldCharType="end"/>
      </w:r>
      <w:r w:rsidR="005A5576">
        <w:rPr>
          <w:rFonts w:asciiTheme="majorHAnsi" w:hAnsiTheme="majorHAnsi" w:cstheme="majorHAnsi"/>
          <w:bCs/>
          <w:iCs/>
        </w:rPr>
        <w:t xml:space="preserve">, </w:t>
      </w:r>
      <w:r w:rsidR="00705E6B">
        <w:rPr>
          <w:rFonts w:asciiTheme="majorHAnsi" w:hAnsiTheme="majorHAnsi" w:cstheme="majorHAnsi"/>
          <w:bCs/>
          <w:iCs/>
        </w:rPr>
        <w:t xml:space="preserve">and </w:t>
      </w:r>
      <w:r w:rsidR="00A967F8" w:rsidRPr="00C07444">
        <w:rPr>
          <w:rFonts w:asciiTheme="majorHAnsi" w:hAnsiTheme="majorHAnsi" w:cstheme="majorHAnsi"/>
          <w:bCs/>
          <w:iCs/>
        </w:rPr>
        <w:t>harvesting</w:t>
      </w:r>
      <w:r w:rsidR="00705E6B">
        <w:rPr>
          <w:rFonts w:asciiTheme="majorHAnsi" w:hAnsiTheme="majorHAnsi" w:cstheme="majorHAnsi"/>
          <w:bCs/>
          <w:iCs/>
        </w:rPr>
        <w:t xml:space="preserve"> </w:t>
      </w:r>
      <w:r w:rsidR="00705E6B">
        <w:rPr>
          <w:rFonts w:asciiTheme="majorHAnsi" w:hAnsiTheme="majorHAnsi" w:cstheme="majorHAnsi"/>
          <w:bCs/>
          <w:iCs/>
        </w:rPr>
        <w:fldChar w:fldCharType="begin"/>
      </w:r>
      <w:r w:rsidR="00705E6B">
        <w:rPr>
          <w:rFonts w:asciiTheme="majorHAnsi" w:hAnsiTheme="majorHAnsi" w:cstheme="majorHAnsi"/>
          <w:bCs/>
          <w:iCs/>
        </w:rPr>
        <w:instrText xml:space="preserve"> ADDIN ZOTERO_ITEM CSL_CITATION {"citationID":"3O9g0AgP","properties":{"formattedCitation":"(Robertson et al., 2006)","plainCitation":"(Robertson et al., 2006)","noteIndex":0},"citationItems":[{"id":625,"uris":["http://zotero.org/users/local/3tku6QP0/items/88CRIY73"],"itemData":{"id":625,"type":"article-journal","abstract":"Supplementary feeding is often a key tool in the intensive management of captive and threatened species. Although it can increase such parameters as breeding frequency and individual survival, supplementary feeding may produce undesirable side effects that increase overall extinction risk. Recent attempts to increase breeding frequency and success in the kakapo\n              Strigops habroptilus\n              using supplementary feeding inadvertently resulted in highly male-biased chick sex ratios. Here, we describe how the inclusion of sex allocation theory has remedied this conservation dilemma. Our study is the first to manipulate chick sex ratios in an endangered species by altering maternal condition and highlights the importance of incorporating evolutionary theory into modern conservation practice.","container-title":"Biology Letters","DOI":"10.1098/rsbl.2005.0430","ISSN":"1744-9561, 1744-957X","issue":"2","journalAbbreviation":"Biol. Lett.","language":"en","page":"229-231","source":"DOI.org (Crossref)","title":"Sex allocation theory aids species conservation","volume":"2","author":[{"family":"Robertson","given":"Bruce C"},{"family":"Elliott","given":"Graeme P"},{"family":"Eason","given":"Daryl K"},{"family":"Clout","given":"Mick N"},{"family":"Gemmell","given":"Neil J"}],"issued":{"date-parts":[["2006",6,22]]}}}],"schema":"https://github.com/citation-style-language/schema/raw/master/csl-citation.json"} </w:instrText>
      </w:r>
      <w:r w:rsidR="00705E6B">
        <w:rPr>
          <w:rFonts w:asciiTheme="majorHAnsi" w:hAnsiTheme="majorHAnsi" w:cstheme="majorHAnsi"/>
          <w:bCs/>
          <w:iCs/>
        </w:rPr>
        <w:fldChar w:fldCharType="separate"/>
      </w:r>
      <w:r w:rsidR="00705E6B">
        <w:rPr>
          <w:rFonts w:asciiTheme="majorHAnsi" w:hAnsiTheme="majorHAnsi" w:cstheme="majorHAnsi"/>
          <w:bCs/>
          <w:iCs/>
          <w:noProof/>
        </w:rPr>
        <w:t>(Robertson et al., 2006)</w:t>
      </w:r>
      <w:r w:rsidR="00705E6B">
        <w:rPr>
          <w:rFonts w:asciiTheme="majorHAnsi" w:hAnsiTheme="majorHAnsi" w:cstheme="majorHAnsi"/>
          <w:bCs/>
          <w:iCs/>
        </w:rPr>
        <w:fldChar w:fldCharType="end"/>
      </w:r>
      <w:r w:rsidR="00984091">
        <w:rPr>
          <w:rFonts w:asciiTheme="majorHAnsi" w:hAnsiTheme="majorHAnsi" w:cstheme="majorHAnsi"/>
          <w:bCs/>
          <w:iCs/>
        </w:rPr>
        <w:t xml:space="preserve"> to name a few</w:t>
      </w:r>
      <w:r w:rsidR="00A967F8" w:rsidRPr="00C07444">
        <w:rPr>
          <w:rFonts w:asciiTheme="majorHAnsi" w:hAnsiTheme="majorHAnsi" w:cstheme="majorHAnsi"/>
          <w:bCs/>
          <w:iCs/>
        </w:rPr>
        <w:t>. Additionally</w:t>
      </w:r>
      <w:r w:rsidR="00A967F8">
        <w:rPr>
          <w:rFonts w:asciiTheme="majorHAnsi" w:hAnsiTheme="majorHAnsi" w:cstheme="majorHAnsi"/>
          <w:bCs/>
          <w:iCs/>
          <w:color w:val="00000A"/>
        </w:rPr>
        <w:t xml:space="preserve">, sex-ratio bias within small, isolated populations can arise through demographic stochasticity and contribute to an increased risk of extinction of a species </w:t>
      </w:r>
      <w:r w:rsidR="00A967F8">
        <w:rPr>
          <w:rFonts w:asciiTheme="majorHAnsi" w:hAnsiTheme="majorHAnsi" w:cstheme="majorHAnsi"/>
          <w:bCs/>
          <w:iCs/>
          <w:color w:val="00000A"/>
        </w:rPr>
        <w:fldChar w:fldCharType="begin"/>
      </w:r>
      <w:r w:rsidR="00A967F8">
        <w:rPr>
          <w:rFonts w:asciiTheme="majorHAnsi" w:hAnsiTheme="majorHAnsi" w:cstheme="majorHAnsi"/>
          <w:bCs/>
          <w:iCs/>
          <w:color w:val="00000A"/>
        </w:rPr>
        <w:instrText xml:space="preserve"> ADDIN ZOTERO_ITEM CSL_CITATION {"citationID":"oJqlr6JL","properties":{"formattedCitation":"(Lande, 1993)","plainCitation":"(Lande, 1993)","noteIndex":0},"citationItems":[{"id":605,"uris":["http://zotero.org/users/local/3tku6QP0/items/YTDZSYWW"],"itemData":{"id":605,"type":"article-journal","abstract":"Stochastic factors affecting the demography of a single population are analyzed to determine the relative risks of extinction from demographic stochasticity, environmental stochasticity, and random catastrophes. Relative risks are assessed by comparing asymptotic scaling relationships describing how the average time to extinction, T, increases with the carrying capacity of a population, K, under each stochastic factor alone. Stochastic factors are added to a simple model of exponential growth up to K. A critical parameter affecting the extinction dynamics is $$\\tilde r,$$ the long-run growth rate of a population below K, including stochastic factors. If r̃ is positive, with demographic stochasticity T increases asymptotically as a nearly exponential function of K, and with either environmental stochasticity or random catastrophes T increases asymptotically as a power of K. If r̃ is negative, under any stochastic demographic factor, T increases asymptotically with the logarithm of K. Thus, for sufficiently large populations, the risk of extinction from demographic stochasticity is less important than that from either environmental stochasticity or random catastrophes. The relative risks of extinction from environmental stochasticity and random catastrophes depend on the mean and environmental variance of population growth rate, and the magnitude and frequency of catastrophes. Contrary to previous assertions in the literature, a population of modest size subject to environmental stochasticity or random catastrophes can persist for a long time, if r̃ is substantially positive.","container-title":"The American Naturalist","DOI":"10.1086/285580","issue":"6","note":"_eprint: https://doi.org/10.1086/285580\nPMID: 29519140","page":"911-927","title":"Risks of Population Extinction from Demographic and Environmental Stochasticity and Random Catastrophes","volume":"142","author":[{"family":"Lande","given":"Russell"}],"issued":{"date-parts":[["1993"]]}}}],"schema":"https://github.com/citation-style-language/schema/raw/master/csl-citation.json"} </w:instrText>
      </w:r>
      <w:r w:rsidR="00A967F8">
        <w:rPr>
          <w:rFonts w:asciiTheme="majorHAnsi" w:hAnsiTheme="majorHAnsi" w:cstheme="majorHAnsi"/>
          <w:bCs/>
          <w:iCs/>
          <w:color w:val="00000A"/>
        </w:rPr>
        <w:fldChar w:fldCharType="separate"/>
      </w:r>
      <w:r w:rsidR="00A967F8">
        <w:rPr>
          <w:rFonts w:asciiTheme="majorHAnsi" w:hAnsiTheme="majorHAnsi" w:cstheme="majorHAnsi"/>
          <w:bCs/>
          <w:iCs/>
          <w:noProof/>
          <w:color w:val="00000A"/>
        </w:rPr>
        <w:t>(Lande, 1993)</w:t>
      </w:r>
      <w:r w:rsidR="00A967F8">
        <w:rPr>
          <w:rFonts w:asciiTheme="majorHAnsi" w:hAnsiTheme="majorHAnsi" w:cstheme="majorHAnsi"/>
          <w:bCs/>
          <w:iCs/>
          <w:color w:val="00000A"/>
        </w:rPr>
        <w:fldChar w:fldCharType="end"/>
      </w:r>
      <w:r w:rsidR="00A967F8">
        <w:rPr>
          <w:rFonts w:asciiTheme="majorHAnsi" w:hAnsiTheme="majorHAnsi" w:cstheme="majorHAnsi"/>
          <w:bCs/>
          <w:iCs/>
          <w:color w:val="00000A"/>
        </w:rPr>
        <w:t xml:space="preserve">. </w:t>
      </w:r>
      <w:r w:rsidR="00DB53CB">
        <w:rPr>
          <w:rFonts w:asciiTheme="majorHAnsi" w:hAnsiTheme="majorHAnsi" w:cstheme="majorHAnsi"/>
          <w:bCs/>
          <w:iCs/>
          <w:color w:val="00000A"/>
        </w:rPr>
        <w:t>Once wild sex-ratios are understood</w:t>
      </w:r>
      <w:r w:rsidR="004013F3">
        <w:rPr>
          <w:rFonts w:asciiTheme="majorHAnsi" w:hAnsiTheme="majorHAnsi" w:cstheme="majorHAnsi"/>
          <w:bCs/>
          <w:iCs/>
          <w:color w:val="00000A"/>
        </w:rPr>
        <w:t xml:space="preserve">, breeding programs controlling sex </w:t>
      </w:r>
      <w:r w:rsidR="00DB53CB">
        <w:rPr>
          <w:rFonts w:asciiTheme="majorHAnsi" w:hAnsiTheme="majorHAnsi" w:cstheme="majorHAnsi"/>
          <w:bCs/>
          <w:iCs/>
          <w:color w:val="00000A"/>
        </w:rPr>
        <w:t xml:space="preserve">can reduce </w:t>
      </w:r>
      <w:r w:rsidR="004013F3">
        <w:rPr>
          <w:rFonts w:asciiTheme="majorHAnsi" w:hAnsiTheme="majorHAnsi" w:cstheme="majorHAnsi"/>
          <w:bCs/>
          <w:iCs/>
          <w:color w:val="00000A"/>
        </w:rPr>
        <w:t xml:space="preserve">the loss of genetic diversity within </w:t>
      </w:r>
      <w:r>
        <w:rPr>
          <w:rFonts w:asciiTheme="majorHAnsi" w:hAnsiTheme="majorHAnsi" w:cstheme="majorHAnsi"/>
          <w:bCs/>
          <w:iCs/>
          <w:color w:val="00000A"/>
        </w:rPr>
        <w:t xml:space="preserve">vulnerable </w:t>
      </w:r>
      <w:r w:rsidR="004013F3">
        <w:rPr>
          <w:rFonts w:asciiTheme="majorHAnsi" w:hAnsiTheme="majorHAnsi" w:cstheme="majorHAnsi"/>
          <w:bCs/>
          <w:iCs/>
          <w:color w:val="00000A"/>
        </w:rPr>
        <w:t xml:space="preserve">populations </w:t>
      </w:r>
      <w:r w:rsidR="004013F3">
        <w:rPr>
          <w:rFonts w:asciiTheme="majorHAnsi" w:hAnsiTheme="majorHAnsi" w:cstheme="majorHAnsi"/>
          <w:bCs/>
          <w:iCs/>
          <w:color w:val="00000A"/>
        </w:rPr>
        <w:fldChar w:fldCharType="begin"/>
      </w:r>
      <w:r>
        <w:rPr>
          <w:rFonts w:asciiTheme="majorHAnsi" w:hAnsiTheme="majorHAnsi" w:cstheme="majorHAnsi"/>
          <w:bCs/>
          <w:iCs/>
          <w:color w:val="00000A"/>
        </w:rPr>
        <w:instrText xml:space="preserve"> ADDIN ZOTERO_ITEM CSL_CITATION {"citationID":"nnLK5XyK","properties":{"formattedCitation":"(Wedekind, 2002)","plainCitation":"(Wedekind, 2002)","noteIndex":0},"citationItems":[{"id":611,"uris":["http://zotero.org/users/local/3tku6QP0/items/IG9PZSW6"],"itemData":{"id":611,"type":"article-journal","abstract":"Manipulating family sex ratio is often possible, either through non-invasive methods like changing sex-determining ecological or social factors, or through more invasive methods such as hormone treatment of embryos or sperm sexing prior to using assisted reproductive technologies. If the number of available eggs limits population growth, the production of relatively more daughters than sons may eventually lead to increased population growth in terms of absolute numbers. However, any deviation of the effective sex ratio from equality increases the rate of inbreeding and the loss of genetic variance in the next generation. I show here that there is a range of female biased sex ratios where increased population growth outweighs the effect of an enhanced inbreeding rate during the ﬁrst generation or the ﬁrst few generations after the start of a sex ratio manipulation programme. This is especially so in small and declining populations, where some sex ratio manipulations not only increase the effective population number Ne, but also shift the population quickly into population numbers that are safe against the Allee effect. Consequently, an optimal sex ratio manipulation with respect to the genetic quality of a population means sending an endangered population ﬁrst through a genetic bottleneck to achieve increased Ne, and hence decreased rates of inbreeding, in the long run.","container-title":"Animal Conservation","DOI":"10.1017/S1367943002001026","language":"en","page":"13-20","source":"Zotero","title":"Manipulating sex ratios for conservation: short‐term risks and long‐term benefits","volume":"5","author":[{"family":"Wedekind","given":"C"}],"issued":{"date-parts":[["2002"]]}}}],"schema":"https://github.com/citation-style-language/schema/raw/master/csl-citation.json"} </w:instrText>
      </w:r>
      <w:r w:rsidR="004013F3">
        <w:rPr>
          <w:rFonts w:asciiTheme="majorHAnsi" w:hAnsiTheme="majorHAnsi" w:cstheme="majorHAnsi"/>
          <w:bCs/>
          <w:iCs/>
          <w:color w:val="00000A"/>
        </w:rPr>
        <w:fldChar w:fldCharType="separate"/>
      </w:r>
      <w:r>
        <w:rPr>
          <w:rFonts w:asciiTheme="majorHAnsi" w:hAnsiTheme="majorHAnsi" w:cstheme="majorHAnsi"/>
          <w:bCs/>
          <w:iCs/>
          <w:noProof/>
          <w:color w:val="00000A"/>
        </w:rPr>
        <w:t>(Wedekind, 2002)</w:t>
      </w:r>
      <w:r w:rsidR="004013F3">
        <w:rPr>
          <w:rFonts w:asciiTheme="majorHAnsi" w:hAnsiTheme="majorHAnsi" w:cstheme="majorHAnsi"/>
          <w:bCs/>
          <w:iCs/>
          <w:color w:val="00000A"/>
        </w:rPr>
        <w:fldChar w:fldCharType="end"/>
      </w:r>
      <w:r w:rsidR="004013F3">
        <w:rPr>
          <w:rFonts w:asciiTheme="majorHAnsi" w:hAnsiTheme="majorHAnsi" w:cstheme="majorHAnsi"/>
          <w:bCs/>
          <w:iCs/>
          <w:color w:val="00000A"/>
        </w:rPr>
        <w:t>.</w:t>
      </w:r>
      <w:r w:rsidR="00705E6B">
        <w:rPr>
          <w:rFonts w:asciiTheme="majorHAnsi" w:hAnsiTheme="majorHAnsi" w:cstheme="majorHAnsi"/>
          <w:bCs/>
          <w:iCs/>
          <w:color w:val="00000A"/>
        </w:rPr>
        <w:t xml:space="preserve"> Skewed sex ratios can have discrete consequences within populations</w:t>
      </w:r>
      <w:r w:rsidR="00984091">
        <w:rPr>
          <w:rFonts w:asciiTheme="majorHAnsi" w:hAnsiTheme="majorHAnsi" w:cstheme="majorHAnsi"/>
          <w:bCs/>
          <w:iCs/>
          <w:color w:val="00000A"/>
        </w:rPr>
        <w:t>. Of most concern, male sex-bias within wild populations, especially small populations, can result in lead to positive feedback loops where populations can</w:t>
      </w:r>
      <w:r w:rsidR="007750BC">
        <w:rPr>
          <w:rFonts w:asciiTheme="majorHAnsi" w:hAnsiTheme="majorHAnsi" w:cstheme="majorHAnsi"/>
          <w:bCs/>
          <w:iCs/>
          <w:color w:val="00000A"/>
        </w:rPr>
        <w:t xml:space="preserve"> no longer </w:t>
      </w:r>
      <w:r w:rsidR="00984091">
        <w:rPr>
          <w:rFonts w:asciiTheme="majorHAnsi" w:hAnsiTheme="majorHAnsi" w:cstheme="majorHAnsi"/>
          <w:bCs/>
          <w:iCs/>
          <w:color w:val="00000A"/>
        </w:rPr>
        <w:t xml:space="preserve">meet minimum viability thresholds </w:t>
      </w:r>
      <w:r w:rsidR="007750BC">
        <w:rPr>
          <w:rFonts w:asciiTheme="majorHAnsi" w:hAnsiTheme="majorHAnsi" w:cstheme="majorHAnsi"/>
          <w:bCs/>
          <w:iCs/>
          <w:color w:val="00000A"/>
        </w:rPr>
        <w:t>and</w:t>
      </w:r>
      <w:r w:rsidR="00984091">
        <w:rPr>
          <w:rFonts w:asciiTheme="majorHAnsi" w:hAnsiTheme="majorHAnsi" w:cstheme="majorHAnsi"/>
          <w:bCs/>
          <w:iCs/>
          <w:color w:val="00000A"/>
        </w:rPr>
        <w:t xml:space="preserve"> enter extinction vortexes </w:t>
      </w:r>
      <w:r w:rsidR="00791F7B">
        <w:rPr>
          <w:rFonts w:asciiTheme="majorHAnsi" w:hAnsiTheme="majorHAnsi" w:cstheme="majorHAnsi"/>
          <w:bCs/>
          <w:iCs/>
          <w:color w:val="00000A"/>
        </w:rPr>
        <w:fldChar w:fldCharType="begin"/>
      </w:r>
      <w:r w:rsidR="00BD47C9">
        <w:rPr>
          <w:rFonts w:asciiTheme="majorHAnsi" w:hAnsiTheme="majorHAnsi" w:cstheme="majorHAnsi"/>
          <w:bCs/>
          <w:iCs/>
          <w:color w:val="00000A"/>
        </w:rPr>
        <w:instrText xml:space="preserve"> ADDIN ZOTERO_ITEM CSL_CITATION {"citationID":"tuaOsEcr","properties":{"formattedCitation":"(Gilpin &amp; Soule, 1986; Rankin et al., 2011)","plainCitation":"(Gilpin &amp; Soule, 1986; Rankin et al., 2011)","noteIndex":0},"citationItems":[{"id":629,"uris":["http://zotero.org/users/local/3tku6QP0/items/87HKJZN8"],"itemData":{"id":629,"type":"chapter","container-title":"Minimum viable populations : Processes of species extinction","event-place":"Cambridge, England","ISBN":"978-0-511-62340-0","publisher":"Cambridge University Press","publisher-place":"Cambridge, England","title":"Viable Populations for Conservation","author":[{"family":"Gilpin","given":"Michael E"},{"family":"Soule","given":"Michael E"}],"issued":{"date-parts":[["1986"]]}}},{"id":631,"uris":["http://zotero.org/users/local/3tku6QP0/items/2W8WB4DM"],"itemData":{"id":631,"type":"article-journal","abstract":"It is widely understood that the costs and beneﬁts of mating can affect the fecundity and survival of individuals. Sexual conﬂict may have profound consequences for populations as a result of the negative effects it causes males and females to have on one another’s ﬁtness. Here we present a model describing the evolution of sexual conﬂict, in which males inﬂict a direct cost on female ﬁtness. We show that these costs can drive the entire population to extinction. To males, females are an essential but ﬁnite resource over which they have to compete. Population extinction owing to sexual conﬂict can therefore be seen as an evolutionary tragedy of the commons. Our model shows that a positive feedback between harassment and the operational sex ratio is responsible for the demise of females and, thus, for population extinction. We further show that the evolution of female resistance to counter harassment can prevent a tragedy of the commons. Our ﬁndings not only demonstrate that sexual conﬂict can drive a population to extinction but also highlight how simple mechanisms, such as harassment costs to males and females and the coevolution between harassment and resistance, can help avert a tragedy of the commons caused by sexual conﬂict.","container-title":"The American Naturalist","DOI":"10.1086/659947","ISSN":"0003-0147, 1537-5323","issue":"6","journalAbbreviation":"The American Naturalist","language":"en","page":"780-791","source":"DOI.org (Crossref)","title":"Sexual Conflict and the Tragedy of the Commons","volume":"177","author":[{"family":"Rankin","given":"Daniel J."},{"family":"Dieckmann","given":"Ulf"},{"family":"Kokko","given":"Hanna"}],"issued":{"date-parts":[["2011",6]]}}}],"schema":"https://github.com/citation-style-language/schema/raw/master/csl-citation.json"} </w:instrText>
      </w:r>
      <w:r w:rsidR="00791F7B">
        <w:rPr>
          <w:rFonts w:asciiTheme="majorHAnsi" w:hAnsiTheme="majorHAnsi" w:cstheme="majorHAnsi"/>
          <w:bCs/>
          <w:iCs/>
          <w:color w:val="00000A"/>
        </w:rPr>
        <w:fldChar w:fldCharType="separate"/>
      </w:r>
      <w:r w:rsidR="00BD47C9">
        <w:rPr>
          <w:rFonts w:asciiTheme="majorHAnsi" w:hAnsiTheme="majorHAnsi" w:cstheme="majorHAnsi"/>
          <w:bCs/>
          <w:iCs/>
          <w:noProof/>
          <w:color w:val="00000A"/>
        </w:rPr>
        <w:t>(Gilpin &amp; Soule, 1986; Rankin et al., 2011)</w:t>
      </w:r>
      <w:r w:rsidR="00791F7B">
        <w:rPr>
          <w:rFonts w:asciiTheme="majorHAnsi" w:hAnsiTheme="majorHAnsi" w:cstheme="majorHAnsi"/>
          <w:bCs/>
          <w:iCs/>
          <w:color w:val="00000A"/>
        </w:rPr>
        <w:fldChar w:fldCharType="end"/>
      </w:r>
      <w:r w:rsidR="00984091">
        <w:rPr>
          <w:rFonts w:asciiTheme="majorHAnsi" w:hAnsiTheme="majorHAnsi" w:cstheme="majorHAnsi"/>
          <w:bCs/>
          <w:iCs/>
          <w:color w:val="00000A"/>
        </w:rPr>
        <w:t>.</w:t>
      </w:r>
      <w:r w:rsidR="007750BC">
        <w:rPr>
          <w:rFonts w:asciiTheme="majorHAnsi" w:hAnsiTheme="majorHAnsi" w:cstheme="majorHAnsi"/>
          <w:bCs/>
          <w:iCs/>
          <w:color w:val="00000A"/>
        </w:rPr>
        <w:t xml:space="preserve"> Knowing population demographic information </w:t>
      </w:r>
      <w:r w:rsidR="00DA2B5A">
        <w:rPr>
          <w:rFonts w:asciiTheme="majorHAnsi" w:hAnsiTheme="majorHAnsi" w:cstheme="majorHAnsi"/>
          <w:bCs/>
          <w:iCs/>
          <w:color w:val="00000A"/>
        </w:rPr>
        <w:t>within delta smelt will lead to informed management decisions to best support recovery efforts within the imperiled fish.</w:t>
      </w:r>
    </w:p>
    <w:p w14:paraId="12152922" w14:textId="77777777" w:rsidR="00DB53CB" w:rsidRDefault="00DB53CB" w:rsidP="00120DAA">
      <w:pPr>
        <w:rPr>
          <w:rFonts w:asciiTheme="majorHAnsi" w:hAnsiTheme="majorHAnsi" w:cstheme="majorHAnsi"/>
          <w:bCs/>
          <w:iCs/>
          <w:color w:val="00000A"/>
        </w:rPr>
      </w:pPr>
    </w:p>
    <w:p w14:paraId="48C5842A" w14:textId="11212E75" w:rsidR="00120DAA" w:rsidRPr="005A2758" w:rsidRDefault="00120DAA" w:rsidP="00120DAA">
      <w:pPr>
        <w:rPr>
          <w:rFonts w:asciiTheme="majorHAnsi" w:hAnsiTheme="majorHAnsi" w:cstheme="majorHAnsi"/>
          <w:bCs/>
          <w:iCs/>
          <w:color w:val="00000A"/>
        </w:rPr>
      </w:pPr>
      <w:r w:rsidRPr="00120DAA">
        <w:rPr>
          <w:rFonts w:asciiTheme="majorHAnsi" w:hAnsiTheme="majorHAnsi" w:cstheme="majorHAnsi"/>
          <w:bCs/>
          <w:iCs/>
          <w:color w:val="00000A"/>
        </w:rPr>
        <w:t>The ability to</w:t>
      </w:r>
      <w:r w:rsidR="00DA2B5A">
        <w:rPr>
          <w:rFonts w:asciiTheme="majorHAnsi" w:hAnsiTheme="majorHAnsi" w:cstheme="majorHAnsi"/>
          <w:bCs/>
          <w:iCs/>
          <w:color w:val="00000A"/>
        </w:rPr>
        <w:t xml:space="preserve"> determine sex through genetics and</w:t>
      </w:r>
      <w:r w:rsidRPr="00120DAA">
        <w:rPr>
          <w:rFonts w:asciiTheme="majorHAnsi" w:hAnsiTheme="majorHAnsi" w:cstheme="majorHAnsi"/>
          <w:bCs/>
          <w:iCs/>
          <w:color w:val="00000A"/>
        </w:rPr>
        <w:t xml:space="preserve"> non-invasively </w:t>
      </w:r>
      <w:r w:rsidR="00DA2B5A">
        <w:rPr>
          <w:rFonts w:asciiTheme="majorHAnsi" w:hAnsiTheme="majorHAnsi" w:cstheme="majorHAnsi"/>
          <w:bCs/>
          <w:iCs/>
          <w:color w:val="00000A"/>
        </w:rPr>
        <w:t xml:space="preserve">capture population level demographic information </w:t>
      </w:r>
      <w:r w:rsidRPr="00120DAA">
        <w:rPr>
          <w:rFonts w:asciiTheme="majorHAnsi" w:hAnsiTheme="majorHAnsi" w:cstheme="majorHAnsi"/>
          <w:bCs/>
          <w:iCs/>
          <w:color w:val="00000A"/>
        </w:rPr>
        <w:t xml:space="preserve">in delta smelt </w:t>
      </w:r>
      <w:r w:rsidR="000368D6">
        <w:rPr>
          <w:rFonts w:asciiTheme="majorHAnsi" w:hAnsiTheme="majorHAnsi" w:cstheme="majorHAnsi"/>
          <w:bCs/>
          <w:iCs/>
          <w:color w:val="00000A"/>
        </w:rPr>
        <w:t xml:space="preserve">would mark a large step forward in management of the species both in the wild and in captivity. </w:t>
      </w:r>
      <w:r w:rsidR="00317E6F" w:rsidRPr="002F3C85">
        <w:rPr>
          <w:rFonts w:asciiTheme="majorHAnsi" w:hAnsiTheme="majorHAnsi" w:cstheme="majorHAnsi"/>
          <w:bCs/>
          <w:iCs/>
        </w:rPr>
        <w:t xml:space="preserve">Currently, wild fish can only be sexed by the expression of gametes from ripe adult fish or through dissection, both of which sacrifice the life of the fish or gametes. When sex is identified by expression, pressure is put on the abdomen of fish until eggs (in females) or running milt (in males) are excreted </w:t>
      </w:r>
      <w:r w:rsidR="00317E6F" w:rsidRPr="002F3C85">
        <w:rPr>
          <w:rFonts w:asciiTheme="majorHAnsi" w:hAnsiTheme="majorHAnsi" w:cstheme="majorHAnsi"/>
          <w:bCs/>
          <w:iCs/>
        </w:rPr>
        <w:fldChar w:fldCharType="begin"/>
      </w:r>
      <w:r w:rsidR="00317E6F" w:rsidRPr="002F3C85">
        <w:rPr>
          <w:rFonts w:asciiTheme="majorHAnsi" w:hAnsiTheme="majorHAnsi" w:cstheme="majorHAnsi"/>
          <w:bCs/>
          <w:iCs/>
        </w:rPr>
        <w:instrText xml:space="preserve"> ADDIN ZOTERO_ITEM CSL_CITATION {"citationID":"xYk2ePRW","properties":{"formattedCitation":"(Lindberg et al., 2013)","plainCitation":"(Lindberg et al., 2013)","noteIndex":0},"citationItems":[{"id":463,"uris":["http://zotero.org/users/local/3tku6QP0/items/IAFSSLBH"],"itemData":{"id":463,"type":"article-journal","abstract":"In response to Federal listing of the Delta Smelt Hypomesus transpacificus as a threatened species in 1993, intensive fish culture techniques were developed to provide a supply of fish for research activities. The Delta Smelt was listed as endangered by the state of California in 2009, and several agencies worked quickly to develop a captive refuge population under genetic management. Captive 2-year-old wild-origin Delta Smelt served as the founding population in 2008. Each year, 250 genetically selected, single pair crosses are made in vitro, and the resultant full-sibling families are combined to rear in multifamily groups. Typically, eight families are reared together from egg to adult stage, with 80% or more of the initial families represented at the adult stage. Multifamily rearing provides an efficient way of achieving a breeding population of 500 in a smaller facility. Juvenile survival increased from 18% in 2009 to 39% in 2010, as facilities and methodologies improved. Growth rate also increased significantly from 2009 to 2010 (from 0.19 to 0.25mm/d). Subdermal alphanumeric tags identified individuals and allowed spawning of select individuals to preserve genetic diversity in the refuge population. Group marking, by adipose fin clip, provided efficiencies in time and space. Tagging and genetic analyses enabled in vitro spawning of recommended pair crosses each year. At present, we recommend completing the majority of spawning from February to mid-May and continuing to augment the refuge population with wild fish each year. The refuge population provides one type of safeguard against species extinction and provides an example for endangered fish culture. Received March 16, 2012; accepted November 18, 2012","container-title":"North American Journal of Aquaculture","DOI":"10.1080/15222055.2012.751942","issue":"2","page":"186-196","title":"Aquaculture methods for a genetically managed population of endangered delta smelt","volume":"75","author":[{"family":"Lindberg","given":"Joan C."},{"family":"Tigan","given":"Galen"},{"family":"Ellison","given":"Luke"},{"family":"Rettinghouse","given":"Theresa"},{"family":"Nagel","given":"Meredith M."},{"family":"Fisch","given":"Kathleen M."}],"issued":{"date-parts":[["2013"]]}}}],"schema":"https://github.com/citation-style-language/schema/raw/master/csl-citation.json"} </w:instrText>
      </w:r>
      <w:r w:rsidR="00317E6F" w:rsidRPr="002F3C85">
        <w:rPr>
          <w:rFonts w:asciiTheme="majorHAnsi" w:hAnsiTheme="majorHAnsi" w:cstheme="majorHAnsi"/>
          <w:bCs/>
          <w:iCs/>
        </w:rPr>
        <w:fldChar w:fldCharType="separate"/>
      </w:r>
      <w:r w:rsidR="00317E6F" w:rsidRPr="002F3C85">
        <w:rPr>
          <w:rFonts w:asciiTheme="majorHAnsi" w:hAnsiTheme="majorHAnsi" w:cstheme="majorHAnsi"/>
        </w:rPr>
        <w:t>(Lindberg et al., 2013)</w:t>
      </w:r>
      <w:r w:rsidR="00317E6F" w:rsidRPr="002F3C85">
        <w:rPr>
          <w:rFonts w:asciiTheme="majorHAnsi" w:hAnsiTheme="majorHAnsi" w:cstheme="majorHAnsi"/>
        </w:rPr>
        <w:fldChar w:fldCharType="end"/>
      </w:r>
      <w:r w:rsidR="00317E6F" w:rsidRPr="002F3C85">
        <w:rPr>
          <w:rFonts w:asciiTheme="majorHAnsi" w:hAnsiTheme="majorHAnsi" w:cstheme="majorHAnsi"/>
          <w:bCs/>
          <w:iCs/>
        </w:rPr>
        <w:t>. Because sexual identification of wild fish depends on the physiological status of an individual fish, only about two-thirds of wild adult delta smelt sampled can be sexed (Hammock pers. comm.).</w:t>
      </w:r>
      <w:r w:rsidR="00317E6F">
        <w:rPr>
          <w:rFonts w:asciiTheme="majorHAnsi" w:hAnsiTheme="majorHAnsi" w:cstheme="majorHAnsi"/>
          <w:bCs/>
          <w:iCs/>
        </w:rPr>
        <w:t xml:space="preserve"> </w:t>
      </w:r>
      <w:r w:rsidR="000368D6">
        <w:rPr>
          <w:rFonts w:asciiTheme="majorHAnsi" w:hAnsiTheme="majorHAnsi" w:cstheme="majorHAnsi"/>
          <w:bCs/>
          <w:iCs/>
          <w:color w:val="00000A"/>
        </w:rPr>
        <w:t xml:space="preserve">Within the wild population, </w:t>
      </w:r>
      <w:r w:rsidR="00317E6F">
        <w:rPr>
          <w:rFonts w:asciiTheme="majorHAnsi" w:hAnsiTheme="majorHAnsi" w:cstheme="majorHAnsi"/>
          <w:bCs/>
          <w:iCs/>
          <w:color w:val="00000A"/>
        </w:rPr>
        <w:t>the ability to sex fish</w:t>
      </w:r>
      <w:r w:rsidR="000368D6">
        <w:rPr>
          <w:rFonts w:asciiTheme="majorHAnsi" w:hAnsiTheme="majorHAnsi" w:cstheme="majorHAnsi"/>
          <w:bCs/>
          <w:iCs/>
          <w:color w:val="00000A"/>
        </w:rPr>
        <w:t xml:space="preserve"> without culling or relying on gametic expression in fish </w:t>
      </w:r>
      <w:r w:rsidR="00317E6F">
        <w:rPr>
          <w:rFonts w:asciiTheme="majorHAnsi" w:hAnsiTheme="majorHAnsi" w:cstheme="majorHAnsi"/>
          <w:bCs/>
          <w:iCs/>
          <w:color w:val="00000A"/>
        </w:rPr>
        <w:t>will</w:t>
      </w:r>
      <w:r w:rsidR="000368D6">
        <w:rPr>
          <w:rFonts w:asciiTheme="majorHAnsi" w:hAnsiTheme="majorHAnsi" w:cstheme="majorHAnsi"/>
          <w:bCs/>
          <w:iCs/>
          <w:color w:val="00000A"/>
        </w:rPr>
        <w:t xml:space="preserve"> allow ecologists to </w:t>
      </w:r>
      <w:r w:rsidR="00317E6F">
        <w:rPr>
          <w:rFonts w:asciiTheme="majorHAnsi" w:hAnsiTheme="majorHAnsi" w:cstheme="majorHAnsi"/>
          <w:bCs/>
          <w:iCs/>
          <w:color w:val="00000A"/>
        </w:rPr>
        <w:t xml:space="preserve">reliably sex fish at all stages of their lifecycle without take. </w:t>
      </w:r>
      <w:r w:rsidR="00EA7339">
        <w:rPr>
          <w:rFonts w:asciiTheme="majorHAnsi" w:hAnsiTheme="majorHAnsi" w:cstheme="majorHAnsi"/>
          <w:bCs/>
          <w:iCs/>
          <w:color w:val="00000A"/>
        </w:rPr>
        <w:t>Genetic</w:t>
      </w:r>
      <w:r w:rsidR="00E97898">
        <w:rPr>
          <w:rFonts w:asciiTheme="majorHAnsi" w:hAnsiTheme="majorHAnsi" w:cstheme="majorHAnsi"/>
          <w:bCs/>
          <w:iCs/>
          <w:color w:val="00000A"/>
        </w:rPr>
        <w:t xml:space="preserve"> identification of sex in the captive refuge population would all</w:t>
      </w:r>
      <w:r w:rsidR="00EA7339">
        <w:rPr>
          <w:rFonts w:asciiTheme="majorHAnsi" w:hAnsiTheme="majorHAnsi" w:cstheme="majorHAnsi"/>
          <w:bCs/>
          <w:iCs/>
          <w:color w:val="00000A"/>
        </w:rPr>
        <w:t xml:space="preserve">ow for fish to be sexed as juveniles and fewer resources contributing to controlling sex ratios as fish will not have to be reared until adulthood to know the composition of the population. While state and federal agencies conduct </w:t>
      </w:r>
      <w:r w:rsidR="00984759">
        <w:rPr>
          <w:rFonts w:asciiTheme="majorHAnsi" w:hAnsiTheme="majorHAnsi" w:cstheme="majorHAnsi"/>
          <w:bCs/>
          <w:iCs/>
          <w:color w:val="00000A"/>
        </w:rPr>
        <w:t>annual abundance and distribution sampling throughout t</w:t>
      </w:r>
      <w:r w:rsidR="00450E89" w:rsidRPr="00450E89">
        <w:rPr>
          <w:rFonts w:asciiTheme="majorHAnsi" w:hAnsiTheme="majorHAnsi" w:cstheme="majorHAnsi"/>
          <w:bCs/>
          <w:iCs/>
          <w:color w:val="00000A"/>
        </w:rPr>
        <w:t>he San Francisco Estuary (SFE)</w:t>
      </w:r>
      <w:r w:rsidR="00984759">
        <w:rPr>
          <w:rFonts w:asciiTheme="majorHAnsi" w:hAnsiTheme="majorHAnsi" w:cstheme="majorHAnsi"/>
          <w:bCs/>
          <w:iCs/>
          <w:color w:val="00000A"/>
        </w:rPr>
        <w:t xml:space="preserve"> at different stages of delta smelt development, k</w:t>
      </w:r>
      <w:r w:rsidR="00317E6F">
        <w:rPr>
          <w:rFonts w:asciiTheme="majorHAnsi" w:hAnsiTheme="majorHAnsi" w:cstheme="majorHAnsi"/>
          <w:bCs/>
          <w:iCs/>
          <w:color w:val="00000A"/>
        </w:rPr>
        <w:t>nowledge of sex-ratios throughout the</w:t>
      </w:r>
      <w:r w:rsidR="00984759">
        <w:rPr>
          <w:rFonts w:asciiTheme="majorHAnsi" w:hAnsiTheme="majorHAnsi" w:cstheme="majorHAnsi"/>
          <w:bCs/>
          <w:iCs/>
          <w:color w:val="00000A"/>
        </w:rPr>
        <w:t>ir</w:t>
      </w:r>
      <w:r w:rsidR="00317E6F">
        <w:rPr>
          <w:rFonts w:asciiTheme="majorHAnsi" w:hAnsiTheme="majorHAnsi" w:cstheme="majorHAnsi"/>
          <w:bCs/>
          <w:iCs/>
          <w:color w:val="00000A"/>
        </w:rPr>
        <w:t xml:space="preserve"> lifecycle is currently a gap in a basic piece of population demography</w:t>
      </w:r>
      <w:r w:rsidR="00984759">
        <w:rPr>
          <w:rFonts w:asciiTheme="majorHAnsi" w:hAnsiTheme="majorHAnsi" w:cstheme="majorHAnsi"/>
          <w:bCs/>
          <w:iCs/>
          <w:color w:val="00000A"/>
        </w:rPr>
        <w:t>. Since sex-bias has</w:t>
      </w:r>
      <w:r w:rsidR="00317E6F">
        <w:rPr>
          <w:rFonts w:asciiTheme="majorHAnsi" w:hAnsiTheme="majorHAnsi" w:cstheme="majorHAnsi"/>
          <w:bCs/>
          <w:iCs/>
          <w:color w:val="00000A"/>
        </w:rPr>
        <w:t xml:space="preserve"> the potential to significantly alter</w:t>
      </w:r>
      <w:r w:rsidR="00514D8D">
        <w:rPr>
          <w:rFonts w:asciiTheme="majorHAnsi" w:hAnsiTheme="majorHAnsi" w:cstheme="majorHAnsi"/>
          <w:bCs/>
          <w:iCs/>
          <w:color w:val="00000A"/>
        </w:rPr>
        <w:t xml:space="preserve"> the success of the species</w:t>
      </w:r>
      <w:r w:rsidR="00984759">
        <w:rPr>
          <w:rFonts w:asciiTheme="majorHAnsi" w:hAnsiTheme="majorHAnsi" w:cstheme="majorHAnsi"/>
          <w:bCs/>
          <w:iCs/>
          <w:color w:val="00000A"/>
        </w:rPr>
        <w:t xml:space="preserve"> i</w:t>
      </w:r>
      <w:r w:rsidR="00E97898">
        <w:rPr>
          <w:rFonts w:asciiTheme="majorHAnsi" w:hAnsiTheme="majorHAnsi" w:cstheme="majorHAnsi"/>
          <w:bCs/>
          <w:iCs/>
        </w:rPr>
        <w:t>dentifying</w:t>
      </w:r>
      <w:r w:rsidRPr="002F3C85">
        <w:rPr>
          <w:rFonts w:asciiTheme="majorHAnsi" w:hAnsiTheme="majorHAnsi" w:cstheme="majorHAnsi"/>
          <w:bCs/>
          <w:iCs/>
        </w:rPr>
        <w:t xml:space="preserve"> the genetic underpinnings </w:t>
      </w:r>
      <w:r w:rsidR="00E97898">
        <w:rPr>
          <w:rFonts w:asciiTheme="majorHAnsi" w:hAnsiTheme="majorHAnsi" w:cstheme="majorHAnsi"/>
          <w:bCs/>
          <w:iCs/>
        </w:rPr>
        <w:t>of</w:t>
      </w:r>
      <w:r w:rsidRPr="002F3C85">
        <w:rPr>
          <w:rFonts w:asciiTheme="majorHAnsi" w:hAnsiTheme="majorHAnsi" w:cstheme="majorHAnsi"/>
          <w:bCs/>
          <w:iCs/>
        </w:rPr>
        <w:t xml:space="preserve"> sex determination </w:t>
      </w:r>
      <w:r w:rsidR="00E97898">
        <w:rPr>
          <w:rFonts w:asciiTheme="majorHAnsi" w:hAnsiTheme="majorHAnsi" w:cstheme="majorHAnsi"/>
          <w:bCs/>
          <w:iCs/>
        </w:rPr>
        <w:t>within</w:t>
      </w:r>
      <w:r w:rsidRPr="002F3C85">
        <w:rPr>
          <w:rFonts w:asciiTheme="majorHAnsi" w:hAnsiTheme="majorHAnsi" w:cstheme="majorHAnsi"/>
          <w:bCs/>
          <w:iCs/>
        </w:rPr>
        <w:t xml:space="preserve"> </w:t>
      </w:r>
      <w:r w:rsidR="00E97898">
        <w:rPr>
          <w:rFonts w:asciiTheme="majorHAnsi" w:hAnsiTheme="majorHAnsi" w:cstheme="majorHAnsi"/>
          <w:bCs/>
          <w:iCs/>
        </w:rPr>
        <w:t>delta smelt</w:t>
      </w:r>
      <w:r w:rsidRPr="002F3C85">
        <w:rPr>
          <w:rFonts w:asciiTheme="majorHAnsi" w:hAnsiTheme="majorHAnsi" w:cstheme="majorHAnsi"/>
          <w:bCs/>
          <w:iCs/>
        </w:rPr>
        <w:t xml:space="preserve"> is a </w:t>
      </w:r>
      <w:r w:rsidR="005A2758">
        <w:rPr>
          <w:rFonts w:asciiTheme="majorHAnsi" w:hAnsiTheme="majorHAnsi" w:cstheme="majorHAnsi"/>
          <w:bCs/>
          <w:iCs/>
        </w:rPr>
        <w:t>necessary</w:t>
      </w:r>
      <w:r w:rsidRPr="002F3C85">
        <w:rPr>
          <w:rFonts w:asciiTheme="majorHAnsi" w:hAnsiTheme="majorHAnsi" w:cstheme="majorHAnsi"/>
          <w:bCs/>
          <w:iCs/>
        </w:rPr>
        <w:t xml:space="preserve"> asset to </w:t>
      </w:r>
      <w:r w:rsidR="00E97898">
        <w:rPr>
          <w:rFonts w:asciiTheme="majorHAnsi" w:hAnsiTheme="majorHAnsi" w:cstheme="majorHAnsi"/>
          <w:bCs/>
          <w:iCs/>
        </w:rPr>
        <w:t xml:space="preserve">better </w:t>
      </w:r>
      <w:r w:rsidRPr="002F3C85">
        <w:rPr>
          <w:rFonts w:asciiTheme="majorHAnsi" w:hAnsiTheme="majorHAnsi" w:cstheme="majorHAnsi"/>
          <w:bCs/>
          <w:iCs/>
        </w:rPr>
        <w:t xml:space="preserve">management of </w:t>
      </w:r>
      <w:r w:rsidR="00E97898">
        <w:rPr>
          <w:rFonts w:asciiTheme="majorHAnsi" w:hAnsiTheme="majorHAnsi" w:cstheme="majorHAnsi"/>
          <w:bCs/>
          <w:iCs/>
        </w:rPr>
        <w:t>the refuge population</w:t>
      </w:r>
      <w:r w:rsidRPr="002F3C85">
        <w:rPr>
          <w:rFonts w:asciiTheme="majorHAnsi" w:hAnsiTheme="majorHAnsi" w:cstheme="majorHAnsi"/>
          <w:bCs/>
          <w:iCs/>
        </w:rPr>
        <w:t xml:space="preserve">, </w:t>
      </w:r>
      <w:r w:rsidR="00E97898">
        <w:rPr>
          <w:rFonts w:asciiTheme="majorHAnsi" w:hAnsiTheme="majorHAnsi" w:cstheme="majorHAnsi"/>
          <w:bCs/>
          <w:iCs/>
        </w:rPr>
        <w:t xml:space="preserve">acquire </w:t>
      </w:r>
      <w:r w:rsidRPr="002F3C85">
        <w:rPr>
          <w:rFonts w:asciiTheme="majorHAnsi" w:hAnsiTheme="majorHAnsi" w:cstheme="majorHAnsi"/>
          <w:bCs/>
          <w:iCs/>
        </w:rPr>
        <w:t xml:space="preserve">basic knowledge of life history characteristics of the species, </w:t>
      </w:r>
      <w:r w:rsidR="00E97898">
        <w:rPr>
          <w:rFonts w:asciiTheme="majorHAnsi" w:hAnsiTheme="majorHAnsi" w:cstheme="majorHAnsi"/>
          <w:bCs/>
          <w:iCs/>
        </w:rPr>
        <w:t xml:space="preserve">conduct </w:t>
      </w:r>
      <w:r w:rsidRPr="002F3C85">
        <w:rPr>
          <w:rFonts w:asciiTheme="majorHAnsi" w:hAnsiTheme="majorHAnsi" w:cstheme="majorHAnsi"/>
          <w:bCs/>
          <w:iCs/>
        </w:rPr>
        <w:t>ecological surveys</w:t>
      </w:r>
      <w:r w:rsidR="00E97898">
        <w:rPr>
          <w:rFonts w:asciiTheme="majorHAnsi" w:hAnsiTheme="majorHAnsi" w:cstheme="majorHAnsi"/>
          <w:bCs/>
          <w:iCs/>
        </w:rPr>
        <w:t>,</w:t>
      </w:r>
      <w:r w:rsidRPr="002F3C85">
        <w:rPr>
          <w:rFonts w:asciiTheme="majorHAnsi" w:hAnsiTheme="majorHAnsi" w:cstheme="majorHAnsi"/>
          <w:bCs/>
          <w:iCs/>
        </w:rPr>
        <w:t xml:space="preserve"> and </w:t>
      </w:r>
      <w:r w:rsidR="00E97898">
        <w:rPr>
          <w:rFonts w:asciiTheme="majorHAnsi" w:hAnsiTheme="majorHAnsi" w:cstheme="majorHAnsi"/>
          <w:bCs/>
          <w:iCs/>
        </w:rPr>
        <w:t xml:space="preserve">inform </w:t>
      </w:r>
      <w:r w:rsidRPr="002F3C85">
        <w:rPr>
          <w:rFonts w:asciiTheme="majorHAnsi" w:hAnsiTheme="majorHAnsi" w:cstheme="majorHAnsi"/>
          <w:bCs/>
          <w:iCs/>
        </w:rPr>
        <w:t xml:space="preserve">management </w:t>
      </w:r>
      <w:r w:rsidR="00E97898">
        <w:rPr>
          <w:rFonts w:asciiTheme="majorHAnsi" w:hAnsiTheme="majorHAnsi" w:cstheme="majorHAnsi"/>
          <w:bCs/>
          <w:iCs/>
        </w:rPr>
        <w:t>of the wild population through</w:t>
      </w:r>
      <w:r w:rsidRPr="002F3C85">
        <w:rPr>
          <w:rFonts w:asciiTheme="majorHAnsi" w:hAnsiTheme="majorHAnsi" w:cstheme="majorHAnsi"/>
          <w:bCs/>
          <w:iCs/>
        </w:rPr>
        <w:t xml:space="preserve"> population metrics, species modeling, demographic inference, and sex-based survival</w:t>
      </w:r>
      <w:r w:rsidR="002F3C85" w:rsidRPr="002F3C85">
        <w:rPr>
          <w:rFonts w:asciiTheme="majorHAnsi" w:hAnsiTheme="majorHAnsi" w:cstheme="majorHAnsi"/>
          <w:bCs/>
          <w:iCs/>
        </w:rPr>
        <w:t xml:space="preserve"> </w:t>
      </w:r>
      <w:r w:rsidRPr="002F3C85">
        <w:rPr>
          <w:rFonts w:asciiTheme="majorHAnsi" w:hAnsiTheme="majorHAnsi" w:cstheme="majorHAnsi"/>
        </w:rPr>
        <w:fldChar w:fldCharType="begin"/>
      </w:r>
      <w:r w:rsidR="00BD47C9">
        <w:rPr>
          <w:rFonts w:asciiTheme="majorHAnsi" w:hAnsiTheme="majorHAnsi" w:cstheme="majorHAnsi"/>
          <w:bCs/>
          <w:iCs/>
        </w:rPr>
        <w:instrText xml:space="preserve"> ADDIN ZOTERO_ITEM CSL_CITATION {"citationID":"hi9xMhX1","properties":{"formattedCitation":"(Mart\\uc0\\u237{}nez et al., 2014)","plainCitation":"(Martínez et al., 2014)","noteIndex":0},"citationItems":[{"id":"7gRdk0WP/QCQ3Ql6S","uris":["http://www.mendeley.com/documents/?uuid=3af4d83b-2c36-4da1-8342-03a91ca7e55d"],"itemData":{"DOI":"10.3389/fgene.2014.00340","ISSN":"16648021","abstract":"Controlling the sex ratio is essential in finfish farming. A balanced sex ratio is usually good for broodstock management, since it enables to develop appropriate breeding schemes. However, in some species the production of monosex populations is desirable because the existence of sexual dimorphism, primarily in growth or first time of sexual maturation, but also in color or shape, can render one sex more valuable. The knowledge of the genetic architecture of sex determination (SD) is convenient for controlling sex ratio and for the implementation of breeding programs. Unlike mammals and birds, which show highly conserved master genes that control a conserved genetic network responsible for gonad differentiation (GD), a huge diversity of SD mechanisms has been reported in fish. Despite theory predictions, more than one gene is in many cases involved in fish SD and genetic differences have been observed in the GD network. Environmental factors also play a relevant role and epigenetic mechanisms are becoming increasingly recognized for the establishment and maintenance of the GD pathways. Although major genetic factors are frequently involved in fish SD, these observations strongly suggest that SD in this group resembles a complex trait. Accordingly, the application of quantitative genetics combined with genomic tools is desirable to address its study and in fact, when applied, it has frequently demonstrated a multigene trait interacting with environmental factors in model and cultured fish species. This scenario has notable implications for aquaculture and, depending upon the species, from chromosome manipulation or environmental control techniques up to classical selection or marker assisted selection programs, are being applied. In this review, we selected four relevant species or fish groups to illustrate this diversity and hence the technologies that can be used by the industry for the control of sex ratio: turbot and European sea bass, two reference species of the European aquaculture, and salmonids and tilapia, representing the fish for which there are well established breeding programs.","author":[{"dropping-particle":"","family":"Martínez","given":"Paulino","non-dropping-particle":"","parse-names":false,"suffix":""},{"dropping-particle":"","family":"Viñas","given":"Ana M.","non-dropping-particle":"","parse-names":false,"suffix":""},{"dropping-particle":"","family":"Sánchez","given":"Laura","non-dropping-particle":"","parse-names":false,"suffix":""},{"dropping-particle":"","family":"Díaz","given":"Noelia","non-dropping-particle":"","parse-names":false,"suffix":""},{"dropping-particle":"","family":"Ribas","given":"Laia","non-dropping-particle":"","parse-names":false,"suffix":""},{"dropping-particle":"","family":"Piferrer","given":"Francesc","non-dropping-particle":"","parse-names":false,"suffix":""}],"container-title":"Frontiers in Genetics","id":"ITEM-1","issue":"SEP","issued":{"date-parts":[["2014"]]},"page":"1-13","title":"Genetic architecture of sex determination in fish: Applications to sex ratio control in aquaculture","type":"article-journal","volume":"5"}}],"schema":"https://github.com/citation-style-language/schema/raw/master/csl-citation.json"} </w:instrText>
      </w:r>
      <w:r w:rsidRPr="002F3C85">
        <w:rPr>
          <w:rFonts w:asciiTheme="majorHAnsi" w:hAnsiTheme="majorHAnsi" w:cstheme="majorHAnsi"/>
          <w:bCs/>
          <w:iCs/>
        </w:rPr>
        <w:fldChar w:fldCharType="separate"/>
      </w:r>
      <w:r w:rsidR="00065768" w:rsidRPr="002F3C85">
        <w:rPr>
          <w:rFonts w:ascii="Calibri Light" w:hAnsiTheme="majorHAnsi" w:cs="Calibri Light"/>
        </w:rPr>
        <w:t>(Martínez et al., 2014)</w:t>
      </w:r>
      <w:r w:rsidRPr="002F3C85">
        <w:rPr>
          <w:rFonts w:asciiTheme="majorHAnsi" w:hAnsiTheme="majorHAnsi" w:cstheme="majorHAnsi"/>
        </w:rPr>
        <w:fldChar w:fldCharType="end"/>
      </w:r>
      <w:r w:rsidRPr="002F3C85">
        <w:rPr>
          <w:rFonts w:asciiTheme="majorHAnsi" w:hAnsiTheme="majorHAnsi" w:cstheme="majorHAnsi"/>
          <w:bCs/>
          <w:iCs/>
        </w:rPr>
        <w:t>.</w:t>
      </w:r>
    </w:p>
    <w:p w14:paraId="06E14858" w14:textId="77777777" w:rsidR="005A2758" w:rsidRPr="002F3C85" w:rsidRDefault="005A2758" w:rsidP="00120DAA">
      <w:pPr>
        <w:rPr>
          <w:rFonts w:asciiTheme="majorHAnsi" w:hAnsiTheme="majorHAnsi" w:cstheme="majorHAnsi"/>
          <w:bCs/>
          <w:iCs/>
        </w:rPr>
      </w:pPr>
    </w:p>
    <w:p w14:paraId="618FC620" w14:textId="1574D4E7" w:rsidR="00120DAA" w:rsidRDefault="00984759" w:rsidP="00120DAA">
      <w:pPr>
        <w:rPr>
          <w:rFonts w:asciiTheme="majorHAnsi" w:hAnsiTheme="majorHAnsi" w:cstheme="majorHAnsi"/>
        </w:rPr>
      </w:pPr>
      <w:r>
        <w:rPr>
          <w:rFonts w:asciiTheme="majorHAnsi" w:hAnsiTheme="majorHAnsi" w:cstheme="majorHAnsi"/>
        </w:rPr>
        <w:t xml:space="preserve">This chapter focuses on </w:t>
      </w:r>
      <w:r w:rsidR="00450E89">
        <w:rPr>
          <w:rFonts w:asciiTheme="majorHAnsi" w:hAnsiTheme="majorHAnsi" w:cstheme="majorHAnsi"/>
        </w:rPr>
        <w:t>investigating</w:t>
      </w:r>
      <w:r>
        <w:rPr>
          <w:rFonts w:asciiTheme="majorHAnsi" w:hAnsiTheme="majorHAnsi" w:cstheme="majorHAnsi"/>
        </w:rPr>
        <w:t xml:space="preserve"> methods to</w:t>
      </w:r>
      <w:r w:rsidR="00120DAA" w:rsidRPr="002F3C85">
        <w:rPr>
          <w:rFonts w:asciiTheme="majorHAnsi" w:hAnsiTheme="majorHAnsi" w:cstheme="majorHAnsi"/>
        </w:rPr>
        <w:t xml:space="preserve"> non-invasively identify the sex of wild and captive delta smelt</w:t>
      </w:r>
      <w:r>
        <w:rPr>
          <w:rFonts w:asciiTheme="majorHAnsi" w:hAnsiTheme="majorHAnsi" w:cstheme="majorHAnsi"/>
        </w:rPr>
        <w:t xml:space="preserve"> through genetic identification of species. W</w:t>
      </w:r>
      <w:r w:rsidR="00120DAA" w:rsidRPr="002F3C85">
        <w:rPr>
          <w:rFonts w:asciiTheme="majorHAnsi" w:hAnsiTheme="majorHAnsi" w:cstheme="majorHAnsi"/>
        </w:rPr>
        <w:t xml:space="preserve">e sought to identify potential candidate </w:t>
      </w:r>
      <w:r w:rsidR="00450E89">
        <w:rPr>
          <w:rFonts w:asciiTheme="majorHAnsi" w:hAnsiTheme="majorHAnsi" w:cstheme="majorHAnsi"/>
        </w:rPr>
        <w:t>loci</w:t>
      </w:r>
      <w:r w:rsidR="00120DAA" w:rsidRPr="002F3C85">
        <w:rPr>
          <w:rFonts w:asciiTheme="majorHAnsi" w:hAnsiTheme="majorHAnsi" w:cstheme="majorHAnsi"/>
        </w:rPr>
        <w:t xml:space="preserve"> which could be used as genetic diagnostics for classifications of sex</w:t>
      </w:r>
      <w:r w:rsidR="00A826A0">
        <w:rPr>
          <w:rFonts w:asciiTheme="majorHAnsi" w:hAnsiTheme="majorHAnsi" w:cstheme="majorHAnsi"/>
        </w:rPr>
        <w:t xml:space="preserve"> using three different methods: 1) a genome-wide association study, </w:t>
      </w:r>
      <w:r w:rsidR="00956297">
        <w:rPr>
          <w:rFonts w:asciiTheme="majorHAnsi" w:hAnsiTheme="majorHAnsi" w:cstheme="majorHAnsi"/>
        </w:rPr>
        <w:t>2) depth</w:t>
      </w:r>
      <w:r w:rsidR="00423B01">
        <w:rPr>
          <w:rFonts w:asciiTheme="majorHAnsi" w:hAnsiTheme="majorHAnsi" w:cstheme="majorHAnsi"/>
        </w:rPr>
        <w:t xml:space="preserve"> </w:t>
      </w:r>
      <w:r w:rsidR="00956297">
        <w:rPr>
          <w:rFonts w:asciiTheme="majorHAnsi" w:hAnsiTheme="majorHAnsi" w:cstheme="majorHAnsi"/>
        </w:rPr>
        <w:t>analysis, and 3) k-mer analysis.</w:t>
      </w:r>
    </w:p>
    <w:p w14:paraId="3E185E03" w14:textId="77777777" w:rsidR="00BD47C9" w:rsidRPr="002F3C85" w:rsidRDefault="00BD47C9" w:rsidP="00120DAA">
      <w:pPr>
        <w:rPr>
          <w:rFonts w:asciiTheme="majorHAnsi" w:hAnsiTheme="majorHAnsi" w:cstheme="majorHAnsi"/>
        </w:rPr>
      </w:pPr>
    </w:p>
    <w:p w14:paraId="6063B9AE" w14:textId="6CD7341B" w:rsidR="00120DAA" w:rsidRPr="002F3C85" w:rsidRDefault="00120DAA" w:rsidP="00120DAA">
      <w:pPr>
        <w:rPr>
          <w:rFonts w:asciiTheme="majorHAnsi" w:hAnsiTheme="majorHAnsi" w:cstheme="majorHAnsi"/>
        </w:rPr>
      </w:pPr>
    </w:p>
    <w:p w14:paraId="0A6AA81D" w14:textId="77777777" w:rsidR="00120DAA" w:rsidRPr="00FD21E9" w:rsidRDefault="00120DAA" w:rsidP="00120DAA">
      <w:pPr>
        <w:pStyle w:val="Header"/>
        <w:outlineLvl w:val="1"/>
        <w:rPr>
          <w:rFonts w:asciiTheme="majorHAnsi" w:hAnsiTheme="majorHAnsi" w:cstheme="majorHAnsi"/>
          <w:szCs w:val="24"/>
        </w:rPr>
      </w:pPr>
      <w:bookmarkStart w:id="6" w:name="_Toc113123184"/>
      <w:bookmarkStart w:id="7" w:name="_Toc113273223"/>
      <w:bookmarkStart w:id="8" w:name="_Toc113440560"/>
      <w:r w:rsidRPr="00FD21E9">
        <w:rPr>
          <w:rFonts w:asciiTheme="majorHAnsi" w:hAnsiTheme="majorHAnsi" w:cstheme="majorHAnsi"/>
          <w:szCs w:val="24"/>
        </w:rPr>
        <w:t>Methods</w:t>
      </w:r>
      <w:bookmarkEnd w:id="6"/>
      <w:bookmarkEnd w:id="7"/>
      <w:bookmarkEnd w:id="8"/>
    </w:p>
    <w:p w14:paraId="38C008D9" w14:textId="383F1CC2" w:rsidR="00120DAA" w:rsidRPr="00FD21E9" w:rsidRDefault="00E15EA6" w:rsidP="00120DAA">
      <w:pPr>
        <w:pStyle w:val="HTMLAddress"/>
        <w:spacing w:line="240" w:lineRule="auto"/>
        <w:outlineLvl w:val="2"/>
        <w:rPr>
          <w:rFonts w:asciiTheme="majorHAnsi" w:hAnsiTheme="majorHAnsi" w:cstheme="majorHAnsi"/>
          <w:sz w:val="24"/>
          <w:szCs w:val="24"/>
        </w:rPr>
      </w:pPr>
      <w:bookmarkStart w:id="9" w:name="_Toc113123185"/>
      <w:bookmarkStart w:id="10" w:name="_Toc113273224"/>
      <w:bookmarkStart w:id="11" w:name="_Toc113440561"/>
      <w:r>
        <w:rPr>
          <w:rFonts w:asciiTheme="majorHAnsi" w:hAnsiTheme="majorHAnsi" w:cstheme="majorHAnsi"/>
          <w:sz w:val="24"/>
          <w:szCs w:val="24"/>
        </w:rPr>
        <w:lastRenderedPageBreak/>
        <w:t>Sample</w:t>
      </w:r>
      <w:r w:rsidR="00120DAA" w:rsidRPr="00FD21E9">
        <w:rPr>
          <w:rFonts w:asciiTheme="majorHAnsi" w:hAnsiTheme="majorHAnsi" w:cstheme="majorHAnsi"/>
          <w:sz w:val="24"/>
          <w:szCs w:val="24"/>
        </w:rPr>
        <w:t xml:space="preserve"> collection</w:t>
      </w:r>
      <w:r>
        <w:rPr>
          <w:rFonts w:asciiTheme="majorHAnsi" w:hAnsiTheme="majorHAnsi" w:cstheme="majorHAnsi"/>
          <w:sz w:val="24"/>
          <w:szCs w:val="24"/>
        </w:rPr>
        <w:t>,</w:t>
      </w:r>
      <w:r w:rsidR="00120DAA" w:rsidRPr="00FD21E9">
        <w:rPr>
          <w:rFonts w:asciiTheme="majorHAnsi" w:hAnsiTheme="majorHAnsi" w:cstheme="majorHAnsi"/>
          <w:sz w:val="24"/>
          <w:szCs w:val="24"/>
        </w:rPr>
        <w:t xml:space="preserve"> DNA extraction</w:t>
      </w:r>
      <w:bookmarkEnd w:id="9"/>
      <w:bookmarkEnd w:id="10"/>
      <w:bookmarkEnd w:id="11"/>
      <w:r>
        <w:rPr>
          <w:rFonts w:asciiTheme="majorHAnsi" w:hAnsiTheme="majorHAnsi" w:cstheme="majorHAnsi"/>
          <w:sz w:val="24"/>
          <w:szCs w:val="24"/>
        </w:rPr>
        <w:t xml:space="preserve"> &amp; sequencing</w:t>
      </w:r>
      <w:r w:rsidR="00120DAA" w:rsidRPr="00FD21E9">
        <w:rPr>
          <w:rFonts w:asciiTheme="majorHAnsi" w:hAnsiTheme="majorHAnsi" w:cstheme="majorHAnsi"/>
          <w:sz w:val="24"/>
          <w:szCs w:val="24"/>
        </w:rPr>
        <w:t xml:space="preserve"> </w:t>
      </w:r>
    </w:p>
    <w:p w14:paraId="137C584B" w14:textId="4D865F72" w:rsidR="00120DAA" w:rsidRDefault="00450E89" w:rsidP="00120DAA">
      <w:pPr>
        <w:rPr>
          <w:rFonts w:asciiTheme="majorHAnsi" w:hAnsiTheme="majorHAnsi" w:cstheme="majorHAnsi"/>
        </w:rPr>
      </w:pPr>
      <w:r>
        <w:rPr>
          <w:rFonts w:asciiTheme="majorHAnsi" w:hAnsiTheme="majorHAnsi" w:cstheme="majorHAnsi"/>
        </w:rPr>
        <w:t>We</w:t>
      </w:r>
      <w:r w:rsidR="00120DAA" w:rsidRPr="00120DAA">
        <w:rPr>
          <w:rFonts w:asciiTheme="majorHAnsi" w:hAnsiTheme="majorHAnsi" w:cstheme="majorHAnsi"/>
        </w:rPr>
        <w:t xml:space="preserve"> sampled adipose fin clips from captive-bred individuals </w:t>
      </w:r>
      <w:r>
        <w:rPr>
          <w:rFonts w:asciiTheme="majorHAnsi" w:hAnsiTheme="majorHAnsi" w:cstheme="majorHAnsi"/>
        </w:rPr>
        <w:t>reared within the captive colony at</w:t>
      </w:r>
      <w:r w:rsidR="00120DAA" w:rsidRPr="00120DAA">
        <w:rPr>
          <w:rFonts w:asciiTheme="majorHAnsi" w:hAnsiTheme="majorHAnsi" w:cstheme="majorHAnsi"/>
        </w:rPr>
        <w:t xml:space="preserve"> the </w:t>
      </w:r>
      <w:r w:rsidR="00423B01">
        <w:rPr>
          <w:rFonts w:asciiTheme="majorHAnsi" w:hAnsiTheme="majorHAnsi" w:cstheme="majorHAnsi"/>
        </w:rPr>
        <w:t>UC Davis Fish Conservation and Culture Laboratory (</w:t>
      </w:r>
      <w:r w:rsidR="00120DAA" w:rsidRPr="00120DAA">
        <w:rPr>
          <w:rFonts w:asciiTheme="majorHAnsi" w:hAnsiTheme="majorHAnsi" w:cstheme="majorHAnsi"/>
        </w:rPr>
        <w:t>FCCL</w:t>
      </w:r>
      <w:r w:rsidR="00423B01">
        <w:rPr>
          <w:rFonts w:asciiTheme="majorHAnsi" w:hAnsiTheme="majorHAnsi" w:cstheme="majorHAnsi"/>
        </w:rPr>
        <w:t>)</w:t>
      </w:r>
      <w:r>
        <w:rPr>
          <w:rFonts w:asciiTheme="majorHAnsi" w:hAnsiTheme="majorHAnsi" w:cstheme="majorHAnsi"/>
        </w:rPr>
        <w:t>. Each fish</w:t>
      </w:r>
      <w:r w:rsidR="00423B01">
        <w:rPr>
          <w:rFonts w:asciiTheme="majorHAnsi" w:hAnsiTheme="majorHAnsi" w:cstheme="majorHAnsi"/>
        </w:rPr>
        <w:t xml:space="preserve"> was</w:t>
      </w:r>
      <w:r>
        <w:rPr>
          <w:rFonts w:asciiTheme="majorHAnsi" w:hAnsiTheme="majorHAnsi" w:cstheme="majorHAnsi"/>
        </w:rPr>
        <w:t xml:space="preserve"> sex</w:t>
      </w:r>
      <w:r w:rsidR="00423B01">
        <w:rPr>
          <w:rFonts w:asciiTheme="majorHAnsi" w:hAnsiTheme="majorHAnsi" w:cstheme="majorHAnsi"/>
        </w:rPr>
        <w:t>ually</w:t>
      </w:r>
      <w:r>
        <w:rPr>
          <w:rFonts w:asciiTheme="majorHAnsi" w:hAnsiTheme="majorHAnsi" w:cstheme="majorHAnsi"/>
        </w:rPr>
        <w:t xml:space="preserve"> </w:t>
      </w:r>
      <w:r w:rsidR="00120DAA" w:rsidRPr="00120DAA">
        <w:rPr>
          <w:rFonts w:asciiTheme="majorHAnsi" w:hAnsiTheme="majorHAnsi" w:cstheme="majorHAnsi"/>
        </w:rPr>
        <w:t xml:space="preserve">identified through dissection or gametic expression. DNA was extracted using the Qiagen </w:t>
      </w:r>
      <w:proofErr w:type="spellStart"/>
      <w:r w:rsidR="00120DAA" w:rsidRPr="00120DAA">
        <w:rPr>
          <w:rFonts w:asciiTheme="majorHAnsi" w:hAnsiTheme="majorHAnsi" w:cstheme="majorHAnsi"/>
        </w:rPr>
        <w:t>DNEasy</w:t>
      </w:r>
      <w:proofErr w:type="spellEnd"/>
      <w:r w:rsidR="00120DAA" w:rsidRPr="00120DAA">
        <w:rPr>
          <w:rFonts w:asciiTheme="majorHAnsi" w:hAnsiTheme="majorHAnsi" w:cstheme="majorHAnsi"/>
        </w:rPr>
        <w:t xml:space="preserve"> 96 Blood &amp; Tissue Kit with a modification of elution in 100uL of H</w:t>
      </w:r>
      <w:r w:rsidR="00120DAA" w:rsidRPr="00120DAA">
        <w:rPr>
          <w:rFonts w:asciiTheme="majorHAnsi" w:hAnsiTheme="majorHAnsi" w:cstheme="majorHAnsi"/>
          <w:vertAlign w:val="subscript"/>
        </w:rPr>
        <w:t>2</w:t>
      </w:r>
      <w:r w:rsidR="00120DAA" w:rsidRPr="00120DAA">
        <w:rPr>
          <w:rFonts w:asciiTheme="majorHAnsi" w:hAnsiTheme="majorHAnsi" w:cstheme="majorHAnsi"/>
        </w:rPr>
        <w:t xml:space="preserve">O rather than the proprietary AE Buffer included with the kit. </w:t>
      </w:r>
    </w:p>
    <w:p w14:paraId="22774624" w14:textId="77777777" w:rsidR="00A675F4" w:rsidRDefault="00A675F4" w:rsidP="00120DAA">
      <w:pPr>
        <w:rPr>
          <w:rFonts w:asciiTheme="majorHAnsi" w:hAnsiTheme="majorHAnsi" w:cstheme="majorHAnsi"/>
          <w:b/>
          <w:bCs/>
          <w:u w:val="single"/>
        </w:rPr>
      </w:pPr>
    </w:p>
    <w:p w14:paraId="53E5D784" w14:textId="62DF5057" w:rsidR="00E15EA6" w:rsidRDefault="00423B01" w:rsidP="00423B01">
      <w:pPr>
        <w:rPr>
          <w:rFonts w:asciiTheme="majorHAnsi" w:hAnsiTheme="majorHAnsi" w:cstheme="majorHAnsi"/>
        </w:rPr>
      </w:pPr>
      <w:r>
        <w:rPr>
          <w:rFonts w:asciiTheme="majorHAnsi" w:hAnsiTheme="majorHAnsi" w:cstheme="majorHAnsi"/>
        </w:rPr>
        <w:t>Be</w:t>
      </w:r>
      <w:r w:rsidR="00ED6E2E">
        <w:rPr>
          <w:rFonts w:asciiTheme="majorHAnsi" w:hAnsiTheme="majorHAnsi" w:cstheme="majorHAnsi"/>
        </w:rPr>
        <w:t>c</w:t>
      </w:r>
      <w:r>
        <w:rPr>
          <w:rFonts w:asciiTheme="majorHAnsi" w:hAnsiTheme="majorHAnsi" w:cstheme="majorHAnsi"/>
        </w:rPr>
        <w:t xml:space="preserve">ause prior analyses attempted to identify sex markers using </w:t>
      </w:r>
      <w:r w:rsidR="009D01E2">
        <w:rPr>
          <w:rFonts w:asciiTheme="majorHAnsi" w:hAnsiTheme="majorHAnsi" w:cstheme="majorHAnsi"/>
        </w:rPr>
        <w:t xml:space="preserve">the </w:t>
      </w:r>
      <w:r>
        <w:rPr>
          <w:rFonts w:asciiTheme="majorHAnsi" w:hAnsiTheme="majorHAnsi" w:cstheme="majorHAnsi"/>
          <w:i/>
          <w:iCs/>
        </w:rPr>
        <w:t>Sbf1</w:t>
      </w:r>
      <w:r>
        <w:rPr>
          <w:rFonts w:asciiTheme="majorHAnsi" w:hAnsiTheme="majorHAnsi" w:cstheme="majorHAnsi"/>
        </w:rPr>
        <w:t xml:space="preserve"> restriction enzyme</w:t>
      </w:r>
      <w:r w:rsidR="00E15EA6">
        <w:rPr>
          <w:rFonts w:asciiTheme="majorHAnsi" w:hAnsiTheme="majorHAnsi" w:cstheme="majorHAnsi"/>
        </w:rPr>
        <w:t xml:space="preserve"> did not produce loci diagnostic of sex</w:t>
      </w:r>
      <w:r>
        <w:rPr>
          <w:rFonts w:asciiTheme="majorHAnsi" w:hAnsiTheme="majorHAnsi" w:cstheme="majorHAnsi"/>
        </w:rPr>
        <w:t xml:space="preserve">, we used the </w:t>
      </w:r>
      <w:r>
        <w:rPr>
          <w:rFonts w:asciiTheme="majorHAnsi" w:hAnsiTheme="majorHAnsi" w:cstheme="majorHAnsi"/>
          <w:i/>
          <w:iCs/>
        </w:rPr>
        <w:t>Pst1</w:t>
      </w:r>
      <w:r>
        <w:rPr>
          <w:rFonts w:asciiTheme="majorHAnsi" w:hAnsiTheme="majorHAnsi" w:cstheme="majorHAnsi"/>
        </w:rPr>
        <w:t xml:space="preserve"> restriction enzyme to increase the breadth of sampled sites.</w:t>
      </w:r>
      <w:r w:rsidR="00120DAA" w:rsidRPr="00120DAA">
        <w:rPr>
          <w:rFonts w:asciiTheme="majorHAnsi" w:hAnsiTheme="majorHAnsi" w:cstheme="majorHAnsi"/>
        </w:rPr>
        <w:t xml:space="preserve"> RAD</w:t>
      </w:r>
      <w:r w:rsidR="00F50195">
        <w:rPr>
          <w:rFonts w:asciiTheme="majorHAnsi" w:hAnsiTheme="majorHAnsi" w:cstheme="majorHAnsi"/>
        </w:rPr>
        <w:t>-</w:t>
      </w:r>
      <w:r w:rsidR="00120DAA" w:rsidRPr="00120DAA">
        <w:rPr>
          <w:rFonts w:asciiTheme="majorHAnsi" w:hAnsiTheme="majorHAnsi" w:cstheme="majorHAnsi"/>
        </w:rPr>
        <w:t xml:space="preserve">sequencing libraries were prepared according to Ali </w:t>
      </w:r>
      <w:r w:rsidR="00120DAA" w:rsidRPr="00120DAA">
        <w:rPr>
          <w:rFonts w:asciiTheme="majorHAnsi" w:hAnsiTheme="majorHAnsi" w:cstheme="majorHAnsi"/>
          <w:i/>
          <w:iCs/>
        </w:rPr>
        <w:t>et al.</w:t>
      </w:r>
      <w:r w:rsidR="00F50195">
        <w:rPr>
          <w:rFonts w:asciiTheme="majorHAnsi" w:hAnsiTheme="majorHAnsi" w:cstheme="majorHAnsi"/>
        </w:rPr>
        <w:t xml:space="preserve"> </w:t>
      </w:r>
      <w:r w:rsidR="00120DAA"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{"citationID":"2SW9t8I5","properties":{"formattedCitation":"(Ali et al., 2016)","plainCitation":"(Ali et al., 2016)","noteIndex":0},"citationItems":[{"id":"7gRdk0WP/gf6gLr97","uris":["http://www.mendeley.com/documents/?uuid=108c1601-9e2f-4f7b-81a8-b381c49c5d30"],"itemData":{"DOI":"10.1534/genetics.115.183665","ISBN":"8013186628","ISSN":"19432631","PMID":"26715661","abstract":"Massively parallel sequencing has revolutionized many areas of biology, but sequencing large amounts of DNA in many individuals is cost-prohibitive and unnecessary for many studies. Genomic complexity reduction techniques such as sequence capture and restriction enzyme-based methods enable the analysis of many more individuals per unit cost. Despite their utility, current complexity reduction methods have limitations, especially when large numbers of individuals are analyzed. Here we develop a much improved restriction site-associated DNA (RAD) sequencing protocol and a new method called Rapture ( R: AD c APTURE: ). The new RAD protocol improves versatility by separating RAD tag isolation and sequencing library preparation into two distinct steps. This protocol also recovers more unique (nonclonal) RAD fragments, which improves both standard RAD and Rapture analysis. Rapture then uses an in-solution capture of chosen RAD tags to target sequencing reads to desired loci. Rapture combines the benefits of both RAD and sequence capture, i.e., very inexpensive and rapid library preparation for many individuals as well as high specificity in the number and location of genomic loci analyzed. Our results demonstrate that Rapture is a rapid and flexible technology capable of analyzing a very large number of individuals with minimal sequencing and library preparation cost. The methods presented here should improve the efficiency of genetic analysis for many aspects of agricultural, environmental, and biomedical science.","author":[{"dropping-particle":"","family":"Ali","given":"Omar A.","non-dropping-particle":"","parse-names":false,"suffix":""},{"dropping-particle":"","family":"O’Rourke","given":"Sean M.","non-dropping-particle":"","parse-names":false,"suffix":""},{"dropping-particle":"","family":"Amish","given":"Stephen J.","non-dropping-particle":"","parse-names":false,"suffix":""},{"dropping-particle":"","family":"Meek","given":"Mariah H.","non-dropping-particle":"","parse-names":false,"suffix":""},{"dropping-particle":"","family":"Luikart","given":"Gordon","non-dropping-particle":"","parse-names":false,"suffix":""},{"dropping-particle":"","family":"Jeffres","given":"Carson","non-dropping-particle":"","parse-names":false,"suffix":""},{"dropping-particle":"","family":"Miller","given":"Michael R.","non-dropping-particle":"","parse-names":false,"suffix":""}],"container-title":"Genetics","id":"ptErfmMn/jEDgCDZq","issue":"2","issued":{"date-parts":[["2016"]]},"page":"389-400","title":"Rad capture (Rapture): Flexible and efficient sequence-based genotyping","type":"article-journal","volume":"202"}}],"schema":"https://github.com/citation-style-language/schema/raw/master/csl-citation.json"} </w:instrText>
      </w:r>
      <w:r w:rsidR="00120DAA" w:rsidRPr="00120DAA">
        <w:rPr>
          <w:rFonts w:asciiTheme="majorHAnsi" w:hAnsiTheme="majorHAnsi" w:cstheme="majorHAnsi"/>
        </w:rPr>
        <w:fldChar w:fldCharType="separate"/>
      </w:r>
      <w:r w:rsidR="00BD47C9">
        <w:rPr>
          <w:rFonts w:asciiTheme="majorHAnsi" w:hAnsiTheme="majorHAnsi" w:cstheme="majorHAnsi"/>
        </w:rPr>
        <w:t>(Ali et al., 2016)</w:t>
      </w:r>
      <w:r w:rsidR="00120DAA" w:rsidRPr="00120DAA">
        <w:rPr>
          <w:rFonts w:asciiTheme="majorHAnsi" w:hAnsiTheme="majorHAnsi" w:cstheme="majorHAnsi"/>
        </w:rPr>
        <w:fldChar w:fldCharType="end"/>
      </w:r>
      <w:r w:rsidR="00120DAA" w:rsidRPr="00120DAA">
        <w:rPr>
          <w:rFonts w:asciiTheme="majorHAnsi" w:hAnsiTheme="majorHAnsi" w:cstheme="majorHAnsi"/>
        </w:rPr>
        <w:t xml:space="preserve"> and sequenced with 150 bp paired-end reads on an Illumina </w:t>
      </w:r>
      <w:proofErr w:type="spellStart"/>
      <w:r w:rsidR="00120DAA" w:rsidRPr="00120DAA">
        <w:rPr>
          <w:rFonts w:asciiTheme="majorHAnsi" w:hAnsiTheme="majorHAnsi" w:cstheme="majorHAnsi"/>
        </w:rPr>
        <w:t>HiSeq</w:t>
      </w:r>
      <w:proofErr w:type="spellEnd"/>
      <w:r w:rsidR="00120DAA" w:rsidRPr="00120DAA">
        <w:rPr>
          <w:rFonts w:asciiTheme="majorHAnsi" w:hAnsiTheme="majorHAnsi" w:cstheme="majorHAnsi"/>
        </w:rPr>
        <w:t xml:space="preserve"> 4000 sequencer.</w:t>
      </w:r>
    </w:p>
    <w:p w14:paraId="2C1A0B20" w14:textId="77777777" w:rsidR="00267C1E" w:rsidRDefault="00267C1E" w:rsidP="00423B01">
      <w:pPr>
        <w:rPr>
          <w:rFonts w:asciiTheme="majorHAnsi" w:hAnsiTheme="majorHAnsi" w:cstheme="majorHAnsi"/>
        </w:rPr>
      </w:pPr>
    </w:p>
    <w:p w14:paraId="47643AAD" w14:textId="6BC6F331" w:rsidR="00E15EA6" w:rsidRDefault="00E15EA6" w:rsidP="00423B01">
      <w:pPr>
        <w:rPr>
          <w:rFonts w:asciiTheme="majorHAnsi" w:hAnsiTheme="majorHAnsi" w:cstheme="majorHAnsi"/>
        </w:rPr>
      </w:pPr>
      <w:r>
        <w:rPr>
          <w:rFonts w:asciiTheme="majorHAnsi" w:hAnsiTheme="majorHAnsi" w:cstheme="majorHAnsi"/>
        </w:rPr>
        <w:t xml:space="preserve">Female and male linked-read data generated for the </w:t>
      </w:r>
      <w:r>
        <w:rPr>
          <w:rFonts w:asciiTheme="majorHAnsi" w:hAnsiTheme="majorHAnsi" w:cstheme="majorHAnsi"/>
          <w:i/>
          <w:iCs/>
        </w:rPr>
        <w:t xml:space="preserve">de </w:t>
      </w:r>
      <w:r w:rsidRPr="00E15EA6">
        <w:rPr>
          <w:rFonts w:asciiTheme="majorHAnsi" w:hAnsiTheme="majorHAnsi" w:cstheme="majorHAnsi"/>
          <w:i/>
          <w:iCs/>
        </w:rPr>
        <w:t>novo</w:t>
      </w:r>
      <w:r>
        <w:rPr>
          <w:rFonts w:asciiTheme="majorHAnsi" w:hAnsiTheme="majorHAnsi" w:cstheme="majorHAnsi"/>
          <w:i/>
          <w:iCs/>
        </w:rPr>
        <w:t xml:space="preserve"> </w:t>
      </w:r>
      <w:r>
        <w:rPr>
          <w:rFonts w:asciiTheme="majorHAnsi" w:hAnsiTheme="majorHAnsi" w:cstheme="majorHAnsi"/>
        </w:rPr>
        <w:t>genome assembly were used for k-mer analyses below.</w:t>
      </w:r>
    </w:p>
    <w:p w14:paraId="33210976" w14:textId="77777777" w:rsidR="00BD47C9" w:rsidRPr="00120DAA" w:rsidRDefault="00BD47C9" w:rsidP="00423B01">
      <w:pPr>
        <w:rPr>
          <w:rFonts w:asciiTheme="majorHAnsi" w:hAnsiTheme="majorHAnsi" w:cstheme="majorHAnsi"/>
          <w:b/>
          <w:bCs/>
          <w:u w:val="single"/>
        </w:rPr>
      </w:pPr>
    </w:p>
    <w:p w14:paraId="43C75190" w14:textId="6FB52892" w:rsidR="00120DAA" w:rsidRDefault="00120DAA" w:rsidP="00120DAA">
      <w:pPr>
        <w:rPr>
          <w:rFonts w:asciiTheme="majorHAnsi" w:hAnsiTheme="majorHAnsi" w:cstheme="majorHAnsi"/>
        </w:rPr>
      </w:pPr>
    </w:p>
    <w:p w14:paraId="4AE814D7" w14:textId="2F2C1A5C" w:rsidR="00120DAA" w:rsidRPr="00FD21E9" w:rsidRDefault="00120DAA" w:rsidP="00120DAA">
      <w:pPr>
        <w:pStyle w:val="HTMLAddress"/>
        <w:spacing w:line="240" w:lineRule="auto"/>
        <w:outlineLvl w:val="2"/>
        <w:rPr>
          <w:rFonts w:asciiTheme="majorHAnsi" w:hAnsiTheme="majorHAnsi" w:cstheme="majorHAnsi"/>
          <w:sz w:val="24"/>
          <w:szCs w:val="24"/>
        </w:rPr>
      </w:pPr>
      <w:bookmarkStart w:id="12" w:name="_Toc113440562"/>
      <w:r>
        <w:rPr>
          <w:rFonts w:asciiTheme="majorHAnsi" w:hAnsiTheme="majorHAnsi" w:cstheme="majorHAnsi"/>
          <w:sz w:val="24"/>
          <w:szCs w:val="24"/>
        </w:rPr>
        <w:t>Genome-wide association study</w:t>
      </w:r>
      <w:bookmarkEnd w:id="12"/>
    </w:p>
    <w:p w14:paraId="4CBF0184" w14:textId="605A92BD" w:rsidR="00120DAA" w:rsidRDefault="00120DAA" w:rsidP="00120DAA">
      <w:pPr>
        <w:rPr>
          <w:rFonts w:asciiTheme="majorHAnsi" w:hAnsiTheme="majorHAnsi" w:cstheme="majorHAnsi"/>
        </w:rPr>
      </w:pPr>
      <w:r w:rsidRPr="00120DAA">
        <w:rPr>
          <w:rFonts w:asciiTheme="majorHAnsi" w:hAnsiTheme="majorHAnsi" w:cstheme="majorHAnsi"/>
        </w:rPr>
        <w:t xml:space="preserve">We performed two </w:t>
      </w:r>
      <w:r w:rsidR="00F50195">
        <w:rPr>
          <w:rFonts w:asciiTheme="majorHAnsi" w:hAnsiTheme="majorHAnsi" w:cstheme="majorHAnsi"/>
        </w:rPr>
        <w:t xml:space="preserve">genome-wide association studies (GWAS) </w:t>
      </w:r>
      <w:r w:rsidRPr="00120DAA">
        <w:rPr>
          <w:rFonts w:asciiTheme="majorHAnsi" w:hAnsiTheme="majorHAnsi" w:cstheme="majorHAnsi"/>
        </w:rPr>
        <w:t>using the</w:t>
      </w:r>
      <w:r w:rsidR="00F50195">
        <w:rPr>
          <w:rFonts w:asciiTheme="majorHAnsi" w:hAnsiTheme="majorHAnsi" w:cstheme="majorHAnsi"/>
        </w:rPr>
        <w:t xml:space="preserve"> either the</w:t>
      </w:r>
      <w:r w:rsidRPr="00120DAA">
        <w:rPr>
          <w:rFonts w:asciiTheme="majorHAnsi" w:hAnsiTheme="majorHAnsi" w:cstheme="majorHAnsi"/>
        </w:rPr>
        <w:t xml:space="preserve"> new male </w:t>
      </w:r>
      <w:r w:rsidR="00F50195">
        <w:rPr>
          <w:rFonts w:asciiTheme="majorHAnsi" w:hAnsiTheme="majorHAnsi" w:cstheme="majorHAnsi"/>
        </w:rPr>
        <w:t>or</w:t>
      </w:r>
      <w:r w:rsidRPr="00120DAA">
        <w:rPr>
          <w:rFonts w:asciiTheme="majorHAnsi" w:hAnsiTheme="majorHAnsi" w:cstheme="majorHAnsi"/>
        </w:rPr>
        <w:t xml:space="preserve"> female </w:t>
      </w:r>
      <w:r w:rsidR="00F50195">
        <w:rPr>
          <w:rFonts w:asciiTheme="majorHAnsi" w:hAnsiTheme="majorHAnsi" w:cstheme="majorHAnsi"/>
        </w:rPr>
        <w:t xml:space="preserve">assemblies as </w:t>
      </w:r>
      <w:r w:rsidRPr="00120DAA">
        <w:rPr>
          <w:rFonts w:asciiTheme="majorHAnsi" w:hAnsiTheme="majorHAnsi" w:cstheme="majorHAnsi"/>
        </w:rPr>
        <w:t>reference genomes. For each GWAS</w:t>
      </w:r>
      <w:r w:rsidR="00F50195">
        <w:rPr>
          <w:rFonts w:asciiTheme="majorHAnsi" w:hAnsiTheme="majorHAnsi" w:cstheme="majorHAnsi"/>
        </w:rPr>
        <w:t>,</w:t>
      </w:r>
      <w:r w:rsidRPr="00120DAA">
        <w:rPr>
          <w:rFonts w:asciiTheme="majorHAnsi" w:hAnsiTheme="majorHAnsi" w:cstheme="majorHAnsi"/>
        </w:rPr>
        <w:t xml:space="preserve"> we aligned raw RAD</w:t>
      </w:r>
      <w:r w:rsidR="00ED6E2E">
        <w:rPr>
          <w:rFonts w:asciiTheme="majorHAnsi" w:hAnsiTheme="majorHAnsi" w:cstheme="majorHAnsi"/>
        </w:rPr>
        <w:t>-</w:t>
      </w:r>
      <w:r w:rsidRPr="00120DAA">
        <w:rPr>
          <w:rFonts w:asciiTheme="majorHAnsi" w:hAnsiTheme="majorHAnsi" w:cstheme="majorHAnsi"/>
        </w:rPr>
        <w:t>sequencing data from 24 male and 24 female sexed fish to the reference genome</w:t>
      </w:r>
      <w:r w:rsidR="00F50195">
        <w:rPr>
          <w:rFonts w:asciiTheme="majorHAnsi" w:hAnsiTheme="majorHAnsi" w:cstheme="majorHAnsi"/>
        </w:rPr>
        <w:t xml:space="preserve"> using bwa v</w:t>
      </w:r>
      <w:r w:rsidR="00B05701" w:rsidRPr="00B05701">
        <w:rPr>
          <w:rFonts w:asciiTheme="majorHAnsi" w:hAnsiTheme="majorHAnsi" w:cstheme="majorHAnsi"/>
        </w:rPr>
        <w:t>0.7.17-r1188</w:t>
      </w:r>
      <w:r w:rsidR="00F50195">
        <w:rPr>
          <w:rFonts w:asciiTheme="majorHAnsi" w:hAnsiTheme="majorHAnsi" w:cstheme="majorHAnsi"/>
        </w:rPr>
        <w:t xml:space="preserve"> </w:t>
      </w:r>
      <w:r w:rsidR="00243B17">
        <w:rPr>
          <w:rFonts w:asciiTheme="majorHAnsi" w:hAnsiTheme="majorHAnsi" w:cstheme="majorHAnsi"/>
        </w:rPr>
        <w:fldChar w:fldCharType="begin"/>
      </w:r>
      <w:r w:rsidR="00243B17">
        <w:rPr>
          <w:rFonts w:asciiTheme="majorHAnsi" w:hAnsiTheme="majorHAnsi" w:cstheme="majorHAnsi"/>
        </w:rPr>
        <w:instrText xml:space="preserve"> ADDIN ZOTERO_ITEM CSL_CITATION {"citationID":"kqib9fyq","properties":{"formattedCitation":"(Li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00243B17">
        <w:rPr>
          <w:rFonts w:asciiTheme="majorHAnsi" w:hAnsiTheme="majorHAnsi" w:cstheme="majorHAnsi"/>
        </w:rPr>
        <w:fldChar w:fldCharType="separate"/>
      </w:r>
      <w:r w:rsidR="00243B17">
        <w:rPr>
          <w:rFonts w:asciiTheme="majorHAnsi" w:hAnsiTheme="majorHAnsi" w:cstheme="majorHAnsi"/>
          <w:noProof/>
        </w:rPr>
        <w:t>(Li &amp; Durbin, 2009)</w:t>
      </w:r>
      <w:r w:rsidR="00243B17">
        <w:rPr>
          <w:rFonts w:asciiTheme="majorHAnsi" w:hAnsiTheme="majorHAnsi" w:cstheme="majorHAnsi"/>
        </w:rPr>
        <w:fldChar w:fldCharType="end"/>
      </w:r>
      <w:r w:rsidR="00C81917">
        <w:rPr>
          <w:rFonts w:asciiTheme="majorHAnsi" w:hAnsiTheme="majorHAnsi" w:cstheme="majorHAnsi"/>
        </w:rPr>
        <w:t xml:space="preserve"> and </w:t>
      </w:r>
      <w:proofErr w:type="spellStart"/>
      <w:r w:rsidR="00C81917">
        <w:rPr>
          <w:rFonts w:asciiTheme="majorHAnsi" w:hAnsiTheme="majorHAnsi" w:cstheme="majorHAnsi"/>
        </w:rPr>
        <w:t>samtools</w:t>
      </w:r>
      <w:proofErr w:type="spellEnd"/>
      <w:r w:rsidR="00C81917">
        <w:rPr>
          <w:rFonts w:asciiTheme="majorHAnsi" w:hAnsiTheme="majorHAnsi" w:cstheme="majorHAnsi"/>
        </w:rPr>
        <w:t xml:space="preserve"> v</w:t>
      </w:r>
      <w:r w:rsidRPr="00120DAA">
        <w:rPr>
          <w:rFonts w:asciiTheme="majorHAnsi" w:hAnsiTheme="majorHAnsi" w:cstheme="majorHAnsi"/>
        </w:rPr>
        <w:t xml:space="preserve">. </w:t>
      </w:r>
      <w:r w:rsidR="00643743">
        <w:rPr>
          <w:rFonts w:asciiTheme="majorHAnsi" w:hAnsiTheme="majorHAnsi" w:cstheme="majorHAnsi"/>
        </w:rPr>
        <w:t xml:space="preserve">Next, we tested for </w:t>
      </w:r>
      <w:r w:rsidR="00D900A4">
        <w:rPr>
          <w:rFonts w:asciiTheme="majorHAnsi" w:hAnsiTheme="majorHAnsi" w:cstheme="majorHAnsi"/>
        </w:rPr>
        <w:t xml:space="preserve">case-control </w:t>
      </w:r>
      <w:r w:rsidR="00643743">
        <w:rPr>
          <w:rFonts w:asciiTheme="majorHAnsi" w:hAnsiTheme="majorHAnsi" w:cstheme="majorHAnsi"/>
        </w:rPr>
        <w:t>differences in allele frequencies</w:t>
      </w:r>
      <w:r w:rsidR="00D900A4">
        <w:rPr>
          <w:rFonts w:asciiTheme="majorHAnsi" w:hAnsiTheme="majorHAnsi" w:cstheme="majorHAnsi"/>
        </w:rPr>
        <w:t xml:space="preserve"> of genotype likelihoods spread throughout</w:t>
      </w:r>
      <w:r w:rsidR="00643743">
        <w:rPr>
          <w:rFonts w:asciiTheme="majorHAnsi" w:hAnsiTheme="majorHAnsi" w:cstheme="majorHAnsi"/>
        </w:rPr>
        <w:t xml:space="preserve">. To do this, we first used </w:t>
      </w:r>
      <w:r w:rsidR="00D900A4">
        <w:rPr>
          <w:rFonts w:asciiTheme="majorHAnsi" w:hAnsiTheme="majorHAnsi" w:cstheme="majorHAnsi"/>
        </w:rPr>
        <w:t>the male and female classifications into</w:t>
      </w:r>
      <w:r w:rsidR="00643743">
        <w:rPr>
          <w:rFonts w:asciiTheme="majorHAnsi" w:hAnsiTheme="majorHAnsi" w:cstheme="majorHAnsi"/>
        </w:rPr>
        <w:t xml:space="preserve"> control (0) or case (1)</w:t>
      </w:r>
      <w:r w:rsidR="00D900A4">
        <w:rPr>
          <w:rFonts w:asciiTheme="majorHAnsi" w:hAnsiTheme="majorHAnsi" w:cstheme="majorHAnsi"/>
        </w:rPr>
        <w:t>, respectively</w:t>
      </w:r>
      <w:r w:rsidR="00643743">
        <w:rPr>
          <w:rFonts w:asciiTheme="majorHAnsi" w:hAnsiTheme="majorHAnsi" w:cstheme="majorHAnsi"/>
        </w:rPr>
        <w:t>.</w:t>
      </w:r>
      <w:r w:rsidR="005608CB">
        <w:rPr>
          <w:rFonts w:asciiTheme="majorHAnsi" w:hAnsiTheme="majorHAnsi" w:cstheme="majorHAnsi"/>
        </w:rPr>
        <w:t xml:space="preserve"> Next, we fed the case control status into</w:t>
      </w:r>
      <w:r w:rsidR="00D4483E">
        <w:rPr>
          <w:rFonts w:asciiTheme="majorHAnsi" w:hAnsiTheme="majorHAnsi" w:cstheme="majorHAnsi"/>
        </w:rPr>
        <w:t xml:space="preserve"> Dominant and Recessive model</w:t>
      </w:r>
      <w:r w:rsidR="005608CB">
        <w:rPr>
          <w:rFonts w:asciiTheme="majorHAnsi" w:hAnsiTheme="majorHAnsi" w:cstheme="majorHAnsi"/>
        </w:rPr>
        <w:t xml:space="preserve"> association analys</w:t>
      </w:r>
      <w:r w:rsidR="00D4483E">
        <w:rPr>
          <w:rFonts w:asciiTheme="majorHAnsi" w:hAnsiTheme="majorHAnsi" w:cstheme="majorHAnsi"/>
        </w:rPr>
        <w:t>e</w:t>
      </w:r>
      <w:r w:rsidR="005608CB">
        <w:rPr>
          <w:rFonts w:asciiTheme="majorHAnsi" w:hAnsiTheme="majorHAnsi" w:cstheme="majorHAnsi"/>
        </w:rPr>
        <w:t>s</w:t>
      </w:r>
      <w:r w:rsidR="00D4483E">
        <w:rPr>
          <w:rFonts w:asciiTheme="majorHAnsi" w:hAnsiTheme="majorHAnsi" w:cstheme="majorHAnsi"/>
        </w:rPr>
        <w:t xml:space="preserve"> </w:t>
      </w:r>
      <w:r w:rsidR="00D4483E" w:rsidRPr="00D4483E">
        <w:rPr>
          <w:rFonts w:ascii="Courier" w:hAnsi="Courier" w:cstheme="majorHAnsi"/>
        </w:rPr>
        <w:t>(-model 2</w:t>
      </w:r>
      <w:r w:rsidR="00D4483E">
        <w:rPr>
          <w:rFonts w:asciiTheme="majorHAnsi" w:hAnsiTheme="majorHAnsi" w:cstheme="majorHAnsi"/>
        </w:rPr>
        <w:t xml:space="preserve"> or </w:t>
      </w:r>
      <w:r w:rsidR="00D4483E" w:rsidRPr="00D4483E">
        <w:rPr>
          <w:rFonts w:ascii="Courier" w:hAnsi="Courier" w:cstheme="majorHAnsi"/>
        </w:rPr>
        <w:t>-model 3</w:t>
      </w:r>
      <w:r w:rsidR="00D4483E">
        <w:rPr>
          <w:rFonts w:asciiTheme="majorHAnsi" w:hAnsiTheme="majorHAnsi" w:cstheme="majorHAnsi"/>
        </w:rPr>
        <w:t>)</w:t>
      </w:r>
      <w:r w:rsidR="005608CB">
        <w:rPr>
          <w:rFonts w:asciiTheme="majorHAnsi" w:hAnsiTheme="majorHAnsi" w:cstheme="majorHAnsi"/>
        </w:rPr>
        <w:t xml:space="preserve"> using ANGSD </w:t>
      </w:r>
      <w:r w:rsidR="00D4483E">
        <w:rPr>
          <w:rFonts w:asciiTheme="majorHAnsi" w:hAnsiTheme="majorHAnsi" w:cstheme="majorHAnsi"/>
        </w:rPr>
        <w:t>v</w:t>
      </w:r>
      <w:r w:rsidR="00D4483E" w:rsidRPr="007468BD">
        <w:rPr>
          <w:rFonts w:asciiTheme="majorHAnsi" w:hAnsiTheme="majorHAnsi" w:cstheme="majorHAnsi"/>
        </w:rPr>
        <w:t>0.921</w:t>
      </w:r>
      <w:r w:rsidR="00D4483E">
        <w:rPr>
          <w:rFonts w:asciiTheme="majorHAnsi" w:hAnsiTheme="majorHAnsi" w:cstheme="majorHAnsi"/>
        </w:rPr>
        <w:t xml:space="preserve"> </w:t>
      </w:r>
      <w:r w:rsidR="00D4483E" w:rsidRPr="00120DAA">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{"citationID":"BASK10z8","properties":{"formattedCitation":"(Korneliussen et al., 2014)","plainCitation":"(Korneliussen et al., 2014)","noteIndex":0},"citationItems":[{"id":"7gRdk0WP/dYRVftNg","uris":["http://www.mendeley.com/documents/?uuid=46f586f0-ecac-4bdd-8896-3541f7bbbfd8"],"itemData":{"DOI":"10.1186/s12859-014-0356-4","ISBN":"9783319072111","ISSN":"14712105","PMID":"25420514","abstract":"BACKGROUND: High-throughput DNA sequencing technologies are generating vast amounts of data. Fast, flexible and memory efficient implementations are needed in order to facilitate analyses of thousands of samples simultaneously. RESULTS: We present a multithreaded program suite called ANGSD. This program can calculate various summary statistics, and perform association mapping and population genetic analyses utilizing the full information in next generation sequencing data by working directly on the raw sequencing data or by using genotype likelihoods. CONCLUSIONS: The open source c/c++ program ANGSD is available at http://www.popgen.dk/angsd . The program is tested and validated on GNU/Linux systems. The program facilitates multiple input formats including BAM and imputed beagle genotype probability files. The program allow the user to choose between combinations of existing methods and can perform analysis that is not implemented elsewhere.","author":[{"dropping-particle":"","family":"Korneliussen","given":"Thorfinn Sand","non-dropping-particle":"","parse-names":false,"suffix":""},{"dropping-particle":"","family":"Albrechtsen","given":"Anders","non-dropping-particle":"","parse-names":false,"suffix":""},{"dropping-particle":"","family":"Nielsen","given":"Rasmus","non-dropping-particle":"","parse-names":false,"suffix":""}],"container-title":"BMC Bioinformatics","id":"ITEM-1","issue":"1","issued":{"date-parts":[["2014"]]},"page":"1-13","title":"ANGSD: Analysis of Next Generation Sequencing Data","type":"article-journal","volume":"15"}}],"schema":"https://github.com/citation-style-language/schema/raw/master/csl-citation.json"} </w:instrText>
      </w:r>
      <w:r w:rsidR="00D4483E" w:rsidRPr="00120DAA">
        <w:rPr>
          <w:rFonts w:asciiTheme="majorHAnsi" w:hAnsiTheme="majorHAnsi" w:cstheme="majorHAnsi"/>
        </w:rPr>
        <w:fldChar w:fldCharType="separate"/>
      </w:r>
      <w:r w:rsidR="00D4483E">
        <w:rPr>
          <w:rFonts w:asciiTheme="majorHAnsi" w:hAnsiTheme="majorHAnsi" w:cstheme="majorHAnsi"/>
        </w:rPr>
        <w:t>(Korneliussen et al., 2014)</w:t>
      </w:r>
      <w:r w:rsidR="00D4483E" w:rsidRPr="00120DAA">
        <w:rPr>
          <w:rFonts w:asciiTheme="majorHAnsi" w:hAnsiTheme="majorHAnsi" w:cstheme="majorHAnsi"/>
        </w:rPr>
        <w:fldChar w:fldCharType="end"/>
      </w:r>
      <w:r w:rsidR="00D4483E" w:rsidRPr="00120DAA">
        <w:rPr>
          <w:rFonts w:asciiTheme="majorHAnsi" w:hAnsiTheme="majorHAnsi" w:cstheme="majorHAnsi"/>
        </w:rPr>
        <w:t xml:space="preserve"> </w:t>
      </w:r>
      <w:r w:rsidR="005608CB">
        <w:rPr>
          <w:rFonts w:asciiTheme="majorHAnsi" w:hAnsiTheme="majorHAnsi" w:cstheme="majorHAnsi"/>
        </w:rPr>
        <w:t xml:space="preserve">with the following </w:t>
      </w:r>
      <w:r w:rsidR="00D4483E">
        <w:rPr>
          <w:rFonts w:asciiTheme="majorHAnsi" w:hAnsiTheme="majorHAnsi" w:cstheme="majorHAnsi"/>
        </w:rPr>
        <w:t xml:space="preserve">additional </w:t>
      </w:r>
      <w:r w:rsidR="005608CB">
        <w:rPr>
          <w:rFonts w:asciiTheme="majorHAnsi" w:hAnsiTheme="majorHAnsi" w:cstheme="majorHAnsi"/>
        </w:rPr>
        <w:t xml:space="preserve">specifications </w:t>
      </w:r>
      <w:r w:rsidR="005608CB" w:rsidRPr="00D4483E">
        <w:rPr>
          <w:rFonts w:ascii="Courier" w:hAnsi="Courier" w:cstheme="majorHAnsi"/>
        </w:rPr>
        <w:t>-</w:t>
      </w:r>
      <w:proofErr w:type="spellStart"/>
      <w:r w:rsidR="005608CB" w:rsidRPr="00D4483E">
        <w:rPr>
          <w:rFonts w:ascii="Courier" w:hAnsi="Courier" w:cstheme="majorHAnsi"/>
        </w:rPr>
        <w:t>doAsso</w:t>
      </w:r>
      <w:proofErr w:type="spellEnd"/>
      <w:r w:rsidR="005608CB" w:rsidRPr="00D4483E">
        <w:rPr>
          <w:rFonts w:ascii="Courier" w:hAnsi="Courier" w:cstheme="majorHAnsi"/>
        </w:rPr>
        <w:t xml:space="preserve"> 1 -GL 1 -</w:t>
      </w:r>
      <w:proofErr w:type="spellStart"/>
      <w:r w:rsidR="005608CB" w:rsidRPr="00D4483E">
        <w:rPr>
          <w:rFonts w:ascii="Courier" w:hAnsi="Courier" w:cstheme="majorHAnsi"/>
        </w:rPr>
        <w:t>doMajorMinor</w:t>
      </w:r>
      <w:proofErr w:type="spellEnd"/>
      <w:r w:rsidR="005608CB" w:rsidRPr="00D4483E">
        <w:rPr>
          <w:rFonts w:ascii="Courier" w:hAnsi="Courier" w:cstheme="majorHAnsi"/>
        </w:rPr>
        <w:t xml:space="preserve"> 1 -</w:t>
      </w:r>
      <w:proofErr w:type="spellStart"/>
      <w:r w:rsidR="005608CB" w:rsidRPr="00D4483E">
        <w:rPr>
          <w:rFonts w:ascii="Courier" w:hAnsi="Courier" w:cstheme="majorHAnsi"/>
        </w:rPr>
        <w:t>doMaf</w:t>
      </w:r>
      <w:proofErr w:type="spellEnd"/>
      <w:r w:rsidR="005608CB" w:rsidRPr="00D4483E">
        <w:rPr>
          <w:rFonts w:ascii="Courier" w:hAnsi="Courier" w:cstheme="majorHAnsi"/>
        </w:rPr>
        <w:t xml:space="preserve"> 1 -SNP_pval 1e-6</w:t>
      </w:r>
      <w:r w:rsidR="00D4483E">
        <w:rPr>
          <w:rFonts w:asciiTheme="majorHAnsi" w:hAnsiTheme="majorHAnsi" w:cstheme="majorHAnsi"/>
        </w:rPr>
        <w:t xml:space="preserve">. </w:t>
      </w:r>
      <w:r w:rsidR="007468BD">
        <w:rPr>
          <w:rFonts w:asciiTheme="majorHAnsi" w:hAnsiTheme="majorHAnsi" w:cstheme="majorHAnsi"/>
        </w:rPr>
        <w:t>Allelic a</w:t>
      </w:r>
      <w:r w:rsidRPr="00120DAA">
        <w:rPr>
          <w:rFonts w:asciiTheme="majorHAnsi" w:hAnsiTheme="majorHAnsi" w:cstheme="majorHAnsi"/>
        </w:rPr>
        <w:t>ssociation with sex category was reported as a likelihood ratio test (LRT) statistic and is chi</w:t>
      </w:r>
      <w:r w:rsidR="00EC4A5A">
        <w:rPr>
          <w:rFonts w:asciiTheme="majorHAnsi" w:hAnsiTheme="majorHAnsi" w:cstheme="majorHAnsi"/>
        </w:rPr>
        <w:t>-</w:t>
      </w:r>
      <w:r w:rsidRPr="00120DAA">
        <w:rPr>
          <w:rFonts w:asciiTheme="majorHAnsi" w:hAnsiTheme="majorHAnsi" w:cstheme="majorHAnsi"/>
        </w:rPr>
        <w:t xml:space="preserve">square distributed with one degree of freedom. We applied a conservative significance cutoff with a Bonferroni corrected p-value of 0.05 using the formula </w:t>
      </w:r>
      <m:oMath>
        <m:r>
          <w:rPr>
            <w:rFonts w:ascii="Cambria Math" w:hAnsi="Cambria Math" w:cstheme="majorHAnsi"/>
          </w:rPr>
          <m:t>p=</m:t>
        </m:r>
        <m:f>
          <m:fPr>
            <m:ctrlPr>
              <w:rPr>
                <w:rFonts w:ascii="Cambria Math" w:hAnsi="Cambria Math" w:cstheme="majorHAnsi"/>
              </w:rPr>
            </m:ctrlPr>
          </m:fPr>
          <m:num>
            <m:r>
              <w:rPr>
                <w:rFonts w:ascii="Cambria Math" w:hAnsi="Cambria Math" w:cstheme="majorHAnsi"/>
              </w:rPr>
              <m:t>α</m:t>
            </m:r>
          </m:num>
          <m:den>
            <m:r>
              <w:rPr>
                <w:rFonts w:ascii="Cambria Math" w:hAnsi="Cambria Math" w:cstheme="majorHAnsi"/>
              </w:rPr>
              <m:t>n</m:t>
            </m:r>
          </m:den>
        </m:f>
      </m:oMath>
      <w:r w:rsidRPr="00120DAA">
        <w:rPr>
          <w:rFonts w:asciiTheme="majorHAnsi" w:hAnsiTheme="majorHAnsi" w:cstheme="majorHAnsi"/>
        </w:rPr>
        <w:t xml:space="preserve"> where </w:t>
      </w:r>
      <m:oMath>
        <m:r>
          <w:rPr>
            <w:rFonts w:ascii="Cambria Math" w:hAnsi="Cambria Math" w:cstheme="majorHAnsi"/>
          </w:rPr>
          <m:t>n</m:t>
        </m:r>
      </m:oMath>
      <w:r w:rsidRPr="00120DAA">
        <w:rPr>
          <w:rFonts w:asciiTheme="majorHAnsi" w:hAnsiTheme="majorHAnsi" w:cstheme="majorHAnsi"/>
        </w:rPr>
        <w:t xml:space="preserve"> is the number of loci analyzed, </w:t>
      </w:r>
      <m:oMath>
        <m:r>
          <w:rPr>
            <w:rFonts w:ascii="Cambria Math" w:hAnsi="Cambria Math" w:cstheme="majorHAnsi"/>
          </w:rPr>
          <m:t>α</m:t>
        </m:r>
      </m:oMath>
      <w:r w:rsidRPr="00120DAA">
        <w:rPr>
          <w:rFonts w:asciiTheme="majorHAnsi" w:hAnsiTheme="majorHAnsi" w:cstheme="majorHAnsi"/>
        </w:rPr>
        <w:t xml:space="preserve"> is the desired p-value or significance threshold (0.05), and </w:t>
      </w:r>
      <m:oMath>
        <m:r>
          <w:rPr>
            <w:rFonts w:ascii="Cambria Math" w:hAnsi="Cambria Math" w:cstheme="majorHAnsi"/>
          </w:rPr>
          <m:t>p</m:t>
        </m:r>
      </m:oMath>
      <w:r w:rsidRPr="00120DAA">
        <w:rPr>
          <w:rFonts w:asciiTheme="majorHAnsi" w:hAnsiTheme="majorHAnsi" w:cstheme="majorHAnsi"/>
        </w:rPr>
        <w:t xml:space="preserve"> is the adjusted p-value given the number of loci used in the analysis.</w:t>
      </w:r>
    </w:p>
    <w:p w14:paraId="79B776D3" w14:textId="7E298537" w:rsidR="00120DAA" w:rsidRDefault="00120DAA" w:rsidP="00120DAA">
      <w:pPr>
        <w:rPr>
          <w:rFonts w:asciiTheme="majorHAnsi" w:hAnsiTheme="majorHAnsi" w:cstheme="majorHAnsi"/>
        </w:rPr>
      </w:pPr>
    </w:p>
    <w:p w14:paraId="19E890D5" w14:textId="77777777" w:rsidR="00267C1E" w:rsidRDefault="00267C1E" w:rsidP="00120DAA">
      <w:pPr>
        <w:rPr>
          <w:rFonts w:asciiTheme="majorHAnsi" w:hAnsiTheme="majorHAnsi" w:cstheme="majorHAnsi"/>
        </w:rPr>
      </w:pPr>
    </w:p>
    <w:p w14:paraId="57E719B4" w14:textId="0E311FEB" w:rsidR="00120DAA" w:rsidRPr="00FD21E9" w:rsidRDefault="00450E89" w:rsidP="00120DAA">
      <w:pPr>
        <w:pStyle w:val="HTMLAddress"/>
        <w:spacing w:line="240" w:lineRule="auto"/>
        <w:outlineLvl w:val="2"/>
        <w:rPr>
          <w:rFonts w:asciiTheme="majorHAnsi" w:hAnsiTheme="majorHAnsi" w:cstheme="majorHAnsi"/>
          <w:sz w:val="24"/>
          <w:szCs w:val="24"/>
        </w:rPr>
      </w:pPr>
      <w:r>
        <w:rPr>
          <w:rFonts w:asciiTheme="majorHAnsi" w:hAnsiTheme="majorHAnsi" w:cstheme="majorHAnsi"/>
          <w:sz w:val="24"/>
          <w:szCs w:val="24"/>
        </w:rPr>
        <w:t>Depth analysis</w:t>
      </w:r>
    </w:p>
    <w:p w14:paraId="6F7C3B61" w14:textId="1D8875D8" w:rsidR="00A10CF6" w:rsidRDefault="002571B8" w:rsidP="00A10CF6">
      <w:pPr>
        <w:rPr>
          <w:rFonts w:asciiTheme="majorHAnsi" w:hAnsiTheme="majorHAnsi" w:cstheme="majorHAnsi"/>
        </w:rPr>
      </w:pPr>
      <w:r>
        <w:rPr>
          <w:rFonts w:asciiTheme="majorHAnsi" w:hAnsiTheme="majorHAnsi" w:cstheme="majorHAnsi"/>
        </w:rPr>
        <w:t xml:space="preserve">To test for read depth disparities expected </w:t>
      </w:r>
      <w:r w:rsidR="006C58C6">
        <w:rPr>
          <w:rFonts w:asciiTheme="majorHAnsi" w:hAnsiTheme="majorHAnsi" w:cstheme="majorHAnsi"/>
        </w:rPr>
        <w:t>between sexes in</w:t>
      </w:r>
      <w:r>
        <w:rPr>
          <w:rFonts w:asciiTheme="majorHAnsi" w:hAnsiTheme="majorHAnsi" w:cstheme="majorHAnsi"/>
        </w:rPr>
        <w:t xml:space="preserve"> </w:t>
      </w:r>
      <w:proofErr w:type="spellStart"/>
      <w:r w:rsidR="006C58C6">
        <w:rPr>
          <w:rFonts w:asciiTheme="majorHAnsi" w:hAnsiTheme="majorHAnsi" w:cstheme="majorHAnsi"/>
        </w:rPr>
        <w:t>digametic</w:t>
      </w:r>
      <w:proofErr w:type="spellEnd"/>
      <w:r>
        <w:rPr>
          <w:rFonts w:asciiTheme="majorHAnsi" w:hAnsiTheme="majorHAnsi" w:cstheme="majorHAnsi"/>
        </w:rPr>
        <w:t xml:space="preserve"> species, we </w:t>
      </w:r>
      <w:r w:rsidRPr="00120DAA">
        <w:rPr>
          <w:rFonts w:asciiTheme="majorHAnsi" w:hAnsiTheme="majorHAnsi" w:cstheme="majorHAnsi"/>
        </w:rPr>
        <w:t>look</w:t>
      </w:r>
      <w:r>
        <w:rPr>
          <w:rFonts w:asciiTheme="majorHAnsi" w:hAnsiTheme="majorHAnsi" w:cstheme="majorHAnsi"/>
        </w:rPr>
        <w:t>ed</w:t>
      </w:r>
      <w:r w:rsidRPr="00120DAA">
        <w:rPr>
          <w:rFonts w:asciiTheme="majorHAnsi" w:hAnsiTheme="majorHAnsi" w:cstheme="majorHAnsi"/>
        </w:rPr>
        <w:t xml:space="preserve"> for signs of sex</w:t>
      </w:r>
      <w:r w:rsidR="006C58C6">
        <w:rPr>
          <w:rFonts w:asciiTheme="majorHAnsi" w:hAnsiTheme="majorHAnsi" w:cstheme="majorHAnsi"/>
        </w:rPr>
        <w:t>-</w:t>
      </w:r>
      <w:r w:rsidRPr="00120DAA">
        <w:rPr>
          <w:rFonts w:asciiTheme="majorHAnsi" w:hAnsiTheme="majorHAnsi" w:cstheme="majorHAnsi"/>
        </w:rPr>
        <w:t xml:space="preserve">specific sequencing depth differences </w:t>
      </w:r>
      <w:r>
        <w:rPr>
          <w:rFonts w:asciiTheme="majorHAnsi" w:hAnsiTheme="majorHAnsi" w:cstheme="majorHAnsi"/>
        </w:rPr>
        <w:t>between</w:t>
      </w:r>
      <w:r w:rsidRPr="00120DAA">
        <w:rPr>
          <w:rFonts w:asciiTheme="majorHAnsi" w:hAnsiTheme="majorHAnsi" w:cstheme="majorHAnsi"/>
        </w:rPr>
        <w:t xml:space="preserve"> male and female </w:t>
      </w:r>
      <w:r>
        <w:rPr>
          <w:rFonts w:asciiTheme="majorHAnsi" w:hAnsiTheme="majorHAnsi" w:cstheme="majorHAnsi"/>
        </w:rPr>
        <w:t>RAD-sequencing data.</w:t>
      </w:r>
      <w:r w:rsidRPr="00120DAA">
        <w:rPr>
          <w:rFonts w:asciiTheme="majorHAnsi" w:hAnsiTheme="majorHAnsi" w:cstheme="majorHAnsi"/>
        </w:rPr>
        <w:t xml:space="preserve"> </w:t>
      </w:r>
      <w:r w:rsidR="006C58C6">
        <w:rPr>
          <w:rFonts w:asciiTheme="majorHAnsi" w:hAnsiTheme="majorHAnsi" w:cstheme="majorHAnsi"/>
        </w:rPr>
        <w:t>We</w:t>
      </w:r>
      <w:r w:rsidR="00A10CF6" w:rsidRPr="00120DAA">
        <w:rPr>
          <w:rFonts w:asciiTheme="majorHAnsi" w:hAnsiTheme="majorHAnsi" w:cstheme="majorHAnsi"/>
        </w:rPr>
        <w:t xml:space="preserve"> performed two experiments</w:t>
      </w:r>
      <w:r w:rsidR="00A10CF6">
        <w:rPr>
          <w:rFonts w:asciiTheme="majorHAnsi" w:hAnsiTheme="majorHAnsi" w:cstheme="majorHAnsi"/>
        </w:rPr>
        <w:t xml:space="preserve"> –</w:t>
      </w:r>
      <w:r w:rsidR="00A10CF6" w:rsidRPr="00120DAA">
        <w:rPr>
          <w:rFonts w:asciiTheme="majorHAnsi" w:hAnsiTheme="majorHAnsi" w:cstheme="majorHAnsi"/>
        </w:rPr>
        <w:t xml:space="preserve"> one using the 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and </w:t>
      </w:r>
      <w:r w:rsidR="00A10CF6">
        <w:rPr>
          <w:rFonts w:asciiTheme="majorHAnsi" w:hAnsiTheme="majorHAnsi" w:cstheme="majorHAnsi"/>
        </w:rPr>
        <w:t>second</w:t>
      </w:r>
      <w:r w:rsidR="00A10CF6" w:rsidRPr="00120DAA">
        <w:rPr>
          <w:rFonts w:asciiTheme="majorHAnsi" w:hAnsiTheme="majorHAnsi" w:cstheme="majorHAnsi"/>
        </w:rPr>
        <w:t xml:space="preserve"> using the female </w:t>
      </w:r>
      <w:r w:rsidR="006C58C6">
        <w:rPr>
          <w:rFonts w:asciiTheme="majorHAnsi" w:hAnsiTheme="majorHAnsi" w:cstheme="majorHAnsi"/>
        </w:rPr>
        <w:t>assembly</w:t>
      </w:r>
      <w:r w:rsidR="00A10CF6" w:rsidRPr="00120DAA">
        <w:rPr>
          <w:rFonts w:asciiTheme="majorHAnsi" w:hAnsiTheme="majorHAnsi" w:cstheme="majorHAnsi"/>
        </w:rPr>
        <w:t xml:space="preserve"> as a reference</w:t>
      </w:r>
      <w:r w:rsidR="006C58C6">
        <w:rPr>
          <w:rFonts w:asciiTheme="majorHAnsi" w:hAnsiTheme="majorHAnsi" w:cstheme="majorHAnsi"/>
        </w:rPr>
        <w:t xml:space="preserve"> genome</w:t>
      </w:r>
      <w:r w:rsidR="00A10CF6" w:rsidRPr="00120DAA">
        <w:rPr>
          <w:rFonts w:asciiTheme="majorHAnsi" w:hAnsiTheme="majorHAnsi" w:cstheme="majorHAnsi"/>
        </w:rPr>
        <w:t xml:space="preserve">. Each experiment used the 24 male and 24 female alignment files from the </w:t>
      </w:r>
      <w:r w:rsidR="006C58C6">
        <w:rPr>
          <w:rFonts w:asciiTheme="majorHAnsi" w:hAnsiTheme="majorHAnsi" w:cstheme="majorHAnsi"/>
        </w:rPr>
        <w:t xml:space="preserve">prior </w:t>
      </w:r>
      <w:r w:rsidR="00A10CF6" w:rsidRPr="00120DAA">
        <w:rPr>
          <w:rFonts w:asciiTheme="majorHAnsi" w:hAnsiTheme="majorHAnsi" w:cstheme="majorHAnsi"/>
        </w:rPr>
        <w:t xml:space="preserve">GWAS. First, we acquired the depth of aligned reads at </w:t>
      </w:r>
      <w:r w:rsidR="002270FF">
        <w:rPr>
          <w:rFonts w:asciiTheme="majorHAnsi" w:hAnsiTheme="majorHAnsi" w:cstheme="majorHAnsi"/>
        </w:rPr>
        <w:t>every</w:t>
      </w:r>
      <w:r w:rsidR="00A10CF6" w:rsidRPr="00120DAA">
        <w:rPr>
          <w:rFonts w:asciiTheme="majorHAnsi" w:hAnsiTheme="majorHAnsi" w:cstheme="majorHAnsi"/>
        </w:rPr>
        <w:t xml:space="preserve"> </w:t>
      </w:r>
      <w:r w:rsidR="002270FF">
        <w:rPr>
          <w:rFonts w:asciiTheme="majorHAnsi" w:hAnsiTheme="majorHAnsi" w:cstheme="majorHAnsi"/>
        </w:rPr>
        <w:t>nucleotide</w:t>
      </w:r>
      <w:r w:rsidR="00A10CF6" w:rsidRPr="00120DAA">
        <w:rPr>
          <w:rFonts w:asciiTheme="majorHAnsi" w:hAnsiTheme="majorHAnsi" w:cstheme="majorHAnsi"/>
        </w:rPr>
        <w:t xml:space="preserve"> in the reference genome using </w:t>
      </w:r>
      <w:proofErr w:type="spellStart"/>
      <w:r w:rsidR="00A10CF6" w:rsidRPr="00120DAA">
        <w:rPr>
          <w:rFonts w:asciiTheme="majorHAnsi" w:hAnsiTheme="majorHAnsi" w:cstheme="majorHAnsi"/>
        </w:rPr>
        <w:t>samtools</w:t>
      </w:r>
      <w:proofErr w:type="spellEnd"/>
      <w:r w:rsidR="00A10CF6">
        <w:rPr>
          <w:rFonts w:asciiTheme="majorHAnsi" w:hAnsiTheme="majorHAnsi" w:cstheme="majorHAnsi"/>
        </w:rPr>
        <w:t xml:space="preserve"> v1.9 </w:t>
      </w:r>
      <w:r w:rsidR="00A10CF6">
        <w:rPr>
          <w:rFonts w:asciiTheme="majorHAnsi" w:hAnsiTheme="majorHAnsi" w:cstheme="majorHAnsi"/>
        </w:rPr>
        <w:fldChar w:fldCharType="begin"/>
      </w:r>
      <w:r w:rsidR="00A10CF6">
        <w:rPr>
          <w:rFonts w:asciiTheme="majorHAnsi" w:hAnsiTheme="majorHAnsi" w:cstheme="majorHAnsi"/>
        </w:rPr>
        <w:instrText xml:space="preserve"> ADDIN ZOTERO_ITEM CSL_CITATION {"citationID":"WUpsn2hS","properties":{"formattedCitation":"(Li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A10CF6">
        <w:rPr>
          <w:rFonts w:asciiTheme="majorHAnsi" w:hAnsiTheme="majorHAnsi" w:cstheme="majorHAnsi"/>
        </w:rPr>
        <w:fldChar w:fldCharType="separate"/>
      </w:r>
      <w:r w:rsidR="00A10CF6">
        <w:rPr>
          <w:rFonts w:asciiTheme="majorHAnsi" w:hAnsiTheme="majorHAnsi" w:cstheme="majorHAnsi"/>
          <w:noProof/>
        </w:rPr>
        <w:t>(Li et al., 2009)</w:t>
      </w:r>
      <w:r w:rsidR="00A10CF6">
        <w:rPr>
          <w:rFonts w:asciiTheme="majorHAnsi" w:hAnsiTheme="majorHAnsi" w:cstheme="majorHAnsi"/>
        </w:rPr>
        <w:fldChar w:fldCharType="end"/>
      </w:r>
      <w:r w:rsidR="00A10CF6" w:rsidRPr="00120DAA">
        <w:rPr>
          <w:rFonts w:asciiTheme="majorHAnsi" w:hAnsiTheme="majorHAnsi" w:cstheme="majorHAnsi"/>
        </w:rPr>
        <w:t xml:space="preserve">. Next, using custom bash and </w:t>
      </w:r>
      <w:proofErr w:type="spellStart"/>
      <w:r w:rsidR="00A10CF6" w:rsidRPr="00120DAA">
        <w:rPr>
          <w:rFonts w:asciiTheme="majorHAnsi" w:hAnsiTheme="majorHAnsi" w:cstheme="majorHAnsi"/>
        </w:rPr>
        <w:t>perl</w:t>
      </w:r>
      <w:proofErr w:type="spellEnd"/>
      <w:r w:rsidR="00A10CF6" w:rsidRPr="00120DAA">
        <w:rPr>
          <w:rFonts w:asciiTheme="majorHAnsi" w:hAnsiTheme="majorHAnsi" w:cstheme="majorHAnsi"/>
        </w:rPr>
        <w:t xml:space="preserve"> scripts</w:t>
      </w:r>
      <w:r w:rsidR="00A10CF6">
        <w:rPr>
          <w:rFonts w:asciiTheme="majorHAnsi" w:hAnsiTheme="majorHAnsi" w:cstheme="majorHAnsi"/>
        </w:rPr>
        <w:t xml:space="preserve"> (</w:t>
      </w:r>
      <w:r w:rsidR="00CC0541">
        <w:rPr>
          <w:rFonts w:asciiTheme="majorHAnsi" w:hAnsiTheme="majorHAnsi" w:cstheme="majorHAnsi"/>
        </w:rPr>
        <w:t>TKTKT</w:t>
      </w:r>
      <w:r w:rsidR="00EA7D11">
        <w:rPr>
          <w:rFonts w:asciiTheme="majorHAnsi" w:hAnsiTheme="majorHAnsi" w:cstheme="majorHAnsi"/>
        </w:rPr>
        <w:t xml:space="preserve"> INSERT GITHUB LINK 2 SCRIPTS)</w:t>
      </w:r>
      <w:r w:rsidR="00A10CF6" w:rsidRPr="00120DAA">
        <w:rPr>
          <w:rFonts w:asciiTheme="majorHAnsi" w:hAnsiTheme="majorHAnsi" w:cstheme="majorHAnsi"/>
        </w:rPr>
        <w:t xml:space="preserve"> we discarded </w:t>
      </w:r>
      <w:r w:rsidR="00EA7D11">
        <w:rPr>
          <w:rFonts w:asciiTheme="majorHAnsi" w:hAnsiTheme="majorHAnsi" w:cstheme="majorHAnsi"/>
        </w:rPr>
        <w:t>loci</w:t>
      </w:r>
      <w:r w:rsidR="00A10CF6" w:rsidRPr="00120DAA">
        <w:rPr>
          <w:rFonts w:asciiTheme="majorHAnsi" w:hAnsiTheme="majorHAnsi" w:cstheme="majorHAnsi"/>
        </w:rPr>
        <w:t xml:space="preserve"> where </w:t>
      </w:r>
      <w:r w:rsidR="001D0313">
        <w:rPr>
          <w:rFonts w:asciiTheme="majorHAnsi" w:hAnsiTheme="majorHAnsi" w:cstheme="majorHAnsi"/>
        </w:rPr>
        <w:lastRenderedPageBreak/>
        <w:t>either</w:t>
      </w:r>
      <w:r w:rsidR="00C37757">
        <w:rPr>
          <w:rFonts w:asciiTheme="majorHAnsi" w:hAnsiTheme="majorHAnsi" w:cstheme="majorHAnsi"/>
        </w:rPr>
        <w:t xml:space="preserve"> </w:t>
      </w:r>
      <w:r w:rsidR="00A10CF6" w:rsidRPr="00120DAA">
        <w:rPr>
          <w:rFonts w:asciiTheme="majorHAnsi" w:hAnsiTheme="majorHAnsi" w:cstheme="majorHAnsi"/>
        </w:rPr>
        <w:t xml:space="preserve">female </w:t>
      </w:r>
      <w:r w:rsidR="004760F5">
        <w:rPr>
          <w:rFonts w:asciiTheme="majorHAnsi" w:hAnsiTheme="majorHAnsi" w:cstheme="majorHAnsi"/>
        </w:rPr>
        <w:t>or</w:t>
      </w:r>
      <w:r w:rsidR="006C58C6">
        <w:rPr>
          <w:rFonts w:asciiTheme="majorHAnsi" w:hAnsiTheme="majorHAnsi" w:cstheme="majorHAnsi"/>
        </w:rPr>
        <w:t xml:space="preserve"> male reads</w:t>
      </w:r>
      <w:r w:rsidR="00A10CF6" w:rsidRPr="00120DAA">
        <w:rPr>
          <w:rFonts w:asciiTheme="majorHAnsi" w:hAnsiTheme="majorHAnsi" w:cstheme="majorHAnsi"/>
        </w:rPr>
        <w:t xml:space="preserve"> </w:t>
      </w:r>
      <w:r w:rsidR="00103D0C">
        <w:rPr>
          <w:rFonts w:asciiTheme="majorHAnsi" w:hAnsiTheme="majorHAnsi" w:cstheme="majorHAnsi"/>
        </w:rPr>
        <w:t>had zero coverage</w:t>
      </w:r>
      <w:r w:rsidR="004760F5">
        <w:rPr>
          <w:rFonts w:asciiTheme="majorHAnsi" w:hAnsiTheme="majorHAnsi" w:cstheme="majorHAnsi"/>
        </w:rPr>
        <w:t>.</w:t>
      </w:r>
      <w:r w:rsidR="00103D0C">
        <w:rPr>
          <w:rFonts w:asciiTheme="majorHAnsi" w:hAnsiTheme="majorHAnsi" w:cstheme="majorHAnsi"/>
        </w:rPr>
        <w:t xml:space="preserve"> We then </w:t>
      </w:r>
      <w:r w:rsidR="00BF2A40">
        <w:rPr>
          <w:rFonts w:asciiTheme="majorHAnsi" w:hAnsiTheme="majorHAnsi" w:cstheme="majorHAnsi"/>
        </w:rPr>
        <w:t>summed</w:t>
      </w:r>
      <w:r w:rsidR="00A10CF6" w:rsidRPr="00120DAA">
        <w:rPr>
          <w:rFonts w:asciiTheme="majorHAnsi" w:hAnsiTheme="majorHAnsi" w:cstheme="majorHAnsi"/>
        </w:rPr>
        <w:t xml:space="preserve"> the number of alignments</w:t>
      </w:r>
      <w:r w:rsidR="00EA7D11">
        <w:rPr>
          <w:rFonts w:asciiTheme="majorHAnsi" w:hAnsiTheme="majorHAnsi" w:cstheme="majorHAnsi"/>
        </w:rPr>
        <w:t xml:space="preserve"> </w:t>
      </w:r>
      <w:r w:rsidR="00BF2A40">
        <w:rPr>
          <w:rFonts w:asciiTheme="majorHAnsi" w:hAnsiTheme="majorHAnsi" w:cstheme="majorHAnsi"/>
        </w:rPr>
        <w:t>from</w:t>
      </w:r>
      <w:r w:rsidR="00EA7D11">
        <w:rPr>
          <w:rFonts w:asciiTheme="majorHAnsi" w:hAnsiTheme="majorHAnsi" w:cstheme="majorHAnsi"/>
        </w:rPr>
        <w:t xml:space="preserve"> each </w:t>
      </w:r>
      <w:r w:rsidR="00BF2A40">
        <w:rPr>
          <w:rFonts w:asciiTheme="majorHAnsi" w:hAnsiTheme="majorHAnsi" w:cstheme="majorHAnsi"/>
        </w:rPr>
        <w:t>individual</w:t>
      </w:r>
      <w:r w:rsidR="00A10CF6" w:rsidRPr="00120DAA">
        <w:rPr>
          <w:rFonts w:asciiTheme="majorHAnsi" w:hAnsiTheme="majorHAnsi" w:cstheme="majorHAnsi"/>
        </w:rPr>
        <w:t xml:space="preserve"> </w:t>
      </w:r>
      <w:r w:rsidR="00BF2A40">
        <w:rPr>
          <w:rFonts w:asciiTheme="majorHAnsi" w:hAnsiTheme="majorHAnsi" w:cstheme="majorHAnsi"/>
        </w:rPr>
        <w:t>to get the</w:t>
      </w:r>
      <w:r w:rsidR="00A10CF6" w:rsidRPr="00120DAA">
        <w:rPr>
          <w:rFonts w:asciiTheme="majorHAnsi" w:hAnsiTheme="majorHAnsi" w:cstheme="majorHAnsi"/>
        </w:rPr>
        <w:t xml:space="preserve"> total coverage</w:t>
      </w:r>
      <w:r w:rsidR="00103D0C">
        <w:rPr>
          <w:rFonts w:asciiTheme="majorHAnsi" w:hAnsiTheme="majorHAnsi" w:cstheme="majorHAnsi"/>
        </w:rPr>
        <w:t xml:space="preserve"> for female and males at each </w:t>
      </w:r>
      <w:proofErr w:type="gramStart"/>
      <w:r w:rsidR="00103D0C">
        <w:rPr>
          <w:rFonts w:asciiTheme="majorHAnsi" w:hAnsiTheme="majorHAnsi" w:cstheme="majorHAnsi"/>
        </w:rPr>
        <w:t>loci</w:t>
      </w:r>
      <w:proofErr w:type="gramEnd"/>
      <w:r w:rsidR="00C50AF1">
        <w:rPr>
          <w:rFonts w:asciiTheme="majorHAnsi" w:hAnsiTheme="majorHAnsi" w:cstheme="majorHAnsi"/>
        </w:rPr>
        <w:t xml:space="preserve">, </w:t>
      </w:r>
      <w:r w:rsidR="00103D0C">
        <w:rPr>
          <w:rFonts w:asciiTheme="majorHAnsi" w:hAnsiTheme="majorHAnsi" w:cstheme="majorHAnsi"/>
        </w:rPr>
        <w:t xml:space="preserve">took the mean coverage and sorted by the per sex coverage ratio. We then </w:t>
      </w:r>
      <w:proofErr w:type="gramStart"/>
      <w:r w:rsidR="00103D0C">
        <w:rPr>
          <w:rFonts w:asciiTheme="majorHAnsi" w:hAnsiTheme="majorHAnsi" w:cstheme="majorHAnsi"/>
        </w:rPr>
        <w:t xml:space="preserve">looked for </w:t>
      </w:r>
      <w:r w:rsidR="00656E37">
        <w:rPr>
          <w:rFonts w:asciiTheme="majorHAnsi" w:hAnsiTheme="majorHAnsi" w:cstheme="majorHAnsi"/>
        </w:rPr>
        <w:t>high fidelity</w:t>
      </w:r>
      <w:proofErr w:type="gramEnd"/>
      <w:r w:rsidR="00656E37">
        <w:rPr>
          <w:rFonts w:asciiTheme="majorHAnsi" w:hAnsiTheme="majorHAnsi" w:cstheme="majorHAnsi"/>
        </w:rPr>
        <w:t xml:space="preserve"> </w:t>
      </w:r>
      <w:r w:rsidR="00103D0C">
        <w:rPr>
          <w:rFonts w:asciiTheme="majorHAnsi" w:hAnsiTheme="majorHAnsi" w:cstheme="majorHAnsi"/>
        </w:rPr>
        <w:t xml:space="preserve">regions </w:t>
      </w:r>
      <w:r w:rsidR="00656E37">
        <w:rPr>
          <w:rFonts w:asciiTheme="majorHAnsi" w:hAnsiTheme="majorHAnsi" w:cstheme="majorHAnsi"/>
        </w:rPr>
        <w:t>which exhibited a sex coverage ratio greater than or equal to two</w:t>
      </w:r>
      <w:r w:rsidR="00A10CF6" w:rsidRPr="00120DAA">
        <w:rPr>
          <w:rFonts w:asciiTheme="majorHAnsi" w:hAnsiTheme="majorHAnsi" w:cstheme="majorHAnsi"/>
        </w:rPr>
        <w:t xml:space="preserve"> to </w:t>
      </w:r>
      <w:r w:rsidR="00656E37">
        <w:rPr>
          <w:rFonts w:asciiTheme="majorHAnsi" w:hAnsiTheme="majorHAnsi" w:cstheme="majorHAnsi"/>
        </w:rPr>
        <w:t>identify</w:t>
      </w:r>
      <w:r w:rsidR="00A10CF6" w:rsidRPr="00120DAA">
        <w:rPr>
          <w:rFonts w:asciiTheme="majorHAnsi" w:hAnsiTheme="majorHAnsi" w:cstheme="majorHAnsi"/>
        </w:rPr>
        <w:t xml:space="preserve"> locations in the genome where one sex had consistent</w:t>
      </w:r>
      <w:r w:rsidR="00C50AF1">
        <w:rPr>
          <w:rFonts w:asciiTheme="majorHAnsi" w:hAnsiTheme="majorHAnsi" w:cstheme="majorHAnsi"/>
        </w:rPr>
        <w:t>ly high</w:t>
      </w:r>
      <w:r w:rsidR="00A10CF6" w:rsidRPr="00120DAA">
        <w:rPr>
          <w:rFonts w:asciiTheme="majorHAnsi" w:hAnsiTheme="majorHAnsi" w:cstheme="majorHAnsi"/>
        </w:rPr>
        <w:t xml:space="preserve"> coverage and the </w:t>
      </w:r>
      <w:r w:rsidR="00C50AF1">
        <w:rPr>
          <w:rFonts w:asciiTheme="majorHAnsi" w:hAnsiTheme="majorHAnsi" w:cstheme="majorHAnsi"/>
        </w:rPr>
        <w:t>opposite</w:t>
      </w:r>
      <w:r w:rsidR="00A10CF6" w:rsidRPr="00120DAA">
        <w:rPr>
          <w:rFonts w:asciiTheme="majorHAnsi" w:hAnsiTheme="majorHAnsi" w:cstheme="majorHAnsi"/>
        </w:rPr>
        <w:t xml:space="preserve"> sex had </w:t>
      </w:r>
      <w:r w:rsidR="00656E37">
        <w:rPr>
          <w:rFonts w:asciiTheme="majorHAnsi" w:hAnsiTheme="majorHAnsi" w:cstheme="majorHAnsi"/>
        </w:rPr>
        <w:t xml:space="preserve">consistently </w:t>
      </w:r>
      <w:r w:rsidR="00A10CF6" w:rsidRPr="00120DAA">
        <w:rPr>
          <w:rFonts w:asciiTheme="majorHAnsi" w:hAnsiTheme="majorHAnsi" w:cstheme="majorHAnsi"/>
        </w:rPr>
        <w:t xml:space="preserve">low or </w:t>
      </w:r>
      <w:r w:rsidR="00C50AF1">
        <w:rPr>
          <w:rFonts w:asciiTheme="majorHAnsi" w:hAnsiTheme="majorHAnsi" w:cstheme="majorHAnsi"/>
        </w:rPr>
        <w:t>half</w:t>
      </w:r>
      <w:r w:rsidR="00A10CF6" w:rsidRPr="00120DAA">
        <w:rPr>
          <w:rFonts w:asciiTheme="majorHAnsi" w:hAnsiTheme="majorHAnsi" w:cstheme="majorHAnsi"/>
        </w:rPr>
        <w:t xml:space="preserve"> </w:t>
      </w:r>
      <w:r w:rsidR="00C50AF1">
        <w:rPr>
          <w:rFonts w:asciiTheme="majorHAnsi" w:hAnsiTheme="majorHAnsi" w:cstheme="majorHAnsi"/>
        </w:rPr>
        <w:t xml:space="preserve">the amount of </w:t>
      </w:r>
      <w:r w:rsidR="00A10CF6" w:rsidRPr="00120DAA">
        <w:rPr>
          <w:rFonts w:asciiTheme="majorHAnsi" w:hAnsiTheme="majorHAnsi" w:cstheme="majorHAnsi"/>
        </w:rPr>
        <w:t>coverage.</w:t>
      </w:r>
    </w:p>
    <w:p w14:paraId="499971F2" w14:textId="77777777" w:rsidR="00C50AF1" w:rsidRDefault="00C50AF1" w:rsidP="00A10CF6">
      <w:pPr>
        <w:rPr>
          <w:rFonts w:asciiTheme="majorHAnsi" w:hAnsiTheme="majorHAnsi" w:cstheme="majorHAnsi"/>
        </w:rPr>
      </w:pPr>
    </w:p>
    <w:p w14:paraId="0743CBF0" w14:textId="77777777" w:rsidR="00120DAA" w:rsidRPr="00120DAA" w:rsidRDefault="00120DAA" w:rsidP="00120DAA">
      <w:pPr>
        <w:rPr>
          <w:rFonts w:asciiTheme="majorHAnsi" w:hAnsiTheme="majorHAnsi" w:cstheme="majorHAnsi"/>
          <w:b/>
          <w:bCs/>
          <w:u w:val="single"/>
        </w:rPr>
      </w:pPr>
    </w:p>
    <w:p w14:paraId="55826CF4" w14:textId="5AFA55DF" w:rsidR="00120DAA" w:rsidRPr="00FD21E9" w:rsidRDefault="00A675F4" w:rsidP="00120DAA">
      <w:pPr>
        <w:pStyle w:val="HTMLAddress"/>
        <w:spacing w:line="240" w:lineRule="auto"/>
        <w:outlineLvl w:val="2"/>
        <w:rPr>
          <w:rFonts w:asciiTheme="majorHAnsi" w:hAnsiTheme="majorHAnsi" w:cstheme="majorHAnsi"/>
          <w:sz w:val="24"/>
          <w:szCs w:val="24"/>
        </w:rPr>
      </w:pPr>
      <w:bookmarkStart w:id="13" w:name="_Toc113440564"/>
      <w:r>
        <w:rPr>
          <w:rFonts w:asciiTheme="majorHAnsi" w:hAnsiTheme="majorHAnsi" w:cstheme="majorHAnsi"/>
          <w:sz w:val="24"/>
          <w:szCs w:val="24"/>
        </w:rPr>
        <w:t>K-mer analysis</w:t>
      </w:r>
      <w:bookmarkEnd w:id="13"/>
    </w:p>
    <w:p w14:paraId="6F4C4D99" w14:textId="5EE6A002" w:rsidR="00C370BB" w:rsidRDefault="00D866D7" w:rsidP="00A675F4">
      <w:pPr>
        <w:rPr>
          <w:rFonts w:asciiTheme="majorHAnsi" w:hAnsiTheme="majorHAnsi" w:cstheme="majorHAnsi"/>
        </w:rPr>
      </w:pPr>
      <w:r>
        <w:rPr>
          <w:rFonts w:asciiTheme="majorHAnsi" w:hAnsiTheme="majorHAnsi" w:cstheme="majorHAnsi"/>
        </w:rPr>
        <w:t>W</w:t>
      </w:r>
      <w:r w:rsidR="00EA7D11">
        <w:rPr>
          <w:rFonts w:asciiTheme="majorHAnsi" w:hAnsiTheme="majorHAnsi" w:cstheme="majorHAnsi"/>
        </w:rPr>
        <w:t>e</w:t>
      </w:r>
      <w:r w:rsidR="00A675F4" w:rsidRPr="00A675F4">
        <w:rPr>
          <w:rFonts w:asciiTheme="majorHAnsi" w:hAnsiTheme="majorHAnsi" w:cstheme="majorHAnsi"/>
        </w:rPr>
        <w:t xml:space="preserve"> sought to identify unique differences of sequence content in males versus females</w:t>
      </w:r>
      <w:r w:rsidR="00EA7D11">
        <w:rPr>
          <w:rFonts w:asciiTheme="majorHAnsi" w:hAnsiTheme="majorHAnsi" w:cstheme="majorHAnsi"/>
        </w:rPr>
        <w:t xml:space="preserve"> using a k-mer based approach</w:t>
      </w:r>
      <w:r w:rsidR="00A675F4" w:rsidRPr="00A675F4">
        <w:rPr>
          <w:rFonts w:asciiTheme="majorHAnsi" w:hAnsiTheme="majorHAnsi" w:cstheme="majorHAnsi"/>
        </w:rPr>
        <w:t>. To do this, we</w:t>
      </w:r>
      <w:r w:rsidR="007C1D20">
        <w:rPr>
          <w:rFonts w:asciiTheme="majorHAnsi" w:hAnsiTheme="majorHAnsi" w:cstheme="majorHAnsi"/>
        </w:rPr>
        <w:t xml:space="preserve"> </w:t>
      </w:r>
      <w:r w:rsidR="00FC4471">
        <w:rPr>
          <w:rFonts w:asciiTheme="majorHAnsi" w:hAnsiTheme="majorHAnsi" w:cstheme="majorHAnsi"/>
        </w:rPr>
        <w:t>created and filtered sex-specific sequence signatures from</w:t>
      </w:r>
      <w:r w:rsidR="00A675F4" w:rsidRPr="00A675F4">
        <w:rPr>
          <w:rFonts w:asciiTheme="majorHAnsi" w:hAnsiTheme="majorHAnsi" w:cstheme="majorHAnsi"/>
        </w:rPr>
        <w:t xml:space="preserve"> </w:t>
      </w:r>
      <w:r w:rsidR="00FC4471">
        <w:rPr>
          <w:rFonts w:asciiTheme="majorHAnsi" w:hAnsiTheme="majorHAnsi" w:cstheme="majorHAnsi"/>
        </w:rPr>
        <w:t xml:space="preserve">one </w:t>
      </w:r>
      <w:r w:rsidR="007C1D20">
        <w:rPr>
          <w:rFonts w:asciiTheme="majorHAnsi" w:hAnsiTheme="majorHAnsi" w:cstheme="majorHAnsi"/>
        </w:rPr>
        <w:t>male and</w:t>
      </w:r>
      <w:r w:rsidR="00FC4471">
        <w:rPr>
          <w:rFonts w:asciiTheme="majorHAnsi" w:hAnsiTheme="majorHAnsi" w:cstheme="majorHAnsi"/>
        </w:rPr>
        <w:t xml:space="preserve"> one</w:t>
      </w:r>
      <w:r w:rsidR="007C1D20">
        <w:rPr>
          <w:rFonts w:asciiTheme="majorHAnsi" w:hAnsiTheme="majorHAnsi" w:cstheme="majorHAnsi"/>
        </w:rPr>
        <w:t xml:space="preserve"> female individual</w:t>
      </w:r>
      <w:r w:rsidR="004A14ED">
        <w:rPr>
          <w:rFonts w:asciiTheme="majorHAnsi" w:hAnsiTheme="majorHAnsi" w:cstheme="majorHAnsi"/>
        </w:rPr>
        <w:t>’</w:t>
      </w:r>
      <w:r w:rsidR="007C1D20">
        <w:rPr>
          <w:rFonts w:asciiTheme="majorHAnsi" w:hAnsiTheme="majorHAnsi" w:cstheme="majorHAnsi"/>
        </w:rPr>
        <w:t xml:space="preserve">s </w:t>
      </w:r>
      <w:r w:rsidR="00A675F4" w:rsidRPr="00A675F4">
        <w:rPr>
          <w:rFonts w:asciiTheme="majorHAnsi" w:hAnsiTheme="majorHAnsi" w:cstheme="majorHAnsi"/>
        </w:rPr>
        <w:t>linked-read data</w:t>
      </w:r>
      <w:r w:rsidR="007C1D20">
        <w:rPr>
          <w:rFonts w:asciiTheme="majorHAnsi" w:hAnsiTheme="majorHAnsi" w:cstheme="majorHAnsi"/>
        </w:rPr>
        <w:t xml:space="preserve"> generated for </w:t>
      </w:r>
      <w:r w:rsidR="004A14ED">
        <w:rPr>
          <w:rFonts w:asciiTheme="majorHAnsi" w:hAnsiTheme="majorHAnsi" w:cstheme="majorHAnsi"/>
        </w:rPr>
        <w:t>the</w:t>
      </w:r>
      <w:r w:rsidR="007C1D20">
        <w:rPr>
          <w:rFonts w:asciiTheme="majorHAnsi" w:hAnsiTheme="majorHAnsi" w:cstheme="majorHAnsi"/>
        </w:rPr>
        <w:t xml:space="preserve"> </w:t>
      </w:r>
      <w:r w:rsidR="004A14ED">
        <w:rPr>
          <w:rFonts w:asciiTheme="majorHAnsi" w:hAnsiTheme="majorHAnsi" w:cstheme="majorHAnsi"/>
        </w:rPr>
        <w:t xml:space="preserve">prior </w:t>
      </w:r>
      <w:r w:rsidR="007C1D20">
        <w:rPr>
          <w:rFonts w:asciiTheme="majorHAnsi" w:hAnsiTheme="majorHAnsi" w:cstheme="majorHAnsi"/>
        </w:rPr>
        <w:t>genome assemblies</w:t>
      </w:r>
      <w:r w:rsidR="00C370BB">
        <w:rPr>
          <w:rFonts w:asciiTheme="majorHAnsi" w:hAnsiTheme="majorHAnsi" w:cstheme="majorHAnsi"/>
        </w:rPr>
        <w:t>. First</w:t>
      </w:r>
      <w:r w:rsidR="004A14ED">
        <w:rPr>
          <w:rFonts w:asciiTheme="majorHAnsi" w:hAnsiTheme="majorHAnsi" w:cstheme="majorHAnsi"/>
        </w:rPr>
        <w:t>, we created</w:t>
      </w:r>
      <w:r w:rsidR="004A14ED">
        <w:rPr>
          <w:rFonts w:asciiTheme="majorHAnsi" w:hAnsiTheme="majorHAnsi" w:cstheme="majorHAnsi"/>
        </w:rPr>
        <w:t xml:space="preserve"> </w:t>
      </w:r>
      <w:proofErr w:type="spellStart"/>
      <w:r w:rsidR="004A14ED">
        <w:rPr>
          <w:rFonts w:asciiTheme="majorHAnsi" w:hAnsiTheme="majorHAnsi" w:cstheme="majorHAnsi"/>
        </w:rPr>
        <w:t>MinHash</w:t>
      </w:r>
      <w:proofErr w:type="spellEnd"/>
      <w:r w:rsidR="004A14ED">
        <w:rPr>
          <w:rFonts w:asciiTheme="majorHAnsi" w:hAnsiTheme="majorHAnsi" w:cstheme="majorHAnsi"/>
        </w:rPr>
        <w:t xml:space="preserve"> sketches of 21-mers </w:t>
      </w:r>
      <w:r w:rsidR="00C370BB">
        <w:rPr>
          <w:rFonts w:asciiTheme="majorHAnsi" w:hAnsiTheme="majorHAnsi" w:cstheme="majorHAnsi"/>
        </w:rPr>
        <w:t>for each sequencing data file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compute</w:t>
      </w:r>
      <w:r w:rsidR="00C370BB">
        <w:rPr>
          <w:rFonts w:asciiTheme="majorHAnsi" w:hAnsiTheme="majorHAnsi" w:cstheme="majorHAnsi"/>
        </w:rPr>
        <w:t xml:space="preserve"> </w:t>
      </w:r>
      <w:r w:rsidR="00C370BB" w:rsidRPr="004A14ED">
        <w:rPr>
          <w:rFonts w:ascii="Courier" w:hAnsi="Courier" w:cstheme="majorHAnsi"/>
        </w:rPr>
        <w:t>-k 21, 31, 51</w:t>
      </w:r>
      <w:r w:rsidR="00C370BB">
        <w:rPr>
          <w:rFonts w:asciiTheme="majorHAnsi" w:hAnsiTheme="majorHAnsi" w:cstheme="majorHAnsi"/>
        </w:rPr>
        <w:t>,</w:t>
      </w:r>
      <w:r w:rsidR="00C370BB" w:rsidRPr="004A14ED">
        <w:rPr>
          <w:rFonts w:ascii="Courier" w:hAnsi="Courier" w:cstheme="majorHAnsi"/>
        </w:rPr>
        <w:t xml:space="preserve"> --scaled 100 --track-abundance</w:t>
      </w:r>
      <w:r w:rsidR="00C370BB">
        <w:rPr>
          <w:rFonts w:asciiTheme="majorHAnsi" w:hAnsiTheme="majorHAnsi" w:cstheme="majorHAnsi"/>
        </w:rPr>
        <w:t>)</w:t>
      </w:r>
      <w:r w:rsidR="00C370BB">
        <w:rPr>
          <w:rFonts w:asciiTheme="majorHAnsi" w:hAnsiTheme="majorHAnsi" w:cstheme="majorHAnsi"/>
        </w:rPr>
        <w:t xml:space="preserve"> and merge</w:t>
      </w:r>
      <w:r w:rsidR="00FC4471">
        <w:rPr>
          <w:rFonts w:asciiTheme="majorHAnsi" w:hAnsiTheme="majorHAnsi" w:cstheme="majorHAnsi"/>
        </w:rPr>
        <w:t>d</w:t>
      </w:r>
      <w:r w:rsidR="00C370BB">
        <w:rPr>
          <w:rFonts w:asciiTheme="majorHAnsi" w:hAnsiTheme="majorHAnsi" w:cstheme="majorHAnsi"/>
        </w:rPr>
        <w:t xml:space="preserve"> the resulting signature files together (</w:t>
      </w:r>
      <w:proofErr w:type="spellStart"/>
      <w:r w:rsidR="00C370BB" w:rsidRPr="004A14ED">
        <w:rPr>
          <w:rFonts w:ascii="Courier" w:hAnsi="Courier" w:cstheme="majorHAnsi"/>
        </w:rPr>
        <w:t>sourmash</w:t>
      </w:r>
      <w:proofErr w:type="spellEnd"/>
      <w:r w:rsidR="00C370BB" w:rsidRPr="004A14ED">
        <w:rPr>
          <w:rFonts w:ascii="Courier" w:hAnsi="Courier" w:cstheme="majorHAnsi"/>
        </w:rPr>
        <w:t xml:space="preserve"> sig </w:t>
      </w:r>
      <w:r w:rsidR="00C370BB">
        <w:rPr>
          <w:rFonts w:ascii="Courier" w:hAnsi="Courier" w:cstheme="majorHAnsi"/>
        </w:rPr>
        <w:t>merge</w:t>
      </w:r>
      <w:r w:rsidR="00C370BB">
        <w:rPr>
          <w:rFonts w:asciiTheme="majorHAnsi" w:hAnsiTheme="majorHAnsi" w:cstheme="majorHAnsi"/>
        </w:rPr>
        <w:t xml:space="preserve"> </w:t>
      </w:r>
      <w:r w:rsidR="00C370BB" w:rsidRPr="00C370BB">
        <w:rPr>
          <w:rFonts w:ascii="Courier" w:hAnsi="Courier" w:cstheme="majorHAnsi"/>
        </w:rPr>
        <w:t>-k 21</w:t>
      </w:r>
      <w:r w:rsidR="00C370BB">
        <w:rPr>
          <w:rFonts w:asciiTheme="majorHAnsi" w:hAnsiTheme="majorHAnsi" w:cstheme="majorHAnsi"/>
        </w:rPr>
        <w:t>)</w:t>
      </w:r>
      <w:r w:rsidR="00FC4471">
        <w:rPr>
          <w:rFonts w:asciiTheme="majorHAnsi" w:hAnsiTheme="majorHAnsi" w:cstheme="majorHAnsi"/>
        </w:rPr>
        <w:t xml:space="preserve"> using </w:t>
      </w:r>
      <w:proofErr w:type="spellStart"/>
      <w:r w:rsidR="00FC4471">
        <w:rPr>
          <w:rFonts w:asciiTheme="majorHAnsi" w:hAnsiTheme="majorHAnsi" w:cstheme="majorHAnsi"/>
        </w:rPr>
        <w:t>sourmash</w:t>
      </w:r>
      <w:proofErr w:type="spellEnd"/>
      <w:r w:rsidR="00FC4471">
        <w:rPr>
          <w:rFonts w:asciiTheme="majorHAnsi" w:hAnsiTheme="majorHAnsi" w:cstheme="majorHAnsi"/>
        </w:rPr>
        <w:t xml:space="preserve"> c3.5.0 </w:t>
      </w:r>
      <w:r w:rsidR="00FC4471" w:rsidRPr="00A675F4">
        <w:rPr>
          <w:rFonts w:asciiTheme="majorHAnsi" w:hAnsiTheme="majorHAnsi" w:cstheme="majorHAnsi"/>
        </w:rPr>
        <w:fldChar w:fldCharType="begin"/>
      </w:r>
      <w:r w:rsidR="00FC4471">
        <w:rPr>
          <w:rFonts w:asciiTheme="majorHAnsi" w:hAnsiTheme="majorHAnsi" w:cstheme="majorHAnsi"/>
        </w:rPr>
        <w:instrText xml:space="preserve"> ADDIN ZOTERO_ITEM CSL_CITATION {"citationID":"PMuEi7NF","properties":{"formattedCitation":"(Brown &amp; Irber, 2016)","plainCitation":"(Brown &amp; Irber, 2016)","noteIndex":0},"citationItems":[{"id":508,"uris":["http://zotero.org/users/local/3tku6QP0/items/K5M8IMDZ"],"itemData":{"id":508,"type":"article-journal","container-title":"The Journal of Open Source Software","DOI":"10.21105/joss.00027","ISSN":"2475-9066","issue":"5","journalAbbreviation":"JOSS","language":"en","page":"27","source":"DOI.org (Crossref)","title":"sourmash: a library for MinHash sketching of DNA","title-short":"sourmash","volume":"1","author":[{"family":"Brown","given":"C. Titus"},{"family":"Irber","given":"Luiz"}],"issued":{"date-parts":[["2016",9,14]]}}}],"schema":"https://github.com/citation-style-language/schema/raw/master/csl-citation.json"} </w:instrText>
      </w:r>
      <w:r w:rsidR="00FC4471" w:rsidRPr="00A675F4">
        <w:rPr>
          <w:rFonts w:asciiTheme="majorHAnsi" w:hAnsiTheme="majorHAnsi" w:cstheme="majorHAnsi"/>
        </w:rPr>
        <w:fldChar w:fldCharType="separate"/>
      </w:r>
      <w:r w:rsidR="00FC4471">
        <w:rPr>
          <w:rFonts w:asciiTheme="majorHAnsi" w:hAnsiTheme="majorHAnsi" w:cstheme="majorHAnsi"/>
        </w:rPr>
        <w:t xml:space="preserve">(Brown &amp; </w:t>
      </w:r>
      <w:proofErr w:type="spellStart"/>
      <w:r w:rsidR="00FC4471">
        <w:rPr>
          <w:rFonts w:asciiTheme="majorHAnsi" w:hAnsiTheme="majorHAnsi" w:cstheme="majorHAnsi"/>
        </w:rPr>
        <w:t>Irber</w:t>
      </w:r>
      <w:proofErr w:type="spellEnd"/>
      <w:r w:rsidR="00FC4471">
        <w:rPr>
          <w:rFonts w:asciiTheme="majorHAnsi" w:hAnsiTheme="majorHAnsi" w:cstheme="majorHAnsi"/>
        </w:rPr>
        <w:t>, 2016)</w:t>
      </w:r>
      <w:r w:rsidR="00FC4471" w:rsidRPr="00A675F4">
        <w:rPr>
          <w:rFonts w:asciiTheme="majorHAnsi" w:hAnsiTheme="majorHAnsi" w:cstheme="majorHAnsi"/>
        </w:rPr>
        <w:fldChar w:fldCharType="end"/>
      </w:r>
      <w:r w:rsidR="00C370BB">
        <w:rPr>
          <w:rFonts w:asciiTheme="majorHAnsi" w:hAnsiTheme="majorHAnsi" w:cstheme="majorHAnsi"/>
        </w:rPr>
        <w:t>. Next, we</w:t>
      </w:r>
      <w:r w:rsidR="004A14ED">
        <w:rPr>
          <w:rFonts w:asciiTheme="majorHAnsi" w:hAnsiTheme="majorHAnsi" w:cstheme="majorHAnsi"/>
        </w:rPr>
        <w:t xml:space="preserve"> </w:t>
      </w:r>
      <w:r w:rsidR="00FC4471">
        <w:rPr>
          <w:rFonts w:asciiTheme="majorHAnsi" w:hAnsiTheme="majorHAnsi" w:cstheme="majorHAnsi"/>
        </w:rPr>
        <w:t>eliminated k-mers likely to be the produc</w:t>
      </w:r>
      <w:r w:rsidR="001D0313">
        <w:rPr>
          <w:rFonts w:asciiTheme="majorHAnsi" w:hAnsiTheme="majorHAnsi" w:cstheme="majorHAnsi"/>
        </w:rPr>
        <w:t>t</w:t>
      </w:r>
      <w:r w:rsidR="00FC4471">
        <w:rPr>
          <w:rFonts w:asciiTheme="majorHAnsi" w:hAnsiTheme="majorHAnsi" w:cstheme="majorHAnsi"/>
        </w:rPr>
        <w:t xml:space="preserve"> of sequencing errors by </w:t>
      </w:r>
      <w:r w:rsidRPr="00A675F4">
        <w:rPr>
          <w:rFonts w:asciiTheme="majorHAnsi" w:hAnsiTheme="majorHAnsi" w:cstheme="majorHAnsi"/>
        </w:rPr>
        <w:t>purg</w:t>
      </w:r>
      <w:r w:rsidR="00FC4471">
        <w:rPr>
          <w:rFonts w:asciiTheme="majorHAnsi" w:hAnsiTheme="majorHAnsi" w:cstheme="majorHAnsi"/>
        </w:rPr>
        <w:t>ing</w:t>
      </w:r>
      <w:r w:rsidRPr="00A675F4">
        <w:rPr>
          <w:rFonts w:asciiTheme="majorHAnsi" w:hAnsiTheme="majorHAnsi" w:cstheme="majorHAnsi"/>
        </w:rPr>
        <w:t xml:space="preserve"> signature files of k-mers</w:t>
      </w:r>
      <w:r w:rsidR="00C370BB">
        <w:rPr>
          <w:rFonts w:asciiTheme="majorHAnsi" w:hAnsiTheme="majorHAnsi" w:cstheme="majorHAnsi"/>
        </w:rPr>
        <w:t xml:space="preserve"> with abundances less than five (</w:t>
      </w:r>
      <w:proofErr w:type="spellStart"/>
      <w:r w:rsidR="00C370BB" w:rsidRPr="00C370BB">
        <w:rPr>
          <w:rFonts w:ascii="Courier" w:hAnsi="Courier" w:cstheme="majorHAnsi"/>
        </w:rPr>
        <w:t>sourmash</w:t>
      </w:r>
      <w:proofErr w:type="spellEnd"/>
      <w:r w:rsidR="00C370BB" w:rsidRPr="00C370BB">
        <w:rPr>
          <w:rFonts w:ascii="Courier" w:hAnsi="Courier" w:cstheme="majorHAnsi"/>
        </w:rPr>
        <w:t xml:space="preserve"> sig filter -m 5</w:t>
      </w:r>
      <w:r w:rsidR="00C370BB">
        <w:rPr>
          <w:rFonts w:asciiTheme="majorHAnsi" w:hAnsiTheme="majorHAnsi" w:cstheme="majorHAnsi"/>
        </w:rPr>
        <w:t>)</w:t>
      </w:r>
      <w:r w:rsidR="007C1D20">
        <w:rPr>
          <w:rFonts w:asciiTheme="majorHAnsi" w:hAnsiTheme="majorHAnsi" w:cstheme="majorHAnsi"/>
        </w:rPr>
        <w:t xml:space="preserve">. </w:t>
      </w:r>
      <w:r w:rsidR="00C370BB">
        <w:rPr>
          <w:rFonts w:asciiTheme="majorHAnsi" w:hAnsiTheme="majorHAnsi" w:cstheme="majorHAnsi"/>
        </w:rPr>
        <w:t>We extracted all unique k-mers from the dataset, normalized abundances for each sex and observed the ratios of male to female abundances.</w:t>
      </w:r>
      <w:r w:rsidR="009F3A99">
        <w:rPr>
          <w:rFonts w:asciiTheme="majorHAnsi" w:hAnsiTheme="majorHAnsi" w:cstheme="majorHAnsi"/>
        </w:rPr>
        <w:t xml:space="preserve"> </w:t>
      </w:r>
      <w:r w:rsidR="00B2511B">
        <w:rPr>
          <w:rFonts w:asciiTheme="majorHAnsi" w:hAnsiTheme="majorHAnsi" w:cstheme="majorHAnsi"/>
        </w:rPr>
        <w:t>After</w:t>
      </w:r>
      <w:r w:rsidR="004A14ED">
        <w:rPr>
          <w:rFonts w:asciiTheme="majorHAnsi" w:hAnsiTheme="majorHAnsi" w:cstheme="majorHAnsi"/>
        </w:rPr>
        <w:t>,</w:t>
      </w:r>
      <w:r w:rsidRPr="00A675F4">
        <w:rPr>
          <w:rFonts w:asciiTheme="majorHAnsi" w:hAnsiTheme="majorHAnsi" w:cstheme="majorHAnsi"/>
        </w:rPr>
        <w:t xml:space="preserve"> </w:t>
      </w:r>
      <w:r w:rsidR="007C1D20">
        <w:rPr>
          <w:rFonts w:asciiTheme="majorHAnsi" w:hAnsiTheme="majorHAnsi" w:cstheme="majorHAnsi"/>
        </w:rPr>
        <w:t>we</w:t>
      </w:r>
      <w:r w:rsidRPr="00A675F4">
        <w:rPr>
          <w:rFonts w:asciiTheme="majorHAnsi" w:hAnsiTheme="majorHAnsi" w:cstheme="majorHAnsi"/>
        </w:rPr>
        <w:t xml:space="preserve"> discarded k-mers shared between </w:t>
      </w:r>
      <w:r w:rsidR="009F3A99">
        <w:rPr>
          <w:rFonts w:asciiTheme="majorHAnsi" w:hAnsiTheme="majorHAnsi" w:cstheme="majorHAnsi"/>
        </w:rPr>
        <w:t>fe</w:t>
      </w:r>
      <w:r w:rsidRPr="00A675F4">
        <w:rPr>
          <w:rFonts w:asciiTheme="majorHAnsi" w:hAnsiTheme="majorHAnsi" w:cstheme="majorHAnsi"/>
        </w:rPr>
        <w:t xml:space="preserve">male and males to </w:t>
      </w:r>
      <w:r w:rsidR="009F3A99">
        <w:rPr>
          <w:rFonts w:asciiTheme="majorHAnsi" w:hAnsiTheme="majorHAnsi" w:cstheme="majorHAnsi"/>
        </w:rPr>
        <w:t xml:space="preserve">obtain </w:t>
      </w:r>
      <w:r w:rsidRPr="00A675F4">
        <w:rPr>
          <w:rFonts w:asciiTheme="majorHAnsi" w:hAnsiTheme="majorHAnsi" w:cstheme="majorHAnsi"/>
        </w:rPr>
        <w:t xml:space="preserve">sex-specific k-mers. </w:t>
      </w:r>
      <w:r w:rsidR="00B2511B">
        <w:rPr>
          <w:rFonts w:asciiTheme="majorHAnsi" w:hAnsiTheme="majorHAnsi" w:cstheme="majorHAnsi"/>
        </w:rPr>
        <w:t xml:space="preserve">We then selected “high abundance” k-mers with abundance levels from 50-100. </w:t>
      </w:r>
      <w:r w:rsidRPr="00A675F4">
        <w:rPr>
          <w:rFonts w:asciiTheme="majorHAnsi" w:hAnsiTheme="majorHAnsi" w:cstheme="majorHAnsi"/>
        </w:rPr>
        <w:t xml:space="preserve">The resulting high abundance, single sex k-mers were used in </w:t>
      </w:r>
      <w:r w:rsidR="007C1D20">
        <w:rPr>
          <w:rFonts w:asciiTheme="majorHAnsi" w:hAnsiTheme="majorHAnsi" w:cstheme="majorHAnsi"/>
        </w:rPr>
        <w:t xml:space="preserve">subsequent </w:t>
      </w:r>
      <w:r w:rsidRPr="00A675F4">
        <w:rPr>
          <w:rFonts w:asciiTheme="majorHAnsi" w:hAnsiTheme="majorHAnsi" w:cstheme="majorHAnsi"/>
        </w:rPr>
        <w:t>analys</w:t>
      </w:r>
      <w:r w:rsidR="007C1D20">
        <w:rPr>
          <w:rFonts w:asciiTheme="majorHAnsi" w:hAnsiTheme="majorHAnsi" w:cstheme="majorHAnsi"/>
        </w:rPr>
        <w:t>e</w:t>
      </w:r>
      <w:r w:rsidRPr="00A675F4">
        <w:rPr>
          <w:rFonts w:asciiTheme="majorHAnsi" w:hAnsiTheme="majorHAnsi" w:cstheme="majorHAnsi"/>
        </w:rPr>
        <w:t>s.</w:t>
      </w:r>
    </w:p>
    <w:p w14:paraId="35FED5FB" w14:textId="12D875F4" w:rsidR="007C1D20" w:rsidRDefault="007C1D20" w:rsidP="00A675F4">
      <w:pPr>
        <w:rPr>
          <w:rFonts w:asciiTheme="majorHAnsi" w:hAnsiTheme="majorHAnsi" w:cstheme="majorHAnsi"/>
        </w:rPr>
      </w:pPr>
    </w:p>
    <w:p w14:paraId="1531BF20" w14:textId="48007FCA" w:rsidR="009F3A99" w:rsidRDefault="009F3A99" w:rsidP="00A675F4">
      <w:pPr>
        <w:rPr>
          <w:rFonts w:asciiTheme="majorHAnsi" w:hAnsiTheme="majorHAnsi" w:cstheme="majorHAnsi"/>
        </w:rPr>
      </w:pPr>
      <w:r>
        <w:rPr>
          <w:rFonts w:asciiTheme="majorHAnsi" w:hAnsiTheme="majorHAnsi" w:cstheme="majorHAnsi"/>
        </w:rPr>
        <w:t xml:space="preserve">To determine if the high abundance male-only k-mers were consistent elevated a larger region of the genome, we </w:t>
      </w:r>
      <w:r w:rsidRPr="00A675F4">
        <w:rPr>
          <w:rFonts w:asciiTheme="majorHAnsi" w:hAnsiTheme="majorHAnsi" w:cstheme="majorHAnsi"/>
        </w:rPr>
        <w:t>extracted contigs</w:t>
      </w:r>
      <w:r w:rsidR="001D0313">
        <w:rPr>
          <w:rFonts w:asciiTheme="majorHAnsi" w:hAnsiTheme="majorHAnsi" w:cstheme="majorHAnsi"/>
        </w:rPr>
        <w:t xml:space="preserve"> containing</w:t>
      </w:r>
      <w:r w:rsidRPr="00A675F4">
        <w:rPr>
          <w:rFonts w:asciiTheme="majorHAnsi" w:hAnsiTheme="majorHAnsi" w:cstheme="majorHAnsi"/>
        </w:rPr>
        <w:t xml:space="preserve"> five or more k-mers</w:t>
      </w:r>
      <w:r w:rsidR="001D0313">
        <w:rPr>
          <w:rFonts w:asciiTheme="majorHAnsi" w:hAnsiTheme="majorHAnsi" w:cstheme="majorHAnsi"/>
        </w:rPr>
        <w:t xml:space="preserve"> </w:t>
      </w:r>
      <w:r w:rsidR="001D0313">
        <w:rPr>
          <w:rFonts w:asciiTheme="majorHAnsi" w:hAnsiTheme="majorHAnsi" w:cstheme="majorHAnsi"/>
        </w:rPr>
        <w:t>from the A</w:t>
      </w:r>
      <w:r w:rsidR="001D0313" w:rsidRPr="001D0313">
        <w:rPr>
          <w:rFonts w:asciiTheme="majorHAnsi" w:hAnsiTheme="majorHAnsi" w:cstheme="majorHAnsi"/>
          <w:vertAlign w:val="subscript"/>
        </w:rPr>
        <w:t>1</w:t>
      </w:r>
      <w:r w:rsidR="001D0313">
        <w:rPr>
          <w:rFonts w:asciiTheme="majorHAnsi" w:hAnsiTheme="majorHAnsi" w:cstheme="majorHAnsi"/>
        </w:rPr>
        <w:t xml:space="preserve"> assembly</w:t>
      </w:r>
      <w:r w:rsidR="001D0313">
        <w:rPr>
          <w:rFonts w:asciiTheme="majorHAnsi" w:hAnsiTheme="majorHAnsi" w:cstheme="majorHAnsi"/>
        </w:rPr>
        <w:t>. Because we scaled down the number of hashes to 1/1000, each selected contig should have a length of</w:t>
      </w:r>
      <w:r w:rsidRPr="00A675F4">
        <w:rPr>
          <w:rFonts w:asciiTheme="majorHAnsi" w:hAnsiTheme="majorHAnsi" w:cstheme="majorHAnsi"/>
        </w:rPr>
        <w:t xml:space="preserve"> roughly 5,000 bp. We compared the abundance of male</w:t>
      </w:r>
      <w:r>
        <w:rPr>
          <w:rFonts w:asciiTheme="majorHAnsi" w:hAnsiTheme="majorHAnsi" w:cstheme="majorHAnsi"/>
        </w:rPr>
        <w:t>-only</w:t>
      </w:r>
      <w:r w:rsidRPr="00A675F4">
        <w:rPr>
          <w:rFonts w:asciiTheme="majorHAnsi" w:hAnsiTheme="majorHAnsi" w:cstheme="majorHAnsi"/>
        </w:rPr>
        <w:t xml:space="preserve"> and female</w:t>
      </w:r>
      <w:r>
        <w:rPr>
          <w:rFonts w:asciiTheme="majorHAnsi" w:hAnsiTheme="majorHAnsi" w:cstheme="majorHAnsi"/>
        </w:rPr>
        <w:t>-only</w:t>
      </w:r>
      <w:r w:rsidRPr="00A675F4">
        <w:rPr>
          <w:rFonts w:asciiTheme="majorHAnsi" w:hAnsiTheme="majorHAnsi" w:cstheme="majorHAnsi"/>
        </w:rPr>
        <w:t xml:space="preserve"> k-mers found within </w:t>
      </w:r>
      <w:r w:rsidR="001D0313" w:rsidRPr="00A675F4">
        <w:rPr>
          <w:rFonts w:asciiTheme="majorHAnsi" w:hAnsiTheme="majorHAnsi" w:cstheme="majorHAnsi"/>
        </w:rPr>
        <w:t>contigs</w:t>
      </w:r>
      <w:r w:rsidR="001D0313">
        <w:rPr>
          <w:rFonts w:asciiTheme="majorHAnsi" w:hAnsiTheme="majorHAnsi" w:cstheme="majorHAnsi"/>
        </w:rPr>
        <w:t xml:space="preserve"> and</w:t>
      </w:r>
      <w:r w:rsidRPr="00A675F4">
        <w:rPr>
          <w:rFonts w:asciiTheme="majorHAnsi" w:hAnsiTheme="majorHAnsi" w:cstheme="majorHAnsi"/>
        </w:rPr>
        <w:t xml:space="preserve"> took the median abundance of k-mers within </w:t>
      </w:r>
      <w:r>
        <w:rPr>
          <w:rFonts w:asciiTheme="majorHAnsi" w:hAnsiTheme="majorHAnsi" w:cstheme="majorHAnsi"/>
        </w:rPr>
        <w:t>every</w:t>
      </w:r>
      <w:r w:rsidRPr="00A675F4">
        <w:rPr>
          <w:rFonts w:asciiTheme="majorHAnsi" w:hAnsiTheme="majorHAnsi" w:cstheme="majorHAnsi"/>
        </w:rPr>
        <w:t xml:space="preserve"> contig to find </w:t>
      </w:r>
      <w:r>
        <w:rPr>
          <w:rFonts w:asciiTheme="majorHAnsi" w:hAnsiTheme="majorHAnsi" w:cstheme="majorHAnsi"/>
        </w:rPr>
        <w:t>the given contig’s</w:t>
      </w:r>
      <w:r w:rsidRPr="00A675F4">
        <w:rPr>
          <w:rFonts w:asciiTheme="majorHAnsi" w:hAnsiTheme="majorHAnsi" w:cstheme="majorHAnsi"/>
        </w:rPr>
        <w:t xml:space="preserve"> abundance in each sex. </w:t>
      </w:r>
      <w:r w:rsidR="001D0313">
        <w:rPr>
          <w:rFonts w:asciiTheme="majorHAnsi" w:hAnsiTheme="majorHAnsi" w:cstheme="majorHAnsi"/>
        </w:rPr>
        <w:t>Finally, we</w:t>
      </w:r>
      <w:r w:rsidRPr="00A675F4">
        <w:rPr>
          <w:rFonts w:asciiTheme="majorHAnsi" w:hAnsiTheme="majorHAnsi" w:cstheme="majorHAnsi"/>
        </w:rPr>
        <w:t xml:space="preserve"> compared the male contig abundance to the female contig abundance and isolated </w:t>
      </w:r>
      <w:r w:rsidR="001D0313">
        <w:rPr>
          <w:rFonts w:asciiTheme="majorHAnsi" w:hAnsiTheme="majorHAnsi" w:cstheme="majorHAnsi"/>
        </w:rPr>
        <w:t xml:space="preserve">the </w:t>
      </w:r>
      <w:r w:rsidRPr="00A675F4">
        <w:rPr>
          <w:rFonts w:asciiTheme="majorHAnsi" w:hAnsiTheme="majorHAnsi" w:cstheme="majorHAnsi"/>
        </w:rPr>
        <w:t>male-only contigs deemed “putative Y” sequences for further validation.</w:t>
      </w:r>
    </w:p>
    <w:p w14:paraId="4DCE886A" w14:textId="77777777" w:rsidR="009F3A99" w:rsidRDefault="009F3A99" w:rsidP="00A675F4">
      <w:pPr>
        <w:rPr>
          <w:rFonts w:asciiTheme="majorHAnsi" w:hAnsiTheme="majorHAnsi" w:cstheme="majorHAnsi"/>
        </w:rPr>
      </w:pPr>
    </w:p>
    <w:p w14:paraId="415E5C41" w14:textId="078DBBAC" w:rsidR="00120DAA" w:rsidRDefault="00A675F4" w:rsidP="00A675F4">
      <w:pPr>
        <w:rPr>
          <w:rFonts w:asciiTheme="majorHAnsi" w:hAnsiTheme="majorHAnsi" w:cstheme="majorHAnsi"/>
        </w:rPr>
      </w:pPr>
      <w:r w:rsidRPr="00A675F4">
        <w:rPr>
          <w:rFonts w:asciiTheme="majorHAnsi" w:hAnsiTheme="majorHAnsi" w:cstheme="majorHAnsi"/>
        </w:rPr>
        <w:t>To validate our results, we mapped RAD</w:t>
      </w:r>
      <w:r w:rsidR="00ED6E2E">
        <w:rPr>
          <w:rFonts w:asciiTheme="majorHAnsi" w:hAnsiTheme="majorHAnsi" w:cstheme="majorHAnsi"/>
        </w:rPr>
        <w:t>-</w:t>
      </w:r>
      <w:r w:rsidRPr="00A675F4">
        <w:rPr>
          <w:rFonts w:asciiTheme="majorHAnsi" w:hAnsiTheme="majorHAnsi" w:cstheme="majorHAnsi"/>
        </w:rPr>
        <w:t xml:space="preserve">sequencing data to the putative Y sequences and ran a depth analysis. In order to ensure </w:t>
      </w:r>
      <w:r w:rsidR="001D0313">
        <w:rPr>
          <w:rFonts w:asciiTheme="majorHAnsi" w:hAnsiTheme="majorHAnsi" w:cstheme="majorHAnsi"/>
        </w:rPr>
        <w:t xml:space="preserve">each </w:t>
      </w:r>
      <w:r w:rsidRPr="00A675F4">
        <w:rPr>
          <w:rFonts w:asciiTheme="majorHAnsi" w:hAnsiTheme="majorHAnsi" w:cstheme="majorHAnsi"/>
        </w:rPr>
        <w:t xml:space="preserve">putative Y read </w:t>
      </w:r>
      <w:r w:rsidR="001D0313">
        <w:rPr>
          <w:rFonts w:asciiTheme="majorHAnsi" w:hAnsiTheme="majorHAnsi" w:cstheme="majorHAnsi"/>
        </w:rPr>
        <w:t>only</w:t>
      </w:r>
      <w:r w:rsidRPr="00A675F4">
        <w:rPr>
          <w:rFonts w:asciiTheme="majorHAnsi" w:hAnsiTheme="majorHAnsi" w:cstheme="majorHAnsi"/>
        </w:rPr>
        <w:t xml:space="preserve"> mapp</w:t>
      </w:r>
      <w:r w:rsidR="001D0313">
        <w:rPr>
          <w:rFonts w:asciiTheme="majorHAnsi" w:hAnsiTheme="majorHAnsi" w:cstheme="majorHAnsi"/>
        </w:rPr>
        <w:t>ed</w:t>
      </w:r>
      <w:r w:rsidRPr="00A675F4">
        <w:rPr>
          <w:rFonts w:asciiTheme="majorHAnsi" w:hAnsiTheme="majorHAnsi" w:cstheme="majorHAnsi"/>
        </w:rPr>
        <w:t xml:space="preserve"> to one location in the genome, we performed a stringent end-to-end alignment using bowtie2</w:t>
      </w:r>
      <w:r w:rsidR="00BD47C9">
        <w:rPr>
          <w:rFonts w:asciiTheme="majorHAnsi" w:hAnsiTheme="majorHAnsi" w:cstheme="majorHAnsi"/>
        </w:rPr>
        <w:t xml:space="preserve"> </w:t>
      </w:r>
      <w:r w:rsidR="00254121">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{"citationID":"zIcbnaYd","properties":{"formattedCitation":"(Langmead &amp; Salzberg, 2012)","plainCitation":"(Langmead &amp; Salzberg, 2012)","noteIndex":0},"citationItems":[{"id":633,"uris":["http://zotero.org/users/local/3tku6QP0/items/QSMWZ2A2"],"itemData":{"id":633,"type":"article-journal","abstract":"The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L"}],"issued":{"date-parts":[["2012",4,1]]}}}],"schema":"https://github.com/citation-style-language/schema/raw/master/csl-citation.json"} </w:instrText>
      </w:r>
      <w:r w:rsidR="00254121">
        <w:rPr>
          <w:rFonts w:asciiTheme="majorHAnsi" w:hAnsiTheme="majorHAnsi" w:cstheme="majorHAnsi"/>
        </w:rPr>
        <w:fldChar w:fldCharType="separate"/>
      </w:r>
      <w:r w:rsidR="00BD47C9">
        <w:rPr>
          <w:rFonts w:asciiTheme="majorHAnsi" w:hAnsiTheme="majorHAnsi" w:cstheme="majorHAnsi"/>
          <w:noProof/>
        </w:rPr>
        <w:t>(Langmead &amp; Salzberg, 2012)</w:t>
      </w:r>
      <w:r w:rsidR="00254121">
        <w:rPr>
          <w:rFonts w:asciiTheme="majorHAnsi" w:hAnsiTheme="majorHAnsi" w:cstheme="majorHAnsi"/>
        </w:rPr>
        <w:fldChar w:fldCharType="end"/>
      </w:r>
      <w:r w:rsidRPr="00A675F4">
        <w:rPr>
          <w:rFonts w:asciiTheme="majorHAnsi" w:hAnsiTheme="majorHAnsi" w:cstheme="majorHAnsi"/>
        </w:rPr>
        <w:t>. Only reads entirely aligned to regions in the genome were used in the subsequent analysis. To find depth locations, we aligned the RAD</w:t>
      </w:r>
      <w:r w:rsidR="00ED6E2E">
        <w:rPr>
          <w:rFonts w:asciiTheme="majorHAnsi" w:hAnsiTheme="majorHAnsi" w:cstheme="majorHAnsi"/>
        </w:rPr>
        <w:t>-</w:t>
      </w:r>
      <w:r w:rsidRPr="00A675F4">
        <w:rPr>
          <w:rFonts w:asciiTheme="majorHAnsi" w:hAnsiTheme="majorHAnsi" w:cstheme="majorHAnsi"/>
        </w:rPr>
        <w:t xml:space="preserve">sequencing data to the male reference genome using </w:t>
      </w:r>
      <w:proofErr w:type="spellStart"/>
      <w:r w:rsidRPr="00A675F4">
        <w:rPr>
          <w:rFonts w:asciiTheme="majorHAnsi" w:hAnsiTheme="majorHAnsi" w:cstheme="majorHAnsi"/>
        </w:rPr>
        <w:t>samtools</w:t>
      </w:r>
      <w:proofErr w:type="spellEnd"/>
      <w:r w:rsidR="00BD47C9">
        <w:rPr>
          <w:rFonts w:asciiTheme="majorHAnsi" w:hAnsiTheme="majorHAnsi" w:cstheme="majorHAnsi"/>
        </w:rPr>
        <w:t xml:space="preserve"> </w:t>
      </w:r>
      <w:r w:rsidR="00BD47C9">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{"citationID":"DiudCr5a","properties":{"formattedCitation":"(Li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BD47C9">
        <w:rPr>
          <w:rFonts w:asciiTheme="majorHAnsi" w:hAnsiTheme="majorHAnsi" w:cstheme="majorHAnsi"/>
        </w:rPr>
        <w:fldChar w:fldCharType="separate"/>
      </w:r>
      <w:r w:rsidR="00BD47C9">
        <w:rPr>
          <w:rFonts w:asciiTheme="majorHAnsi" w:hAnsiTheme="majorHAnsi" w:cstheme="majorHAnsi"/>
          <w:noProof/>
        </w:rPr>
        <w:t>(Li et al., 2009)</w:t>
      </w:r>
      <w:r w:rsidR="00BD47C9">
        <w:rPr>
          <w:rFonts w:asciiTheme="majorHAnsi" w:hAnsiTheme="majorHAnsi" w:cstheme="majorHAnsi"/>
        </w:rPr>
        <w:fldChar w:fldCharType="end"/>
      </w:r>
      <w:r w:rsidRPr="00A675F4">
        <w:rPr>
          <w:rFonts w:asciiTheme="majorHAnsi" w:hAnsiTheme="majorHAnsi" w:cstheme="majorHAnsi"/>
        </w:rPr>
        <w:t>. We then extracted alignment depth information from all of the locations where</w:t>
      </w:r>
      <w:r w:rsidR="001D0313">
        <w:rPr>
          <w:rFonts w:asciiTheme="majorHAnsi" w:hAnsiTheme="majorHAnsi" w:cstheme="majorHAnsi"/>
        </w:rPr>
        <w:t xml:space="preserve"> both</w:t>
      </w:r>
      <w:r w:rsidRPr="00A675F4">
        <w:rPr>
          <w:rFonts w:asciiTheme="majorHAnsi" w:hAnsiTheme="majorHAnsi" w:cstheme="majorHAnsi"/>
        </w:rPr>
        <w:t xml:space="preserve"> putative Y sequencing data </w:t>
      </w:r>
      <w:r w:rsidR="001D0313">
        <w:rPr>
          <w:rFonts w:asciiTheme="majorHAnsi" w:hAnsiTheme="majorHAnsi" w:cstheme="majorHAnsi"/>
        </w:rPr>
        <w:t>and RAD-seq data</w:t>
      </w:r>
      <w:r w:rsidRPr="00A675F4">
        <w:rPr>
          <w:rFonts w:asciiTheme="majorHAnsi" w:hAnsiTheme="majorHAnsi" w:cstheme="majorHAnsi"/>
        </w:rPr>
        <w:t xml:space="preserve"> aligned using the software </w:t>
      </w:r>
      <w:proofErr w:type="spellStart"/>
      <w:r w:rsidR="00BD47C9">
        <w:rPr>
          <w:rFonts w:asciiTheme="majorHAnsi" w:hAnsiTheme="majorHAnsi" w:cstheme="majorHAnsi"/>
        </w:rPr>
        <w:t>BED</w:t>
      </w:r>
      <w:r w:rsidRPr="00A675F4">
        <w:rPr>
          <w:rFonts w:asciiTheme="majorHAnsi" w:hAnsiTheme="majorHAnsi" w:cstheme="majorHAnsi"/>
        </w:rPr>
        <w:t>tools</w:t>
      </w:r>
      <w:proofErr w:type="spellEnd"/>
      <w:r w:rsidRPr="00A675F4">
        <w:rPr>
          <w:rFonts w:asciiTheme="majorHAnsi" w:hAnsiTheme="majorHAnsi" w:cstheme="majorHAnsi"/>
        </w:rPr>
        <w:t xml:space="preserve"> </w:t>
      </w:r>
      <w:r w:rsidR="00BD47C9">
        <w:rPr>
          <w:rFonts w:asciiTheme="majorHAnsi" w:hAnsiTheme="majorHAnsi" w:cstheme="majorHAnsi"/>
        </w:rPr>
        <w:fldChar w:fldCharType="begin"/>
      </w:r>
      <w:r w:rsidR="00BD47C9">
        <w:rPr>
          <w:rFonts w:asciiTheme="majorHAnsi" w:hAnsiTheme="majorHAnsi" w:cstheme="majorHAnsi"/>
        </w:rPr>
        <w:instrText xml:space="preserve"> ADDIN ZOTERO_ITEM CSL_CITATION {"citationID":"ewMd1rWc","properties":{"formattedCitation":"(Quinlan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00BD47C9">
        <w:rPr>
          <w:rFonts w:asciiTheme="majorHAnsi" w:hAnsiTheme="majorHAnsi" w:cstheme="majorHAnsi"/>
        </w:rPr>
        <w:fldChar w:fldCharType="separate"/>
      </w:r>
      <w:r w:rsidR="00BD47C9">
        <w:rPr>
          <w:rFonts w:asciiTheme="majorHAnsi" w:hAnsiTheme="majorHAnsi" w:cstheme="majorHAnsi"/>
          <w:noProof/>
        </w:rPr>
        <w:t>(Quinlan &amp; Hall, 2010)</w:t>
      </w:r>
      <w:r w:rsidR="00BD47C9">
        <w:rPr>
          <w:rFonts w:asciiTheme="majorHAnsi" w:hAnsiTheme="majorHAnsi" w:cstheme="majorHAnsi"/>
        </w:rPr>
        <w:fldChar w:fldCharType="end"/>
      </w:r>
      <w:r w:rsidR="00BD47C9">
        <w:rPr>
          <w:rFonts w:asciiTheme="majorHAnsi" w:hAnsiTheme="majorHAnsi" w:cstheme="majorHAnsi"/>
        </w:rPr>
        <w:t xml:space="preserve"> </w:t>
      </w:r>
      <w:r w:rsidRPr="00A675F4">
        <w:rPr>
          <w:rFonts w:asciiTheme="majorHAnsi" w:hAnsiTheme="majorHAnsi" w:cstheme="majorHAnsi"/>
        </w:rPr>
        <w:t xml:space="preserve">and custom bash and </w:t>
      </w:r>
      <w:proofErr w:type="spellStart"/>
      <w:r w:rsidRPr="00A675F4">
        <w:rPr>
          <w:rFonts w:asciiTheme="majorHAnsi" w:hAnsiTheme="majorHAnsi" w:cstheme="majorHAnsi"/>
        </w:rPr>
        <w:t>perl</w:t>
      </w:r>
      <w:proofErr w:type="spellEnd"/>
      <w:r w:rsidRPr="00A675F4">
        <w:rPr>
          <w:rFonts w:asciiTheme="majorHAnsi" w:hAnsiTheme="majorHAnsi" w:cstheme="majorHAnsi"/>
        </w:rPr>
        <w:t xml:space="preserve"> scripts. After </w:t>
      </w:r>
      <w:r w:rsidR="00BD47C9">
        <w:rPr>
          <w:rFonts w:asciiTheme="majorHAnsi" w:hAnsiTheme="majorHAnsi" w:cstheme="majorHAnsi"/>
        </w:rPr>
        <w:t>obtaining</w:t>
      </w:r>
      <w:r w:rsidRPr="00A675F4">
        <w:rPr>
          <w:rFonts w:asciiTheme="majorHAnsi" w:hAnsiTheme="majorHAnsi" w:cstheme="majorHAnsi"/>
        </w:rPr>
        <w:t xml:space="preserve"> depth information across all putative Y regions, we ran the same depth analysis as above.</w:t>
      </w:r>
    </w:p>
    <w:p w14:paraId="6CF0541F" w14:textId="27CE6D62" w:rsidR="00120DAA" w:rsidRDefault="00120DAA" w:rsidP="00120DAA">
      <w:pPr>
        <w:rPr>
          <w:rFonts w:asciiTheme="majorHAnsi" w:hAnsiTheme="majorHAnsi" w:cstheme="majorHAnsi"/>
          <w:b/>
          <w:bCs/>
          <w:u w:val="single"/>
        </w:rPr>
      </w:pPr>
    </w:p>
    <w:p w14:paraId="354714E1" w14:textId="77777777" w:rsidR="00E15EA6" w:rsidRPr="00120DAA" w:rsidRDefault="00E15EA6" w:rsidP="00120DAA">
      <w:pPr>
        <w:rPr>
          <w:rFonts w:asciiTheme="majorHAnsi" w:hAnsiTheme="majorHAnsi" w:cstheme="majorHAnsi"/>
          <w:b/>
          <w:bCs/>
          <w:u w:val="single"/>
        </w:rPr>
      </w:pPr>
    </w:p>
    <w:p w14:paraId="25D1FAA2" w14:textId="550724B2" w:rsidR="00A675F4" w:rsidRPr="00FD21E9" w:rsidRDefault="00A675F4" w:rsidP="00A675F4">
      <w:pPr>
        <w:pStyle w:val="Header"/>
        <w:outlineLvl w:val="1"/>
        <w:rPr>
          <w:rFonts w:asciiTheme="majorHAnsi" w:hAnsiTheme="majorHAnsi" w:cstheme="majorHAnsi"/>
          <w:szCs w:val="24"/>
        </w:rPr>
      </w:pPr>
      <w:bookmarkStart w:id="14" w:name="_Toc113440565"/>
      <w:r>
        <w:rPr>
          <w:rFonts w:asciiTheme="majorHAnsi" w:hAnsiTheme="majorHAnsi" w:cstheme="majorHAnsi"/>
          <w:szCs w:val="24"/>
        </w:rPr>
        <w:lastRenderedPageBreak/>
        <w:t>Results</w:t>
      </w:r>
      <w:bookmarkEnd w:id="14"/>
    </w:p>
    <w:p w14:paraId="0388CF07" w14:textId="33231DDB" w:rsidR="00A675F4" w:rsidRPr="00FD21E9" w:rsidRDefault="00A675F4" w:rsidP="00A675F4">
      <w:pPr>
        <w:pStyle w:val="HTMLAddress"/>
        <w:spacing w:line="240" w:lineRule="auto"/>
        <w:outlineLvl w:val="2"/>
        <w:rPr>
          <w:rFonts w:asciiTheme="majorHAnsi" w:hAnsiTheme="majorHAnsi" w:cstheme="majorHAnsi"/>
          <w:sz w:val="24"/>
          <w:szCs w:val="24"/>
        </w:rPr>
      </w:pPr>
      <w:bookmarkStart w:id="15" w:name="_Toc113440566"/>
      <w:r w:rsidRPr="00FD21E9">
        <w:rPr>
          <w:rFonts w:asciiTheme="majorHAnsi" w:hAnsiTheme="majorHAnsi" w:cstheme="majorHAnsi"/>
          <w:sz w:val="24"/>
          <w:szCs w:val="24"/>
        </w:rPr>
        <w:t>Sample collection</w:t>
      </w:r>
      <w:r w:rsidR="00E03E5E">
        <w:rPr>
          <w:rFonts w:asciiTheme="majorHAnsi" w:hAnsiTheme="majorHAnsi" w:cstheme="majorHAnsi"/>
          <w:sz w:val="24"/>
          <w:szCs w:val="24"/>
        </w:rPr>
        <w:t>,</w:t>
      </w:r>
      <w:r w:rsidRPr="00FD21E9">
        <w:rPr>
          <w:rFonts w:asciiTheme="majorHAnsi" w:hAnsiTheme="majorHAnsi" w:cstheme="majorHAnsi"/>
          <w:sz w:val="24"/>
          <w:szCs w:val="24"/>
        </w:rPr>
        <w:t xml:space="preserve"> DNA extraction</w:t>
      </w:r>
      <w:bookmarkEnd w:id="15"/>
      <w:r w:rsidRPr="00FD21E9">
        <w:rPr>
          <w:rFonts w:asciiTheme="majorHAnsi" w:hAnsiTheme="majorHAnsi" w:cstheme="majorHAnsi"/>
          <w:sz w:val="24"/>
          <w:szCs w:val="24"/>
        </w:rPr>
        <w:t xml:space="preserve"> </w:t>
      </w:r>
      <w:r w:rsidR="00E03E5E">
        <w:rPr>
          <w:rFonts w:asciiTheme="majorHAnsi" w:hAnsiTheme="majorHAnsi" w:cstheme="majorHAnsi"/>
          <w:sz w:val="24"/>
          <w:szCs w:val="24"/>
        </w:rPr>
        <w:t>&amp; sequ</w:t>
      </w:r>
      <w:r w:rsidR="00C81917">
        <w:rPr>
          <w:rFonts w:asciiTheme="majorHAnsi" w:hAnsiTheme="majorHAnsi" w:cstheme="majorHAnsi"/>
          <w:sz w:val="24"/>
          <w:szCs w:val="24"/>
        </w:rPr>
        <w:t>e</w:t>
      </w:r>
      <w:r w:rsidR="00E03E5E">
        <w:rPr>
          <w:rFonts w:asciiTheme="majorHAnsi" w:hAnsiTheme="majorHAnsi" w:cstheme="majorHAnsi"/>
          <w:sz w:val="24"/>
          <w:szCs w:val="24"/>
        </w:rPr>
        <w:t>ncing</w:t>
      </w:r>
    </w:p>
    <w:p w14:paraId="64234E32" w14:textId="3F9046C7" w:rsidR="00A675F4" w:rsidRDefault="00E15EA6" w:rsidP="00A675F4">
      <w:pPr>
        <w:rPr>
          <w:rFonts w:asciiTheme="majorHAnsi" w:hAnsiTheme="majorHAnsi" w:cstheme="majorHAnsi"/>
        </w:rPr>
      </w:pPr>
      <w:r>
        <w:rPr>
          <w:rFonts w:asciiTheme="majorHAnsi" w:hAnsiTheme="majorHAnsi" w:cstheme="majorHAnsi"/>
        </w:rPr>
        <w:t>We</w:t>
      </w:r>
      <w:r w:rsidRPr="00120DAA">
        <w:rPr>
          <w:rFonts w:asciiTheme="majorHAnsi" w:hAnsiTheme="majorHAnsi" w:cstheme="majorHAnsi"/>
        </w:rPr>
        <w:t xml:space="preserve"> </w:t>
      </w:r>
      <w:r>
        <w:rPr>
          <w:rFonts w:asciiTheme="majorHAnsi" w:hAnsiTheme="majorHAnsi" w:cstheme="majorHAnsi"/>
        </w:rPr>
        <w:t>acquired sequencing data from</w:t>
      </w:r>
      <w:r w:rsidRPr="00120DAA">
        <w:rPr>
          <w:rFonts w:asciiTheme="majorHAnsi" w:hAnsiTheme="majorHAnsi" w:cstheme="majorHAnsi"/>
        </w:rPr>
        <w:t xml:space="preserve"> </w:t>
      </w:r>
      <w:r w:rsidR="00E03E5E">
        <w:rPr>
          <w:rFonts w:asciiTheme="majorHAnsi" w:hAnsiTheme="majorHAnsi" w:cstheme="majorHAnsi"/>
        </w:rPr>
        <w:t>a total of 48 (</w:t>
      </w:r>
      <w:r w:rsidRPr="00120DAA">
        <w:rPr>
          <w:rFonts w:asciiTheme="majorHAnsi" w:hAnsiTheme="majorHAnsi" w:cstheme="majorHAnsi"/>
        </w:rPr>
        <w:t>24 female and 24 male</w:t>
      </w:r>
      <w:r w:rsidR="00E03E5E">
        <w:rPr>
          <w:rFonts w:asciiTheme="majorHAnsi" w:hAnsiTheme="majorHAnsi" w:cstheme="majorHAnsi"/>
        </w:rPr>
        <w:t>)</w:t>
      </w:r>
      <w:r w:rsidRPr="00120DAA">
        <w:rPr>
          <w:rFonts w:asciiTheme="majorHAnsi" w:hAnsiTheme="majorHAnsi" w:cstheme="majorHAnsi"/>
        </w:rPr>
        <w:t xml:space="preserve"> captive-bred individuals</w:t>
      </w:r>
      <w:r>
        <w:rPr>
          <w:rFonts w:asciiTheme="majorHAnsi" w:hAnsiTheme="majorHAnsi" w:cstheme="majorHAnsi"/>
        </w:rPr>
        <w:t xml:space="preserve">. </w:t>
      </w:r>
      <w:r w:rsidR="007C5F69">
        <w:rPr>
          <w:rFonts w:asciiTheme="majorHAnsi" w:hAnsiTheme="majorHAnsi" w:cstheme="majorHAnsi"/>
        </w:rPr>
        <w:t xml:space="preserve">The average </w:t>
      </w:r>
      <w:proofErr w:type="spellStart"/>
      <w:r w:rsidR="004B232B">
        <w:rPr>
          <w:rFonts w:asciiTheme="majorHAnsi" w:hAnsiTheme="majorHAnsi" w:cstheme="majorHAnsi"/>
        </w:rPr>
        <w:t>Phred</w:t>
      </w:r>
      <w:proofErr w:type="spellEnd"/>
      <w:r w:rsidR="004B232B">
        <w:rPr>
          <w:rFonts w:asciiTheme="majorHAnsi" w:hAnsiTheme="majorHAnsi" w:cstheme="majorHAnsi"/>
        </w:rPr>
        <w:t xml:space="preserve"> score for all reads was 39 and </w:t>
      </w:r>
      <w:r w:rsidR="007C5F69">
        <w:rPr>
          <w:rFonts w:asciiTheme="majorHAnsi" w:hAnsiTheme="majorHAnsi" w:cstheme="majorHAnsi"/>
        </w:rPr>
        <w:t>number of reads captured</w:t>
      </w:r>
      <w:r w:rsidR="00747209">
        <w:rPr>
          <w:rFonts w:asciiTheme="majorHAnsi" w:hAnsiTheme="majorHAnsi" w:cstheme="majorHAnsi"/>
        </w:rPr>
        <w:t xml:space="preserve"> per individual</w:t>
      </w:r>
      <w:r w:rsidR="007C5F69">
        <w:rPr>
          <w:rFonts w:asciiTheme="majorHAnsi" w:hAnsiTheme="majorHAnsi" w:cstheme="majorHAnsi"/>
        </w:rPr>
        <w:t xml:space="preserve"> was </w:t>
      </w:r>
      <w:r w:rsidR="00747209" w:rsidRPr="00747209">
        <w:rPr>
          <w:rFonts w:asciiTheme="majorHAnsi" w:hAnsiTheme="majorHAnsi" w:cstheme="majorHAnsi"/>
        </w:rPr>
        <w:t>10</w:t>
      </w:r>
      <w:r w:rsidR="00747209">
        <w:rPr>
          <w:rFonts w:asciiTheme="majorHAnsi" w:hAnsiTheme="majorHAnsi" w:cstheme="majorHAnsi"/>
        </w:rPr>
        <w:t>,</w:t>
      </w:r>
      <w:r w:rsidR="00747209" w:rsidRPr="00747209">
        <w:rPr>
          <w:rFonts w:asciiTheme="majorHAnsi" w:hAnsiTheme="majorHAnsi" w:cstheme="majorHAnsi"/>
        </w:rPr>
        <w:t>644</w:t>
      </w:r>
      <w:r w:rsidR="00747209">
        <w:rPr>
          <w:rFonts w:asciiTheme="majorHAnsi" w:hAnsiTheme="majorHAnsi" w:cstheme="majorHAnsi"/>
        </w:rPr>
        <w:t>,</w:t>
      </w:r>
      <w:r w:rsidR="00747209" w:rsidRPr="00747209">
        <w:rPr>
          <w:rFonts w:asciiTheme="majorHAnsi" w:hAnsiTheme="majorHAnsi" w:cstheme="majorHAnsi"/>
        </w:rPr>
        <w:t xml:space="preserve">266 </w:t>
      </w:r>
      <w:r w:rsidR="00C81917">
        <w:rPr>
          <w:rFonts w:asciiTheme="majorHAnsi" w:hAnsiTheme="majorHAnsi" w:cstheme="majorHAnsi"/>
        </w:rPr>
        <w:t xml:space="preserve">and </w:t>
      </w:r>
      <w:r w:rsidR="00747209" w:rsidRPr="00747209">
        <w:rPr>
          <w:rFonts w:asciiTheme="majorHAnsi" w:hAnsiTheme="majorHAnsi" w:cstheme="majorHAnsi"/>
        </w:rPr>
        <w:t>9</w:t>
      </w:r>
      <w:r w:rsidR="00747209">
        <w:rPr>
          <w:rFonts w:asciiTheme="majorHAnsi" w:hAnsiTheme="majorHAnsi" w:cstheme="majorHAnsi"/>
        </w:rPr>
        <w:t>,</w:t>
      </w:r>
      <w:r w:rsidR="00747209" w:rsidRPr="00747209">
        <w:rPr>
          <w:rFonts w:asciiTheme="majorHAnsi" w:hAnsiTheme="majorHAnsi" w:cstheme="majorHAnsi"/>
        </w:rPr>
        <w:t>698</w:t>
      </w:r>
      <w:r w:rsidR="00747209">
        <w:rPr>
          <w:rFonts w:asciiTheme="majorHAnsi" w:hAnsiTheme="majorHAnsi" w:cstheme="majorHAnsi"/>
        </w:rPr>
        <w:t>,</w:t>
      </w:r>
      <w:r w:rsidR="00747209" w:rsidRPr="00747209">
        <w:rPr>
          <w:rFonts w:asciiTheme="majorHAnsi" w:hAnsiTheme="majorHAnsi" w:cstheme="majorHAnsi"/>
        </w:rPr>
        <w:t>327</w:t>
      </w:r>
      <w:r w:rsidR="0067064B" w:rsidRPr="0067064B">
        <w:rPr>
          <w:rFonts w:asciiTheme="majorHAnsi" w:hAnsiTheme="majorHAnsi" w:cstheme="majorHAnsi"/>
        </w:rPr>
        <w:t xml:space="preserve"> </w:t>
      </w:r>
      <w:r w:rsidR="004B232B">
        <w:rPr>
          <w:rFonts w:asciiTheme="majorHAnsi" w:hAnsiTheme="majorHAnsi" w:cstheme="majorHAnsi"/>
        </w:rPr>
        <w:t>in female</w:t>
      </w:r>
      <w:r w:rsidR="0067064B">
        <w:rPr>
          <w:rFonts w:asciiTheme="majorHAnsi" w:hAnsiTheme="majorHAnsi" w:cstheme="majorHAnsi"/>
        </w:rPr>
        <w:t xml:space="preserve"> and male</w:t>
      </w:r>
      <w:r w:rsidR="004B232B">
        <w:rPr>
          <w:rFonts w:asciiTheme="majorHAnsi" w:hAnsiTheme="majorHAnsi" w:cstheme="majorHAnsi"/>
        </w:rPr>
        <w:t xml:space="preserve"> sequencing data</w:t>
      </w:r>
      <w:r w:rsidR="0067064B">
        <w:rPr>
          <w:rFonts w:asciiTheme="majorHAnsi" w:hAnsiTheme="majorHAnsi" w:cstheme="majorHAnsi"/>
        </w:rPr>
        <w:t>,</w:t>
      </w:r>
      <w:r w:rsidR="004B232B">
        <w:rPr>
          <w:rFonts w:asciiTheme="majorHAnsi" w:hAnsiTheme="majorHAnsi" w:cstheme="majorHAnsi"/>
        </w:rPr>
        <w:t xml:space="preserve"> respectively</w:t>
      </w:r>
      <w:r w:rsidR="00C81917">
        <w:rPr>
          <w:rFonts w:asciiTheme="majorHAnsi" w:hAnsiTheme="majorHAnsi" w:cstheme="majorHAnsi"/>
        </w:rPr>
        <w:t xml:space="preserve">. </w:t>
      </w:r>
    </w:p>
    <w:p w14:paraId="482F06CA" w14:textId="77777777" w:rsidR="00E15EA6" w:rsidRDefault="00E15EA6" w:rsidP="00A675F4">
      <w:pPr>
        <w:rPr>
          <w:rFonts w:asciiTheme="majorHAnsi" w:hAnsiTheme="majorHAnsi" w:cstheme="majorHAnsi"/>
        </w:rPr>
      </w:pPr>
    </w:p>
    <w:p w14:paraId="1AD5877F" w14:textId="76BBF882" w:rsidR="00A675F4" w:rsidRPr="00FD21E9" w:rsidRDefault="00A675F4" w:rsidP="00A675F4">
      <w:pPr>
        <w:pStyle w:val="HTMLAddress"/>
        <w:spacing w:line="240" w:lineRule="auto"/>
        <w:outlineLvl w:val="2"/>
        <w:rPr>
          <w:rFonts w:asciiTheme="majorHAnsi" w:hAnsiTheme="majorHAnsi" w:cstheme="majorHAnsi"/>
          <w:sz w:val="24"/>
          <w:szCs w:val="24"/>
        </w:rPr>
      </w:pPr>
      <w:bookmarkStart w:id="16" w:name="_Toc113440567"/>
      <w:r>
        <w:rPr>
          <w:rFonts w:asciiTheme="majorHAnsi" w:hAnsiTheme="majorHAnsi" w:cstheme="majorHAnsi"/>
          <w:sz w:val="24"/>
          <w:szCs w:val="24"/>
        </w:rPr>
        <w:t>Genome-wide association study</w:t>
      </w:r>
      <w:bookmarkEnd w:id="16"/>
    </w:p>
    <w:p w14:paraId="0CBBE3C3" w14:textId="6BD1DA78" w:rsidR="00A675F4" w:rsidRDefault="00CC0541" w:rsidP="00A675F4">
      <w:pPr>
        <w:rPr>
          <w:rFonts w:asciiTheme="majorHAnsi" w:hAnsiTheme="majorHAnsi" w:cstheme="majorHAnsi"/>
        </w:rPr>
      </w:pPr>
      <w:r>
        <w:rPr>
          <w:rFonts w:asciiTheme="majorHAnsi" w:hAnsiTheme="majorHAnsi" w:cstheme="majorHAnsi"/>
        </w:rPr>
        <w:t xml:space="preserve">Post filtration alignment scores were </w:t>
      </w:r>
      <w:r w:rsidRPr="00AE4C3A">
        <w:rPr>
          <w:rFonts w:asciiTheme="majorHAnsi" w:hAnsiTheme="majorHAnsi" w:cstheme="majorHAnsi"/>
        </w:rPr>
        <w:t>92.</w:t>
      </w:r>
      <w:r>
        <w:rPr>
          <w:rFonts w:asciiTheme="majorHAnsi" w:hAnsiTheme="majorHAnsi" w:cstheme="majorHAnsi"/>
        </w:rPr>
        <w:t xml:space="preserve">64% and 91.90% to the female and male reference genome, respectively. </w:t>
      </w:r>
      <w:r w:rsidR="00A675F4" w:rsidRPr="00A675F4">
        <w:rPr>
          <w:rFonts w:asciiTheme="majorHAnsi" w:hAnsiTheme="majorHAnsi" w:cstheme="majorHAnsi"/>
        </w:rPr>
        <w:t xml:space="preserve">We analyzed </w:t>
      </w:r>
      <w:r w:rsidR="00A14A1B" w:rsidRPr="00A675F4">
        <w:rPr>
          <w:rFonts w:asciiTheme="majorHAnsi" w:hAnsiTheme="majorHAnsi" w:cstheme="majorHAnsi"/>
        </w:rPr>
        <w:t>922,975</w:t>
      </w:r>
      <w:r w:rsidR="00A14A1B">
        <w:rPr>
          <w:rFonts w:asciiTheme="majorHAnsi" w:hAnsiTheme="majorHAnsi" w:cstheme="majorHAnsi"/>
        </w:rPr>
        <w:t xml:space="preserve"> and </w:t>
      </w:r>
      <w:r w:rsidR="00A675F4" w:rsidRPr="00A675F4">
        <w:rPr>
          <w:rFonts w:asciiTheme="majorHAnsi" w:hAnsiTheme="majorHAnsi" w:cstheme="majorHAnsi"/>
        </w:rPr>
        <w:t xml:space="preserve">848,444 loci spread across the </w:t>
      </w:r>
      <w:r w:rsidR="00A14A1B">
        <w:rPr>
          <w:rFonts w:asciiTheme="majorHAnsi" w:hAnsiTheme="majorHAnsi" w:cstheme="majorHAnsi"/>
        </w:rPr>
        <w:t>fe</w:t>
      </w:r>
      <w:r w:rsidR="00A675F4" w:rsidRPr="00A675F4">
        <w:rPr>
          <w:rFonts w:asciiTheme="majorHAnsi" w:hAnsiTheme="majorHAnsi" w:cstheme="majorHAnsi"/>
        </w:rPr>
        <w:t xml:space="preserve">male and male </w:t>
      </w:r>
      <w:r w:rsidR="0067064B">
        <w:rPr>
          <w:rFonts w:asciiTheme="majorHAnsi" w:hAnsiTheme="majorHAnsi" w:cstheme="majorHAnsi"/>
        </w:rPr>
        <w:t>reference</w:t>
      </w:r>
      <w:r w:rsidR="00A675F4" w:rsidRPr="00A675F4">
        <w:rPr>
          <w:rFonts w:asciiTheme="majorHAnsi" w:hAnsiTheme="majorHAnsi" w:cstheme="majorHAnsi"/>
        </w:rPr>
        <w:t xml:space="preserve"> </w:t>
      </w:r>
      <w:r w:rsidR="0067064B">
        <w:rPr>
          <w:rFonts w:asciiTheme="majorHAnsi" w:hAnsiTheme="majorHAnsi" w:cstheme="majorHAnsi"/>
        </w:rPr>
        <w:t>genome</w:t>
      </w:r>
      <w:r w:rsidR="00A675F4" w:rsidRPr="00A675F4">
        <w:rPr>
          <w:rFonts w:asciiTheme="majorHAnsi" w:hAnsiTheme="majorHAnsi" w:cstheme="majorHAnsi"/>
        </w:rPr>
        <w:t>, respectively. These loci correspond to a Bonferroni corrected p-value cutoff of</w:t>
      </w:r>
      <w:r w:rsidR="00EC4A5A">
        <w:rPr>
          <w:rFonts w:asciiTheme="majorHAnsi" w:hAnsiTheme="majorHAnsi" w:cstheme="majorHAnsi"/>
        </w:rPr>
        <w:t xml:space="preserve"> </w:t>
      </w:r>
      <w:r w:rsidR="00EC4A5A" w:rsidRPr="00A675F4">
        <w:rPr>
          <w:rFonts w:asciiTheme="majorHAnsi" w:hAnsiTheme="majorHAnsi" w:cstheme="majorHAnsi"/>
        </w:rPr>
        <w:t xml:space="preserve">5.417265e-08 </w:t>
      </w:r>
      <w:r w:rsidR="00EC4A5A">
        <w:rPr>
          <w:rFonts w:asciiTheme="majorHAnsi" w:hAnsiTheme="majorHAnsi" w:cstheme="majorHAnsi"/>
        </w:rPr>
        <w:t>and</w:t>
      </w:r>
      <w:r w:rsidR="00A675F4" w:rsidRPr="00A675F4">
        <w:rPr>
          <w:rFonts w:asciiTheme="majorHAnsi" w:hAnsiTheme="majorHAnsi" w:cstheme="majorHAnsi"/>
        </w:rPr>
        <w:t xml:space="preserve"> 5.893141e-08 </w:t>
      </w:r>
      <w:r w:rsidR="00EC4A5A">
        <w:rPr>
          <w:rFonts w:asciiTheme="majorHAnsi" w:hAnsiTheme="majorHAnsi" w:cstheme="majorHAnsi"/>
        </w:rPr>
        <w:t xml:space="preserve">required for significance of </w:t>
      </w:r>
      <w:r w:rsidR="00A675F4" w:rsidRPr="00A675F4">
        <w:rPr>
          <w:rFonts w:asciiTheme="majorHAnsi" w:hAnsiTheme="majorHAnsi" w:cstheme="majorHAnsi"/>
        </w:rPr>
        <w:t xml:space="preserve">in </w:t>
      </w:r>
      <w:r w:rsidR="00EC4A5A">
        <w:rPr>
          <w:rFonts w:asciiTheme="majorHAnsi" w:hAnsiTheme="majorHAnsi" w:cstheme="majorHAnsi"/>
        </w:rPr>
        <w:t>associations</w:t>
      </w:r>
      <w:r w:rsidR="00A675F4" w:rsidRPr="00A675F4">
        <w:rPr>
          <w:rFonts w:asciiTheme="majorHAnsi" w:hAnsiTheme="majorHAnsi" w:cstheme="majorHAnsi"/>
        </w:rPr>
        <w:t xml:space="preserve"> found within the </w:t>
      </w:r>
      <w:r w:rsidR="00EC4A5A">
        <w:rPr>
          <w:rFonts w:asciiTheme="majorHAnsi" w:hAnsiTheme="majorHAnsi" w:cstheme="majorHAnsi"/>
        </w:rPr>
        <w:t xml:space="preserve">female and </w:t>
      </w:r>
      <w:r w:rsidR="00A675F4" w:rsidRPr="00A675F4">
        <w:rPr>
          <w:rFonts w:asciiTheme="majorHAnsi" w:hAnsiTheme="majorHAnsi" w:cstheme="majorHAnsi"/>
        </w:rPr>
        <w:t>male reference genome</w:t>
      </w:r>
      <w:r w:rsidR="00EC4A5A">
        <w:rPr>
          <w:rFonts w:asciiTheme="majorHAnsi" w:hAnsiTheme="majorHAnsi" w:cstheme="majorHAnsi"/>
        </w:rPr>
        <w:t>, respectively</w:t>
      </w:r>
      <w:r w:rsidR="00A675F4" w:rsidRPr="00A675F4">
        <w:rPr>
          <w:rFonts w:asciiTheme="majorHAnsi" w:hAnsiTheme="majorHAnsi" w:cstheme="majorHAnsi"/>
        </w:rPr>
        <w:t xml:space="preserve">. No significant association in sex was found using the female reference genome. Two loci located in the male reference genome on Chromosome 5 were significantly associated with sex in delta smelt (Figure 15). Two </w:t>
      </w:r>
      <w:r w:rsidR="003F25BE">
        <w:rPr>
          <w:rFonts w:asciiTheme="majorHAnsi" w:hAnsiTheme="majorHAnsi" w:cstheme="majorHAnsi"/>
        </w:rPr>
        <w:t>lg05_</w:t>
      </w:r>
      <w:r w:rsidR="003F25BE" w:rsidRPr="003F25BE">
        <w:t xml:space="preserve"> </w:t>
      </w:r>
      <w:r w:rsidR="003F25BE" w:rsidRPr="003F25BE">
        <w:rPr>
          <w:rFonts w:asciiTheme="majorHAnsi" w:hAnsiTheme="majorHAnsi" w:cstheme="majorHAnsi"/>
        </w:rPr>
        <w:t>1885249</w:t>
      </w:r>
      <w:r w:rsidR="003F25BE">
        <w:rPr>
          <w:rFonts w:asciiTheme="majorHAnsi" w:hAnsiTheme="majorHAnsi" w:cstheme="majorHAnsi"/>
        </w:rPr>
        <w:t>G/A and lg05_</w:t>
      </w:r>
      <w:r w:rsidR="003F25BE" w:rsidRPr="003F25BE">
        <w:t xml:space="preserve"> </w:t>
      </w:r>
      <w:r w:rsidR="003F25BE" w:rsidRPr="003F25BE">
        <w:rPr>
          <w:rFonts w:asciiTheme="majorHAnsi" w:hAnsiTheme="majorHAnsi" w:cstheme="majorHAnsi"/>
        </w:rPr>
        <w:t>1885251</w:t>
      </w:r>
      <w:r w:rsidR="003F25BE">
        <w:rPr>
          <w:rFonts w:asciiTheme="majorHAnsi" w:hAnsiTheme="majorHAnsi" w:cstheme="majorHAnsi"/>
        </w:rPr>
        <w:t>G/T located on Chromosome 5 were highly</w:t>
      </w:r>
      <w:r w:rsidR="00A675F4" w:rsidRPr="00A675F4">
        <w:rPr>
          <w:rFonts w:asciiTheme="majorHAnsi" w:hAnsiTheme="majorHAnsi" w:cstheme="majorHAnsi"/>
        </w:rPr>
        <w:t xml:space="preserve"> associated with sex in delta smelt </w:t>
      </w:r>
      <w:r w:rsidR="003F25BE">
        <w:rPr>
          <w:rFonts w:asciiTheme="majorHAnsi" w:hAnsiTheme="majorHAnsi" w:cstheme="majorHAnsi"/>
        </w:rPr>
        <w:t>and had</w:t>
      </w:r>
      <w:r w:rsidR="00A675F4" w:rsidRPr="00A675F4">
        <w:rPr>
          <w:rFonts w:asciiTheme="majorHAnsi" w:hAnsiTheme="majorHAnsi" w:cstheme="majorHAnsi"/>
        </w:rPr>
        <w:t xml:space="preserve"> LRT scores of 37.854854 and 35.802804</w:t>
      </w:r>
      <w:r w:rsidR="003F25BE">
        <w:rPr>
          <w:rFonts w:asciiTheme="majorHAnsi" w:hAnsiTheme="majorHAnsi" w:cstheme="majorHAnsi"/>
        </w:rPr>
        <w:t>, corresponding</w:t>
      </w:r>
      <w:r w:rsidR="00A675F4" w:rsidRPr="00A675F4">
        <w:rPr>
          <w:rFonts w:asciiTheme="majorHAnsi" w:hAnsiTheme="majorHAnsi" w:cstheme="majorHAnsi"/>
        </w:rPr>
        <w:t xml:space="preserve"> to p-values of 7.621e-10 and 2.183e-9, respectively. Despite being highly associated with sex the genotypes at these loci were not diagnostic of sex (Table 10).</w:t>
      </w:r>
    </w:p>
    <w:p w14:paraId="35550CB7" w14:textId="618389DF" w:rsidR="00A675F4" w:rsidRDefault="00A675F4" w:rsidP="00A675F4">
      <w:pPr>
        <w:rPr>
          <w:rFonts w:asciiTheme="majorHAnsi" w:hAnsiTheme="majorHAnsi" w:cstheme="majorHAnsi"/>
        </w:rPr>
      </w:pPr>
    </w:p>
    <w:p w14:paraId="2801C1FC" w14:textId="50875BC8" w:rsidR="00C81917" w:rsidRPr="00267C1E" w:rsidRDefault="00A675F4" w:rsidP="00267C1E">
      <w:pPr>
        <w:pStyle w:val="HTMLAddress"/>
        <w:spacing w:line="240" w:lineRule="auto"/>
        <w:outlineLvl w:val="2"/>
        <w:rPr>
          <w:rFonts w:asciiTheme="majorHAnsi" w:hAnsiTheme="majorHAnsi" w:cstheme="majorHAnsi"/>
          <w:sz w:val="24"/>
          <w:szCs w:val="24"/>
        </w:rPr>
      </w:pPr>
      <w:bookmarkStart w:id="17" w:name="_Toc113440568"/>
      <w:r>
        <w:rPr>
          <w:rFonts w:asciiTheme="majorHAnsi" w:hAnsiTheme="majorHAnsi" w:cstheme="majorHAnsi"/>
          <w:sz w:val="24"/>
          <w:szCs w:val="24"/>
        </w:rPr>
        <w:t>Depth analysis</w:t>
      </w:r>
      <w:bookmarkEnd w:id="17"/>
    </w:p>
    <w:p w14:paraId="0B0D7804" w14:textId="17E67039" w:rsidR="00247802" w:rsidRDefault="00247802" w:rsidP="00A675F4">
      <w:pPr>
        <w:rPr>
          <w:rFonts w:asciiTheme="majorHAnsi" w:hAnsiTheme="majorHAnsi" w:cstheme="majorHAnsi"/>
        </w:rPr>
      </w:pPr>
      <w:r>
        <w:rPr>
          <w:rFonts w:asciiTheme="majorHAnsi" w:hAnsiTheme="majorHAnsi" w:cstheme="majorHAnsi"/>
        </w:rPr>
        <w:t xml:space="preserve">After removal of reads, we carried out depth analyses using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808</w:t>
      </w:r>
      <w:r>
        <w:rPr>
          <w:rFonts w:asciiTheme="majorHAnsi" w:hAnsiTheme="majorHAnsi" w:cstheme="majorHAnsi"/>
        </w:rPr>
        <w:t xml:space="preserve"> and </w:t>
      </w:r>
      <w:r w:rsidRPr="00247802">
        <w:rPr>
          <w:rFonts w:asciiTheme="majorHAnsi" w:hAnsiTheme="majorHAnsi" w:cstheme="majorHAnsi"/>
        </w:rPr>
        <w:t>92</w:t>
      </w:r>
      <w:r>
        <w:rPr>
          <w:rFonts w:asciiTheme="majorHAnsi" w:hAnsiTheme="majorHAnsi" w:cstheme="majorHAnsi"/>
        </w:rPr>
        <w:t>,</w:t>
      </w:r>
      <w:r w:rsidRPr="00247802">
        <w:rPr>
          <w:rFonts w:asciiTheme="majorHAnsi" w:hAnsiTheme="majorHAnsi" w:cstheme="majorHAnsi"/>
        </w:rPr>
        <w:t>735</w:t>
      </w:r>
      <w:r>
        <w:rPr>
          <w:rFonts w:asciiTheme="majorHAnsi" w:hAnsiTheme="majorHAnsi" w:cstheme="majorHAnsi"/>
        </w:rPr>
        <w:t xml:space="preserve"> loci </w:t>
      </w:r>
      <w:r w:rsidR="002270FF">
        <w:rPr>
          <w:rFonts w:asciiTheme="majorHAnsi" w:hAnsiTheme="majorHAnsi" w:cstheme="majorHAnsi"/>
        </w:rPr>
        <w:t>aligned to</w:t>
      </w:r>
      <w:r>
        <w:rPr>
          <w:rFonts w:asciiTheme="majorHAnsi" w:hAnsiTheme="majorHAnsi" w:cstheme="majorHAnsi"/>
        </w:rPr>
        <w:t xml:space="preserve"> the female and male </w:t>
      </w:r>
      <w:r w:rsidR="002571B8">
        <w:rPr>
          <w:rFonts w:asciiTheme="majorHAnsi" w:hAnsiTheme="majorHAnsi" w:cstheme="majorHAnsi"/>
        </w:rPr>
        <w:t xml:space="preserve">reference </w:t>
      </w:r>
      <w:r>
        <w:rPr>
          <w:rFonts w:asciiTheme="majorHAnsi" w:hAnsiTheme="majorHAnsi" w:cstheme="majorHAnsi"/>
        </w:rPr>
        <w:t>genome, respectively. In both analyses we</w:t>
      </w:r>
      <w:r w:rsidR="00A675F4" w:rsidRPr="00A675F4">
        <w:rPr>
          <w:rFonts w:asciiTheme="majorHAnsi" w:hAnsiTheme="majorHAnsi" w:cstheme="majorHAnsi"/>
        </w:rPr>
        <w:t xml:space="preserve"> found no large areas correspond</w:t>
      </w:r>
      <w:r>
        <w:rPr>
          <w:rFonts w:asciiTheme="majorHAnsi" w:hAnsiTheme="majorHAnsi" w:cstheme="majorHAnsi"/>
        </w:rPr>
        <w:t>ing</w:t>
      </w:r>
      <w:r w:rsidR="00A675F4" w:rsidRPr="00A675F4">
        <w:rPr>
          <w:rFonts w:asciiTheme="majorHAnsi" w:hAnsiTheme="majorHAnsi" w:cstheme="majorHAnsi"/>
        </w:rPr>
        <w:t xml:space="preserve"> to one </w:t>
      </w:r>
      <w:r w:rsidRPr="00A675F4">
        <w:rPr>
          <w:rFonts w:asciiTheme="majorHAnsi" w:hAnsiTheme="majorHAnsi" w:cstheme="majorHAnsi"/>
        </w:rPr>
        <w:t>sex</w:t>
      </w:r>
      <w:r w:rsidR="00A675F4" w:rsidRPr="00A675F4">
        <w:rPr>
          <w:rFonts w:asciiTheme="majorHAnsi" w:hAnsiTheme="majorHAnsi" w:cstheme="majorHAnsi"/>
        </w:rPr>
        <w:t xml:space="preserve"> having higher</w:t>
      </w:r>
      <w:r>
        <w:rPr>
          <w:rFonts w:asciiTheme="majorHAnsi" w:hAnsiTheme="majorHAnsi" w:cstheme="majorHAnsi"/>
        </w:rPr>
        <w:t xml:space="preserve"> or lower</w:t>
      </w:r>
      <w:r w:rsidR="00A675F4" w:rsidRPr="00A675F4">
        <w:rPr>
          <w:rFonts w:asciiTheme="majorHAnsi" w:hAnsiTheme="majorHAnsi" w:cstheme="majorHAnsi"/>
        </w:rPr>
        <w:t xml:space="preserve"> depth of coverage compared to the other sex</w:t>
      </w:r>
      <w:r>
        <w:rPr>
          <w:rFonts w:asciiTheme="majorHAnsi" w:hAnsiTheme="majorHAnsi" w:cstheme="majorHAnsi"/>
        </w:rPr>
        <w:t xml:space="preserve"> indicating </w:t>
      </w:r>
    </w:p>
    <w:p w14:paraId="3768663F" w14:textId="3B27465E" w:rsidR="00247802" w:rsidRDefault="00247802" w:rsidP="00A675F4">
      <w:pPr>
        <w:rPr>
          <w:rFonts w:asciiTheme="majorHAnsi" w:hAnsiTheme="majorHAnsi" w:cstheme="majorHAnsi"/>
        </w:rPr>
      </w:pPr>
    </w:p>
    <w:p w14:paraId="21E5F8A2" w14:textId="40E5F9BA" w:rsidR="006C3C71" w:rsidRDefault="006C2364" w:rsidP="00247802">
      <w:pPr>
        <w:rPr>
          <w:rFonts w:asciiTheme="majorHAnsi" w:hAnsiTheme="majorHAnsi" w:cstheme="majorHAnsi"/>
        </w:rPr>
      </w:pPr>
      <w:r w:rsidRPr="00120DAA">
        <w:rPr>
          <w:rFonts w:asciiTheme="majorHAnsi" w:hAnsiTheme="majorHAnsi" w:cstheme="majorHAnsi"/>
        </w:rPr>
        <w:t xml:space="preserve">Next, using custom bash and </w:t>
      </w:r>
      <w:proofErr w:type="spellStart"/>
      <w:r w:rsidRPr="00120DAA">
        <w:rPr>
          <w:rFonts w:asciiTheme="majorHAnsi" w:hAnsiTheme="majorHAnsi" w:cstheme="majorHAnsi"/>
        </w:rPr>
        <w:t>perl</w:t>
      </w:r>
      <w:proofErr w:type="spellEnd"/>
      <w:r w:rsidRPr="00120DAA">
        <w:rPr>
          <w:rFonts w:asciiTheme="majorHAnsi" w:hAnsiTheme="majorHAnsi" w:cstheme="majorHAnsi"/>
        </w:rPr>
        <w:t xml:space="preserve"> scripts</w:t>
      </w:r>
      <w:r>
        <w:rPr>
          <w:rFonts w:asciiTheme="majorHAnsi" w:hAnsiTheme="majorHAnsi" w:cstheme="majorHAnsi"/>
        </w:rPr>
        <w:t xml:space="preserve"> </w:t>
      </w:r>
      <w:r w:rsidR="006C3C71">
        <w:rPr>
          <w:rFonts w:asciiTheme="majorHAnsi" w:hAnsiTheme="majorHAnsi" w:cstheme="majorHAnsi"/>
        </w:rPr>
        <w:t xml:space="preserve">we </w:t>
      </w:r>
      <w:r>
        <w:rPr>
          <w:rFonts w:asciiTheme="majorHAnsi" w:hAnsiTheme="majorHAnsi" w:cstheme="majorHAnsi"/>
        </w:rPr>
        <w:t>discarded</w:t>
      </w:r>
      <w:r w:rsidR="00370451">
        <w:rPr>
          <w:rFonts w:asciiTheme="majorHAnsi" w:hAnsiTheme="majorHAnsi" w:cstheme="majorHAnsi"/>
        </w:rPr>
        <w:t xml:space="preserve"> </w:t>
      </w:r>
      <w:r>
        <w:rPr>
          <w:rFonts w:asciiTheme="majorHAnsi" w:hAnsiTheme="majorHAnsi" w:cstheme="majorHAnsi"/>
        </w:rPr>
        <w:t xml:space="preserve">loci with zero coverage in either sex, </w:t>
      </w:r>
      <w:r w:rsidR="006C3C71">
        <w:rPr>
          <w:rFonts w:asciiTheme="majorHAnsi" w:hAnsiTheme="majorHAnsi" w:cstheme="majorHAnsi"/>
        </w:rPr>
        <w:t>totaled the number of individuals with coverage</w:t>
      </w:r>
      <w:r w:rsidR="00326179">
        <w:rPr>
          <w:rFonts w:asciiTheme="majorHAnsi" w:hAnsiTheme="majorHAnsi" w:cstheme="majorHAnsi"/>
        </w:rPr>
        <w:t xml:space="preserve"> for each sex</w:t>
      </w:r>
      <w:r>
        <w:rPr>
          <w:rFonts w:asciiTheme="majorHAnsi" w:hAnsiTheme="majorHAnsi" w:cstheme="majorHAnsi"/>
        </w:rPr>
        <w:t xml:space="preserve">, totaled the absolute difference of coverage between sexes, and calculated the ratios of the mean depth of coverage between sexes at each </w:t>
      </w:r>
      <w:proofErr w:type="gramStart"/>
      <w:r>
        <w:rPr>
          <w:rFonts w:asciiTheme="majorHAnsi" w:hAnsiTheme="majorHAnsi" w:cstheme="majorHAnsi"/>
        </w:rPr>
        <w:t>loci</w:t>
      </w:r>
      <w:proofErr w:type="gramEnd"/>
      <w:r>
        <w:rPr>
          <w:rFonts w:asciiTheme="majorHAnsi" w:hAnsiTheme="majorHAnsi" w:cstheme="majorHAnsi"/>
        </w:rPr>
        <w:t xml:space="preserve">. We looked for </w:t>
      </w:r>
      <w:r w:rsidR="00370451">
        <w:rPr>
          <w:rFonts w:asciiTheme="majorHAnsi" w:hAnsiTheme="majorHAnsi" w:cstheme="majorHAnsi"/>
        </w:rPr>
        <w:t>loci</w:t>
      </w:r>
      <w:r>
        <w:rPr>
          <w:rFonts w:asciiTheme="majorHAnsi" w:hAnsiTheme="majorHAnsi" w:cstheme="majorHAnsi"/>
        </w:rPr>
        <w:t xml:space="preserve"> with </w:t>
      </w:r>
      <w:r w:rsidR="000921E8">
        <w:rPr>
          <w:rFonts w:asciiTheme="majorHAnsi" w:hAnsiTheme="majorHAnsi" w:cstheme="majorHAnsi"/>
        </w:rPr>
        <w:t xml:space="preserve">low difference in coverage and a sex coverage ratio equal to or greater than </w:t>
      </w:r>
      <w:commentRangeStart w:id="18"/>
      <w:r w:rsidR="000921E8">
        <w:rPr>
          <w:rFonts w:asciiTheme="majorHAnsi" w:hAnsiTheme="majorHAnsi" w:cstheme="majorHAnsi"/>
        </w:rPr>
        <w:t>two</w:t>
      </w:r>
      <w:commentRangeEnd w:id="18"/>
      <w:r w:rsidR="00326179">
        <w:rPr>
          <w:rStyle w:val="CommentReference"/>
        </w:rPr>
        <w:commentReference w:id="18"/>
      </w:r>
      <w:r w:rsidR="00370451">
        <w:rPr>
          <w:rFonts w:asciiTheme="majorHAnsi" w:hAnsiTheme="majorHAnsi" w:cstheme="majorHAnsi"/>
        </w:rPr>
        <w:t>.</w:t>
      </w:r>
    </w:p>
    <w:p w14:paraId="28D00D8A" w14:textId="77777777" w:rsidR="006C2364" w:rsidRDefault="006C2364" w:rsidP="00247802">
      <w:pPr>
        <w:rPr>
          <w:rFonts w:asciiTheme="majorHAnsi" w:hAnsiTheme="majorHAnsi" w:cstheme="majorHAnsi"/>
        </w:rPr>
      </w:pPr>
    </w:p>
    <w:p w14:paraId="1F9D31B4" w14:textId="485FE521" w:rsidR="00247802" w:rsidRDefault="00247802" w:rsidP="00247802">
      <w:pPr>
        <w:rPr>
          <w:rFonts w:asciiTheme="majorHAnsi" w:hAnsiTheme="majorHAnsi" w:cstheme="majorHAnsi"/>
        </w:rPr>
      </w:pPr>
      <w:commentRangeStart w:id="19"/>
      <w:r w:rsidRPr="00120DAA">
        <w:rPr>
          <w:rFonts w:asciiTheme="majorHAnsi" w:hAnsiTheme="majorHAnsi" w:cstheme="majorHAnsi"/>
        </w:rPr>
        <w:t xml:space="preserve">Next, </w:t>
      </w:r>
      <w:commentRangeEnd w:id="19"/>
      <w:r w:rsidR="00EC4A5A">
        <w:rPr>
          <w:rStyle w:val="CommentReference"/>
        </w:rPr>
        <w:commentReference w:id="19"/>
      </w:r>
      <w:r w:rsidRPr="00120DAA">
        <w:rPr>
          <w:rFonts w:asciiTheme="majorHAnsi" w:hAnsiTheme="majorHAnsi" w:cstheme="majorHAnsi"/>
        </w:rPr>
        <w:t xml:space="preserve">using custom bash and </w:t>
      </w:r>
      <w:proofErr w:type="spellStart"/>
      <w:r w:rsidRPr="00120DAA">
        <w:rPr>
          <w:rFonts w:asciiTheme="majorHAnsi" w:hAnsiTheme="majorHAnsi" w:cstheme="majorHAnsi"/>
        </w:rPr>
        <w:t>perl</w:t>
      </w:r>
      <w:proofErr w:type="spellEnd"/>
      <w:r w:rsidRPr="00120DAA">
        <w:rPr>
          <w:rFonts w:asciiTheme="majorHAnsi" w:hAnsiTheme="majorHAnsi" w:cstheme="majorHAnsi"/>
        </w:rPr>
        <w:t xml:space="preserve"> scripts</w:t>
      </w:r>
      <w:r w:rsidR="00405742">
        <w:rPr>
          <w:rFonts w:asciiTheme="majorHAnsi" w:hAnsiTheme="majorHAnsi" w:cstheme="majorHAnsi"/>
        </w:rPr>
        <w:t xml:space="preserve"> we totaled the number of individuals</w:t>
      </w:r>
      <w:r w:rsidR="006C3C71">
        <w:rPr>
          <w:rFonts w:asciiTheme="majorHAnsi" w:hAnsiTheme="majorHAnsi" w:cstheme="majorHAnsi"/>
        </w:rPr>
        <w:t xml:space="preserve"> of each sex</w:t>
      </w:r>
      <w:r w:rsidRPr="00120DAA">
        <w:rPr>
          <w:rFonts w:asciiTheme="majorHAnsi" w:hAnsiTheme="majorHAnsi" w:cstheme="majorHAnsi"/>
        </w:rPr>
        <w:t xml:space="preserve"> we discarded </w:t>
      </w:r>
      <w:r>
        <w:rPr>
          <w:rFonts w:asciiTheme="majorHAnsi" w:hAnsiTheme="majorHAnsi" w:cstheme="majorHAnsi"/>
        </w:rPr>
        <w:t>loci</w:t>
      </w:r>
      <w:r w:rsidRPr="00120DAA">
        <w:rPr>
          <w:rFonts w:asciiTheme="majorHAnsi" w:hAnsiTheme="majorHAnsi" w:cstheme="majorHAnsi"/>
        </w:rPr>
        <w:t xml:space="preserve"> where </w:t>
      </w:r>
      <w:r>
        <w:rPr>
          <w:rFonts w:asciiTheme="majorHAnsi" w:hAnsiTheme="majorHAnsi" w:cstheme="majorHAnsi"/>
        </w:rPr>
        <w:t>neither</w:t>
      </w:r>
      <w:r w:rsidRPr="00120DAA">
        <w:rPr>
          <w:rFonts w:asciiTheme="majorHAnsi" w:hAnsiTheme="majorHAnsi" w:cstheme="majorHAnsi"/>
        </w:rPr>
        <w:t xml:space="preserve"> male or female RAD</w:t>
      </w:r>
      <w:r w:rsidR="00ED6E2E">
        <w:rPr>
          <w:rFonts w:asciiTheme="majorHAnsi" w:hAnsiTheme="majorHAnsi" w:cstheme="majorHAnsi"/>
        </w:rPr>
        <w:t>-</w:t>
      </w:r>
      <w:r w:rsidRPr="00120DAA">
        <w:rPr>
          <w:rFonts w:asciiTheme="majorHAnsi" w:hAnsiTheme="majorHAnsi" w:cstheme="majorHAnsi"/>
        </w:rPr>
        <w:t xml:space="preserve">sequencing data aligned, </w:t>
      </w:r>
      <w:r>
        <w:rPr>
          <w:rFonts w:asciiTheme="majorHAnsi" w:hAnsiTheme="majorHAnsi" w:cstheme="majorHAnsi"/>
        </w:rPr>
        <w:t>then</w:t>
      </w:r>
      <w:r w:rsidRPr="00120DAA">
        <w:rPr>
          <w:rFonts w:asciiTheme="majorHAnsi" w:hAnsiTheme="majorHAnsi" w:cstheme="majorHAnsi"/>
        </w:rPr>
        <w:t xml:space="preserve"> we totaled the number of alignments</w:t>
      </w:r>
      <w:r>
        <w:rPr>
          <w:rFonts w:asciiTheme="majorHAnsi" w:hAnsiTheme="majorHAnsi" w:cstheme="majorHAnsi"/>
        </w:rPr>
        <w:t xml:space="preserve"> for each sex</w:t>
      </w:r>
      <w:r w:rsidRPr="00120DAA">
        <w:rPr>
          <w:rFonts w:asciiTheme="majorHAnsi" w:hAnsiTheme="majorHAnsi" w:cstheme="majorHAnsi"/>
        </w:rPr>
        <w:t xml:space="preserve"> and gathered the total coverage for each sex. Finally, we totaled the difference of coverage between male and females and sorted the output to look for locations in the genome where one sex had high and consistent coverage and the other sex had low or no coverage.</w:t>
      </w:r>
    </w:p>
    <w:p w14:paraId="6CC368ED" w14:textId="78884F95" w:rsidR="00247802" w:rsidRDefault="00247802" w:rsidP="00A675F4">
      <w:pPr>
        <w:rPr>
          <w:rFonts w:asciiTheme="majorHAnsi" w:hAnsiTheme="majorHAnsi" w:cstheme="majorHAnsi"/>
        </w:rPr>
      </w:pPr>
    </w:p>
    <w:p w14:paraId="206209BB" w14:textId="6C1C157C" w:rsidR="00247802" w:rsidRDefault="00247802" w:rsidP="00A675F4">
      <w:pPr>
        <w:rPr>
          <w:rFonts w:asciiTheme="majorHAnsi" w:hAnsiTheme="majorHAnsi" w:cstheme="majorHAnsi"/>
        </w:rPr>
      </w:pPr>
    </w:p>
    <w:p w14:paraId="0C712BFD" w14:textId="3EFFA1DD" w:rsidR="00247802" w:rsidRDefault="00247802" w:rsidP="00A675F4">
      <w:pPr>
        <w:rPr>
          <w:rFonts w:asciiTheme="majorHAnsi" w:hAnsiTheme="majorHAnsi" w:cstheme="majorHAnsi"/>
        </w:rPr>
      </w:pPr>
      <w:r>
        <w:rPr>
          <w:rFonts w:asciiTheme="majorHAnsi" w:hAnsiTheme="majorHAnsi" w:cstheme="majorHAnsi"/>
        </w:rPr>
        <w:t>**could be due to sex determining area being in a region where markers did not sample or assemble</w:t>
      </w:r>
    </w:p>
    <w:p w14:paraId="130190A8" w14:textId="3E173741" w:rsidR="00A675F4" w:rsidRDefault="00A675F4" w:rsidP="00A675F4">
      <w:pPr>
        <w:rPr>
          <w:rFonts w:asciiTheme="majorHAnsi" w:hAnsiTheme="majorHAnsi" w:cstheme="majorHAnsi"/>
        </w:rPr>
      </w:pPr>
    </w:p>
    <w:p w14:paraId="36521337" w14:textId="744B2C6B" w:rsidR="00A675F4" w:rsidRPr="00FD21E9" w:rsidRDefault="00A675F4" w:rsidP="00A675F4">
      <w:pPr>
        <w:pStyle w:val="HTMLAddress"/>
        <w:spacing w:line="240" w:lineRule="auto"/>
        <w:outlineLvl w:val="2"/>
        <w:rPr>
          <w:rFonts w:asciiTheme="majorHAnsi" w:hAnsiTheme="majorHAnsi" w:cstheme="majorHAnsi"/>
          <w:sz w:val="24"/>
          <w:szCs w:val="24"/>
        </w:rPr>
      </w:pPr>
      <w:bookmarkStart w:id="20" w:name="_Toc113440569"/>
      <w:r>
        <w:rPr>
          <w:rFonts w:asciiTheme="majorHAnsi" w:hAnsiTheme="majorHAnsi" w:cstheme="majorHAnsi"/>
          <w:sz w:val="24"/>
          <w:szCs w:val="24"/>
        </w:rPr>
        <w:lastRenderedPageBreak/>
        <w:t>K-mer analysis</w:t>
      </w:r>
      <w:bookmarkEnd w:id="20"/>
    </w:p>
    <w:p w14:paraId="261E07FB" w14:textId="77777777" w:rsidR="00B2511B" w:rsidRDefault="004A14ED" w:rsidP="00491240">
      <w:pPr>
        <w:rPr>
          <w:rFonts w:asciiTheme="majorHAnsi" w:hAnsiTheme="majorHAnsi" w:cstheme="majorHAnsi"/>
        </w:rPr>
      </w:pPr>
      <w:r>
        <w:rPr>
          <w:rFonts w:asciiTheme="majorHAnsi" w:hAnsiTheme="majorHAnsi" w:cstheme="majorHAnsi"/>
        </w:rPr>
        <w:t xml:space="preserve">First pass filtration </w:t>
      </w:r>
      <w:r w:rsidR="00B2511B">
        <w:rPr>
          <w:rFonts w:asciiTheme="majorHAnsi" w:hAnsiTheme="majorHAnsi" w:cstheme="majorHAnsi"/>
        </w:rPr>
        <w:t>for</w:t>
      </w:r>
      <w:r>
        <w:rPr>
          <w:rFonts w:asciiTheme="majorHAnsi" w:hAnsiTheme="majorHAnsi" w:cstheme="majorHAnsi"/>
        </w:rPr>
        <w:t xml:space="preserve"> distinct k-mers </w:t>
      </w:r>
      <w:r w:rsidR="00B2511B">
        <w:rPr>
          <w:rFonts w:asciiTheme="majorHAnsi" w:hAnsiTheme="majorHAnsi" w:cstheme="majorHAnsi"/>
        </w:rPr>
        <w:t>from</w:t>
      </w:r>
      <w:r>
        <w:rPr>
          <w:rFonts w:asciiTheme="majorHAnsi" w:hAnsiTheme="majorHAnsi" w:cstheme="majorHAnsi"/>
        </w:rPr>
        <w:t xml:space="preserve"> each sex resulted in a total of </w:t>
      </w:r>
      <w:r w:rsidRPr="00491240">
        <w:rPr>
          <w:rFonts w:asciiTheme="majorHAnsi" w:hAnsiTheme="majorHAnsi" w:cstheme="majorHAnsi"/>
        </w:rPr>
        <w:t>1</w:t>
      </w:r>
      <w:r>
        <w:rPr>
          <w:rFonts w:asciiTheme="majorHAnsi" w:hAnsiTheme="majorHAnsi" w:cstheme="majorHAnsi"/>
        </w:rPr>
        <w:t>,</w:t>
      </w:r>
      <w:r w:rsidRPr="00491240">
        <w:rPr>
          <w:rFonts w:asciiTheme="majorHAnsi" w:hAnsiTheme="majorHAnsi" w:cstheme="majorHAnsi"/>
        </w:rPr>
        <w:t>284</w:t>
      </w:r>
      <w:r>
        <w:rPr>
          <w:rFonts w:asciiTheme="majorHAnsi" w:hAnsiTheme="majorHAnsi" w:cstheme="majorHAnsi"/>
        </w:rPr>
        <w:t>,</w:t>
      </w:r>
      <w:r w:rsidRPr="00491240">
        <w:rPr>
          <w:rFonts w:asciiTheme="majorHAnsi" w:hAnsiTheme="majorHAnsi" w:cstheme="majorHAnsi"/>
        </w:rPr>
        <w:t xml:space="preserve">592 distinct hashes from combined data sets, implying </w:t>
      </w:r>
      <w:r>
        <w:rPr>
          <w:rFonts w:asciiTheme="majorHAnsi" w:hAnsiTheme="majorHAnsi" w:cstheme="majorHAnsi"/>
        </w:rPr>
        <w:t xml:space="preserve">roughly </w:t>
      </w:r>
      <w:r w:rsidRPr="00491240">
        <w:rPr>
          <w:rFonts w:asciiTheme="majorHAnsi" w:hAnsiTheme="majorHAnsi" w:cstheme="majorHAnsi"/>
        </w:rPr>
        <w:t>1.284592e+09 original k-mers</w:t>
      </w:r>
      <w:r w:rsidR="00C370BB">
        <w:rPr>
          <w:rFonts w:asciiTheme="majorHAnsi" w:hAnsiTheme="majorHAnsi" w:cstheme="majorHAnsi"/>
        </w:rPr>
        <w:t xml:space="preserve">. </w:t>
      </w:r>
      <w:r w:rsidR="00B2511B">
        <w:rPr>
          <w:rFonts w:asciiTheme="majorHAnsi" w:hAnsiTheme="majorHAnsi" w:cstheme="majorHAnsi"/>
        </w:rPr>
        <w:t xml:space="preserve">Female and male median k-mer abundance was 13.0 and 7.0, respectively, resulting in a female correction of </w:t>
      </w:r>
      <w:r w:rsidR="00B2511B" w:rsidRPr="00704C99">
        <w:rPr>
          <w:rFonts w:asciiTheme="majorHAnsi" w:hAnsiTheme="majorHAnsi" w:cstheme="majorHAnsi"/>
        </w:rPr>
        <w:t>0.53</w:t>
      </w:r>
      <w:r w:rsidR="00B2511B">
        <w:rPr>
          <w:rFonts w:asciiTheme="majorHAnsi" w:hAnsiTheme="majorHAnsi" w:cstheme="majorHAnsi"/>
        </w:rPr>
        <w:t>9</w:t>
      </w:r>
      <w:r w:rsidR="00B2511B">
        <w:rPr>
          <w:rFonts w:asciiTheme="majorHAnsi" w:hAnsiTheme="majorHAnsi" w:cstheme="majorHAnsi"/>
        </w:rPr>
        <w:t>.</w:t>
      </w:r>
      <w:r w:rsidR="00B2511B">
        <w:rPr>
          <w:rFonts w:asciiTheme="majorHAnsi" w:hAnsiTheme="majorHAnsi" w:cstheme="majorHAnsi"/>
        </w:rPr>
        <w:t xml:space="preserve"> </w:t>
      </w:r>
      <w:r w:rsidR="009F3A99">
        <w:rPr>
          <w:rFonts w:asciiTheme="majorHAnsi" w:hAnsiTheme="majorHAnsi" w:cstheme="majorHAnsi"/>
        </w:rPr>
        <w:t xml:space="preserve">We observed three distinct peaks in the distribution of male to female k-mer abundance (Figure 3.2). </w:t>
      </w:r>
      <w:r w:rsidR="00C370BB">
        <w:rPr>
          <w:rFonts w:asciiTheme="majorHAnsi" w:hAnsiTheme="majorHAnsi" w:cstheme="majorHAnsi"/>
        </w:rPr>
        <w:t>After removing k-mer</w:t>
      </w:r>
      <w:r w:rsidR="009F3A99">
        <w:rPr>
          <w:rFonts w:asciiTheme="majorHAnsi" w:hAnsiTheme="majorHAnsi" w:cstheme="majorHAnsi"/>
        </w:rPr>
        <w:t>s</w:t>
      </w:r>
      <w:r w:rsidR="00C370BB">
        <w:rPr>
          <w:rFonts w:asciiTheme="majorHAnsi" w:hAnsiTheme="majorHAnsi" w:cstheme="majorHAnsi"/>
        </w:rPr>
        <w:t xml:space="preserve"> shared between sexes</w:t>
      </w:r>
      <w:r w:rsidR="00B2511B">
        <w:rPr>
          <w:rFonts w:asciiTheme="majorHAnsi" w:hAnsiTheme="majorHAnsi" w:cstheme="majorHAnsi"/>
        </w:rPr>
        <w:t>,</w:t>
      </w:r>
      <w:r w:rsidR="00C370BB">
        <w:rPr>
          <w:rFonts w:asciiTheme="majorHAnsi" w:hAnsiTheme="majorHAnsi" w:cstheme="majorHAnsi"/>
        </w:rPr>
        <w:t xml:space="preserve"> </w:t>
      </w:r>
      <w:r w:rsidR="009F3A99">
        <w:rPr>
          <w:rFonts w:asciiTheme="majorHAnsi" w:hAnsiTheme="majorHAnsi" w:cstheme="majorHAnsi"/>
        </w:rPr>
        <w:t xml:space="preserve">we </w:t>
      </w:r>
      <w:r w:rsidR="00B2511B">
        <w:rPr>
          <w:rFonts w:asciiTheme="majorHAnsi" w:hAnsiTheme="majorHAnsi" w:cstheme="majorHAnsi"/>
        </w:rPr>
        <w:t>obtained</w:t>
      </w:r>
      <w:r w:rsidR="00C370BB">
        <w:rPr>
          <w:rFonts w:asciiTheme="majorHAnsi" w:hAnsiTheme="majorHAnsi" w:cstheme="majorHAnsi"/>
        </w:rPr>
        <w:t xml:space="preserve"> </w:t>
      </w:r>
      <w:r w:rsidR="00C370BB" w:rsidRPr="00A675F4">
        <w:rPr>
          <w:rFonts w:asciiTheme="majorHAnsi" w:hAnsiTheme="majorHAnsi" w:cstheme="majorHAnsi"/>
        </w:rPr>
        <w:t>494,251,000 female-only</w:t>
      </w:r>
      <w:r w:rsidR="00C370BB">
        <w:rPr>
          <w:rFonts w:asciiTheme="majorHAnsi" w:hAnsiTheme="majorHAnsi" w:cstheme="majorHAnsi"/>
        </w:rPr>
        <w:t xml:space="preserve"> and </w:t>
      </w:r>
      <w:r w:rsidR="00C370BB" w:rsidRPr="00A675F4">
        <w:rPr>
          <w:rFonts w:asciiTheme="majorHAnsi" w:hAnsiTheme="majorHAnsi" w:cstheme="majorHAnsi"/>
        </w:rPr>
        <w:t>118,191,000 male-only</w:t>
      </w:r>
      <w:r w:rsidR="009F3A99">
        <w:rPr>
          <w:rFonts w:asciiTheme="majorHAnsi" w:hAnsiTheme="majorHAnsi" w:cstheme="majorHAnsi"/>
        </w:rPr>
        <w:t xml:space="preserve"> k-mers. We observed a distinct increase of high abundance male-only k-mers </w:t>
      </w:r>
      <w:r w:rsidR="00B2511B">
        <w:rPr>
          <w:rFonts w:asciiTheme="majorHAnsi" w:hAnsiTheme="majorHAnsi" w:cstheme="majorHAnsi"/>
        </w:rPr>
        <w:t xml:space="preserve">and after filtering for k-mers with an abundance level from 50-100 we found 4,964 hashes corresponding to approximately 4,964,000 high abundance k-mers </w:t>
      </w:r>
      <w:r w:rsidR="00B2511B">
        <w:rPr>
          <w:rFonts w:asciiTheme="majorHAnsi" w:hAnsiTheme="majorHAnsi" w:cstheme="majorHAnsi"/>
        </w:rPr>
        <w:t>(Figure 3.3)</w:t>
      </w:r>
      <w:r w:rsidR="00B2511B">
        <w:rPr>
          <w:rFonts w:asciiTheme="majorHAnsi" w:hAnsiTheme="majorHAnsi" w:cstheme="majorHAnsi"/>
        </w:rPr>
        <w:t xml:space="preserve">. </w:t>
      </w:r>
    </w:p>
    <w:p w14:paraId="461CF34A" w14:textId="77777777" w:rsidR="00B2511B" w:rsidRDefault="00B2511B" w:rsidP="00491240">
      <w:pPr>
        <w:rPr>
          <w:rFonts w:asciiTheme="majorHAnsi" w:hAnsiTheme="majorHAnsi" w:cstheme="majorHAnsi"/>
        </w:rPr>
      </w:pPr>
    </w:p>
    <w:p w14:paraId="7EF2F25B" w14:textId="720F1A0D" w:rsidR="00B2511B" w:rsidRPr="00B2511B" w:rsidRDefault="00B2511B" w:rsidP="00491240">
      <w:pPr>
        <w:rPr>
          <w:rFonts w:asciiTheme="majorHAnsi" w:hAnsiTheme="majorHAnsi" w:cstheme="majorHAnsi"/>
          <w:b/>
          <w:bCs/>
          <w:u w:val="single"/>
        </w:rPr>
      </w:pPr>
      <w:r>
        <w:rPr>
          <w:rFonts w:asciiTheme="majorHAnsi" w:hAnsiTheme="majorHAnsi" w:cstheme="majorHAnsi"/>
        </w:rPr>
        <w:t>Upon filtering for k-mers in the A</w:t>
      </w:r>
      <w:r>
        <w:rPr>
          <w:rFonts w:asciiTheme="majorHAnsi" w:hAnsiTheme="majorHAnsi" w:cstheme="majorHAnsi"/>
          <w:vertAlign w:val="subscript"/>
        </w:rPr>
        <w:t>1</w:t>
      </w:r>
      <w:r>
        <w:rPr>
          <w:rFonts w:asciiTheme="majorHAnsi" w:hAnsiTheme="majorHAnsi" w:cstheme="majorHAnsi"/>
        </w:rPr>
        <w:t xml:space="preserve"> assembly, a total of 2,067 hashes, or 2,067,000 k-mers, were found on A</w:t>
      </w:r>
      <w:r w:rsidRPr="00B2511B">
        <w:rPr>
          <w:rFonts w:asciiTheme="majorHAnsi" w:hAnsiTheme="majorHAnsi" w:cstheme="majorHAnsi"/>
          <w:vertAlign w:val="subscript"/>
        </w:rPr>
        <w:t>1</w:t>
      </w:r>
      <w:r>
        <w:rPr>
          <w:rFonts w:asciiTheme="majorHAnsi" w:hAnsiTheme="majorHAnsi" w:cstheme="majorHAnsi"/>
        </w:rPr>
        <w:t xml:space="preserve"> contigs containing five or more hashes. </w:t>
      </w:r>
      <w:r w:rsidRPr="00A951B3">
        <w:rPr>
          <w:rFonts w:asciiTheme="majorHAnsi" w:eastAsia="Times New Roman" w:hAnsiTheme="majorHAnsi" w:cstheme="majorHAnsi"/>
        </w:rPr>
        <w:t>Both female and male</w:t>
      </w:r>
      <w:r>
        <w:rPr>
          <w:rFonts w:asciiTheme="majorHAnsi" w:eastAsia="Times New Roman" w:hAnsiTheme="majorHAnsi" w:cstheme="majorHAnsi"/>
        </w:rPr>
        <w:t xml:space="preserve"> sequencing data</w:t>
      </w:r>
      <w:r w:rsidRPr="00A951B3">
        <w:rPr>
          <w:rFonts w:asciiTheme="majorHAnsi" w:eastAsia="Times New Roman" w:hAnsiTheme="majorHAnsi" w:cstheme="majorHAnsi"/>
        </w:rPr>
        <w:t xml:space="preserve"> ha</w:t>
      </w:r>
      <w:r>
        <w:rPr>
          <w:rFonts w:asciiTheme="majorHAnsi" w:eastAsia="Times New Roman" w:hAnsiTheme="majorHAnsi" w:cstheme="majorHAnsi"/>
        </w:rPr>
        <w:t>d</w:t>
      </w:r>
      <w:r w:rsidRPr="00A951B3">
        <w:rPr>
          <w:rFonts w:asciiTheme="majorHAnsi" w:eastAsia="Times New Roman" w:hAnsiTheme="majorHAnsi" w:cstheme="majorHAnsi"/>
        </w:rPr>
        <w:t xml:space="preserve"> broad distribution</w:t>
      </w:r>
      <w:r>
        <w:rPr>
          <w:rFonts w:asciiTheme="majorHAnsi" w:eastAsia="Times New Roman" w:hAnsiTheme="majorHAnsi" w:cstheme="majorHAnsi"/>
        </w:rPr>
        <w:t>s</w:t>
      </w:r>
      <w:r w:rsidRPr="00A951B3">
        <w:rPr>
          <w:rFonts w:asciiTheme="majorHAnsi" w:eastAsia="Times New Roman" w:hAnsiTheme="majorHAnsi" w:cstheme="majorHAnsi"/>
        </w:rPr>
        <w:t xml:space="preserve"> of k-mers with</w:t>
      </w:r>
      <w:r>
        <w:rPr>
          <w:rFonts w:asciiTheme="majorHAnsi" w:eastAsia="Times New Roman" w:hAnsiTheme="majorHAnsi" w:cstheme="majorHAnsi"/>
        </w:rPr>
        <w:t xml:space="preserve"> an abundance of</w:t>
      </w:r>
      <w:r w:rsidRPr="00A951B3">
        <w:rPr>
          <w:rFonts w:asciiTheme="majorHAnsi" w:eastAsia="Times New Roman" w:hAnsiTheme="majorHAnsi" w:cstheme="majorHAnsi"/>
        </w:rPr>
        <w:t xml:space="preserve"> 90-140, while a male specific peak can be seen from 30-70 abundance</w:t>
      </w:r>
      <w:r>
        <w:rPr>
          <w:rFonts w:asciiTheme="majorHAnsi" w:eastAsia="Times New Roman" w:hAnsiTheme="majorHAnsi" w:cstheme="majorHAnsi"/>
        </w:rPr>
        <w:t xml:space="preserve"> at roughly half of the female abundance (Figure 3.4)</w:t>
      </w:r>
      <w:r w:rsidRPr="00A951B3">
        <w:rPr>
          <w:rFonts w:asciiTheme="majorHAnsi" w:eastAsia="Times New Roman" w:hAnsiTheme="majorHAnsi" w:cstheme="majorHAnsi"/>
        </w:rPr>
        <w:t>.</w:t>
      </w:r>
      <w:r>
        <w:rPr>
          <w:rFonts w:asciiTheme="majorHAnsi" w:eastAsia="Times New Roman" w:hAnsiTheme="majorHAnsi" w:cstheme="majorHAnsi"/>
        </w:rPr>
        <w:t xml:space="preserve"> </w:t>
      </w:r>
      <w:r>
        <w:rPr>
          <w:rFonts w:asciiTheme="majorHAnsi" w:hAnsiTheme="majorHAnsi" w:cstheme="majorHAnsi"/>
        </w:rPr>
        <w:t>Of these, we found</w:t>
      </w:r>
      <w:r w:rsidRPr="00A675F4">
        <w:rPr>
          <w:rFonts w:asciiTheme="majorHAnsi" w:hAnsiTheme="majorHAnsi" w:cstheme="majorHAnsi"/>
        </w:rPr>
        <w:t xml:space="preserve"> 44 </w:t>
      </w:r>
      <w:r>
        <w:rPr>
          <w:rFonts w:asciiTheme="majorHAnsi" w:hAnsiTheme="majorHAnsi" w:cstheme="majorHAnsi"/>
        </w:rPr>
        <w:t xml:space="preserve">putative Y </w:t>
      </w:r>
      <w:r w:rsidRPr="00A675F4">
        <w:rPr>
          <w:rFonts w:asciiTheme="majorHAnsi" w:hAnsiTheme="majorHAnsi" w:cstheme="majorHAnsi"/>
        </w:rPr>
        <w:t xml:space="preserve">contigs with </w:t>
      </w:r>
      <w:r>
        <w:rPr>
          <w:rFonts w:asciiTheme="majorHAnsi" w:hAnsiTheme="majorHAnsi" w:cstheme="majorHAnsi"/>
        </w:rPr>
        <w:t xml:space="preserve">a </w:t>
      </w:r>
      <w:r w:rsidRPr="00A675F4">
        <w:rPr>
          <w:rFonts w:asciiTheme="majorHAnsi" w:hAnsiTheme="majorHAnsi" w:cstheme="majorHAnsi"/>
        </w:rPr>
        <w:t xml:space="preserve">k-mer mean abundance above </w:t>
      </w:r>
      <w:r>
        <w:rPr>
          <w:rFonts w:asciiTheme="majorHAnsi" w:hAnsiTheme="majorHAnsi" w:cstheme="majorHAnsi"/>
        </w:rPr>
        <w:t>five</w:t>
      </w:r>
      <w:r w:rsidRPr="00A675F4">
        <w:rPr>
          <w:rFonts w:asciiTheme="majorHAnsi" w:hAnsiTheme="majorHAnsi" w:cstheme="majorHAnsi"/>
        </w:rPr>
        <w:t xml:space="preserve"> in the male sequencing data that had zero abundance in the female sequencing data</w:t>
      </w:r>
      <w:r>
        <w:rPr>
          <w:rFonts w:asciiTheme="majorHAnsi" w:hAnsiTheme="majorHAnsi" w:cstheme="majorHAnsi"/>
        </w:rPr>
        <w:t xml:space="preserve"> (Figure 3.5)</w:t>
      </w:r>
      <w:r w:rsidRPr="00A675F4">
        <w:rPr>
          <w:rFonts w:asciiTheme="majorHAnsi" w:hAnsiTheme="majorHAnsi" w:cstheme="majorHAnsi"/>
        </w:rPr>
        <w:t>.</w:t>
      </w:r>
      <w:r w:rsidRPr="00B2511B">
        <w:rPr>
          <w:rFonts w:asciiTheme="majorHAnsi" w:hAnsiTheme="majorHAnsi" w:cstheme="majorHAnsi"/>
        </w:rPr>
        <w:t xml:space="preserve"> </w:t>
      </w:r>
      <w:r w:rsidRPr="00A675F4">
        <w:rPr>
          <w:rFonts w:asciiTheme="majorHAnsi" w:hAnsiTheme="majorHAnsi" w:cstheme="majorHAnsi"/>
        </w:rPr>
        <w:t>We mapped the putative Y data back to the male reference genome and found the reads mapped to multiple regions within the genome (Table 11). However, we did not find a significant difference in male versus female read depth at locations across the putative Y regions.</w:t>
      </w:r>
    </w:p>
    <w:p w14:paraId="7C9FD4D8" w14:textId="77777777" w:rsidR="00B2511B" w:rsidRDefault="00B2511B" w:rsidP="00491240">
      <w:pPr>
        <w:rPr>
          <w:rFonts w:asciiTheme="majorHAnsi" w:eastAsia="Times New Roman" w:hAnsiTheme="majorHAnsi" w:cstheme="majorHAnsi"/>
        </w:rPr>
      </w:pPr>
    </w:p>
    <w:p w14:paraId="3B966F1E" w14:textId="49487AE7" w:rsidR="00B2511B" w:rsidRDefault="00B2511B" w:rsidP="00491240">
      <w:pPr>
        <w:rPr>
          <w:rFonts w:asciiTheme="majorHAnsi" w:hAnsiTheme="majorHAnsi" w:cstheme="majorHAnsi"/>
        </w:rPr>
      </w:pPr>
      <w:r w:rsidRPr="00A951B3">
        <w:rPr>
          <w:rFonts w:asciiTheme="majorHAnsi" w:eastAsia="Times New Roman" w:hAnsiTheme="majorHAnsi" w:cstheme="majorHAnsi"/>
        </w:rPr>
        <w:t xml:space="preserve"> </w:t>
      </w:r>
      <w:commentRangeStart w:id="21"/>
      <w:r w:rsidRPr="00A951B3">
        <w:rPr>
          <w:rFonts w:asciiTheme="majorHAnsi" w:eastAsia="Times New Roman" w:hAnsiTheme="majorHAnsi" w:cstheme="majorHAnsi"/>
        </w:rPr>
        <w:t xml:space="preserve">This male-specific peak at roughly half the abundance of the female-specific peak </w:t>
      </w:r>
      <w:r>
        <w:rPr>
          <w:rFonts w:asciiTheme="majorHAnsi" w:eastAsia="Times New Roman" w:hAnsiTheme="majorHAnsi" w:cstheme="majorHAnsi"/>
        </w:rPr>
        <w:t>may</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be an indication that </w:t>
      </w:r>
      <w:r w:rsidRPr="00A951B3">
        <w:rPr>
          <w:rFonts w:asciiTheme="majorHAnsi" w:eastAsia="Times New Roman" w:hAnsiTheme="majorHAnsi" w:cstheme="majorHAnsi"/>
        </w:rPr>
        <w:t>the male genome contains a large amount of sequencing data not contained in the female genome (potentially a Y or male-specific chromosome) and provides evidence that the male delta smelt may be a heterogametic sex.</w:t>
      </w:r>
      <w:commentRangeEnd w:id="21"/>
      <w:r>
        <w:rPr>
          <w:rStyle w:val="CommentReference"/>
        </w:rPr>
        <w:commentReference w:id="21"/>
      </w:r>
    </w:p>
    <w:p w14:paraId="508D1745" w14:textId="77777777" w:rsidR="00B2511B" w:rsidRDefault="00B2511B" w:rsidP="00491240">
      <w:pPr>
        <w:rPr>
          <w:rFonts w:asciiTheme="majorHAnsi" w:hAnsiTheme="majorHAnsi" w:cstheme="majorHAnsi"/>
        </w:rPr>
      </w:pPr>
    </w:p>
    <w:p w14:paraId="0200FC48" w14:textId="77777777" w:rsidR="003F5EFB" w:rsidRDefault="003F5EFB" w:rsidP="00A675F4">
      <w:pPr>
        <w:rPr>
          <w:rFonts w:asciiTheme="majorHAnsi" w:hAnsiTheme="majorHAnsi" w:cstheme="majorHAnsi"/>
        </w:rPr>
      </w:pPr>
    </w:p>
    <w:p w14:paraId="3727F942" w14:textId="167BE1C9" w:rsidR="00A675F4" w:rsidRPr="00FD21E9" w:rsidRDefault="00A675F4" w:rsidP="00A675F4">
      <w:pPr>
        <w:pStyle w:val="Header"/>
        <w:outlineLvl w:val="1"/>
        <w:rPr>
          <w:rFonts w:asciiTheme="majorHAnsi" w:hAnsiTheme="majorHAnsi" w:cstheme="majorHAnsi"/>
          <w:szCs w:val="24"/>
        </w:rPr>
      </w:pPr>
      <w:bookmarkStart w:id="22" w:name="_Toc113440570"/>
      <w:r>
        <w:rPr>
          <w:rFonts w:asciiTheme="majorHAnsi" w:hAnsiTheme="majorHAnsi" w:cstheme="majorHAnsi"/>
          <w:szCs w:val="24"/>
        </w:rPr>
        <w:t>Discussion &amp; Conclusion</w:t>
      </w:r>
      <w:bookmarkEnd w:id="22"/>
    </w:p>
    <w:p w14:paraId="5CC30083" w14:textId="51268234" w:rsidR="00A675F4" w:rsidRDefault="00A675F4" w:rsidP="00A675F4"/>
    <w:p w14:paraId="6FEDA1CA" w14:textId="51C631D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study thoroughly probed </w:t>
      </w:r>
      <w:r w:rsidR="003F5EFB">
        <w:rPr>
          <w:rFonts w:asciiTheme="majorHAnsi" w:hAnsiTheme="majorHAnsi" w:cstheme="majorHAnsi"/>
        </w:rPr>
        <w:t xml:space="preserve">all available Illumina data, utilizing </w:t>
      </w:r>
      <w:r w:rsidRPr="00A675F4">
        <w:rPr>
          <w:rFonts w:asciiTheme="majorHAnsi" w:hAnsiTheme="majorHAnsi" w:cstheme="majorHAnsi"/>
        </w:rPr>
        <w:t xml:space="preserve">the </w:t>
      </w:r>
      <w:r w:rsidR="003F5EFB">
        <w:rPr>
          <w:rFonts w:asciiTheme="majorHAnsi" w:hAnsiTheme="majorHAnsi" w:cstheme="majorHAnsi"/>
        </w:rPr>
        <w:t>linked-read</w:t>
      </w:r>
      <w:r w:rsidRPr="00A675F4">
        <w:rPr>
          <w:rFonts w:asciiTheme="majorHAnsi" w:hAnsiTheme="majorHAnsi" w:cstheme="majorHAnsi"/>
        </w:rPr>
        <w:t xml:space="preserve"> and two RAD</w:t>
      </w:r>
      <w:r w:rsidR="00ED6E2E">
        <w:rPr>
          <w:rFonts w:asciiTheme="majorHAnsi" w:hAnsiTheme="majorHAnsi" w:cstheme="majorHAnsi"/>
        </w:rPr>
        <w:t>-</w:t>
      </w:r>
      <w:r w:rsidRPr="00A675F4">
        <w:rPr>
          <w:rFonts w:asciiTheme="majorHAnsi" w:hAnsiTheme="majorHAnsi" w:cstheme="majorHAnsi"/>
        </w:rPr>
        <w:t xml:space="preserve">sequencing data sets in multiple ways </w:t>
      </w:r>
      <w:proofErr w:type="gramStart"/>
      <w:r w:rsidR="003F5EFB">
        <w:rPr>
          <w:rFonts w:asciiTheme="majorHAnsi" w:hAnsiTheme="majorHAnsi" w:cstheme="majorHAnsi"/>
        </w:rPr>
        <w:t xml:space="preserve">in an attempt </w:t>
      </w:r>
      <w:r w:rsidRPr="00A675F4">
        <w:rPr>
          <w:rFonts w:asciiTheme="majorHAnsi" w:hAnsiTheme="majorHAnsi" w:cstheme="majorHAnsi"/>
        </w:rPr>
        <w:t>to</w:t>
      </w:r>
      <w:proofErr w:type="gramEnd"/>
      <w:r w:rsidRPr="00A675F4">
        <w:rPr>
          <w:rFonts w:asciiTheme="majorHAnsi" w:hAnsiTheme="majorHAnsi" w:cstheme="majorHAnsi"/>
        </w:rPr>
        <w:t xml:space="preserve"> identify sex-specific markers</w:t>
      </w:r>
      <w:r w:rsidR="003F5EFB">
        <w:rPr>
          <w:rFonts w:asciiTheme="majorHAnsi" w:hAnsiTheme="majorHAnsi" w:cstheme="majorHAnsi"/>
        </w:rPr>
        <w:t>.</w:t>
      </w:r>
      <w:r w:rsidRPr="00A675F4">
        <w:rPr>
          <w:rFonts w:asciiTheme="majorHAnsi" w:hAnsiTheme="majorHAnsi" w:cstheme="majorHAnsi"/>
        </w:rPr>
        <w:t xml:space="preserve"> </w:t>
      </w:r>
      <w:r w:rsidR="003F5EFB">
        <w:rPr>
          <w:rFonts w:asciiTheme="majorHAnsi" w:hAnsiTheme="majorHAnsi" w:cstheme="majorHAnsi"/>
        </w:rPr>
        <w:t>W</w:t>
      </w:r>
      <w:r w:rsidRPr="00A675F4">
        <w:rPr>
          <w:rFonts w:asciiTheme="majorHAnsi" w:hAnsiTheme="majorHAnsi" w:cstheme="majorHAnsi"/>
        </w:rPr>
        <w:t xml:space="preserve">e did not find </w:t>
      </w:r>
      <w:r w:rsidR="003F5EFB">
        <w:rPr>
          <w:rFonts w:asciiTheme="majorHAnsi" w:hAnsiTheme="majorHAnsi" w:cstheme="majorHAnsi"/>
        </w:rPr>
        <w:t xml:space="preserve">SNPs </w:t>
      </w:r>
      <w:r w:rsidRPr="00A675F4">
        <w:rPr>
          <w:rFonts w:asciiTheme="majorHAnsi" w:hAnsiTheme="majorHAnsi" w:cstheme="majorHAnsi"/>
        </w:rPr>
        <w:t xml:space="preserve">diagnostic </w:t>
      </w:r>
      <w:r w:rsidR="003F5EFB">
        <w:rPr>
          <w:rFonts w:asciiTheme="majorHAnsi" w:hAnsiTheme="majorHAnsi" w:cstheme="majorHAnsi"/>
        </w:rPr>
        <w:t>of sex within delta smelt</w:t>
      </w:r>
      <w:r w:rsidRPr="00A675F4">
        <w:rPr>
          <w:rFonts w:asciiTheme="majorHAnsi" w:hAnsiTheme="majorHAnsi" w:cstheme="majorHAnsi"/>
        </w:rPr>
        <w:t xml:space="preserve">. </w:t>
      </w:r>
      <w:r w:rsidR="003F5EFB">
        <w:rPr>
          <w:rFonts w:asciiTheme="majorHAnsi" w:hAnsiTheme="majorHAnsi" w:cstheme="majorHAnsi"/>
        </w:rPr>
        <w:t>The species</w:t>
      </w:r>
      <w:r w:rsidRPr="00A675F4">
        <w:rPr>
          <w:rFonts w:asciiTheme="majorHAnsi" w:hAnsiTheme="majorHAnsi" w:cstheme="majorHAnsi"/>
        </w:rPr>
        <w:t xml:space="preserve"> may not have straightforward chromosomal sex-determination, though we cannot yet completely rule it out. While we did not find diagnostic SNPs, we did find paths forward for further analysis that may result in understanding delta smelt sex determination. For example, we found candidate loci via GWAS using RAD</w:t>
      </w:r>
      <w:r w:rsidR="00ED6E2E">
        <w:rPr>
          <w:rFonts w:asciiTheme="majorHAnsi" w:hAnsiTheme="majorHAnsi" w:cstheme="majorHAnsi"/>
        </w:rPr>
        <w:t>-</w:t>
      </w:r>
      <w:r w:rsidRPr="00A675F4">
        <w:rPr>
          <w:rFonts w:asciiTheme="majorHAnsi" w:hAnsiTheme="majorHAnsi" w:cstheme="majorHAnsi"/>
        </w:rPr>
        <w:t xml:space="preserve">sequencing </w:t>
      </w:r>
      <w:r w:rsidR="003F5EFB">
        <w:rPr>
          <w:rFonts w:asciiTheme="majorHAnsi" w:hAnsiTheme="majorHAnsi" w:cstheme="majorHAnsi"/>
        </w:rPr>
        <w:t>data,</w:t>
      </w:r>
      <w:r w:rsidRPr="00A675F4">
        <w:rPr>
          <w:rFonts w:asciiTheme="majorHAnsi" w:hAnsiTheme="majorHAnsi" w:cstheme="majorHAnsi"/>
        </w:rPr>
        <w:t xml:space="preserve"> and via k-mer analysis using the linked-read sequencing data generated for the genome assembl</w:t>
      </w:r>
      <w:r w:rsidR="003F5EFB">
        <w:rPr>
          <w:rFonts w:asciiTheme="majorHAnsi" w:hAnsiTheme="majorHAnsi" w:cstheme="majorHAnsi"/>
        </w:rPr>
        <w:t>ies</w:t>
      </w:r>
      <w:r w:rsidRPr="00A675F4">
        <w:rPr>
          <w:rFonts w:asciiTheme="majorHAnsi" w:hAnsiTheme="majorHAnsi" w:cstheme="majorHAnsi"/>
        </w:rPr>
        <w:t xml:space="preserve">. The GWAS found two markers on Chromosome 5 that were significantly associated with sex but did not have alleles diagnostic of sex. Interestingly, k-mer analysis detected DNA sequences only found within the male individual’s linked-read sequencing––one or more of these loci could contain a sex determining region or SNPs diagnostic of sex. The post k-mer analysis depth analysis showed that the observed increase in male specific k-mers at roughly 50% abundance of the normally distributed peak of the female k-mer abundance is consistent with the male sequencing data potentially having heterogametic (male sex-specific) regions in its genome (such as the 50:50 ratio between Y chromosomes </w:t>
      </w:r>
      <w:r w:rsidRPr="00A675F4">
        <w:rPr>
          <w:rFonts w:asciiTheme="majorHAnsi" w:hAnsiTheme="majorHAnsi" w:cstheme="majorHAnsi"/>
        </w:rPr>
        <w:lastRenderedPageBreak/>
        <w:t>paired with X chromosomes in human males). However, we could not identify or confirm sex-specific markers with the RAD</w:t>
      </w:r>
      <w:r w:rsidR="00ED6E2E">
        <w:rPr>
          <w:rFonts w:asciiTheme="majorHAnsi" w:hAnsiTheme="majorHAnsi" w:cstheme="majorHAnsi"/>
        </w:rPr>
        <w:t>-</w:t>
      </w:r>
      <w:r w:rsidRPr="00A675F4">
        <w:rPr>
          <w:rFonts w:asciiTheme="majorHAnsi" w:hAnsiTheme="majorHAnsi" w:cstheme="majorHAnsi"/>
        </w:rPr>
        <w:t xml:space="preserve">sequencing data generated for this project. </w:t>
      </w:r>
    </w:p>
    <w:p w14:paraId="0A64A42B" w14:textId="77777777" w:rsidR="00A675F4" w:rsidRPr="00A675F4" w:rsidRDefault="00A675F4" w:rsidP="00A675F4">
      <w:pPr>
        <w:rPr>
          <w:rFonts w:asciiTheme="majorHAnsi" w:hAnsiTheme="majorHAnsi" w:cstheme="majorHAnsi"/>
          <w:b/>
          <w:bCs/>
          <w:u w:val="single"/>
        </w:rPr>
      </w:pPr>
    </w:p>
    <w:p w14:paraId="51FABABF" w14:textId="3E988F62"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Additionally, many contigs containing male-specific k-mers were located on Chromosome 9. While there is a clear increase in associated SNPs on Chromosome 9, none met the significance threshold or were found to be diagnostic of sex. An additional important observation is that the k-mer analysis revealed male-specific linked-read sequencing data from an individual male aligned to multiple regions throughout the genome. This may indicate that sex determination in delta smelt is polygenic but further sequencing and analysis is needed to test this hypothesis.</w:t>
      </w:r>
    </w:p>
    <w:p w14:paraId="1ADB02E9" w14:textId="77777777" w:rsidR="00A675F4" w:rsidRPr="00A675F4" w:rsidRDefault="00A675F4" w:rsidP="00A675F4">
      <w:pPr>
        <w:rPr>
          <w:rFonts w:asciiTheme="majorHAnsi" w:hAnsiTheme="majorHAnsi" w:cstheme="majorHAnsi"/>
          <w:b/>
          <w:bCs/>
          <w:u w:val="single"/>
        </w:rPr>
      </w:pPr>
    </w:p>
    <w:p w14:paraId="5F0B7019" w14:textId="78AB12D4" w:rsidR="00A675F4" w:rsidRPr="00A675F4" w:rsidRDefault="00A675F4" w:rsidP="00A675F4">
      <w:pPr>
        <w:rPr>
          <w:rFonts w:asciiTheme="majorHAnsi" w:hAnsiTheme="majorHAnsi" w:cstheme="majorHAnsi"/>
          <w:b/>
          <w:bCs/>
          <w:u w:val="single"/>
        </w:rPr>
      </w:pPr>
      <w:r w:rsidRPr="00A675F4">
        <w:rPr>
          <w:rFonts w:asciiTheme="majorHAnsi" w:hAnsiTheme="majorHAnsi" w:cstheme="majorHAnsi"/>
        </w:rPr>
        <w:t xml:space="preserve">Our work shows a need for further investigation using high-coverage whole-genome resequencing (WGS) data from a large cohort of male and female fish to </w:t>
      </w:r>
      <w:proofErr w:type="gramStart"/>
      <w:r w:rsidRPr="00A675F4">
        <w:rPr>
          <w:rFonts w:asciiTheme="majorHAnsi" w:hAnsiTheme="majorHAnsi" w:cstheme="majorHAnsi"/>
        </w:rPr>
        <w:t>more evenly survey the genome</w:t>
      </w:r>
      <w:proofErr w:type="gramEnd"/>
      <w:r w:rsidRPr="00A675F4">
        <w:rPr>
          <w:rFonts w:asciiTheme="majorHAnsi" w:hAnsiTheme="majorHAnsi" w:cstheme="majorHAnsi"/>
        </w:rPr>
        <w:t xml:space="preserve"> in hopes of identifying sex-specific markers. While RAD</w:t>
      </w:r>
      <w:r w:rsidR="00ED6E2E">
        <w:rPr>
          <w:rFonts w:asciiTheme="majorHAnsi" w:hAnsiTheme="majorHAnsi" w:cstheme="majorHAnsi"/>
        </w:rPr>
        <w:t>-</w:t>
      </w:r>
      <w:r w:rsidRPr="00A675F4">
        <w:rPr>
          <w:rFonts w:asciiTheme="majorHAnsi" w:hAnsiTheme="majorHAnsi" w:cstheme="majorHAnsi"/>
        </w:rPr>
        <w:t xml:space="preserve">sequencing data provide an adequate distribution of discrete locations throughout the genome of individuals, high-coverage WGS data more comprehensively survey the entire genome of individuals rather than </w:t>
      </w:r>
      <w:r w:rsidR="002D55FE">
        <w:rPr>
          <w:rFonts w:asciiTheme="majorHAnsi" w:hAnsiTheme="majorHAnsi" w:cstheme="majorHAnsi"/>
        </w:rPr>
        <w:t>sequence dependent restriction enzyme-based loci.</w:t>
      </w:r>
      <w:r w:rsidRPr="00A675F4">
        <w:rPr>
          <w:rFonts w:asciiTheme="majorHAnsi" w:hAnsiTheme="majorHAnsi" w:cstheme="majorHAnsi"/>
        </w:rPr>
        <w:t xml:space="preserve"> Furthermore, including </w:t>
      </w:r>
      <w:proofErr w:type="gramStart"/>
      <w:r w:rsidRPr="00A675F4">
        <w:rPr>
          <w:rFonts w:asciiTheme="majorHAnsi" w:hAnsiTheme="majorHAnsi" w:cstheme="majorHAnsi"/>
        </w:rPr>
        <w:t>a large number of</w:t>
      </w:r>
      <w:proofErr w:type="gramEnd"/>
      <w:r w:rsidRPr="00A675F4">
        <w:rPr>
          <w:rFonts w:asciiTheme="majorHAnsi" w:hAnsiTheme="majorHAnsi" w:cstheme="majorHAnsi"/>
        </w:rPr>
        <w:t xml:space="preserve"> individuals (e.g., 500) in this analysis would provide more statistical power to detect loci with a modest effect on sex, as would be expected with polygenic sex determination.</w:t>
      </w:r>
    </w:p>
    <w:p w14:paraId="12B03AD7" w14:textId="20634C5E" w:rsidR="006E2350" w:rsidRDefault="006E2350" w:rsidP="006E2350">
      <w:pPr>
        <w:rPr>
          <w:rFonts w:ascii="Times New Roman" w:eastAsia="Times New Roman" w:hAnsi="Times New Roman" w:cs="Times New Roman"/>
        </w:rPr>
      </w:pPr>
    </w:p>
    <w:p w14:paraId="1C7588C5" w14:textId="640CA024" w:rsidR="00683A81" w:rsidRDefault="00683A81">
      <w:pPr>
        <w:rPr>
          <w:rFonts w:ascii="Times New Roman" w:eastAsia="Times New Roman" w:hAnsi="Times New Roman" w:cs="Times New Roman"/>
        </w:rPr>
      </w:pPr>
      <w:r>
        <w:rPr>
          <w:rFonts w:ascii="Times New Roman" w:eastAsia="Times New Roman" w:hAnsi="Times New Roman" w:cs="Times New Roman"/>
        </w:rPr>
        <w:br w:type="page"/>
      </w:r>
    </w:p>
    <w:p w14:paraId="53687638" w14:textId="77777777" w:rsidR="00683A81" w:rsidRDefault="00683A81" w:rsidP="006E2350">
      <w:pPr>
        <w:rPr>
          <w:rFonts w:ascii="Times New Roman" w:eastAsia="Times New Roman" w:hAnsi="Times New Roman" w:cs="Times New Roman"/>
        </w:rPr>
      </w:pPr>
    </w:p>
    <w:p w14:paraId="5E102BD1" w14:textId="3B1143D0" w:rsidR="00683A81" w:rsidRPr="00FD21E9" w:rsidRDefault="00683A81" w:rsidP="00683A81">
      <w:pPr>
        <w:pStyle w:val="Header"/>
        <w:outlineLvl w:val="1"/>
        <w:rPr>
          <w:rFonts w:asciiTheme="majorHAnsi" w:hAnsiTheme="majorHAnsi" w:cstheme="majorHAnsi"/>
          <w:szCs w:val="24"/>
        </w:rPr>
      </w:pPr>
      <w:bookmarkStart w:id="23" w:name="_Toc113440571"/>
      <w:r>
        <w:rPr>
          <w:rFonts w:asciiTheme="majorHAnsi" w:hAnsiTheme="majorHAnsi" w:cstheme="majorHAnsi"/>
          <w:szCs w:val="24"/>
        </w:rPr>
        <w:t>Tables &amp; Figures</w:t>
      </w:r>
      <w:bookmarkEnd w:id="23"/>
    </w:p>
    <w:p w14:paraId="36B1CCF2" w14:textId="77777777" w:rsidR="00683A81" w:rsidRDefault="00683A81" w:rsidP="006E2350">
      <w:pPr>
        <w:rPr>
          <w:rFonts w:asciiTheme="majorHAnsi" w:eastAsia="Times New Roman" w:hAnsiTheme="majorHAnsi" w:cstheme="majorHAnsi"/>
        </w:rPr>
      </w:pPr>
    </w:p>
    <w:p w14:paraId="0DCE0334" w14:textId="32D87FF6"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drawing>
          <wp:inline distT="0" distB="0" distL="0" distR="0" wp14:anchorId="46329C31" wp14:editId="1E9EE9C8">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335DA51A" w14:textId="1091259A"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sidR="00FC4471">
        <w:rPr>
          <w:rFonts w:asciiTheme="majorHAnsi" w:eastAsia="Times New Roman" w:hAnsiTheme="majorHAnsi" w:cstheme="majorHAnsi"/>
          <w:b/>
        </w:rPr>
        <w:t>3.1</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Manhattan plots of each of 28 chromosomes</w:t>
      </w:r>
      <w:r w:rsidR="00B2511B">
        <w:rPr>
          <w:rFonts w:asciiTheme="majorHAnsi" w:eastAsia="Times New Roman" w:hAnsiTheme="majorHAnsi" w:cstheme="majorHAnsi"/>
        </w:rPr>
        <w:t xml:space="preserve"> from the male assembly</w:t>
      </w:r>
      <w:r w:rsidRPr="00A951B3">
        <w:rPr>
          <w:rFonts w:asciiTheme="majorHAnsi" w:eastAsia="Times New Roman" w:hAnsiTheme="majorHAnsi" w:cstheme="majorHAnsi"/>
        </w:rPr>
        <w:t xml:space="preserve">. Location on the x axis and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10</m:t>
                </m:r>
                <m:ctrlPr>
                  <w:rPr>
                    <w:rFonts w:ascii="Cambria Math" w:eastAsia="Times New Roman" w:hAnsi="Cambria Math" w:cstheme="majorHAnsi"/>
                  </w:rPr>
                </m:ctrlPr>
              </m:sub>
            </m:sSub>
          </m:fName>
          <m:e>
            <m:r>
              <w:rPr>
                <w:rFonts w:ascii="Cambria Math" w:eastAsia="Times New Roman" w:hAnsi="Cambria Math" w:cstheme="majorHAnsi"/>
              </w:rPr>
              <m:t>P</m:t>
            </m:r>
          </m:e>
        </m:func>
      </m:oMath>
      <w:r w:rsidRPr="00A951B3">
        <w:rPr>
          <w:rFonts w:asciiTheme="majorHAnsi" w:eastAsia="Times New Roman" w:hAnsiTheme="majorHAnsi" w:cstheme="majorHAnsi"/>
        </w:rPr>
        <w:t xml:space="preserve"> significance on the y axis. Significant SNPs on Chromosome 5 are marked in blue. </w:t>
      </w:r>
      <w:commentRangeStart w:id="24"/>
      <w:r w:rsidRPr="00A951B3">
        <w:rPr>
          <w:rFonts w:asciiTheme="majorHAnsi" w:eastAsia="Times New Roman" w:hAnsiTheme="majorHAnsi" w:cstheme="majorHAnsi"/>
        </w:rPr>
        <w:t>This region is worthy of continued exploration as many times significant SNPs will indicate a region is associated with a given trait, but the region may not have adequate coverage. High coverage whole genome resequencing is recommended to better survey the region in question.</w:t>
      </w:r>
      <w:commentRangeEnd w:id="24"/>
      <w:r w:rsidR="00B2511B">
        <w:rPr>
          <w:rStyle w:val="CommentReference"/>
        </w:rPr>
        <w:commentReference w:id="24"/>
      </w:r>
    </w:p>
    <w:p w14:paraId="2A93ADAA"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FC7C74B" w14:textId="45686351" w:rsidR="00C370BB"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49231546" wp14:editId="50B6F23E">
            <wp:extent cx="5943600" cy="4253865"/>
            <wp:effectExtent l="0" t="0" r="0" b="63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204CF698" w14:textId="77777777"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2</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Distribution of the proportion of change from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m:rPr>
                    <m:sty m:val="p"/>
                  </m:rPr>
                  <w:rPr>
                    <w:rFonts w:ascii="Cambria Math" w:eastAsia="Times New Roman" w:hAnsi="Cambria Math" w:cstheme="majorHAnsi"/>
                  </w:rPr>
                  <m:t>log</m:t>
                </m:r>
                <m:ctrlPr>
                  <w:rPr>
                    <w:rFonts w:ascii="Cambria Math" w:eastAsia="Times New Roman" w:hAnsi="Cambria Math" w:cstheme="majorHAnsi"/>
                  </w:rPr>
                </m:ctrlPr>
              </m:e>
              <m:sub>
                <m:r>
                  <w:rPr>
                    <w:rFonts w:ascii="Cambria Math" w:eastAsia="Times New Roman" w:hAnsi="Cambria Math" w:cstheme="majorHAnsi"/>
                  </w:rPr>
                  <m:t>2</m:t>
                </m:r>
                <m:ctrlPr>
                  <w:rPr>
                    <w:rFonts w:ascii="Cambria Math" w:eastAsia="Times New Roman" w:hAnsi="Cambria Math" w:cstheme="majorHAnsi"/>
                  </w:rPr>
                </m:ctrlPr>
              </m:sub>
            </m:sSub>
          </m:fName>
          <m:e>
            <m:f>
              <m:fPr>
                <m:ctrlPr>
                  <w:rPr>
                    <w:rFonts w:ascii="Cambria Math" w:eastAsia="Times New Roman" w:hAnsi="Cambria Math" w:cstheme="majorHAnsi"/>
                    <w:i/>
                  </w:rPr>
                </m:ctrlPr>
              </m:fPr>
              <m:num>
                <m:r>
                  <w:rPr>
                    <w:rFonts w:ascii="Cambria Math" w:eastAsia="Times New Roman" w:hAnsi="Cambria Math" w:cstheme="majorHAnsi"/>
                  </w:rPr>
                  <m:t>(</m:t>
                </m:r>
                <m:r>
                  <w:rPr>
                    <w:rFonts w:ascii="Cambria Math" w:eastAsia="Times New Roman" w:hAnsi="Cambria Math" w:cstheme="majorHAnsi"/>
                  </w:rPr>
                  <m:t>m</m:t>
                </m:r>
                <m:r>
                  <w:rPr>
                    <w:rFonts w:ascii="Cambria Math" w:eastAsia="Times New Roman" w:hAnsi="Cambria Math" w:cstheme="majorHAnsi"/>
                  </w:rPr>
                  <m:t>+1)</m:t>
                </m:r>
              </m:num>
              <m:den>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+1)</m:t>
                </m:r>
              </m:den>
            </m:f>
          </m:e>
        </m:func>
      </m:oMath>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 where m = male k-mer abundance and </w:t>
      </w:r>
      <w:proofErr w:type="spellStart"/>
      <w:r>
        <w:rPr>
          <w:rFonts w:asciiTheme="majorHAnsi" w:eastAsia="Times New Roman" w:hAnsiTheme="majorHAnsi" w:cstheme="majorHAnsi"/>
        </w:rPr>
        <w:t>f</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corrected female abundance (</w:t>
      </w:r>
      <m:oMath>
        <m:sSub>
          <m:sSubPr>
            <m:ctrlPr>
              <w:rPr>
                <w:rFonts w:ascii="Cambria Math" w:eastAsia="Times New Roman" w:hAnsi="Cambria Math" w:cstheme="majorHAnsi"/>
                <w:i/>
              </w:rPr>
            </m:ctrlPr>
          </m:sSubPr>
          <m:e>
            <m:r>
              <w:rPr>
                <w:rFonts w:ascii="Cambria Math" w:eastAsia="Times New Roman" w:hAnsi="Cambria Math" w:cstheme="majorHAnsi"/>
              </w:rPr>
              <m:t>f</m:t>
            </m:r>
          </m:e>
          <m:sub>
            <m:r>
              <w:rPr>
                <w:rFonts w:ascii="Cambria Math" w:eastAsia="Times New Roman" w:hAnsi="Cambria Math" w:cstheme="majorHAnsi"/>
              </w:rPr>
              <m:t>cor</m:t>
            </m:r>
          </m:sub>
        </m:sSub>
        <m:r>
          <w:rPr>
            <w:rFonts w:ascii="Cambria Math" w:eastAsia="Times New Roman" w:hAnsi="Cambria Math" w:cstheme="majorHAnsi"/>
          </w:rPr>
          <m:t>=f*</m:t>
        </m:r>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oMath>
      <w:r>
        <w:rPr>
          <w:rFonts w:asciiTheme="majorHAnsi" w:eastAsia="Times New Roman" w:hAnsiTheme="majorHAnsi" w:cstheme="majorHAnsi"/>
        </w:rPr>
        <w:t xml:space="preserve">, where f = female k-mer abundance and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male to female abundance correction of </w:t>
      </w:r>
      <w:r w:rsidRPr="00704C99">
        <w:rPr>
          <w:rFonts w:asciiTheme="majorHAnsi" w:hAnsiTheme="majorHAnsi" w:cstheme="majorHAnsi"/>
        </w:rPr>
        <w:t>0.538</w:t>
      </w:r>
      <w:r>
        <w:rPr>
          <w:rFonts w:asciiTheme="majorHAnsi" w:hAnsiTheme="majorHAnsi" w:cstheme="majorHAnsi"/>
        </w:rPr>
        <w:t xml:space="preserve"> resulting from the ratio of male to female median abundances </w:t>
      </w:r>
      <m:oMath>
        <m:func>
          <m:funcPr>
            <m:ctrlPr>
              <w:rPr>
                <w:rFonts w:ascii="Cambria Math" w:eastAsia="Times New Roman" w:hAnsi="Cambria Math" w:cstheme="majorHAnsi"/>
                <w:i/>
              </w:rPr>
            </m:ctrlPr>
          </m:funcPr>
          <m:fName>
            <m:sSub>
              <m:sSubPr>
                <m:ctrlPr>
                  <w:rPr>
                    <w:rFonts w:ascii="Cambria Math" w:eastAsia="Times New Roman" w:hAnsi="Cambria Math" w:cstheme="majorHAnsi"/>
                    <w:i/>
                  </w:rPr>
                </m:ctrlPr>
              </m:sSubPr>
              <m:e>
                <m:r>
                  <w:rPr>
                    <w:rFonts w:ascii="Cambria Math" w:eastAsia="Times New Roman" w:hAnsi="Cambria Math" w:cstheme="majorHAnsi"/>
                  </w:rPr>
                  <m:t>A</m:t>
                </m:r>
              </m:e>
              <m:sub>
                <m:r>
                  <w:rPr>
                    <w:rFonts w:ascii="Cambria Math" w:eastAsia="Times New Roman" w:hAnsi="Cambria Math" w:cstheme="majorHAnsi"/>
                  </w:rPr>
                  <m:t>cor</m:t>
                </m:r>
              </m:sub>
            </m:sSub>
            <m:r>
              <w:rPr>
                <w:rFonts w:ascii="Cambria Math" w:eastAsia="Times New Roman" w:hAnsi="Cambria Math" w:cstheme="majorHAnsi"/>
              </w:rPr>
              <m:t>=</m:t>
            </m:r>
          </m:fName>
          <m:e>
            <m:f>
              <m:fPr>
                <m:ctrlPr>
                  <w:rPr>
                    <w:rFonts w:ascii="Cambria Math" w:eastAsia="Times New Roman" w:hAnsi="Cambria Math" w:cstheme="majorHAnsi"/>
                    <w:i/>
                  </w:rPr>
                </m:ctrlPr>
              </m:fPr>
              <m:num>
                <m:r>
                  <w:rPr>
                    <w:rFonts w:ascii="Cambria Math" w:eastAsia="Times New Roman" w:hAnsi="Cambria Math" w:cstheme="majorHAnsi"/>
                  </w:rPr>
                  <m:t>Med</m:t>
                </m:r>
                <m:d>
                  <m:dPr>
                    <m:ctrlPr>
                      <w:rPr>
                        <w:rFonts w:ascii="Cambria Math" w:eastAsia="Times New Roman" w:hAnsi="Cambria Math" w:cstheme="majorHAnsi"/>
                        <w:i/>
                      </w:rPr>
                    </m:ctrlPr>
                  </m:dPr>
                  <m:e>
                    <m:r>
                      <w:rPr>
                        <w:rFonts w:ascii="Cambria Math" w:eastAsia="Times New Roman" w:hAnsi="Cambria Math" w:cstheme="majorHAnsi"/>
                      </w:rPr>
                      <m:t>m</m:t>
                    </m:r>
                  </m:e>
                </m:d>
              </m:num>
              <m:den>
                <m:r>
                  <w:rPr>
                    <w:rFonts w:ascii="Cambria Math" w:eastAsia="Times New Roman" w:hAnsi="Cambria Math" w:cstheme="majorHAnsi"/>
                  </w:rPr>
                  <m:t>Med(f)</m:t>
                </m:r>
              </m:den>
            </m:f>
          </m:e>
        </m:func>
      </m:oMath>
      <w:r>
        <w:rPr>
          <w:rFonts w:asciiTheme="majorHAnsi" w:eastAsiaTheme="minorEastAsia" w:hAnsiTheme="majorHAnsi" w:cstheme="majorHAnsi"/>
        </w:rPr>
        <w:t>)</w:t>
      </w:r>
      <w:r>
        <w:rPr>
          <w:rFonts w:asciiTheme="majorHAnsi" w:eastAsia="Times New Roman" w:hAnsiTheme="majorHAnsi" w:cstheme="majorHAnsi"/>
        </w:rPr>
        <w:t xml:space="preserve">. </w:t>
      </w:r>
    </w:p>
    <w:p w14:paraId="774E0700" w14:textId="612EC922" w:rsidR="00FC4471" w:rsidRDefault="00FC4471" w:rsidP="006E2350">
      <w:pPr>
        <w:rPr>
          <w:rFonts w:asciiTheme="majorHAnsi" w:eastAsia="Times New Roman" w:hAnsiTheme="majorHAnsi" w:cstheme="majorHAnsi"/>
        </w:rPr>
      </w:pPr>
    </w:p>
    <w:p w14:paraId="5AE70D98" w14:textId="49480D9D" w:rsidR="00FC4471" w:rsidRDefault="00FC4471"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C3F0FFB" wp14:editId="12E58A23">
            <wp:extent cx="5943600" cy="482727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7270"/>
                    </a:xfrm>
                    <a:prstGeom prst="rect">
                      <a:avLst/>
                    </a:prstGeom>
                  </pic:spPr>
                </pic:pic>
              </a:graphicData>
            </a:graphic>
          </wp:inline>
        </w:drawing>
      </w:r>
    </w:p>
    <w:p w14:paraId="551D9CBD" w14:textId="5BB32369" w:rsidR="00FC4471" w:rsidRDefault="00FC4471" w:rsidP="006E2350">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3</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Distributions of k-mer abundances in female and male linked-read sequencing data. A.) Corrected female-only k-mer abundances (</w:t>
      </w:r>
      <w:proofErr w:type="spellStart"/>
      <w:r>
        <w:rPr>
          <w:rFonts w:asciiTheme="majorHAnsi" w:eastAsia="Times New Roman" w:hAnsiTheme="majorHAnsi" w:cstheme="majorHAnsi"/>
        </w:rPr>
        <w:t>A</w:t>
      </w:r>
      <w:r>
        <w:rPr>
          <w:rFonts w:asciiTheme="majorHAnsi" w:eastAsia="Times New Roman" w:hAnsiTheme="majorHAnsi" w:cstheme="majorHAnsi"/>
          <w:vertAlign w:val="subscript"/>
        </w:rPr>
        <w:t>cor</w:t>
      </w:r>
      <w:proofErr w:type="spellEnd"/>
      <w:r>
        <w:rPr>
          <w:rFonts w:asciiTheme="majorHAnsi" w:eastAsia="Times New Roman" w:hAnsiTheme="majorHAnsi" w:cstheme="majorHAnsi"/>
        </w:rPr>
        <w:t xml:space="preserve"> = 0.538). B.) Male-only k-mer abundances. C.) Overlay of the of corrected female-only and male-only k-mer abundances and corresponding percent (n) of k-mers for each sex where s = sex.</w:t>
      </w:r>
    </w:p>
    <w:p w14:paraId="05554EFD" w14:textId="475E0412" w:rsidR="00C370BB" w:rsidRDefault="00C370BB" w:rsidP="006E2350">
      <w:pPr>
        <w:rPr>
          <w:rFonts w:asciiTheme="majorHAnsi" w:eastAsia="Times New Roman" w:hAnsiTheme="majorHAnsi" w:cstheme="majorHAnsi"/>
        </w:rPr>
      </w:pPr>
    </w:p>
    <w:p w14:paraId="5BF85329" w14:textId="632838FD" w:rsidR="00B2511B" w:rsidRDefault="00B2511B">
      <w:pPr>
        <w:rPr>
          <w:rFonts w:asciiTheme="majorHAnsi" w:eastAsia="Times New Roman" w:hAnsiTheme="majorHAnsi" w:cstheme="majorHAnsi"/>
        </w:rPr>
      </w:pPr>
      <w:r>
        <w:rPr>
          <w:rFonts w:asciiTheme="majorHAnsi" w:eastAsia="Times New Roman" w:hAnsiTheme="majorHAnsi" w:cstheme="majorHAnsi"/>
        </w:rPr>
        <w:br w:type="page"/>
      </w:r>
    </w:p>
    <w:p w14:paraId="64BBBA49" w14:textId="75DE68A0" w:rsidR="00B2511B" w:rsidRPr="00B2511B" w:rsidRDefault="00B2511B" w:rsidP="00B2511B">
      <w:pPr>
        <w:rPr>
          <w:rFonts w:asciiTheme="majorHAnsi" w:eastAsia="Times New Roman" w:hAnsiTheme="majorHAnsi" w:cstheme="majorHAnsi"/>
          <w:bCs/>
        </w:rPr>
      </w:pPr>
      <w:r>
        <w:rPr>
          <w:rFonts w:asciiTheme="majorHAnsi" w:eastAsia="Times New Roman" w:hAnsiTheme="majorHAnsi" w:cstheme="majorHAnsi"/>
          <w:bCs/>
          <w:noProof/>
        </w:rPr>
        <w:lastRenderedPageBreak/>
        <w:drawing>
          <wp:inline distT="0" distB="0" distL="0" distR="0" wp14:anchorId="7060C64C" wp14:editId="0747B5F0">
            <wp:extent cx="5943600" cy="4836160"/>
            <wp:effectExtent l="0" t="0" r="0" b="254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0F531228" w14:textId="30BE2DEC" w:rsidR="00B2511B" w:rsidRDefault="00B2511B" w:rsidP="00B2511B">
      <w:pPr>
        <w:rPr>
          <w:rFonts w:asciiTheme="majorHAnsi" w:eastAsia="Times New Roman" w:hAnsiTheme="majorHAnsi" w:cstheme="majorHAnsi"/>
        </w:rPr>
      </w:pPr>
      <w:r w:rsidRPr="00A951B3">
        <w:rPr>
          <w:rFonts w:asciiTheme="majorHAnsi" w:eastAsia="Times New Roman" w:hAnsiTheme="majorHAnsi" w:cstheme="majorHAnsi"/>
          <w:b/>
        </w:rPr>
        <w:t xml:space="preserve">Figure </w:t>
      </w:r>
      <w:r>
        <w:rPr>
          <w:rFonts w:asciiTheme="majorHAnsi" w:eastAsia="Times New Roman" w:hAnsiTheme="majorHAnsi" w:cstheme="majorHAnsi"/>
          <w:b/>
        </w:rPr>
        <w:t>3.</w:t>
      </w:r>
      <w:r>
        <w:rPr>
          <w:rFonts w:asciiTheme="majorHAnsi" w:eastAsia="Times New Roman" w:hAnsiTheme="majorHAnsi" w:cstheme="majorHAnsi"/>
          <w:b/>
        </w:rPr>
        <w:t>4</w:t>
      </w:r>
      <w:r w:rsidRPr="00A951B3">
        <w:rPr>
          <w:rFonts w:asciiTheme="majorHAnsi" w:eastAsia="Times New Roman" w:hAnsiTheme="majorHAnsi" w:cstheme="majorHAnsi"/>
          <w:b/>
        </w:rPr>
        <w:t>.</w:t>
      </w:r>
      <w:r w:rsidRPr="00A951B3">
        <w:rPr>
          <w:rFonts w:asciiTheme="majorHAnsi" w:eastAsia="Times New Roman" w:hAnsiTheme="majorHAnsi" w:cstheme="majorHAnsi"/>
        </w:rPr>
        <w:t xml:space="preserve"> </w:t>
      </w:r>
      <w:r>
        <w:rPr>
          <w:rFonts w:asciiTheme="majorHAnsi" w:eastAsia="Times New Roman" w:hAnsiTheme="majorHAnsi" w:cstheme="majorHAnsi"/>
        </w:rPr>
        <w:t>Distribution of female-only (red) and male-only (blue)</w:t>
      </w:r>
      <w:r w:rsidRPr="00A951B3">
        <w:rPr>
          <w:rFonts w:asciiTheme="majorHAnsi" w:eastAsia="Times New Roman" w:hAnsiTheme="majorHAnsi" w:cstheme="majorHAnsi"/>
        </w:rPr>
        <w:t xml:space="preserve"> </w:t>
      </w:r>
      <w:r>
        <w:rPr>
          <w:rFonts w:asciiTheme="majorHAnsi" w:eastAsia="Times New Roman" w:hAnsiTheme="majorHAnsi" w:cstheme="majorHAnsi"/>
        </w:rPr>
        <w:t xml:space="preserve">k-mer </w:t>
      </w:r>
      <w:r w:rsidRPr="00A951B3">
        <w:rPr>
          <w:rFonts w:asciiTheme="majorHAnsi" w:eastAsia="Times New Roman" w:hAnsiTheme="majorHAnsi" w:cstheme="majorHAnsi"/>
        </w:rPr>
        <w:t xml:space="preserve">abundances </w:t>
      </w:r>
      <w:r>
        <w:rPr>
          <w:rFonts w:asciiTheme="majorHAnsi" w:eastAsia="Times New Roman" w:hAnsiTheme="majorHAnsi" w:cstheme="majorHAnsi"/>
        </w:rPr>
        <w:t>of k-mers located on contigs containing five hashes</w:t>
      </w:r>
      <w:r w:rsidR="003630FC">
        <w:rPr>
          <w:rFonts w:asciiTheme="majorHAnsi" w:eastAsia="Times New Roman" w:hAnsiTheme="majorHAnsi" w:cstheme="majorHAnsi"/>
        </w:rPr>
        <w:t xml:space="preserve"> (approximately</w:t>
      </w:r>
      <w:r>
        <w:rPr>
          <w:rFonts w:asciiTheme="majorHAnsi" w:eastAsia="Times New Roman" w:hAnsiTheme="majorHAnsi" w:cstheme="majorHAnsi"/>
        </w:rPr>
        <w:t xml:space="preserve"> 5,000</w:t>
      </w:r>
      <w:r w:rsidR="003630FC">
        <w:rPr>
          <w:rFonts w:asciiTheme="majorHAnsi" w:eastAsia="Times New Roman" w:hAnsiTheme="majorHAnsi" w:cstheme="majorHAnsi"/>
        </w:rPr>
        <w:t xml:space="preserve"> bp)</w:t>
      </w:r>
      <w:r>
        <w:rPr>
          <w:rFonts w:asciiTheme="majorHAnsi" w:eastAsia="Times New Roman" w:hAnsiTheme="majorHAnsi" w:cstheme="majorHAnsi"/>
        </w:rPr>
        <w:t xml:space="preserve"> from the male A</w:t>
      </w:r>
      <w:r>
        <w:rPr>
          <w:rFonts w:asciiTheme="majorHAnsi" w:eastAsia="Times New Roman" w:hAnsiTheme="majorHAnsi" w:cstheme="majorHAnsi"/>
          <w:vertAlign w:val="subscript"/>
        </w:rPr>
        <w:t>1</w:t>
      </w:r>
      <w:r>
        <w:rPr>
          <w:rFonts w:asciiTheme="majorHAnsi" w:eastAsia="Times New Roman" w:hAnsiTheme="majorHAnsi" w:cstheme="majorHAnsi"/>
        </w:rPr>
        <w:t xml:space="preserve"> assembly.</w:t>
      </w:r>
    </w:p>
    <w:p w14:paraId="1D0762B7" w14:textId="3F62C26C" w:rsidR="003630FC" w:rsidRDefault="003630FC" w:rsidP="00B2511B">
      <w:pPr>
        <w:rPr>
          <w:rFonts w:asciiTheme="majorHAnsi" w:eastAsia="Times New Roman" w:hAnsiTheme="majorHAnsi" w:cstheme="majorHAnsi"/>
        </w:rPr>
      </w:pPr>
    </w:p>
    <w:p w14:paraId="049D7EE5" w14:textId="77777777" w:rsidR="00B2511B" w:rsidRDefault="00B2511B" w:rsidP="00B2511B">
      <w:pPr>
        <w:rPr>
          <w:rFonts w:asciiTheme="majorHAnsi" w:eastAsia="Times New Roman" w:hAnsiTheme="majorHAnsi" w:cstheme="majorHAnsi"/>
        </w:rPr>
      </w:pPr>
    </w:p>
    <w:p w14:paraId="04C4A60A" w14:textId="39FEF22D" w:rsidR="00B2511B" w:rsidRPr="00A951B3" w:rsidRDefault="00B2511B" w:rsidP="00B2511B">
      <w:pPr>
        <w:rPr>
          <w:rFonts w:asciiTheme="majorHAnsi" w:eastAsia="Times New Roman" w:hAnsiTheme="majorHAnsi" w:cstheme="majorHAnsi"/>
        </w:rPr>
      </w:pPr>
      <w:commentRangeStart w:id="25"/>
      <w:r w:rsidRPr="00A951B3">
        <w:rPr>
          <w:rFonts w:asciiTheme="majorHAnsi" w:eastAsia="Times New Roman" w:hAnsiTheme="majorHAnsi" w:cstheme="majorHAnsi"/>
        </w:rPr>
        <w:t xml:space="preserve">Both female and male have a broad distribution of k-mers with 90-140 abundance, while a male specific (blue) peak can be seen from 30-70 abundance. </w:t>
      </w:r>
      <w:commentRangeEnd w:id="25"/>
      <w:r>
        <w:rPr>
          <w:rStyle w:val="CommentReference"/>
        </w:rPr>
        <w:commentReference w:id="25"/>
      </w:r>
      <w:commentRangeStart w:id="26"/>
      <w:r w:rsidRPr="00A951B3">
        <w:rPr>
          <w:rFonts w:asciiTheme="majorHAnsi" w:eastAsia="Times New Roman" w:hAnsiTheme="majorHAnsi" w:cstheme="majorHAnsi"/>
        </w:rPr>
        <w:t>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w:t>
      </w:r>
      <w:commentRangeEnd w:id="26"/>
      <w:r>
        <w:rPr>
          <w:rStyle w:val="CommentReference"/>
        </w:rPr>
        <w:commentReference w:id="26"/>
      </w:r>
      <w:r w:rsidRPr="00A951B3">
        <w:rPr>
          <w:rFonts w:asciiTheme="majorHAnsi" w:eastAsia="Times New Roman" w:hAnsiTheme="majorHAnsi" w:cstheme="majorHAnsi"/>
        </w:rPr>
        <w:t xml:space="preserve">. </w:t>
      </w:r>
    </w:p>
    <w:p w14:paraId="191F39A6" w14:textId="072293B2" w:rsidR="00C370BB" w:rsidRDefault="00C370BB" w:rsidP="006E2350">
      <w:pPr>
        <w:rPr>
          <w:rFonts w:asciiTheme="majorHAnsi" w:eastAsia="Times New Roman" w:hAnsiTheme="majorHAnsi" w:cstheme="majorHAnsi"/>
        </w:rPr>
      </w:pPr>
    </w:p>
    <w:p w14:paraId="59BD6A76" w14:textId="0574D0F4" w:rsidR="00C370BB" w:rsidRPr="00A951B3" w:rsidRDefault="00C370BB"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318A2DF9" wp14:editId="041FF900">
            <wp:extent cx="5943600" cy="367093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5B7B1C4B" w14:textId="77777777" w:rsidR="003630FC" w:rsidRDefault="003630FC" w:rsidP="003630FC">
      <w:pPr>
        <w:rPr>
          <w:rFonts w:asciiTheme="majorHAnsi" w:eastAsia="Times New Roman" w:hAnsiTheme="majorHAnsi" w:cstheme="majorHAnsi"/>
        </w:rPr>
      </w:pPr>
      <w:r w:rsidRPr="00A951B3">
        <w:rPr>
          <w:rFonts w:asciiTheme="majorHAnsi" w:eastAsia="Times New Roman" w:hAnsiTheme="majorHAnsi" w:cstheme="majorHAnsi"/>
          <w:b/>
          <w:bCs/>
        </w:rPr>
        <w:t>Figure 18.</w:t>
      </w:r>
      <w:r w:rsidRPr="00A951B3">
        <w:rPr>
          <w:rFonts w:asciiTheme="majorHAnsi" w:eastAsia="Times New Roman" w:hAnsiTheme="majorHAnsi" w:cstheme="majorHAnsi"/>
        </w:rPr>
        <w:t xml:space="preserve"> </w:t>
      </w:r>
      <w:r>
        <w:rPr>
          <w:rFonts w:asciiTheme="majorHAnsi" w:eastAsia="Times New Roman" w:hAnsiTheme="majorHAnsi" w:cstheme="majorHAnsi"/>
        </w:rPr>
        <w:t>M</w:t>
      </w:r>
      <w:r w:rsidRPr="00A951B3">
        <w:rPr>
          <w:rFonts w:asciiTheme="majorHAnsi" w:eastAsia="Times New Roman" w:hAnsiTheme="majorHAnsi" w:cstheme="majorHAnsi"/>
        </w:rPr>
        <w:t xml:space="preserve">ale (x-axis) </w:t>
      </w:r>
      <w:r>
        <w:rPr>
          <w:rFonts w:asciiTheme="majorHAnsi" w:eastAsia="Times New Roman" w:hAnsiTheme="majorHAnsi" w:cstheme="majorHAnsi"/>
        </w:rPr>
        <w:t>and</w:t>
      </w:r>
      <w:r w:rsidRPr="00A951B3">
        <w:rPr>
          <w:rFonts w:asciiTheme="majorHAnsi" w:eastAsia="Times New Roman" w:hAnsiTheme="majorHAnsi" w:cstheme="majorHAnsi"/>
        </w:rPr>
        <w:t xml:space="preserve"> female (y-axis) median k-mer abundance on contigs with 5 or more </w:t>
      </w:r>
      <w:r>
        <w:rPr>
          <w:rFonts w:asciiTheme="majorHAnsi" w:eastAsia="Times New Roman" w:hAnsiTheme="majorHAnsi" w:cstheme="majorHAnsi"/>
        </w:rPr>
        <w:t xml:space="preserve">hashes, corresponding to roughly 5,000 bp. </w:t>
      </w:r>
      <w:r w:rsidRPr="00A951B3">
        <w:rPr>
          <w:rFonts w:asciiTheme="majorHAnsi" w:eastAsia="Times New Roman" w:hAnsiTheme="majorHAnsi" w:cstheme="majorHAnsi"/>
        </w:rPr>
        <w:t xml:space="preserve">k-mers. </w:t>
      </w:r>
    </w:p>
    <w:p w14:paraId="233601A8" w14:textId="77777777" w:rsidR="003630FC" w:rsidRDefault="003630FC" w:rsidP="003630FC">
      <w:pPr>
        <w:rPr>
          <w:rFonts w:asciiTheme="majorHAnsi" w:eastAsia="Times New Roman" w:hAnsiTheme="majorHAnsi" w:cstheme="majorHAnsi"/>
        </w:rPr>
      </w:pPr>
    </w:p>
    <w:p w14:paraId="1FB0B52D" w14:textId="1CF94E1A" w:rsidR="003630FC" w:rsidRPr="00A951B3" w:rsidRDefault="003630FC" w:rsidP="003630FC">
      <w:pPr>
        <w:rPr>
          <w:rFonts w:asciiTheme="majorHAnsi" w:eastAsia="Times New Roman" w:hAnsiTheme="majorHAnsi" w:cstheme="majorHAnsi"/>
        </w:rPr>
      </w:pPr>
      <w:r w:rsidRPr="00A951B3">
        <w:rPr>
          <w:rFonts w:asciiTheme="majorHAnsi" w:eastAsia="Times New Roman" w:hAnsiTheme="majorHAnsi" w:cstheme="majorHAnsi"/>
        </w:rPr>
        <w:t>A) All contigs containing 5 or more k-mers B) Zoomed in view to show clear line of contigs with zero abundance in female sequencing data. There are 40 k-mers that show abundance in males but not females. This indicates the male sequencing data contains sex-specific sequences in high abundance that are not contained in the female sequencing data.</w:t>
      </w:r>
    </w:p>
    <w:p w14:paraId="7F07BF1B" w14:textId="77777777" w:rsidR="003630FC" w:rsidRDefault="003630FC" w:rsidP="006E2350">
      <w:pPr>
        <w:rPr>
          <w:rFonts w:asciiTheme="majorHAnsi" w:eastAsia="Times New Roman" w:hAnsiTheme="majorHAnsi" w:cstheme="majorHAnsi"/>
          <w:b/>
          <w:bCs/>
        </w:rPr>
      </w:pPr>
    </w:p>
    <w:p w14:paraId="6AB4BF26" w14:textId="77777777" w:rsidR="003630FC" w:rsidRDefault="003630FC" w:rsidP="006E2350">
      <w:pPr>
        <w:rPr>
          <w:rFonts w:asciiTheme="majorHAnsi" w:eastAsia="Times New Roman" w:hAnsiTheme="majorHAnsi" w:cstheme="majorHAnsi"/>
          <w:b/>
          <w:bCs/>
        </w:rPr>
      </w:pPr>
    </w:p>
    <w:p w14:paraId="7030EAE8" w14:textId="77777777" w:rsidR="003630FC" w:rsidRDefault="003630FC" w:rsidP="006E2350">
      <w:pPr>
        <w:rPr>
          <w:rFonts w:asciiTheme="majorHAnsi" w:eastAsia="Times New Roman" w:hAnsiTheme="majorHAnsi" w:cstheme="majorHAnsi"/>
          <w:b/>
          <w:bCs/>
        </w:rPr>
      </w:pPr>
    </w:p>
    <w:p w14:paraId="2CC66105" w14:textId="33160E5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 xml:space="preserve">Figure </w:t>
      </w:r>
      <w:r w:rsidR="009F3A99">
        <w:rPr>
          <w:rFonts w:asciiTheme="majorHAnsi" w:eastAsia="Times New Roman" w:hAnsiTheme="majorHAnsi" w:cstheme="majorHAnsi"/>
          <w:b/>
          <w:bCs/>
        </w:rPr>
        <w:t>3.5</w:t>
      </w:r>
      <w:r w:rsidRPr="00A951B3">
        <w:rPr>
          <w:rFonts w:asciiTheme="majorHAnsi" w:eastAsia="Times New Roman" w:hAnsiTheme="majorHAnsi" w:cstheme="majorHAnsi"/>
        </w:rPr>
        <w:t xml:space="preserve">. Histogram of male-only and female -only k-mer abundances of sequencing data. The male sequencing data appears to have </w:t>
      </w:r>
      <w:r w:rsidRPr="00A951B3">
        <w:rPr>
          <w:rFonts w:asciiTheme="majorHAnsi" w:eastAsia="Times New Roman" w:hAnsiTheme="majorHAnsi" w:cstheme="majorHAnsi"/>
        </w:rPr>
        <w:t>more</w:t>
      </w:r>
      <w:r w:rsidRPr="00A951B3">
        <w:rPr>
          <w:rFonts w:asciiTheme="majorHAnsi" w:eastAsia="Times New Roman" w:hAnsiTheme="majorHAnsi" w:cstheme="majorHAnsi"/>
        </w:rPr>
        <w:t xml:space="preserve"> higher abundance k-mers</w:t>
      </w:r>
      <w:ins w:id="27"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 xml:space="preserve"> while the female sequencing data has more lower abundance k-</w:t>
      </w:r>
      <w:proofErr w:type="gramStart"/>
      <w:r w:rsidRPr="00A951B3">
        <w:rPr>
          <w:rFonts w:asciiTheme="majorHAnsi" w:eastAsia="Times New Roman" w:hAnsiTheme="majorHAnsi" w:cstheme="majorHAnsi"/>
        </w:rPr>
        <w:t>mers</w:t>
      </w:r>
      <w:ins w:id="28" w:author="Microsoft Office User" w:date="2021-06-24T14:42:00Z">
        <w:r w:rsidRPr="00A951B3">
          <w:rPr>
            <w:rFonts w:asciiTheme="majorHAnsi" w:eastAsia="Times New Roman" w:hAnsiTheme="majorHAnsi" w:cstheme="majorHAnsi"/>
          </w:rPr>
          <w:t>?</w:t>
        </w:r>
      </w:ins>
      <w:r w:rsidRPr="00A951B3">
        <w:rPr>
          <w:rFonts w:asciiTheme="majorHAnsi" w:eastAsia="Times New Roman" w:hAnsiTheme="majorHAnsi" w:cstheme="majorHAnsi"/>
        </w:rPr>
        <w:t>.</w:t>
      </w:r>
      <w:proofErr w:type="gramEnd"/>
      <w:r w:rsidRPr="00A951B3">
        <w:rPr>
          <w:rFonts w:asciiTheme="majorHAnsi" w:eastAsia="Times New Roman" w:hAnsiTheme="majorHAnsi" w:cstheme="majorHAnsi"/>
        </w:rPr>
        <w:t xml:space="preserve"> </w:t>
      </w:r>
      <w:commentRangeStart w:id="29"/>
      <w:r w:rsidRPr="00A951B3">
        <w:rPr>
          <w:rFonts w:asciiTheme="majorHAnsi" w:eastAsia="Times New Roman" w:hAnsiTheme="majorHAnsi" w:cstheme="majorHAnsi"/>
        </w:rPr>
        <w:t>Low abundance sex-specific k-mers are likely the result of sequencing errors, while the higher abundance male-only k-mer peak indicates the male sample contains real variation only contained within the male sample.</w:t>
      </w:r>
      <w:commentRangeEnd w:id="29"/>
      <w:r w:rsidRPr="00A951B3">
        <w:rPr>
          <w:rStyle w:val="CommentReference"/>
          <w:rFonts w:asciiTheme="majorHAnsi" w:hAnsiTheme="majorHAnsi" w:cstheme="majorHAnsi"/>
        </w:rPr>
        <w:commentReference w:id="29"/>
      </w:r>
    </w:p>
    <w:p w14:paraId="5184BE14"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p>
    <w:p w14:paraId="6C7CE71F" w14:textId="77777777" w:rsidR="006E2350" w:rsidRPr="00A951B3" w:rsidRDefault="006E2350" w:rsidP="006E2350">
      <w:pPr>
        <w:rPr>
          <w:rFonts w:asciiTheme="majorHAnsi" w:eastAsia="Times New Roman" w:hAnsiTheme="majorHAnsi" w:cstheme="majorHAnsi"/>
        </w:rPr>
      </w:pPr>
      <w:r w:rsidRPr="00A951B3">
        <w:rPr>
          <w:rFonts w:asciiTheme="majorHAnsi" w:hAnsiTheme="majorHAnsi" w:cstheme="majorHAnsi"/>
          <w:noProof/>
          <w:color w:val="000000"/>
        </w:rPr>
        <w:lastRenderedPageBreak/>
        <w:drawing>
          <wp:inline distT="0" distB="0" distL="0" distR="0" wp14:anchorId="00E670A8" wp14:editId="237C875E">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EBB72A5"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b/>
          <w:bCs/>
        </w:rPr>
        <w:t>Figure 17.</w:t>
      </w:r>
      <w:r w:rsidRPr="00A951B3">
        <w:rPr>
          <w:rFonts w:asciiTheme="majorHAnsi" w:eastAsia="Times New Roman" w:hAnsiTheme="majorHAnsi" w:cstheme="majorHAnsi"/>
        </w:rPr>
        <w:t xml:space="preserve"> All k-mer </w:t>
      </w:r>
      <w:commentRangeStart w:id="30"/>
      <w:r w:rsidRPr="00A951B3">
        <w:rPr>
          <w:rFonts w:asciiTheme="majorHAnsi" w:eastAsia="Times New Roman" w:hAnsiTheme="majorHAnsi" w:cstheme="majorHAnsi"/>
        </w:rPr>
        <w:t>abundances</w:t>
      </w:r>
      <w:commentRangeEnd w:id="30"/>
      <w:r w:rsidRPr="00A951B3">
        <w:rPr>
          <w:rStyle w:val="CommentReference"/>
          <w:rFonts w:asciiTheme="majorHAnsi" w:hAnsiTheme="majorHAnsi" w:cstheme="majorHAnsi"/>
        </w:rPr>
        <w:commentReference w:id="30"/>
      </w:r>
      <w:r w:rsidRPr="00A951B3">
        <w:rPr>
          <w:rFonts w:asciiTheme="majorHAnsi" w:eastAsia="Times New Roman" w:hAnsiTheme="majorHAnsi" w:cstheme="majorHAnsi"/>
        </w:rPr>
        <w:t xml:space="preserve"> filtered through contigs containing five or more k-mers to acquire contigs that span roughly 5,000bp. Both female and male have a broad distribution of k-mers with 90-140 abundance, while a male specific (blue) peak can be seen from 30-70 abundance. This male-specific peak at roughly half the abundance of the female-specific peak indicates that the male genome contains a large amount of sequencing data not contained in the female genome (potentially a Y or male-specific chromosome) and provides evidence that the male delta smelt may be a heterogametic sex. </w:t>
      </w:r>
    </w:p>
    <w:p w14:paraId="5FB2FA50" w14:textId="77777777" w:rsidR="009F3A99" w:rsidRDefault="006E2350" w:rsidP="006E2350">
      <w:pPr>
        <w:rPr>
          <w:rFonts w:asciiTheme="majorHAnsi" w:eastAsia="Times New Roman" w:hAnsiTheme="majorHAnsi" w:cstheme="majorHAnsi"/>
        </w:rPr>
      </w:pPr>
      <w:r w:rsidRPr="00A951B3">
        <w:rPr>
          <w:rFonts w:asciiTheme="majorHAnsi" w:eastAsia="Times New Roman" w:hAnsiTheme="majorHAnsi" w:cstheme="majorHAnsi"/>
        </w:rPr>
        <w:br w:type="page"/>
      </w:r>
      <w:r w:rsidR="009F3A99">
        <w:rPr>
          <w:rFonts w:asciiTheme="majorHAnsi" w:eastAsia="Times New Roman" w:hAnsiTheme="majorHAnsi" w:cstheme="majorHAnsi"/>
          <w:noProof/>
        </w:rPr>
        <w:lastRenderedPageBreak/>
        <w:drawing>
          <wp:inline distT="0" distB="0" distL="0" distR="0" wp14:anchorId="2B9C22EE" wp14:editId="4770569B">
            <wp:extent cx="5943600" cy="3612515"/>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4829EA73" w14:textId="7039AE5E" w:rsidR="006E2350" w:rsidRPr="00A951B3" w:rsidRDefault="009F3A99" w:rsidP="006E2350">
      <w:pPr>
        <w:rPr>
          <w:rFonts w:asciiTheme="majorHAnsi" w:eastAsia="Times New Roman" w:hAnsiTheme="majorHAnsi" w:cstheme="majorHAnsi"/>
        </w:rPr>
      </w:pPr>
      <w:r>
        <w:rPr>
          <w:rFonts w:asciiTheme="majorHAnsi" w:eastAsia="Times New Roman" w:hAnsiTheme="majorHAnsi" w:cstheme="majorHAnsi"/>
          <w:noProof/>
        </w:rPr>
        <w:lastRenderedPageBreak/>
        <w:drawing>
          <wp:inline distT="0" distB="0" distL="0" distR="0" wp14:anchorId="6FE34E25" wp14:editId="2587A4FF">
            <wp:extent cx="5943600" cy="361251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r w:rsidRPr="00A951B3">
        <w:rPr>
          <w:rFonts w:asciiTheme="majorHAnsi" w:hAnsiTheme="majorHAnsi" w:cstheme="majorHAnsi"/>
          <w:noProof/>
          <w:color w:val="000000"/>
        </w:rPr>
        <w:lastRenderedPageBreak/>
        <w:drawing>
          <wp:inline distT="0" distB="0" distL="0" distR="0" wp14:anchorId="391F5F38" wp14:editId="504BDECA">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B1414B3" w14:textId="77777777" w:rsidR="006E2350" w:rsidRPr="00A951B3" w:rsidRDefault="006E2350" w:rsidP="006E2350">
      <w:pPr>
        <w:rPr>
          <w:rFonts w:asciiTheme="majorHAnsi" w:eastAsia="Times New Roman" w:hAnsiTheme="majorHAnsi" w:cstheme="majorHAnsi"/>
        </w:rPr>
      </w:pPr>
      <w:r w:rsidRPr="00A951B3">
        <w:rPr>
          <w:rFonts w:asciiTheme="majorHAnsi" w:eastAsia="Times New Roman" w:hAnsiTheme="majorHAnsi" w:cstheme="majorHAnsi"/>
          <w:noProof/>
        </w:rPr>
        <w:lastRenderedPageBreak/>
        <w:drawing>
          <wp:inline distT="0" distB="0" distL="0" distR="0" wp14:anchorId="7B61ECAD" wp14:editId="76C191C8">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1C6ABF1E" w14:textId="77777777" w:rsidR="006E2350" w:rsidRPr="00A951B3" w:rsidRDefault="006E2350" w:rsidP="006E2350">
      <w:pPr>
        <w:rPr>
          <w:rFonts w:asciiTheme="majorHAnsi" w:eastAsia="Times New Roman" w:hAnsiTheme="majorHAnsi" w:cstheme="majorHAnsi"/>
        </w:rPr>
      </w:pPr>
      <w:commentRangeStart w:id="31"/>
      <w:r w:rsidRPr="00A951B3">
        <w:rPr>
          <w:rFonts w:asciiTheme="majorHAnsi" w:eastAsia="Times New Roman" w:hAnsiTheme="majorHAnsi" w:cstheme="majorHAnsi"/>
          <w:b/>
          <w:bCs/>
        </w:rPr>
        <w:t>Figure 18</w:t>
      </w:r>
      <w:commentRangeEnd w:id="31"/>
      <w:r w:rsidRPr="00A951B3">
        <w:rPr>
          <w:rStyle w:val="CommentReference"/>
          <w:rFonts w:asciiTheme="majorHAnsi" w:hAnsiTheme="majorHAnsi" w:cstheme="majorHAnsi"/>
        </w:rPr>
        <w:commentReference w:id="31"/>
      </w:r>
      <w:r w:rsidRPr="00A951B3">
        <w:rPr>
          <w:rFonts w:asciiTheme="majorHAnsi" w:eastAsia="Times New Roman" w:hAnsiTheme="majorHAnsi" w:cstheme="majorHAnsi"/>
          <w:b/>
          <w:bCs/>
        </w:rPr>
        <w:t>.</w:t>
      </w:r>
      <w:r w:rsidRPr="00A951B3">
        <w:rPr>
          <w:rFonts w:asciiTheme="majorHAnsi" w:eastAsia="Times New Roman" w:hAnsiTheme="majorHAnsi" w:cstheme="majorHAnsi"/>
        </w:rPr>
        <w:t xml:space="preserve"> Male (x-axis) versus female (y-axis) median k-mer abundance on contigs with 5 or more </w:t>
      </w:r>
      <w:commentRangeStart w:id="32"/>
      <w:r w:rsidRPr="00A951B3">
        <w:rPr>
          <w:rFonts w:asciiTheme="majorHAnsi" w:eastAsia="Times New Roman" w:hAnsiTheme="majorHAnsi" w:cstheme="majorHAnsi"/>
        </w:rPr>
        <w:t>k-mers</w:t>
      </w:r>
      <w:commentRangeEnd w:id="32"/>
      <w:r w:rsidRPr="00A951B3">
        <w:rPr>
          <w:rStyle w:val="CommentReference"/>
          <w:rFonts w:asciiTheme="majorHAnsi" w:hAnsiTheme="majorHAnsi" w:cstheme="majorHAnsi"/>
        </w:rPr>
        <w:commentReference w:id="32"/>
      </w:r>
      <w:r w:rsidRPr="00A951B3">
        <w:rPr>
          <w:rFonts w:asciiTheme="majorHAnsi" w:eastAsia="Times New Roman" w:hAnsiTheme="majorHAnsi" w:cstheme="majorHAnsi"/>
        </w:rPr>
        <w:t>. A) All contigs containing 5 or more k-mers B) Zoomed in view to show clear line of contigs with zero abundance in female sequencing data. There are 40 k-mers that show abundance in males but not females. This indicates the male sequencing data contains sex-specific sequences in high abundance that are not contained in the female sequencing data.</w:t>
      </w:r>
    </w:p>
    <w:p w14:paraId="73772890" w14:textId="77777777" w:rsidR="006E2350" w:rsidRPr="00A951B3" w:rsidRDefault="006E2350">
      <w:pPr>
        <w:rPr>
          <w:rFonts w:asciiTheme="majorHAnsi" w:hAnsiTheme="majorHAnsi" w:cstheme="majorHAnsi"/>
        </w:rPr>
      </w:pPr>
    </w:p>
    <w:sectPr w:rsidR="006E2350" w:rsidRPr="00A951B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Shannon Erica Kendal Joslin" w:date="2022-11-18T07:05:00Z" w:initials="SEKJ">
    <w:p w14:paraId="4AAEC051" w14:textId="77777777" w:rsidR="00326179" w:rsidRDefault="00326179">
      <w:pPr>
        <w:pStyle w:val="CommentText"/>
      </w:pPr>
      <w:r>
        <w:rPr>
          <w:rStyle w:val="CommentReference"/>
        </w:rPr>
        <w:annotationRef/>
      </w:r>
      <w:r>
        <w:t>need to factor in outliers…</w:t>
      </w:r>
    </w:p>
    <w:p w14:paraId="51AA2831" w14:textId="118F5204" w:rsidR="00326179" w:rsidRDefault="00326179">
      <w:pPr>
        <w:pStyle w:val="CommentText"/>
      </w:pPr>
      <w:r>
        <w:t>10 10 10 10 10 /= 5 5 5 5 30</w:t>
      </w:r>
    </w:p>
  </w:comment>
  <w:comment w:id="19" w:author="Shannon Erica Kendal Joslin" w:date="2022-11-12T07:16:00Z" w:initials="SEKJ">
    <w:p w14:paraId="6CB71870" w14:textId="12DF4AB7" w:rsidR="00EC4A5A" w:rsidRDefault="00EC4A5A">
      <w:pPr>
        <w:pStyle w:val="CommentText"/>
      </w:pPr>
      <w:r>
        <w:rPr>
          <w:rStyle w:val="CommentReference"/>
        </w:rPr>
        <w:annotationRef/>
      </w:r>
      <w:r>
        <w:t>Start here 11/12</w:t>
      </w:r>
    </w:p>
  </w:comment>
  <w:comment w:id="21" w:author="Shannon Erica Kendal Joslin" w:date="2022-12-11T15:12:00Z" w:initials="SEKJ">
    <w:p w14:paraId="025EBE48" w14:textId="357CCD22" w:rsidR="00B2511B" w:rsidRDefault="00B2511B">
      <w:pPr>
        <w:pStyle w:val="CommentText"/>
      </w:pPr>
      <w:r>
        <w:rPr>
          <w:rStyle w:val="CommentReference"/>
        </w:rPr>
        <w:annotationRef/>
      </w:r>
      <w:r>
        <w:t>Move to discussion.</w:t>
      </w:r>
    </w:p>
  </w:comment>
  <w:comment w:id="24" w:author="Shannon Erica Kendal Joslin" w:date="2022-12-11T15:32:00Z" w:initials="SEKJ">
    <w:p w14:paraId="2B5C2EE8" w14:textId="3FBE70EF" w:rsidR="00B2511B" w:rsidRDefault="00B2511B">
      <w:pPr>
        <w:pStyle w:val="CommentText"/>
      </w:pPr>
      <w:r>
        <w:rPr>
          <w:rStyle w:val="CommentReference"/>
        </w:rPr>
        <w:annotationRef/>
      </w:r>
      <w:r>
        <w:t>move to discussion</w:t>
      </w:r>
    </w:p>
  </w:comment>
  <w:comment w:id="25" w:author="Shannon Erica Kendal Joslin" w:date="2022-12-11T15:45:00Z" w:initials="SEKJ">
    <w:p w14:paraId="2919C2CD" w14:textId="54BD19E7" w:rsidR="00B2511B" w:rsidRDefault="00B2511B">
      <w:pPr>
        <w:pStyle w:val="CommentText"/>
      </w:pPr>
      <w:r>
        <w:rPr>
          <w:rStyle w:val="CommentReference"/>
        </w:rPr>
        <w:annotationRef/>
      </w:r>
      <w:r>
        <w:t>results</w:t>
      </w:r>
    </w:p>
  </w:comment>
  <w:comment w:id="26" w:author="Shannon Erica Kendal Joslin" w:date="2022-12-11T15:45:00Z" w:initials="SEKJ">
    <w:p w14:paraId="3DCCCF4A" w14:textId="1A849CC0" w:rsidR="00B2511B" w:rsidRDefault="00B2511B">
      <w:pPr>
        <w:pStyle w:val="CommentText"/>
      </w:pPr>
      <w:r>
        <w:rPr>
          <w:rStyle w:val="CommentReference"/>
        </w:rPr>
        <w:annotationRef/>
      </w:r>
      <w:r>
        <w:t>discussion</w:t>
      </w:r>
    </w:p>
  </w:comment>
  <w:comment w:id="29" w:author="Microsoft Office User" w:date="2021-06-24T14:42:00Z" w:initials="MOU">
    <w:p w14:paraId="2F00C1EA" w14:textId="77777777" w:rsidR="006E2350" w:rsidRDefault="006E2350" w:rsidP="006E2350">
      <w:pPr>
        <w:pStyle w:val="CommentText"/>
      </w:pPr>
      <w:r>
        <w:rPr>
          <w:rStyle w:val="CommentReference"/>
        </w:rPr>
        <w:annotationRef/>
      </w:r>
      <w:r>
        <w:t>I don’t’ understand this. What are higher and lower abundance kmers? Just ones that are shorter or longer?</w:t>
      </w:r>
    </w:p>
  </w:comment>
  <w:comment w:id="30" w:author="Microsoft Office User" w:date="2021-06-24T14:43:00Z" w:initials="MOU">
    <w:p w14:paraId="4B1BE8AD" w14:textId="77777777" w:rsidR="006E2350" w:rsidRDefault="006E2350" w:rsidP="006E2350">
      <w:pPr>
        <w:pStyle w:val="CommentText"/>
      </w:pPr>
      <w:r>
        <w:rPr>
          <w:rStyle w:val="CommentReference"/>
        </w:rPr>
        <w:annotationRef/>
      </w:r>
      <w:r>
        <w:t>Sorry but what is abundance? And how is it related the length of kmer? I assume it’s that longer ones have a lower abundance. Or is it the abundance across the ale and the female individuals?</w:t>
      </w:r>
    </w:p>
  </w:comment>
  <w:comment w:id="31" w:author="Microsoft Office User" w:date="2021-06-24T14:47:00Z" w:initials="MOU">
    <w:p w14:paraId="08BA174F" w14:textId="77777777" w:rsidR="006E2350" w:rsidRDefault="006E2350" w:rsidP="006E2350">
      <w:pPr>
        <w:pStyle w:val="CommentText"/>
      </w:pPr>
      <w:r>
        <w:rPr>
          <w:rStyle w:val="CommentReference"/>
        </w:rPr>
        <w:annotationRef/>
      </w:r>
      <w:r>
        <w:t xml:space="preserve">I’d pick on of these three kmer figures and leave the rest out. They are pretty confusing and there is no way they are going to understand. In fact you could probably leave them all out. </w:t>
      </w:r>
    </w:p>
  </w:comment>
  <w:comment w:id="32" w:author="Microsoft Office User" w:date="2021-06-24T14:47:00Z" w:initials="MOU">
    <w:p w14:paraId="661CD8BC" w14:textId="77777777" w:rsidR="006E2350" w:rsidRDefault="006E2350" w:rsidP="006E2350">
      <w:pPr>
        <w:pStyle w:val="CommentText"/>
      </w:pPr>
      <w:r>
        <w:rPr>
          <w:rStyle w:val="CommentReference"/>
        </w:rPr>
        <w:annotationRef/>
      </w:r>
      <w:r>
        <w:t>Of the specified lengths that you searched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AA2831" w15:done="0"/>
  <w15:commentEx w15:paraId="6CB71870" w15:done="0"/>
  <w15:commentEx w15:paraId="025EBE48" w15:done="0"/>
  <w15:commentEx w15:paraId="2B5C2EE8" w15:done="0"/>
  <w15:commentEx w15:paraId="2919C2CD" w15:done="0"/>
  <w15:commentEx w15:paraId="3DCCCF4A" w15:done="0"/>
  <w15:commentEx w15:paraId="2F00C1EA" w15:done="0"/>
  <w15:commentEx w15:paraId="4B1BE8AD" w15:done="0"/>
  <w15:commentEx w15:paraId="08BA174F" w15:done="0"/>
  <w15:commentEx w15:paraId="661CD8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1AD4E" w16cex:dateUtc="2022-11-18T15:05:00Z"/>
  <w16cex:commentExtensible w16cex:durableId="2719C6BD" w16cex:dateUtc="2022-11-12T15:16:00Z"/>
  <w16cex:commentExtensible w16cex:durableId="274071ED" w16cex:dateUtc="2022-12-11T23:12:00Z"/>
  <w16cex:commentExtensible w16cex:durableId="27407674" w16cex:dateUtc="2022-12-11T23:32:00Z"/>
  <w16cex:commentExtensible w16cex:durableId="27407989" w16cex:dateUtc="2022-12-11T23:45:00Z"/>
  <w16cex:commentExtensible w16cex:durableId="27407992" w16cex:dateUtc="2022-12-11T23:45:00Z"/>
  <w16cex:commentExtensible w16cex:durableId="247F184D" w16cex:dateUtc="2021-06-24T21:42:00Z"/>
  <w16cex:commentExtensible w16cex:durableId="247F1893" w16cex:dateUtc="2021-06-24T21:43:00Z"/>
  <w16cex:commentExtensible w16cex:durableId="247F199F" w16cex:dateUtc="2021-06-24T21:47:00Z"/>
  <w16cex:commentExtensible w16cex:durableId="247F1973" w16cex:dateUtc="2021-06-24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AA2831" w16cid:durableId="2721AD4E"/>
  <w16cid:commentId w16cid:paraId="6CB71870" w16cid:durableId="2719C6BD"/>
  <w16cid:commentId w16cid:paraId="025EBE48" w16cid:durableId="274071ED"/>
  <w16cid:commentId w16cid:paraId="2B5C2EE8" w16cid:durableId="27407674"/>
  <w16cid:commentId w16cid:paraId="2919C2CD" w16cid:durableId="27407989"/>
  <w16cid:commentId w16cid:paraId="3DCCCF4A" w16cid:durableId="27407992"/>
  <w16cid:commentId w16cid:paraId="2F00C1EA" w16cid:durableId="247F184D"/>
  <w16cid:commentId w16cid:paraId="4B1BE8AD" w16cid:durableId="247F1893"/>
  <w16cid:commentId w16cid:paraId="08BA174F" w16cid:durableId="247F199F"/>
  <w16cid:commentId w16cid:paraId="661CD8BC" w16cid:durableId="247F19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5D3C73"/>
    <w:multiLevelType w:val="multilevel"/>
    <w:tmpl w:val="75444A4C"/>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FD808F7"/>
    <w:multiLevelType w:val="multilevel"/>
    <w:tmpl w:val="35CC491E"/>
    <w:lvl w:ilvl="0">
      <w:start w:val="1"/>
      <w:numFmt w:val="bullet"/>
      <w:lvlText w:val=""/>
      <w:lvlJc w:val="left"/>
      <w:pPr>
        <w:tabs>
          <w:tab w:val="num" w:pos="0"/>
        </w:tabs>
        <w:ind w:left="360" w:hanging="360"/>
      </w:pPr>
      <w:rPr>
        <w:rFonts w:ascii="Symbol" w:hAnsi="Symbol" w:cs="Symbol" w:hint="default"/>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 w15:restartNumberingAfterBreak="0">
    <w:nsid w:val="6467207B"/>
    <w:multiLevelType w:val="hybridMultilevel"/>
    <w:tmpl w:val="DF486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5"/>
    <w:rsid w:val="000368D6"/>
    <w:rsid w:val="00065768"/>
    <w:rsid w:val="000921E8"/>
    <w:rsid w:val="00103D0C"/>
    <w:rsid w:val="00120DAA"/>
    <w:rsid w:val="001843A6"/>
    <w:rsid w:val="001D0313"/>
    <w:rsid w:val="00201C60"/>
    <w:rsid w:val="002270FF"/>
    <w:rsid w:val="00243B17"/>
    <w:rsid w:val="00247802"/>
    <w:rsid w:val="00254121"/>
    <w:rsid w:val="002571B8"/>
    <w:rsid w:val="00267C1E"/>
    <w:rsid w:val="002D55FE"/>
    <w:rsid w:val="002F3C85"/>
    <w:rsid w:val="00317E6F"/>
    <w:rsid w:val="00326179"/>
    <w:rsid w:val="003630FC"/>
    <w:rsid w:val="00370451"/>
    <w:rsid w:val="00374A91"/>
    <w:rsid w:val="003F25BE"/>
    <w:rsid w:val="003F5EFB"/>
    <w:rsid w:val="004013F3"/>
    <w:rsid w:val="00405742"/>
    <w:rsid w:val="00423B01"/>
    <w:rsid w:val="00450E89"/>
    <w:rsid w:val="004760F5"/>
    <w:rsid w:val="00480197"/>
    <w:rsid w:val="00491240"/>
    <w:rsid w:val="004A14ED"/>
    <w:rsid w:val="004B232B"/>
    <w:rsid w:val="004B5306"/>
    <w:rsid w:val="004E2B9C"/>
    <w:rsid w:val="00514D8D"/>
    <w:rsid w:val="005608CB"/>
    <w:rsid w:val="005A169A"/>
    <w:rsid w:val="005A2758"/>
    <w:rsid w:val="005A5576"/>
    <w:rsid w:val="00643743"/>
    <w:rsid w:val="00656E37"/>
    <w:rsid w:val="0067064B"/>
    <w:rsid w:val="0068319D"/>
    <w:rsid w:val="00683A81"/>
    <w:rsid w:val="006958D8"/>
    <w:rsid w:val="006B41B5"/>
    <w:rsid w:val="006B4DF5"/>
    <w:rsid w:val="006C2364"/>
    <w:rsid w:val="006C3C71"/>
    <w:rsid w:val="006C58C6"/>
    <w:rsid w:val="006E2350"/>
    <w:rsid w:val="00704C99"/>
    <w:rsid w:val="00705E6B"/>
    <w:rsid w:val="007468BD"/>
    <w:rsid w:val="00747209"/>
    <w:rsid w:val="007750BC"/>
    <w:rsid w:val="00791F7B"/>
    <w:rsid w:val="007C1D20"/>
    <w:rsid w:val="007C5F69"/>
    <w:rsid w:val="00821847"/>
    <w:rsid w:val="0087177D"/>
    <w:rsid w:val="00874266"/>
    <w:rsid w:val="008C4CFF"/>
    <w:rsid w:val="008D453E"/>
    <w:rsid w:val="00956297"/>
    <w:rsid w:val="00984091"/>
    <w:rsid w:val="00984759"/>
    <w:rsid w:val="00987664"/>
    <w:rsid w:val="009D01E2"/>
    <w:rsid w:val="009D43E2"/>
    <w:rsid w:val="009F3A99"/>
    <w:rsid w:val="00A10CF6"/>
    <w:rsid w:val="00A14A1B"/>
    <w:rsid w:val="00A52786"/>
    <w:rsid w:val="00A55B3B"/>
    <w:rsid w:val="00A579C8"/>
    <w:rsid w:val="00A675F4"/>
    <w:rsid w:val="00A7435B"/>
    <w:rsid w:val="00A826A0"/>
    <w:rsid w:val="00A951B3"/>
    <w:rsid w:val="00A967F8"/>
    <w:rsid w:val="00AE4C3A"/>
    <w:rsid w:val="00B05701"/>
    <w:rsid w:val="00B2511B"/>
    <w:rsid w:val="00BD47C9"/>
    <w:rsid w:val="00BF2A40"/>
    <w:rsid w:val="00C07444"/>
    <w:rsid w:val="00C370BB"/>
    <w:rsid w:val="00C37757"/>
    <w:rsid w:val="00C50AF1"/>
    <w:rsid w:val="00C75AB6"/>
    <w:rsid w:val="00C81917"/>
    <w:rsid w:val="00CC0541"/>
    <w:rsid w:val="00D2058E"/>
    <w:rsid w:val="00D4483E"/>
    <w:rsid w:val="00D804F9"/>
    <w:rsid w:val="00D866D7"/>
    <w:rsid w:val="00D900A4"/>
    <w:rsid w:val="00DA147D"/>
    <w:rsid w:val="00DA2B5A"/>
    <w:rsid w:val="00DA3E57"/>
    <w:rsid w:val="00DB53CB"/>
    <w:rsid w:val="00DD37E4"/>
    <w:rsid w:val="00E03E5E"/>
    <w:rsid w:val="00E15EA6"/>
    <w:rsid w:val="00E97898"/>
    <w:rsid w:val="00EA7339"/>
    <w:rsid w:val="00EA7D11"/>
    <w:rsid w:val="00EC3467"/>
    <w:rsid w:val="00EC4A5A"/>
    <w:rsid w:val="00ED6E2E"/>
    <w:rsid w:val="00EE72A9"/>
    <w:rsid w:val="00EF39B1"/>
    <w:rsid w:val="00F50195"/>
    <w:rsid w:val="00F744C4"/>
    <w:rsid w:val="00FC4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6B354"/>
  <w15:chartTrackingRefBased/>
  <w15:docId w15:val="{A79383A2-DE21-624F-808D-E900461D0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350"/>
    <w:pPr>
      <w:keepNext/>
      <w:keepLines/>
      <w:suppressAutoHyphens/>
      <w:spacing w:before="240"/>
      <w:outlineLvl w:val="0"/>
    </w:pPr>
    <w:rPr>
      <w:rFonts w:ascii="Times New Roman" w:eastAsiaTheme="majorEastAsia" w:hAnsi="Times New Roman" w:cstheme="majorBidi"/>
      <w:b/>
      <w:color w:val="000000" w:themeColor="text1"/>
      <w:szCs w:val="32"/>
      <w:u w:val="single"/>
    </w:rPr>
  </w:style>
  <w:style w:type="paragraph" w:styleId="Heading2">
    <w:name w:val="heading 2"/>
    <w:basedOn w:val="Normal"/>
    <w:next w:val="Normal"/>
    <w:link w:val="Heading2Char"/>
    <w:uiPriority w:val="9"/>
    <w:unhideWhenUsed/>
    <w:qFormat/>
    <w:rsid w:val="006E2350"/>
    <w:pPr>
      <w:keepNext/>
      <w:keepLines/>
      <w:suppressAutoHyphens/>
      <w:spacing w:before="40"/>
      <w:outlineLvl w:val="1"/>
    </w:pPr>
    <w:rPr>
      <w:rFonts w:ascii="Times New Roman" w:eastAsiaTheme="majorEastAsia" w:hAnsi="Times New Roman" w:cstheme="majorBidi"/>
      <w:b/>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1B5"/>
    <w:pPr>
      <w:ind w:left="720"/>
      <w:contextualSpacing/>
    </w:pPr>
  </w:style>
  <w:style w:type="character" w:customStyle="1" w:styleId="Heading1Char">
    <w:name w:val="Heading 1 Char"/>
    <w:basedOn w:val="DefaultParagraphFont"/>
    <w:link w:val="Heading1"/>
    <w:uiPriority w:val="9"/>
    <w:qFormat/>
    <w:rsid w:val="006E2350"/>
    <w:rPr>
      <w:rFonts w:ascii="Times New Roman" w:eastAsiaTheme="majorEastAsia" w:hAnsi="Times New Roman" w:cstheme="majorBidi"/>
      <w:b/>
      <w:color w:val="000000" w:themeColor="text1"/>
      <w:szCs w:val="32"/>
      <w:u w:val="single"/>
    </w:rPr>
  </w:style>
  <w:style w:type="character" w:customStyle="1" w:styleId="Heading2Char">
    <w:name w:val="Heading 2 Char"/>
    <w:basedOn w:val="DefaultParagraphFont"/>
    <w:link w:val="Heading2"/>
    <w:uiPriority w:val="9"/>
    <w:qFormat/>
    <w:rsid w:val="006E2350"/>
    <w:rPr>
      <w:rFonts w:ascii="Times New Roman" w:eastAsiaTheme="majorEastAsia" w:hAnsi="Times New Roman" w:cstheme="majorBidi"/>
      <w:b/>
      <w:i/>
      <w:color w:val="000000" w:themeColor="text1"/>
      <w:szCs w:val="26"/>
    </w:rPr>
  </w:style>
  <w:style w:type="character" w:customStyle="1" w:styleId="CommentTextChar">
    <w:name w:val="Comment Text Char"/>
    <w:basedOn w:val="DefaultParagraphFont"/>
    <w:link w:val="CommentText"/>
    <w:uiPriority w:val="99"/>
    <w:semiHidden/>
    <w:qFormat/>
    <w:rsid w:val="006E2350"/>
    <w:rPr>
      <w:sz w:val="20"/>
      <w:szCs w:val="20"/>
    </w:rPr>
  </w:style>
  <w:style w:type="paragraph" w:styleId="CommentText">
    <w:name w:val="annotation text"/>
    <w:basedOn w:val="Normal"/>
    <w:link w:val="CommentTextChar"/>
    <w:uiPriority w:val="99"/>
    <w:semiHidden/>
    <w:unhideWhenUsed/>
    <w:qFormat/>
    <w:rsid w:val="006E2350"/>
    <w:rPr>
      <w:sz w:val="20"/>
      <w:szCs w:val="20"/>
    </w:rPr>
  </w:style>
  <w:style w:type="character" w:customStyle="1" w:styleId="CommentTextChar1">
    <w:name w:val="Comment Text Char1"/>
    <w:basedOn w:val="DefaultParagraphFont"/>
    <w:uiPriority w:val="99"/>
    <w:semiHidden/>
    <w:rsid w:val="006E2350"/>
    <w:rPr>
      <w:sz w:val="20"/>
      <w:szCs w:val="20"/>
    </w:rPr>
  </w:style>
  <w:style w:type="character" w:styleId="CommentReference">
    <w:name w:val="annotation reference"/>
    <w:basedOn w:val="DefaultParagraphFont"/>
    <w:uiPriority w:val="99"/>
    <w:semiHidden/>
    <w:unhideWhenUsed/>
    <w:qFormat/>
    <w:rsid w:val="006E2350"/>
    <w:rPr>
      <w:sz w:val="16"/>
      <w:szCs w:val="16"/>
    </w:rPr>
  </w:style>
  <w:style w:type="paragraph" w:styleId="TOCHeading">
    <w:name w:val="TOC Heading"/>
    <w:basedOn w:val="Heading1"/>
    <w:next w:val="Normal"/>
    <w:uiPriority w:val="39"/>
    <w:unhideWhenUsed/>
    <w:qFormat/>
    <w:rsid w:val="00120DAA"/>
    <w:pPr>
      <w:keepNext w:val="0"/>
      <w:keepLines w:val="0"/>
      <w:suppressAutoHyphens w:val="0"/>
      <w:spacing w:before="300" w:after="40" w:line="276" w:lineRule="auto"/>
      <w:jc w:val="both"/>
      <w:outlineLvl w:val="9"/>
    </w:pPr>
    <w:rPr>
      <w:rFonts w:ascii="Calibri Light" w:eastAsiaTheme="minorEastAsia" w:hAnsi="Calibri Light" w:cstheme="minorBidi"/>
      <w:b w:val="0"/>
      <w:smallCaps/>
      <w:color w:val="auto"/>
      <w:spacing w:val="5"/>
      <w:sz w:val="32"/>
      <w:u w:val="none"/>
    </w:rPr>
  </w:style>
  <w:style w:type="paragraph" w:styleId="Header">
    <w:name w:val="header"/>
    <w:basedOn w:val="Normal"/>
    <w:link w:val="HeaderChar"/>
    <w:uiPriority w:val="99"/>
    <w:unhideWhenUsed/>
    <w:qFormat/>
    <w:rsid w:val="00120DAA"/>
    <w:pPr>
      <w:tabs>
        <w:tab w:val="center" w:pos="4680"/>
        <w:tab w:val="right" w:pos="9360"/>
      </w:tabs>
      <w:jc w:val="both"/>
    </w:pPr>
    <w:rPr>
      <w:rFonts w:ascii="Calibri Light" w:eastAsiaTheme="minorEastAsia" w:hAnsi="Calibri Light"/>
      <w:b/>
      <w:szCs w:val="20"/>
    </w:rPr>
  </w:style>
  <w:style w:type="character" w:customStyle="1" w:styleId="HeaderChar">
    <w:name w:val="Header Char"/>
    <w:basedOn w:val="DefaultParagraphFont"/>
    <w:link w:val="Header"/>
    <w:uiPriority w:val="99"/>
    <w:rsid w:val="00120DAA"/>
    <w:rPr>
      <w:rFonts w:ascii="Calibri Light" w:eastAsiaTheme="minorEastAsia" w:hAnsi="Calibri Light"/>
      <w:b/>
      <w:szCs w:val="20"/>
    </w:rPr>
  </w:style>
  <w:style w:type="paragraph" w:styleId="HTMLAddress">
    <w:name w:val="HTML Address"/>
    <w:basedOn w:val="Normal"/>
    <w:link w:val="HTMLAddressChar"/>
    <w:uiPriority w:val="99"/>
    <w:unhideWhenUsed/>
    <w:qFormat/>
    <w:rsid w:val="00120DAA"/>
    <w:pPr>
      <w:spacing w:after="200" w:line="276" w:lineRule="auto"/>
      <w:jc w:val="both"/>
    </w:pPr>
    <w:rPr>
      <w:rFonts w:eastAsiaTheme="minorEastAsia"/>
      <w:i/>
      <w:iCs/>
      <w:sz w:val="22"/>
      <w:szCs w:val="20"/>
    </w:rPr>
  </w:style>
  <w:style w:type="character" w:customStyle="1" w:styleId="HTMLAddressChar">
    <w:name w:val="HTML Address Char"/>
    <w:basedOn w:val="DefaultParagraphFont"/>
    <w:link w:val="HTMLAddress"/>
    <w:uiPriority w:val="99"/>
    <w:rsid w:val="00120DAA"/>
    <w:rPr>
      <w:rFonts w:eastAsiaTheme="minorEastAsia"/>
      <w:i/>
      <w:iCs/>
      <w:sz w:val="22"/>
      <w:szCs w:val="20"/>
    </w:rPr>
  </w:style>
  <w:style w:type="paragraph" w:styleId="TOC1">
    <w:name w:val="toc 1"/>
    <w:basedOn w:val="Normal"/>
    <w:next w:val="Normal"/>
    <w:autoRedefine/>
    <w:uiPriority w:val="39"/>
    <w:unhideWhenUsed/>
    <w:rsid w:val="00A951B3"/>
    <w:pPr>
      <w:spacing w:before="120"/>
    </w:pPr>
    <w:rPr>
      <w:rFonts w:cstheme="minorHAnsi"/>
      <w:b/>
      <w:bCs/>
      <w:i/>
      <w:iCs/>
    </w:rPr>
  </w:style>
  <w:style w:type="paragraph" w:styleId="TOC2">
    <w:name w:val="toc 2"/>
    <w:basedOn w:val="Normal"/>
    <w:next w:val="Normal"/>
    <w:autoRedefine/>
    <w:uiPriority w:val="39"/>
    <w:unhideWhenUsed/>
    <w:rsid w:val="00A951B3"/>
    <w:pPr>
      <w:spacing w:before="120"/>
      <w:ind w:left="240"/>
    </w:pPr>
    <w:rPr>
      <w:rFonts w:cstheme="minorHAnsi"/>
      <w:b/>
      <w:bCs/>
      <w:sz w:val="22"/>
      <w:szCs w:val="22"/>
    </w:rPr>
  </w:style>
  <w:style w:type="paragraph" w:styleId="TOC3">
    <w:name w:val="toc 3"/>
    <w:basedOn w:val="Normal"/>
    <w:next w:val="Normal"/>
    <w:autoRedefine/>
    <w:uiPriority w:val="39"/>
    <w:unhideWhenUsed/>
    <w:rsid w:val="00A951B3"/>
    <w:pPr>
      <w:ind w:left="480"/>
    </w:pPr>
    <w:rPr>
      <w:rFonts w:cstheme="minorHAnsi"/>
      <w:sz w:val="20"/>
      <w:szCs w:val="20"/>
    </w:rPr>
  </w:style>
  <w:style w:type="character" w:styleId="Hyperlink">
    <w:name w:val="Hyperlink"/>
    <w:basedOn w:val="DefaultParagraphFont"/>
    <w:uiPriority w:val="99"/>
    <w:unhideWhenUsed/>
    <w:rsid w:val="00A951B3"/>
    <w:rPr>
      <w:color w:val="0563C1" w:themeColor="hyperlink"/>
      <w:u w:val="single"/>
    </w:rPr>
  </w:style>
  <w:style w:type="paragraph" w:styleId="TOC4">
    <w:name w:val="toc 4"/>
    <w:basedOn w:val="Normal"/>
    <w:next w:val="Normal"/>
    <w:autoRedefine/>
    <w:uiPriority w:val="39"/>
    <w:semiHidden/>
    <w:unhideWhenUsed/>
    <w:rsid w:val="00A951B3"/>
    <w:pPr>
      <w:ind w:left="720"/>
    </w:pPr>
    <w:rPr>
      <w:rFonts w:cstheme="minorHAnsi"/>
      <w:sz w:val="20"/>
      <w:szCs w:val="20"/>
    </w:rPr>
  </w:style>
  <w:style w:type="paragraph" w:styleId="TOC5">
    <w:name w:val="toc 5"/>
    <w:basedOn w:val="Normal"/>
    <w:next w:val="Normal"/>
    <w:autoRedefine/>
    <w:uiPriority w:val="39"/>
    <w:semiHidden/>
    <w:unhideWhenUsed/>
    <w:rsid w:val="00A951B3"/>
    <w:pPr>
      <w:ind w:left="960"/>
    </w:pPr>
    <w:rPr>
      <w:rFonts w:cstheme="minorHAnsi"/>
      <w:sz w:val="20"/>
      <w:szCs w:val="20"/>
    </w:rPr>
  </w:style>
  <w:style w:type="paragraph" w:styleId="TOC6">
    <w:name w:val="toc 6"/>
    <w:basedOn w:val="Normal"/>
    <w:next w:val="Normal"/>
    <w:autoRedefine/>
    <w:uiPriority w:val="39"/>
    <w:semiHidden/>
    <w:unhideWhenUsed/>
    <w:rsid w:val="00A951B3"/>
    <w:pPr>
      <w:ind w:left="1200"/>
    </w:pPr>
    <w:rPr>
      <w:rFonts w:cstheme="minorHAnsi"/>
      <w:sz w:val="20"/>
      <w:szCs w:val="20"/>
    </w:rPr>
  </w:style>
  <w:style w:type="paragraph" w:styleId="TOC7">
    <w:name w:val="toc 7"/>
    <w:basedOn w:val="Normal"/>
    <w:next w:val="Normal"/>
    <w:autoRedefine/>
    <w:uiPriority w:val="39"/>
    <w:semiHidden/>
    <w:unhideWhenUsed/>
    <w:rsid w:val="00A951B3"/>
    <w:pPr>
      <w:ind w:left="1440"/>
    </w:pPr>
    <w:rPr>
      <w:rFonts w:cstheme="minorHAnsi"/>
      <w:sz w:val="20"/>
      <w:szCs w:val="20"/>
    </w:rPr>
  </w:style>
  <w:style w:type="paragraph" w:styleId="TOC8">
    <w:name w:val="toc 8"/>
    <w:basedOn w:val="Normal"/>
    <w:next w:val="Normal"/>
    <w:autoRedefine/>
    <w:uiPriority w:val="39"/>
    <w:semiHidden/>
    <w:unhideWhenUsed/>
    <w:rsid w:val="00A951B3"/>
    <w:pPr>
      <w:ind w:left="1680"/>
    </w:pPr>
    <w:rPr>
      <w:rFonts w:cstheme="minorHAnsi"/>
      <w:sz w:val="20"/>
      <w:szCs w:val="20"/>
    </w:rPr>
  </w:style>
  <w:style w:type="paragraph" w:styleId="TOC9">
    <w:name w:val="toc 9"/>
    <w:basedOn w:val="Normal"/>
    <w:next w:val="Normal"/>
    <w:autoRedefine/>
    <w:uiPriority w:val="39"/>
    <w:semiHidden/>
    <w:unhideWhenUsed/>
    <w:rsid w:val="00A951B3"/>
    <w:pPr>
      <w:ind w:left="1920"/>
    </w:pPr>
    <w:rPr>
      <w:rFonts w:cstheme="minorHAnsi"/>
      <w:sz w:val="20"/>
      <w:szCs w:val="20"/>
    </w:rPr>
  </w:style>
  <w:style w:type="table" w:styleId="TableGrid">
    <w:name w:val="Table Grid"/>
    <w:basedOn w:val="TableNormal"/>
    <w:uiPriority w:val="39"/>
    <w:rsid w:val="007472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52786"/>
    <w:rPr>
      <w:b/>
      <w:bCs/>
    </w:rPr>
  </w:style>
  <w:style w:type="character" w:customStyle="1" w:styleId="CommentSubjectChar">
    <w:name w:val="Comment Subject Char"/>
    <w:basedOn w:val="CommentTextChar"/>
    <w:link w:val="CommentSubject"/>
    <w:uiPriority w:val="99"/>
    <w:semiHidden/>
    <w:rsid w:val="00A52786"/>
    <w:rPr>
      <w:b/>
      <w:bCs/>
      <w:sz w:val="20"/>
      <w:szCs w:val="20"/>
    </w:rPr>
  </w:style>
  <w:style w:type="character" w:styleId="PlaceholderText">
    <w:name w:val="Placeholder Text"/>
    <w:basedOn w:val="DefaultParagraphFont"/>
    <w:uiPriority w:val="99"/>
    <w:semiHidden/>
    <w:rsid w:val="00FC4471"/>
    <w:rPr>
      <w:color w:val="808080"/>
    </w:rPr>
  </w:style>
  <w:style w:type="paragraph" w:styleId="Revision">
    <w:name w:val="Revision"/>
    <w:hidden/>
    <w:uiPriority w:val="99"/>
    <w:semiHidden/>
    <w:rsid w:val="00B25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389440">
      <w:bodyDiv w:val="1"/>
      <w:marLeft w:val="0"/>
      <w:marRight w:val="0"/>
      <w:marTop w:val="0"/>
      <w:marBottom w:val="0"/>
      <w:divBdr>
        <w:top w:val="none" w:sz="0" w:space="0" w:color="auto"/>
        <w:left w:val="none" w:sz="0" w:space="0" w:color="auto"/>
        <w:bottom w:val="none" w:sz="0" w:space="0" w:color="auto"/>
        <w:right w:val="none" w:sz="0" w:space="0" w:color="auto"/>
      </w:divBdr>
    </w:div>
    <w:div w:id="196145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C00F9-C8C2-F047-8719-7A8527E18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16551</TotalTime>
  <Pages>18</Pages>
  <Words>12664</Words>
  <Characters>72186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31</cp:revision>
  <dcterms:created xsi:type="dcterms:W3CDTF">2022-08-23T14:50:00Z</dcterms:created>
  <dcterms:modified xsi:type="dcterms:W3CDTF">2022-12-17T16:41:00Z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zotero-version="6.0.14"&gt;&lt;session id="7gRdk0WP"/&gt;&lt;style id="http://www.zotero.org/styles/apa" locale="en-US" hasBibliography="1" bibliographyStyleHasBeenSet="0"/&gt;&lt;prefs&gt;&lt;pref name="fieldType" value="Field"/&gt;&lt;/prefs&gt;&lt;/data&gt;</vt:lpwstr>
  </property>
</Properties>
</file>