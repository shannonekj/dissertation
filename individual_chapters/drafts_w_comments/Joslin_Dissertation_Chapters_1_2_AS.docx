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ins w:id="1" w:author="Andrea Schreier" w:date="2022-09-07T09:37:00Z">
        <w:r w:rsidR="007D1AB2">
          <w:rPr>
            <w:rFonts w:asciiTheme="majorHAnsi" w:eastAsia="Times New Roman" w:hAnsiTheme="majorHAnsi" w:cstheme="majorHAnsi"/>
            <w:b/>
            <w:sz w:val="24"/>
            <w:szCs w:val="24"/>
          </w:rPr>
          <w:t xml:space="preserve">the </w:t>
        </w:r>
      </w:ins>
      <w:proofErr w:type="spellStart"/>
      <w:r w:rsidRPr="003B7B17">
        <w:rPr>
          <w:rFonts w:asciiTheme="majorHAnsi" w:eastAsia="Times New Roman" w:hAnsiTheme="majorHAnsi" w:cstheme="majorHAnsi"/>
          <w:b/>
          <w:i/>
          <w:sz w:val="24"/>
          <w:szCs w:val="24"/>
        </w:rPr>
        <w:t>Hypomesus</w:t>
      </w:r>
      <w:proofErr w:type="spellEnd"/>
      <w:r w:rsidRPr="003B7B17">
        <w:rPr>
          <w:rFonts w:asciiTheme="majorHAnsi" w:eastAsia="Times New Roman" w:hAnsiTheme="majorHAnsi" w:cstheme="majorHAnsi"/>
          <w:b/>
          <w:i/>
          <w:sz w:val="24"/>
          <w:szCs w:val="24"/>
        </w:rPr>
        <w:t xml:space="preserve"> </w:t>
      </w:r>
      <w:proofErr w:type="spellStart"/>
      <w:r w:rsidRPr="003B7B17">
        <w:rPr>
          <w:rFonts w:asciiTheme="majorHAnsi" w:eastAsia="Times New Roman" w:hAnsiTheme="majorHAnsi" w:cstheme="majorHAnsi"/>
          <w:b/>
          <w:i/>
          <w:sz w:val="24"/>
          <w:szCs w:val="24"/>
        </w:rPr>
        <w:t>transpacificus</w:t>
      </w:r>
      <w:proofErr w:type="spellEnd"/>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2"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2"/>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3" w:name="_Toc113123179"/>
      <w:bookmarkStart w:id="4" w:name="_Toc113273216"/>
      <w:bookmarkStart w:id="5" w:name="_Toc112679840"/>
      <w:bookmarkStart w:id="6" w:name="_Toc113123178"/>
      <w:r w:rsidRPr="00173AE9">
        <w:rPr>
          <w:rFonts w:asciiTheme="majorHAnsi" w:hAnsiTheme="majorHAnsi" w:cstheme="majorHAnsi"/>
        </w:rPr>
        <w:t>Acknowledgements</w:t>
      </w:r>
      <w:bookmarkEnd w:id="3"/>
      <w:bookmarkEnd w:id="4"/>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7" w:name="_Toc113273217"/>
      <w:r w:rsidRPr="00F95176">
        <w:t>Abstract</w:t>
      </w:r>
      <w:bookmarkEnd w:id="5"/>
      <w:bookmarkEnd w:id="6"/>
      <w:bookmarkEnd w:id="7"/>
      <w:r w:rsidR="00355F91">
        <w:t xml:space="preserve"> </w:t>
      </w:r>
    </w:p>
    <w:p w14:paraId="5FA28A66" w14:textId="2DA54817"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ins w:id="8" w:author="Andrea Schreier" w:date="2022-09-06T16:01:00Z">
        <w:r w:rsidR="00EC3367">
          <w:rPr>
            <w:rFonts w:asciiTheme="majorHAnsi" w:hAnsiTheme="majorHAnsi" w:cstheme="majorHAnsi"/>
            <w:sz w:val="24"/>
            <w:szCs w:val="24"/>
          </w:rPr>
          <w:t>including</w:t>
        </w:r>
      </w:ins>
      <w:del w:id="9" w:author="Andrea Schreier" w:date="2022-09-06T16:01:00Z">
        <w:r w:rsidRPr="00382793" w:rsidDel="00EC3367">
          <w:rPr>
            <w:rFonts w:asciiTheme="majorHAnsi" w:hAnsiTheme="majorHAnsi" w:cstheme="majorHAnsi"/>
            <w:sz w:val="24"/>
            <w:szCs w:val="24"/>
          </w:rPr>
          <w:delText>and</w:delText>
        </w:r>
      </w:del>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ins w:id="10" w:author="Andrea Schreier" w:date="2022-09-06T16:01:00Z">
        <w:r w:rsidR="00EC3367">
          <w:rPr>
            <w:rFonts w:asciiTheme="majorHAnsi" w:hAnsiTheme="majorHAnsi" w:cstheme="majorHAnsi"/>
            <w:sz w:val="24"/>
            <w:szCs w:val="24"/>
          </w:rPr>
          <w:t>s</w:t>
        </w:r>
      </w:ins>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w:t>
      </w:r>
      <w:proofErr w:type="spellStart"/>
      <w:r w:rsidRPr="00382793">
        <w:rPr>
          <w:rFonts w:asciiTheme="majorHAnsi" w:hAnsiTheme="majorHAnsi" w:cstheme="majorHAnsi"/>
          <w:sz w:val="24"/>
          <w:szCs w:val="24"/>
        </w:rPr>
        <w:t>RADSeq</w:t>
      </w:r>
      <w:proofErr w:type="spellEnd"/>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del w:id="11" w:author="Andrea Schreier" w:date="2022-09-06T16:01:00Z">
        <w:r w:rsidRPr="00382793" w:rsidDel="00EC3367">
          <w:rPr>
            <w:rFonts w:asciiTheme="majorHAnsi" w:hAnsiTheme="majorHAnsi" w:cstheme="majorHAnsi"/>
            <w:sz w:val="24"/>
            <w:szCs w:val="24"/>
          </w:rPr>
          <w:delText>diagnostic of</w:delText>
        </w:r>
      </w:del>
      <w:ins w:id="12" w:author="Andrea Schreier" w:date="2022-09-06T16:01:00Z">
        <w:r w:rsidR="00EC3367">
          <w:rPr>
            <w:rFonts w:asciiTheme="majorHAnsi" w:hAnsiTheme="majorHAnsi" w:cstheme="majorHAnsi"/>
            <w:sz w:val="24"/>
            <w:szCs w:val="24"/>
          </w:rPr>
          <w:t>tracking</w:t>
        </w:r>
      </w:ins>
      <w:r w:rsidRPr="00382793">
        <w:rPr>
          <w:rFonts w:asciiTheme="majorHAnsi" w:hAnsiTheme="majorHAnsi" w:cstheme="majorHAnsi"/>
          <w:sz w:val="24"/>
          <w:szCs w:val="24"/>
        </w:rPr>
        <w:t xml:space="preserve"> genetic diversity</w:t>
      </w:r>
      <w:ins w:id="13" w:author="Andrea Schreier" w:date="2022-09-06T16:01:00Z">
        <w:r w:rsidR="00EC3367">
          <w:rPr>
            <w:rFonts w:asciiTheme="majorHAnsi" w:hAnsiTheme="majorHAnsi" w:cstheme="majorHAnsi"/>
            <w:sz w:val="24"/>
            <w:szCs w:val="24"/>
          </w:rPr>
          <w:t xml:space="preserve"> loss</w:t>
        </w:r>
      </w:ins>
      <w:del w:id="14" w:author="Andrea Schreier" w:date="2022-09-06T16:02:00Z">
        <w:r w:rsidRPr="00382793" w:rsidDel="00EC3367">
          <w:rPr>
            <w:rFonts w:asciiTheme="majorHAnsi" w:hAnsiTheme="majorHAnsi" w:cstheme="majorHAnsi"/>
            <w:sz w:val="24"/>
            <w:szCs w:val="24"/>
          </w:rPr>
          <w:delText>,</w:delText>
        </w:r>
      </w:del>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ins w:id="15" w:author="Andrea Schreier" w:date="2022-09-06T16:02:00Z">
        <w:r w:rsidR="00EC3367">
          <w:rPr>
            <w:rFonts w:asciiTheme="majorHAnsi" w:hAnsiTheme="majorHAnsi" w:cstheme="majorHAnsi"/>
            <w:sz w:val="24"/>
            <w:szCs w:val="24"/>
          </w:rPr>
          <w:t xml:space="preserve">and </w:t>
        </w:r>
      </w:ins>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 xml:space="preserve">(smelt)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t>
      </w:r>
      <w:del w:id="16" w:author="Andrea Schreier" w:date="2022-09-06T16:03:00Z">
        <w:r w:rsidRPr="00382793" w:rsidDel="00EC3367">
          <w:rPr>
            <w:rFonts w:asciiTheme="majorHAnsi" w:hAnsiTheme="majorHAnsi" w:cstheme="majorHAnsi"/>
            <w:sz w:val="24"/>
            <w:szCs w:val="24"/>
          </w:rPr>
          <w:delText xml:space="preserve">as a component of management </w:delText>
        </w:r>
      </w:del>
      <w:r w:rsidRPr="00382793">
        <w:rPr>
          <w:rFonts w:asciiTheme="majorHAnsi" w:hAnsiTheme="majorHAnsi" w:cstheme="majorHAnsi"/>
          <w:sz w:val="24"/>
          <w:szCs w:val="24"/>
        </w:rPr>
        <w:t>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1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17"/>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000000">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000000">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000000">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000000">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000000">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000000">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000000">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000000">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000000">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000000">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000000">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000000">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000000">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000000">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000000">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000000">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000000">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000000">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000000">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000000">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000000">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000000">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000000">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000000">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000000">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18" w:name="_Toc113273219"/>
      <w:commentRangeStart w:id="19"/>
      <w:r w:rsidRPr="00852508">
        <w:lastRenderedPageBreak/>
        <w:t>C</w:t>
      </w:r>
      <w:commentRangeEnd w:id="19"/>
      <w:r w:rsidR="005A4907">
        <w:rPr>
          <w:rStyle w:val="CommentReference"/>
          <w:rFonts w:asciiTheme="minorHAnsi" w:hAnsiTheme="minorHAnsi"/>
          <w:smallCaps w:val="0"/>
          <w:spacing w:val="0"/>
        </w:rPr>
        <w:commentReference w:id="19"/>
      </w:r>
      <w:r w:rsidRPr="00852508">
        <w:t>hapter 1 –</w:t>
      </w:r>
      <w:r>
        <w:t xml:space="preserve"> Introduction</w:t>
      </w:r>
      <w:bookmarkEnd w:id="18"/>
    </w:p>
    <w:p w14:paraId="332E5E6F" w14:textId="4DFA93F5" w:rsidR="003F5039" w:rsidRPr="00173AE9" w:rsidRDefault="003F5039" w:rsidP="003F5039">
      <w:pPr>
        <w:pStyle w:val="Header"/>
        <w:spacing w:line="480" w:lineRule="auto"/>
        <w:outlineLvl w:val="1"/>
        <w:rPr>
          <w:rFonts w:asciiTheme="majorHAnsi" w:hAnsiTheme="majorHAnsi" w:cstheme="majorHAnsi"/>
        </w:rPr>
      </w:pPr>
      <w:bookmarkStart w:id="20" w:name="_Toc113123180"/>
      <w:bookmarkStart w:id="21" w:name="_Toc113273220"/>
      <w:del w:id="22" w:author="Andrea Schreier" w:date="2022-09-06T16:10:00Z">
        <w:r w:rsidRPr="00173AE9" w:rsidDel="002C69E3">
          <w:rPr>
            <w:rFonts w:asciiTheme="majorHAnsi" w:hAnsiTheme="majorHAnsi" w:cstheme="majorHAnsi"/>
          </w:rPr>
          <w:delText xml:space="preserve">Background of </w:delText>
        </w:r>
      </w:del>
      <w:ins w:id="23" w:author="Andrea Schreier" w:date="2022-09-06T16:10:00Z">
        <w:r w:rsidR="002C69E3">
          <w:rPr>
            <w:rFonts w:asciiTheme="majorHAnsi" w:hAnsiTheme="majorHAnsi" w:cstheme="majorHAnsi"/>
          </w:rPr>
          <w:t>D</w:t>
        </w:r>
      </w:ins>
      <w:del w:id="24" w:author="Andrea Schreier" w:date="2022-09-06T16:10:00Z">
        <w:r w:rsidRPr="00173AE9" w:rsidDel="002C69E3">
          <w:rPr>
            <w:rFonts w:asciiTheme="majorHAnsi" w:hAnsiTheme="majorHAnsi" w:cstheme="majorHAnsi"/>
          </w:rPr>
          <w:delText>d</w:delText>
        </w:r>
      </w:del>
      <w:r w:rsidRPr="00173AE9">
        <w:rPr>
          <w:rFonts w:asciiTheme="majorHAnsi" w:hAnsiTheme="majorHAnsi" w:cstheme="majorHAnsi"/>
        </w:rPr>
        <w:t>elta smelt</w:t>
      </w:r>
      <w:bookmarkEnd w:id="20"/>
      <w:r w:rsidR="00DE4254" w:rsidRPr="00173AE9">
        <w:rPr>
          <w:rFonts w:asciiTheme="majorHAnsi" w:hAnsiTheme="majorHAnsi" w:cstheme="majorHAnsi"/>
        </w:rPr>
        <w:t xml:space="preserve"> &amp; the S</w:t>
      </w:r>
      <w:ins w:id="25" w:author="Andrea Schreier" w:date="2022-09-06T16:10:00Z">
        <w:r w:rsidR="002C69E3">
          <w:rPr>
            <w:rFonts w:asciiTheme="majorHAnsi" w:hAnsiTheme="majorHAnsi" w:cstheme="majorHAnsi"/>
          </w:rPr>
          <w:t xml:space="preserve">an </w:t>
        </w:r>
      </w:ins>
      <w:r w:rsidR="00DE4254" w:rsidRPr="00173AE9">
        <w:rPr>
          <w:rFonts w:asciiTheme="majorHAnsi" w:hAnsiTheme="majorHAnsi" w:cstheme="majorHAnsi"/>
        </w:rPr>
        <w:t>F</w:t>
      </w:r>
      <w:ins w:id="26" w:author="Andrea Schreier" w:date="2022-09-06T16:10:00Z">
        <w:r w:rsidR="002C69E3">
          <w:rPr>
            <w:rFonts w:asciiTheme="majorHAnsi" w:hAnsiTheme="majorHAnsi" w:cstheme="majorHAnsi"/>
          </w:rPr>
          <w:t xml:space="preserve">rancisco </w:t>
        </w:r>
      </w:ins>
      <w:r w:rsidR="00DE4254" w:rsidRPr="00173AE9">
        <w:rPr>
          <w:rFonts w:asciiTheme="majorHAnsi" w:hAnsiTheme="majorHAnsi" w:cstheme="majorHAnsi"/>
        </w:rPr>
        <w:t>E</w:t>
      </w:r>
      <w:bookmarkEnd w:id="21"/>
      <w:ins w:id="27" w:author="Andrea Schreier" w:date="2022-09-06T16:10:00Z">
        <w:r w:rsidR="002C69E3">
          <w:rPr>
            <w:rFonts w:asciiTheme="majorHAnsi" w:hAnsiTheme="majorHAnsi" w:cstheme="majorHAnsi"/>
          </w:rPr>
          <w:t>stuary</w:t>
        </w:r>
      </w:ins>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ins w:id="28" w:author="Andrea Schreier" w:date="2022-09-06T16:10:00Z">
        <w:r w:rsidR="002C69E3">
          <w:rPr>
            <w:rFonts w:asciiTheme="majorHAnsi" w:hAnsiTheme="majorHAnsi" w:cstheme="majorHAnsi"/>
            <w:sz w:val="24"/>
            <w:szCs w:val="24"/>
            <w:lang w:val="en"/>
          </w:rPr>
          <w:t>San Francisco Estuary (</w:t>
        </w:r>
      </w:ins>
      <w:r w:rsidRPr="00382793">
        <w:rPr>
          <w:rFonts w:asciiTheme="majorHAnsi" w:hAnsiTheme="majorHAnsi" w:cstheme="majorHAnsi"/>
          <w:sz w:val="24"/>
          <w:szCs w:val="24"/>
          <w:lang w:val="en"/>
        </w:rPr>
        <w:t>SFE</w:t>
      </w:r>
      <w:ins w:id="29" w:author="Andrea Schreier" w:date="2022-09-06T16:10:00Z">
        <w:r w:rsidR="002C69E3">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30"/>
      <w:r w:rsidRPr="00382793">
        <w:rPr>
          <w:rFonts w:asciiTheme="majorHAnsi" w:hAnsiTheme="majorHAnsi" w:cstheme="majorHAnsi"/>
          <w:sz w:val="24"/>
          <w:szCs w:val="24"/>
          <w:lang w:val="en"/>
        </w:rPr>
        <w:t xml:space="preserve">Since the area became the primary distribution </w:t>
      </w:r>
      <w:commentRangeEnd w:id="30"/>
      <w:r w:rsidR="002C69E3">
        <w:rPr>
          <w:rStyle w:val="CommentReference"/>
        </w:rPr>
        <w:commentReference w:id="30"/>
      </w:r>
      <w:r w:rsidRPr="00382793">
        <w:rPr>
          <w:rFonts w:asciiTheme="majorHAnsi" w:hAnsiTheme="majorHAnsi" w:cstheme="majorHAnsi"/>
          <w:sz w:val="24"/>
          <w:szCs w:val="24"/>
          <w:lang w:val="en"/>
        </w:rPr>
        <w:t xml:space="preserve">hub of California’s water supply in the 1960’s, the composition of </w:t>
      </w:r>
      <w:ins w:id="31" w:author="Andrea Schreier" w:date="2022-09-06T16:10:00Z">
        <w:r w:rsidR="002C69E3">
          <w:rPr>
            <w:rFonts w:asciiTheme="majorHAnsi" w:hAnsiTheme="majorHAnsi" w:cstheme="majorHAnsi"/>
            <w:sz w:val="24"/>
            <w:szCs w:val="24"/>
            <w:lang w:val="en"/>
          </w:rPr>
          <w:t xml:space="preserve">the </w:t>
        </w:r>
      </w:ins>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32"/>
      <w:r w:rsidRPr="00382793">
        <w:rPr>
          <w:rFonts w:asciiTheme="majorHAnsi" w:hAnsiTheme="majorHAnsi" w:cstheme="majorHAnsi"/>
          <w:sz w:val="24"/>
          <w:szCs w:val="24"/>
          <w:lang w:val="en"/>
        </w:rPr>
        <w:t xml:space="preserve">once abundant endemic pelagic </w:t>
      </w:r>
      <w:commentRangeEnd w:id="32"/>
      <w:r w:rsidR="00291495">
        <w:rPr>
          <w:rStyle w:val="CommentReference"/>
        </w:rPr>
        <w:commentReference w:id="32"/>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F1A2D86"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del w:id="33" w:author="Andrea Schreier" w:date="2022-09-06T16:21:00Z">
        <w:r w:rsidRPr="00382793" w:rsidDel="00291495">
          <w:rPr>
            <w:rFonts w:asciiTheme="majorHAnsi" w:hAnsiTheme="majorHAnsi" w:cstheme="majorHAnsi"/>
            <w:sz w:val="24"/>
            <w:szCs w:val="24"/>
            <w:lang w:val="en"/>
          </w:rPr>
          <w:delText>-</w:delText>
        </w:r>
      </w:del>
      <w:ins w:id="34" w:author="Andrea Schreier" w:date="2022-09-06T16:21:00Z">
        <w:r w:rsidR="00291495">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9</w:t>
      </w:r>
      <w:ins w:id="35" w:author="Andrea Schreier" w:date="2022-09-06T16:21:00Z">
        <w:r w:rsidR="00291495">
          <w:rPr>
            <w:rFonts w:asciiTheme="majorHAnsi" w:hAnsiTheme="majorHAnsi" w:cstheme="majorHAnsi"/>
            <w:sz w:val="24"/>
            <w:szCs w:val="24"/>
            <w:lang w:val="en"/>
          </w:rPr>
          <w:t xml:space="preserve"> </w:t>
        </w:r>
      </w:ins>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ins w:id="36" w:author="Andrea Schreier" w:date="2022-09-06T16:21:00Z">
        <w:r w:rsidR="00291495">
          <w:rPr>
            <w:rFonts w:asciiTheme="majorHAnsi" w:hAnsiTheme="majorHAnsi" w:cstheme="majorHAnsi"/>
            <w:sz w:val="24"/>
            <w:szCs w:val="24"/>
            <w:lang w:val="en"/>
          </w:rPr>
          <w:t>s</w:t>
        </w:r>
      </w:ins>
      <w:r w:rsidRPr="00382793">
        <w:rPr>
          <w:rFonts w:asciiTheme="majorHAnsi" w:hAnsiTheme="majorHAnsi" w:cstheme="majorHAnsi"/>
          <w:sz w:val="24"/>
          <w:szCs w:val="24"/>
          <w:lang w:val="en"/>
        </w:rPr>
        <w:t xml:space="preserve"> </w:t>
      </w:r>
      <w:commentRangeStart w:id="37"/>
      <w:r w:rsidRPr="00382793">
        <w:rPr>
          <w:rFonts w:asciiTheme="majorHAnsi" w:hAnsiTheme="majorHAnsi" w:cstheme="majorHAnsi"/>
          <w:sz w:val="24"/>
          <w:szCs w:val="24"/>
          <w:lang w:val="en"/>
        </w:rPr>
        <w:t xml:space="preserve">a prosperous </w:t>
      </w:r>
      <w:commentRangeEnd w:id="37"/>
      <w:r w:rsidR="00291495">
        <w:rPr>
          <w:rStyle w:val="CommentReference"/>
        </w:rPr>
        <w:commentReference w:id="37"/>
      </w:r>
      <w:r w:rsidRPr="00382793">
        <w:rPr>
          <w:rFonts w:asciiTheme="majorHAnsi" w:hAnsiTheme="majorHAnsi" w:cstheme="majorHAnsi"/>
          <w:sz w:val="24"/>
          <w:szCs w:val="24"/>
          <w:lang w:val="en"/>
        </w:rPr>
        <w:t>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ins w:id="38" w:author="Andrea Schreier" w:date="2022-09-06T16:23:00Z">
        <w:r w:rsidR="00577B48">
          <w:rPr>
            <w:rFonts w:asciiTheme="majorHAnsi" w:hAnsiTheme="majorHAnsi" w:cstheme="majorHAnsi"/>
            <w:sz w:val="24"/>
            <w:szCs w:val="24"/>
            <w:lang w:val="en"/>
          </w:rPr>
          <w:t>f</w:t>
        </w:r>
      </w:ins>
      <w:del w:id="39" w:author="Andrea Schreier" w:date="2022-09-06T16:23:00Z">
        <w:r w:rsidRPr="00382793" w:rsidDel="00577B48">
          <w:rPr>
            <w:rFonts w:asciiTheme="majorHAnsi" w:hAnsiTheme="majorHAnsi" w:cstheme="majorHAnsi"/>
            <w:sz w:val="24"/>
            <w:szCs w:val="24"/>
            <w:lang w:val="en"/>
          </w:rPr>
          <w:delText>F</w:delText>
        </w:r>
      </w:del>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del w:id="40" w:author="Andrea Schreier" w:date="2022-09-06T16:23:00Z">
        <w:r w:rsidRPr="00382793" w:rsidDel="00577B48">
          <w:rPr>
            <w:rFonts w:asciiTheme="majorHAnsi" w:hAnsiTheme="majorHAnsi" w:cstheme="majorHAnsi"/>
            <w:sz w:val="24"/>
            <w:szCs w:val="24"/>
            <w:lang w:val="en"/>
          </w:rPr>
          <w:delText>genetically focused</w:delText>
        </w:r>
      </w:del>
      <w:ins w:id="41" w:author="Andrea Schreier" w:date="2022-09-06T16:23:00Z">
        <w:r w:rsidR="00577B48">
          <w:rPr>
            <w:rFonts w:asciiTheme="majorHAnsi" w:hAnsiTheme="majorHAnsi" w:cstheme="majorHAnsi"/>
            <w:sz w:val="24"/>
            <w:szCs w:val="24"/>
            <w:lang w:val="en"/>
          </w:rPr>
          <w:t>captive</w:t>
        </w:r>
      </w:ins>
      <w:r w:rsidRPr="00382793">
        <w:rPr>
          <w:rFonts w:asciiTheme="majorHAnsi" w:hAnsiTheme="majorHAnsi" w:cstheme="majorHAnsi"/>
          <w:sz w:val="24"/>
          <w:szCs w:val="24"/>
          <w:lang w:val="en"/>
        </w:rPr>
        <w:t xml:space="preserve"> breeding program </w:t>
      </w:r>
      <w:ins w:id="42" w:author="Andrea Schreier" w:date="2022-09-06T16:23:00Z">
        <w:r w:rsidR="00577B48">
          <w:rPr>
            <w:rFonts w:asciiTheme="majorHAnsi" w:hAnsiTheme="majorHAnsi" w:cstheme="majorHAnsi"/>
            <w:sz w:val="24"/>
            <w:szCs w:val="24"/>
            <w:lang w:val="en"/>
          </w:rPr>
          <w:t>to maintain</w:t>
        </w:r>
      </w:ins>
      <w:del w:id="43" w:author="Andrea Schreier" w:date="2022-09-06T16:23:00Z">
        <w:r w:rsidRPr="00382793" w:rsidDel="00577B48">
          <w:rPr>
            <w:rFonts w:asciiTheme="majorHAnsi" w:hAnsiTheme="majorHAnsi" w:cstheme="majorHAnsi"/>
            <w:sz w:val="24"/>
            <w:szCs w:val="24"/>
            <w:lang w:val="en"/>
          </w:rPr>
          <w:delText>within</w:delText>
        </w:r>
      </w:del>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44" w:author="Andrea Schreier" w:date="2022-09-07T14:00:00Z">
        <w:r>
          <w:rPr>
            <w:rFonts w:asciiTheme="majorHAnsi" w:hAnsiTheme="majorHAnsi" w:cstheme="majorHAnsi"/>
            <w:sz w:val="24"/>
            <w:szCs w:val="24"/>
            <w:lang w:val="en"/>
          </w:rPr>
          <w:t>This would be the place for</w:t>
        </w:r>
      </w:ins>
      <w:ins w:id="45" w:author="Andrea Schreier" w:date="2022-09-06T16:25:00Z">
        <w:r w:rsidR="00577B48">
          <w:rPr>
            <w:rFonts w:asciiTheme="majorHAnsi" w:hAnsiTheme="majorHAnsi" w:cstheme="majorHAnsi"/>
            <w:sz w:val="24"/>
            <w:szCs w:val="24"/>
            <w:lang w:val="en"/>
          </w:rPr>
          <w:t xml:space="preserve"> a </w:t>
        </w:r>
      </w:ins>
      <w:ins w:id="46" w:author="Andrea Schreier" w:date="2022-09-06T16:24:00Z">
        <w:r w:rsidR="00577B48">
          <w:rPr>
            <w:rFonts w:asciiTheme="majorHAnsi" w:hAnsiTheme="majorHAnsi" w:cstheme="majorHAnsi"/>
            <w:sz w:val="24"/>
            <w:szCs w:val="24"/>
            <w:lang w:val="en"/>
          </w:rPr>
          <w:t xml:space="preserve">paragraph </w:t>
        </w:r>
      </w:ins>
      <w:ins w:id="47" w:author="Andrea Schreier" w:date="2022-09-06T16:25:00Z">
        <w:r w:rsidR="00577B48">
          <w:rPr>
            <w:rFonts w:asciiTheme="majorHAnsi" w:hAnsiTheme="majorHAnsi" w:cstheme="majorHAnsi"/>
            <w:sz w:val="24"/>
            <w:szCs w:val="24"/>
            <w:lang w:val="en"/>
          </w:rPr>
          <w:t>introducing</w:t>
        </w:r>
      </w:ins>
      <w:ins w:id="48" w:author="Andrea Schreier" w:date="2022-09-06T16:24:00Z">
        <w:r w:rsidR="00577B48">
          <w:rPr>
            <w:rFonts w:asciiTheme="majorHAnsi" w:hAnsiTheme="majorHAnsi" w:cstheme="majorHAnsi"/>
            <w:sz w:val="24"/>
            <w:szCs w:val="24"/>
            <w:lang w:val="en"/>
          </w:rPr>
          <w:t xml:space="preserve"> </w:t>
        </w:r>
      </w:ins>
      <w:ins w:id="49" w:author="Andrea Schreier" w:date="2022-09-06T16:25:00Z">
        <w:r w:rsidR="00577B48">
          <w:rPr>
            <w:rFonts w:asciiTheme="majorHAnsi" w:hAnsiTheme="majorHAnsi" w:cstheme="majorHAnsi"/>
            <w:sz w:val="24"/>
            <w:szCs w:val="24"/>
            <w:lang w:val="en"/>
          </w:rPr>
          <w:t xml:space="preserve">your </w:t>
        </w:r>
      </w:ins>
      <w:ins w:id="50" w:author="Andrea Schreier" w:date="2022-09-07T14:00:00Z">
        <w:r>
          <w:rPr>
            <w:rFonts w:asciiTheme="majorHAnsi" w:hAnsiTheme="majorHAnsi" w:cstheme="majorHAnsi"/>
            <w:sz w:val="24"/>
            <w:szCs w:val="24"/>
            <w:lang w:val="en"/>
          </w:rPr>
          <w:t xml:space="preserve">genomics </w:t>
        </w:r>
      </w:ins>
      <w:ins w:id="51" w:author="Andrea Schreier" w:date="2022-09-06T16:25:00Z">
        <w:r w:rsidR="00577B48">
          <w:rPr>
            <w:rFonts w:asciiTheme="majorHAnsi" w:hAnsiTheme="majorHAnsi" w:cstheme="majorHAnsi"/>
            <w:sz w:val="24"/>
            <w:szCs w:val="24"/>
            <w:lang w:val="en"/>
          </w:rPr>
          <w:t>work</w:t>
        </w:r>
      </w:ins>
      <w:ins w:id="52"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53" w:name="_Toc113123182"/>
      <w:bookmarkStart w:id="54" w:name="_Toc113273221"/>
      <w:r w:rsidRPr="00011FA5">
        <w:lastRenderedPageBreak/>
        <w:t xml:space="preserve">Chapter 2 – Genome assembly of </w:t>
      </w:r>
      <w:r w:rsidRPr="00011FA5">
        <w:rPr>
          <w:i/>
          <w:iCs/>
        </w:rPr>
        <w:t>Hypomesus transpacificus</w:t>
      </w:r>
      <w:r w:rsidRPr="00011FA5">
        <w:t xml:space="preserve"> (delta smelt)</w:t>
      </w:r>
      <w:bookmarkEnd w:id="53"/>
      <w:bookmarkEnd w:id="54"/>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55" w:name="_Toc113123183"/>
      <w:bookmarkStart w:id="56" w:name="_Toc113273222"/>
      <w:commentRangeStart w:id="57"/>
      <w:r w:rsidRPr="00FD21E9">
        <w:rPr>
          <w:rFonts w:asciiTheme="majorHAnsi" w:hAnsiTheme="majorHAnsi" w:cstheme="majorHAnsi"/>
          <w:szCs w:val="24"/>
        </w:rPr>
        <w:t>Intr</w:t>
      </w:r>
      <w:commentRangeEnd w:id="57"/>
      <w:r w:rsidR="00415561">
        <w:rPr>
          <w:rStyle w:val="CommentReference"/>
          <w:rFonts w:asciiTheme="minorHAnsi" w:hAnsiTheme="minorHAnsi"/>
          <w:b w:val="0"/>
        </w:rPr>
        <w:commentReference w:id="57"/>
      </w:r>
      <w:r w:rsidRPr="00FD21E9">
        <w:rPr>
          <w:rFonts w:asciiTheme="majorHAnsi" w:hAnsiTheme="majorHAnsi" w:cstheme="majorHAnsi"/>
          <w:szCs w:val="24"/>
        </w:rPr>
        <w:t>oduction</w:t>
      </w:r>
      <w:bookmarkEnd w:id="55"/>
      <w:bookmarkEnd w:id="56"/>
    </w:p>
    <w:p w14:paraId="26D5BFC0" w14:textId="43624FAB"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w:t>
      </w:r>
      <w:ins w:id="58" w:author="Andrea Schreier" w:date="2022-09-06T16:25:00Z">
        <w:r w:rsidR="00577B48">
          <w:rPr>
            <w:rFonts w:asciiTheme="majorHAnsi" w:hAnsiTheme="majorHAnsi" w:cstheme="majorHAnsi"/>
            <w:color w:val="00000A"/>
            <w:sz w:val="24"/>
            <w:szCs w:val="24"/>
          </w:rPr>
          <w:t xml:space="preserve">in </w:t>
        </w:r>
      </w:ins>
      <w:r w:rsidRPr="00FD21E9">
        <w:rPr>
          <w:rFonts w:asciiTheme="majorHAnsi" w:hAnsiTheme="majorHAnsi" w:cstheme="majorHAnsi"/>
          <w:color w:val="00000A"/>
          <w:sz w:val="24"/>
          <w:szCs w:val="24"/>
        </w:rPr>
        <w:t xml:space="preserve">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w:t>
      </w:r>
      <w:ins w:id="59" w:author="Andrea Schreier" w:date="2022-09-07T09:39:00Z">
        <w:r w:rsidR="007D1AB2">
          <w:rPr>
            <w:rFonts w:asciiTheme="majorHAnsi" w:hAnsiTheme="majorHAnsi" w:cstheme="majorHAnsi"/>
            <w:color w:val="00000A"/>
            <w:sz w:val="24"/>
            <w:szCs w:val="24"/>
          </w:rPr>
          <w:t xml:space="preserve">development of genomic resources such as </w:t>
        </w:r>
      </w:ins>
      <w:r w:rsidRPr="00FD21E9">
        <w:rPr>
          <w:rFonts w:asciiTheme="majorHAnsi" w:hAnsiTheme="majorHAnsi" w:cstheme="majorHAnsi"/>
          <w:color w:val="00000A"/>
          <w:sz w:val="24"/>
          <w:szCs w:val="24"/>
        </w:rPr>
        <w:t xml:space="preserve">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60"/>
      <w:ins w:id="61" w:author="Andrea Schreier" w:date="2022-09-07T09:40:00Z">
        <w:r w:rsidR="007D1AB2">
          <w:rPr>
            <w:rFonts w:asciiTheme="majorHAnsi" w:hAnsiTheme="majorHAnsi" w:cstheme="majorHAnsi"/>
            <w:sz w:val="24"/>
            <w:szCs w:val="24"/>
          </w:rPr>
          <w:t>The protection of b</w:t>
        </w:r>
      </w:ins>
      <w:del w:id="62" w:author="Andrea Schreier" w:date="2022-09-07T09:40:00Z">
        <w:r w:rsidRPr="004B6F68" w:rsidDel="007D1AB2">
          <w:rPr>
            <w:rFonts w:asciiTheme="majorHAnsi" w:hAnsiTheme="majorHAnsi" w:cstheme="majorHAnsi"/>
            <w:sz w:val="24"/>
            <w:szCs w:val="24"/>
          </w:rPr>
          <w:delText>B</w:delText>
        </w:r>
      </w:del>
      <w:r w:rsidRPr="004B6F68">
        <w:rPr>
          <w:rFonts w:asciiTheme="majorHAnsi" w:hAnsiTheme="majorHAnsi" w:cstheme="majorHAnsi"/>
          <w:sz w:val="24"/>
          <w:szCs w:val="24"/>
        </w:rPr>
        <w:t xml:space="preserve">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w:t>
      </w:r>
      <w:commentRangeEnd w:id="60"/>
      <w:r w:rsidR="007D1AB2">
        <w:rPr>
          <w:rStyle w:val="CommentReference"/>
        </w:rPr>
        <w:commentReference w:id="60"/>
      </w:r>
      <w:r w:rsidRPr="004B6F68">
        <w:rPr>
          <w:rFonts w:asciiTheme="majorHAnsi" w:hAnsiTheme="majorHAnsi" w:cstheme="majorHAnsi"/>
          <w:sz w:val="24"/>
          <w:szCs w:val="24"/>
        </w:rPr>
        <w:t xml:space="preserve">. Comparative methods allow for a broad </w:t>
      </w:r>
      <w:r w:rsidRPr="004B6F68">
        <w:rPr>
          <w:rFonts w:asciiTheme="majorHAnsi" w:hAnsiTheme="majorHAnsi" w:cstheme="majorHAnsi"/>
          <w:sz w:val="24"/>
          <w:szCs w:val="24"/>
        </w:rPr>
        <w:lastRenderedPageBreak/>
        <w:t>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w:t>
      </w:r>
      <w:ins w:id="63" w:author="Andrea Schreier" w:date="2022-09-07T09:41:00Z">
        <w:r w:rsidR="007D1AB2">
          <w:rPr>
            <w:rFonts w:asciiTheme="majorHAnsi" w:hAnsiTheme="majorHAnsi" w:cstheme="majorHAnsi"/>
            <w:sz w:val="24"/>
            <w:szCs w:val="24"/>
          </w:rPr>
          <w:t>ie</w:t>
        </w:r>
      </w:ins>
      <w:del w:id="64" w:author="Andrea Schreier" w:date="2022-09-07T09:41:00Z">
        <w:r w:rsidRPr="004B6F68" w:rsidDel="007D1AB2">
          <w:rPr>
            <w:rFonts w:asciiTheme="majorHAnsi" w:hAnsiTheme="majorHAnsi" w:cstheme="majorHAnsi"/>
            <w:sz w:val="24"/>
            <w:szCs w:val="24"/>
          </w:rPr>
          <w:delText>y type</w:delText>
        </w:r>
      </w:del>
      <w:r w:rsidRPr="004B6F68">
        <w:rPr>
          <w:rFonts w:asciiTheme="majorHAnsi" w:hAnsiTheme="majorHAnsi" w:cstheme="majorHAnsi"/>
          <w:sz w:val="24"/>
          <w:szCs w:val="24"/>
        </w:rPr>
        <w:t>s to carry out “hybrid” methods of genome assembly increases the capacity for capturing and assembling increasingly more of an organism’s actual genome.</w:t>
      </w:r>
    </w:p>
    <w:p w14:paraId="7129F8FC" w14:textId="5244FCE4"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w:t>
      </w:r>
      <w:del w:id="65" w:author="Andrea Schreier" w:date="2022-09-07T09:41:00Z">
        <w:r w:rsidRPr="004B6F68" w:rsidDel="007D1AB2">
          <w:rPr>
            <w:rFonts w:asciiTheme="majorHAnsi" w:hAnsiTheme="majorHAnsi" w:cstheme="majorHAnsi"/>
            <w:sz w:val="24"/>
            <w:szCs w:val="24"/>
          </w:rPr>
          <w:delText>allowed for</w:delText>
        </w:r>
      </w:del>
      <w:ins w:id="66" w:author="Andrea Schreier" w:date="2022-09-07T09:41:00Z">
        <w:r w:rsidR="007D1AB2">
          <w:rPr>
            <w:rFonts w:asciiTheme="majorHAnsi" w:hAnsiTheme="majorHAnsi" w:cstheme="majorHAnsi"/>
            <w:sz w:val="24"/>
            <w:szCs w:val="24"/>
          </w:rPr>
          <w:t>made i</w:t>
        </w:r>
      </w:ins>
      <w:ins w:id="67" w:author="Andrea Schreier" w:date="2022-09-07T09:42:00Z">
        <w:r w:rsidR="007D1AB2">
          <w:rPr>
            <w:rFonts w:asciiTheme="majorHAnsi" w:hAnsiTheme="majorHAnsi" w:cstheme="majorHAnsi"/>
            <w:sz w:val="24"/>
            <w:szCs w:val="24"/>
          </w:rPr>
          <w:t>t</w:t>
        </w:r>
      </w:ins>
      <w:r w:rsidRPr="004B6F68">
        <w:rPr>
          <w:rFonts w:asciiTheme="majorHAnsi" w:hAnsiTheme="majorHAnsi" w:cstheme="majorHAnsi"/>
          <w:sz w:val="24"/>
          <w:szCs w:val="24"/>
        </w:rPr>
        <w:t xml:space="preserve">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w:t>
      </w:r>
      <w:commentRangeStart w:id="68"/>
      <w:r w:rsidRPr="004B6F68">
        <w:rPr>
          <w:rFonts w:asciiTheme="majorHAnsi" w:hAnsiTheme="majorHAnsi" w:cstheme="majorHAnsi"/>
          <w:sz w:val="24"/>
          <w:szCs w:val="24"/>
        </w:rPr>
        <w:t>by relatively few individuals</w:t>
      </w:r>
      <w:r w:rsidR="004B6F68" w:rsidRPr="004B6F68">
        <w:rPr>
          <w:rFonts w:asciiTheme="majorHAnsi" w:hAnsiTheme="majorHAnsi" w:cstheme="majorHAnsi"/>
          <w:sz w:val="24"/>
          <w:szCs w:val="24"/>
        </w:rPr>
        <w:t xml:space="preserve"> </w:t>
      </w:r>
      <w:commentRangeEnd w:id="68"/>
      <w:r w:rsidR="007D1AB2">
        <w:rPr>
          <w:rStyle w:val="CommentReference"/>
        </w:rPr>
        <w:commentReference w:id="68"/>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w:t>
      </w:r>
      <w:del w:id="69" w:author="Andrea Schreier" w:date="2022-09-07T09:46:00Z">
        <w:r w:rsidRPr="004B6F68" w:rsidDel="00222108">
          <w:rPr>
            <w:rFonts w:asciiTheme="majorHAnsi" w:hAnsiTheme="majorHAnsi" w:cstheme="majorHAnsi"/>
            <w:sz w:val="24"/>
            <w:szCs w:val="24"/>
          </w:rPr>
          <w:delText>major publication</w:delText>
        </w:r>
      </w:del>
      <w:ins w:id="70" w:author="Andrea Schreier" w:date="2022-09-07T09:46:00Z">
        <w:r w:rsidR="00222108">
          <w:rPr>
            <w:rFonts w:asciiTheme="majorHAnsi" w:hAnsiTheme="majorHAnsi" w:cstheme="majorHAnsi"/>
            <w:sz w:val="24"/>
            <w:szCs w:val="24"/>
          </w:rPr>
          <w:t xml:space="preserve">example of how the </w:t>
        </w:r>
      </w:ins>
      <w:del w:id="71" w:author="Andrea Schreier" w:date="2022-09-07T09:46:00Z">
        <w:r w:rsidRPr="004B6F68" w:rsidDel="00222108">
          <w:rPr>
            <w:rFonts w:asciiTheme="majorHAnsi" w:hAnsiTheme="majorHAnsi" w:cstheme="majorHAnsi"/>
            <w:sz w:val="24"/>
            <w:szCs w:val="24"/>
          </w:rPr>
          <w:delText xml:space="preserve"> to utilize and highlight current methods in the </w:delText>
        </w:r>
      </w:del>
      <w:r w:rsidRPr="004B6F68">
        <w:rPr>
          <w:rFonts w:asciiTheme="majorHAnsi" w:hAnsiTheme="majorHAnsi" w:cstheme="majorHAnsi"/>
          <w:sz w:val="24"/>
          <w:szCs w:val="24"/>
        </w:rPr>
        <w:t xml:space="preserve">hybrid approach </w:t>
      </w:r>
      <w:ins w:id="72" w:author="Andrea Schreier" w:date="2022-09-07T09:46:00Z">
        <w:r w:rsidR="00222108">
          <w:rPr>
            <w:rFonts w:asciiTheme="majorHAnsi" w:hAnsiTheme="majorHAnsi" w:cstheme="majorHAnsi"/>
            <w:sz w:val="24"/>
            <w:szCs w:val="24"/>
          </w:rPr>
          <w:t xml:space="preserve">could be used for </w:t>
        </w:r>
      </w:ins>
      <w:commentRangeStart w:id="73"/>
      <w:del w:id="74" w:author="Andrea Schreier" w:date="2022-09-07T09:47:00Z">
        <w:r w:rsidRPr="004B6F68" w:rsidDel="00222108">
          <w:rPr>
            <w:rFonts w:asciiTheme="majorHAnsi" w:hAnsiTheme="majorHAnsi" w:cstheme="majorHAnsi"/>
            <w:sz w:val="24"/>
            <w:szCs w:val="24"/>
          </w:rPr>
          <w:delText xml:space="preserve">to </w:delText>
        </w:r>
      </w:del>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commentRangeEnd w:id="73"/>
      <w:r w:rsidR="00222108">
        <w:rPr>
          <w:rStyle w:val="CommentReference"/>
        </w:rPr>
        <w:commentReference w:id="73"/>
      </w:r>
      <w:r w:rsidRPr="004B6F68">
        <w:rPr>
          <w:rFonts w:asciiTheme="majorHAnsi" w:hAnsiTheme="majorHAnsi" w:cstheme="majorHAnsi"/>
          <w:sz w:val="24"/>
          <w:szCs w:val="24"/>
        </w:rPr>
        <w:t>was</w:t>
      </w:r>
      <w:ins w:id="75" w:author="Andrea Schreier" w:date="2022-09-07T09:47:00Z">
        <w:r w:rsidR="00222108">
          <w:rPr>
            <w:rFonts w:asciiTheme="majorHAnsi" w:hAnsiTheme="majorHAnsi" w:cstheme="majorHAnsi"/>
            <w:sz w:val="24"/>
            <w:szCs w:val="24"/>
          </w:rPr>
          <w:t xml:space="preserve"> the</w:t>
        </w:r>
      </w:ins>
      <w:r w:rsidRPr="004B6F68">
        <w:rPr>
          <w:rFonts w:asciiTheme="majorHAnsi" w:hAnsiTheme="majorHAnsi" w:cstheme="majorHAnsi"/>
          <w:sz w:val="24"/>
          <w:szCs w:val="24"/>
        </w:rPr>
        <w:t xml:space="preserve"> </w:t>
      </w:r>
      <w:ins w:id="76" w:author="Andrea Schreier" w:date="2022-09-07T09:46:00Z">
        <w:r w:rsidR="00222108">
          <w:rPr>
            <w:rFonts w:asciiTheme="majorHAnsi" w:hAnsiTheme="majorHAnsi" w:cstheme="majorHAnsi"/>
            <w:sz w:val="24"/>
            <w:szCs w:val="24"/>
          </w:rPr>
          <w:t xml:space="preserve">sequencing of </w:t>
        </w:r>
      </w:ins>
      <w:r w:rsidRPr="004B6F68">
        <w:rPr>
          <w:rFonts w:asciiTheme="majorHAnsi" w:hAnsiTheme="majorHAnsi" w:cstheme="majorHAnsi"/>
          <w:sz w:val="24"/>
          <w:szCs w:val="24"/>
        </w:rPr>
        <w:t>the domestic goat</w:t>
      </w:r>
      <w:ins w:id="77" w:author="Andrea Schreier" w:date="2022-09-07T09:46:00Z">
        <w:r w:rsidR="00222108">
          <w:rPr>
            <w:rFonts w:asciiTheme="majorHAnsi" w:hAnsiTheme="majorHAnsi" w:cstheme="majorHAnsi"/>
            <w:sz w:val="24"/>
            <w:szCs w:val="24"/>
          </w:rPr>
          <w:t xml:space="preserve"> genome.</w:t>
        </w:r>
      </w:ins>
      <w:del w:id="78" w:author="Andrea Schreier" w:date="2022-09-07T09:46:00Z">
        <w:r w:rsidRPr="004B6F68" w:rsidDel="00222108">
          <w:rPr>
            <w:rFonts w:asciiTheme="majorHAnsi" w:hAnsiTheme="majorHAnsi" w:cstheme="majorHAnsi"/>
            <w:sz w:val="24"/>
            <w:szCs w:val="24"/>
          </w:rPr>
          <w:delText xml:space="preserve"> in 2017</w:delText>
        </w:r>
      </w:del>
      <w:r w:rsidR="004B6F68" w:rsidRPr="004B6F68">
        <w:rPr>
          <w:rFonts w:asciiTheme="majorHAnsi" w:hAnsiTheme="majorHAnsi" w:cstheme="majorHAnsi"/>
          <w:sz w:val="24"/>
          <w:szCs w:val="24"/>
        </w:rPr>
        <w:t xml:space="preserve"> </w:t>
      </w:r>
      <w:ins w:id="79" w:author="Andrea Schreier" w:date="2022-09-07T09:44:00Z">
        <w:r w:rsidR="00222108">
          <w:rPr>
            <w:rFonts w:asciiTheme="majorHAnsi" w:hAnsiTheme="majorHAnsi" w:cstheme="majorHAnsi"/>
            <w:sz w:val="24"/>
            <w:szCs w:val="24"/>
          </w:rPr>
          <w:t xml:space="preserve">To </w:t>
        </w:r>
      </w:ins>
      <w:ins w:id="80" w:author="Andrea Schreier" w:date="2022-09-07T09:45:00Z">
        <w:r w:rsidR="00222108">
          <w:rPr>
            <w:rFonts w:asciiTheme="majorHAnsi" w:hAnsiTheme="majorHAnsi" w:cstheme="majorHAnsi"/>
            <w:sz w:val="24"/>
            <w:szCs w:val="24"/>
          </w:rPr>
          <w:t>improve</w:t>
        </w:r>
      </w:ins>
      <w:ins w:id="81" w:author="Andrea Schreier" w:date="2022-09-07T09:44:00Z">
        <w:r w:rsidR="00222108">
          <w:rPr>
            <w:rFonts w:asciiTheme="majorHAnsi" w:hAnsiTheme="majorHAnsi" w:cstheme="majorHAnsi"/>
            <w:sz w:val="24"/>
            <w:szCs w:val="24"/>
          </w:rPr>
          <w:t xml:space="preserve"> the goat reference genome, </w:t>
        </w:r>
      </w:ins>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del w:id="82" w:author="Andrea Schreier" w:date="2022-09-07T09:44:00Z">
        <w:r w:rsidR="00D86949" w:rsidRPr="004B6F68" w:rsidDel="00222108">
          <w:rPr>
            <w:rFonts w:ascii="Calibri Light" w:hAnsiTheme="majorHAnsi" w:cs="Calibri Light"/>
            <w:sz w:val="24"/>
          </w:rPr>
          <w:delText>(</w:delText>
        </w:r>
      </w:del>
      <w:proofErr w:type="spellStart"/>
      <w:r w:rsidR="00D86949" w:rsidRPr="004B6F68">
        <w:rPr>
          <w:rFonts w:ascii="Calibri Light" w:hAnsiTheme="majorHAnsi" w:cs="Calibri Light"/>
          <w:sz w:val="24"/>
        </w:rPr>
        <w:t>Bickhart</w:t>
      </w:r>
      <w:proofErr w:type="spellEnd"/>
      <w:r w:rsidR="00D86949" w:rsidRPr="004B6F68">
        <w:rPr>
          <w:rFonts w:ascii="Calibri Light" w:hAnsiTheme="majorHAnsi" w:cs="Calibri Light"/>
          <w:sz w:val="24"/>
        </w:rPr>
        <w:t xml:space="preserve"> et al., </w:t>
      </w:r>
      <w:ins w:id="83" w:author="Andrea Schreier" w:date="2022-09-07T09:45:00Z">
        <w:r w:rsidR="00222108">
          <w:rPr>
            <w:rFonts w:ascii="Calibri Light" w:hAnsiTheme="majorHAnsi" w:cs="Calibri Light"/>
            <w:sz w:val="24"/>
          </w:rPr>
          <w:t>(</w:t>
        </w:r>
      </w:ins>
      <w:r w:rsidR="00D86949" w:rsidRPr="004B6F68">
        <w:rPr>
          <w:rFonts w:ascii="Calibri Light" w:hAnsiTheme="majorHAnsi" w:cs="Calibri Light"/>
          <w:sz w:val="24"/>
        </w:rPr>
        <w:t>2017)</w:t>
      </w:r>
      <w:r w:rsidRPr="004B6F68">
        <w:rPr>
          <w:rFonts w:asciiTheme="majorHAnsi" w:hAnsiTheme="majorHAnsi" w:cstheme="majorHAnsi"/>
          <w:sz w:val="24"/>
          <w:szCs w:val="24"/>
        </w:rPr>
        <w:fldChar w:fldCharType="end"/>
      </w:r>
      <w:del w:id="84" w:author="Andrea Schreier" w:date="2022-09-07T09:45:00Z">
        <w:r w:rsidRPr="004B6F68" w:rsidDel="00222108">
          <w:rPr>
            <w:rFonts w:asciiTheme="majorHAnsi" w:hAnsiTheme="majorHAnsi" w:cstheme="majorHAnsi"/>
            <w:sz w:val="24"/>
            <w:szCs w:val="24"/>
          </w:rPr>
          <w:delText xml:space="preserve"> which</w:delText>
        </w:r>
      </w:del>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ins w:id="85" w:author="Andrea Schreier" w:date="2022-09-07T09:47:00Z">
        <w:r w:rsidR="00222108">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assembly is an accepted and reliable way to achieve a chromosome-scale high-quality reference genome</w:t>
      </w:r>
      <w:del w:id="86" w:author="Andrea Schreier" w:date="2022-09-07T09:47:00Z">
        <w:r w:rsidRPr="004B6F68" w:rsidDel="00222108">
          <w:rPr>
            <w:rFonts w:asciiTheme="majorHAnsi" w:hAnsiTheme="majorHAnsi" w:cstheme="majorHAnsi"/>
            <w:sz w:val="24"/>
            <w:szCs w:val="24"/>
          </w:rPr>
          <w:delText>s</w:delText>
        </w:r>
      </w:del>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t>
      </w:r>
      <w:proofErr w:type="spellStart"/>
      <w:r w:rsidR="00D86949" w:rsidRPr="004B6F68">
        <w:rPr>
          <w:rFonts w:ascii="Calibri Light" w:hAnsiTheme="majorHAnsi" w:cs="Calibri Light"/>
          <w:sz w:val="24"/>
        </w:rPr>
        <w:t>Bickhart</w:t>
      </w:r>
      <w:proofErr w:type="spellEnd"/>
      <w:r w:rsidR="00D86949" w:rsidRPr="004B6F68">
        <w:rPr>
          <w:rFonts w:ascii="Calibri Light" w:hAnsiTheme="majorHAnsi" w:cs="Calibri Light"/>
          <w:sz w:val="24"/>
        </w:rPr>
        <w:t xml:space="preserve">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w:t>
      </w:r>
      <w:r w:rsidRPr="004B6F68">
        <w:rPr>
          <w:rFonts w:asciiTheme="majorHAnsi" w:hAnsiTheme="majorHAnsi" w:cstheme="majorHAnsi"/>
          <w:sz w:val="24"/>
          <w:szCs w:val="24"/>
        </w:rPr>
        <w:lastRenderedPageBreak/>
        <w:t>submit</w:t>
      </w:r>
      <w:ins w:id="87" w:author="Andrea Schreier" w:date="2022-09-07T09:48:00Z">
        <w:r w:rsidR="00415561">
          <w:rPr>
            <w:rFonts w:asciiTheme="majorHAnsi" w:hAnsiTheme="majorHAnsi" w:cstheme="majorHAnsi"/>
            <w:sz w:val="24"/>
            <w:szCs w:val="24"/>
          </w:rPr>
          <w:t>ted</w:t>
        </w:r>
      </w:ins>
      <w:r w:rsidRPr="004B6F68">
        <w:rPr>
          <w:rFonts w:asciiTheme="majorHAnsi" w:hAnsiTheme="majorHAnsi" w:cstheme="majorHAnsi"/>
          <w:sz w:val="24"/>
          <w:szCs w:val="24"/>
        </w:rPr>
        <w:t xml:space="preserve">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2C5EF3EF" w:rsidR="003F5039" w:rsidRPr="00FD21E9" w:rsidRDefault="003F5039" w:rsidP="003F5039">
      <w:pPr>
        <w:spacing w:line="480" w:lineRule="auto"/>
        <w:ind w:right="270"/>
        <w:rPr>
          <w:rFonts w:asciiTheme="majorHAnsi" w:hAnsiTheme="majorHAnsi" w:cstheme="majorHAnsi"/>
          <w:color w:val="00000A"/>
          <w:sz w:val="24"/>
          <w:szCs w:val="24"/>
        </w:rPr>
      </w:pPr>
      <w:commentRangeStart w:id="88"/>
      <w:r w:rsidRPr="004B6F68">
        <w:rPr>
          <w:rFonts w:asciiTheme="majorHAnsi" w:hAnsiTheme="majorHAnsi" w:cstheme="majorHAnsi"/>
          <w:sz w:val="24"/>
          <w:szCs w:val="24"/>
        </w:rPr>
        <w:t xml:space="preserve">Each of the three technology types </w:t>
      </w:r>
      <w:ins w:id="89" w:author="Andrea Schreier" w:date="2022-09-07T09:48:00Z">
        <w:r w:rsidR="00415561">
          <w:rPr>
            <w:rFonts w:asciiTheme="majorHAnsi" w:hAnsiTheme="majorHAnsi" w:cstheme="majorHAnsi"/>
            <w:sz w:val="24"/>
            <w:szCs w:val="24"/>
          </w:rPr>
          <w:t xml:space="preserve">involved in hybrid assembly </w:t>
        </w:r>
      </w:ins>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88"/>
      <w:r w:rsidR="00415561">
        <w:rPr>
          <w:rStyle w:val="CommentReference"/>
        </w:rPr>
        <w:commentReference w:id="88"/>
      </w:r>
      <w:r w:rsidRPr="00FD21E9">
        <w:rPr>
          <w:rFonts w:asciiTheme="majorHAnsi" w:hAnsiTheme="majorHAnsi" w:cstheme="majorHAnsi"/>
          <w:color w:val="00000A"/>
          <w:sz w:val="24"/>
          <w:szCs w:val="24"/>
        </w:rPr>
        <w:t xml:space="preserve">. </w:t>
      </w:r>
    </w:p>
    <w:p w14:paraId="6465AD49" w14:textId="00294E2C" w:rsidR="003F5039" w:rsidRPr="004B6F68" w:rsidRDefault="00415561" w:rsidP="003F5039">
      <w:pPr>
        <w:spacing w:line="480" w:lineRule="auto"/>
        <w:rPr>
          <w:rFonts w:asciiTheme="majorHAnsi" w:hAnsiTheme="majorHAnsi" w:cstheme="majorHAnsi"/>
          <w:sz w:val="24"/>
          <w:szCs w:val="24"/>
        </w:rPr>
      </w:pPr>
      <w:ins w:id="90" w:author="Andrea Schreier" w:date="2022-09-07T09:52:00Z">
        <w:r>
          <w:rPr>
            <w:rFonts w:asciiTheme="majorHAnsi" w:hAnsiTheme="majorHAnsi" w:cstheme="majorHAnsi"/>
            <w:color w:val="00000A"/>
            <w:sz w:val="24"/>
            <w:szCs w:val="24"/>
          </w:rPr>
          <w:t>In our assembly of the delta smelt genome, w</w:t>
        </w:r>
      </w:ins>
      <w:del w:id="91" w:author="Andrea Schreier" w:date="2022-09-07T09:52:00Z">
        <w:r w:rsidR="003F5039" w:rsidRPr="00FD21E9" w:rsidDel="00415561">
          <w:rPr>
            <w:rFonts w:asciiTheme="majorHAnsi" w:hAnsiTheme="majorHAnsi" w:cstheme="majorHAnsi"/>
            <w:color w:val="00000A"/>
            <w:sz w:val="24"/>
            <w:szCs w:val="24"/>
          </w:rPr>
          <w:delText>W</w:delText>
        </w:r>
      </w:del>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749CE9C9"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ins w:id="92" w:author="Andrea Schreier" w:date="2022-09-07T09:54:00Z">
        <w:r w:rsidR="003F11BA">
          <w:rPr>
            <w:rFonts w:asciiTheme="majorHAnsi" w:hAnsiTheme="majorHAnsi" w:cstheme="majorHAnsi"/>
            <w:sz w:val="24"/>
            <w:szCs w:val="24"/>
          </w:rPr>
          <w:t xml:space="preserve">, only </w:t>
        </w:r>
      </w:ins>
      <w:del w:id="93" w:author="Andrea Schreier" w:date="2022-09-07T09:54:00Z">
        <w:r w:rsidRPr="004B6F68" w:rsidDel="003F11BA">
          <w:rPr>
            <w:rFonts w:asciiTheme="majorHAnsi" w:hAnsiTheme="majorHAnsi" w:cstheme="majorHAnsi"/>
            <w:sz w:val="24"/>
            <w:szCs w:val="24"/>
          </w:rPr>
          <w:delText xml:space="preserve"> no endangered species and </w:delText>
        </w:r>
      </w:del>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ins w:id="94" w:author="Andrea Schreier" w:date="2022-09-07T09:54:00Z">
        <w:r w:rsidR="003F11BA">
          <w:rPr>
            <w:rFonts w:asciiTheme="majorHAnsi" w:hAnsiTheme="majorHAnsi" w:cstheme="majorHAnsi"/>
            <w:sz w:val="24"/>
            <w:szCs w:val="24"/>
          </w:rPr>
          <w:t xml:space="preserve"> and none of these was from endangered species</w:t>
        </w:r>
      </w:ins>
      <w:r w:rsidRPr="004B6F68">
        <w:rPr>
          <w:rFonts w:asciiTheme="majorHAnsi" w:hAnsiTheme="majorHAnsi" w:cstheme="majorHAnsi"/>
          <w:sz w:val="24"/>
          <w:szCs w:val="24"/>
        </w:rPr>
        <w:t>. These assemblies came from three different genera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nipponensis</w:t>
      </w:r>
      <w:proofErr w:type="spellEnd"/>
      <w:r w:rsidRPr="004B6F68">
        <w:rPr>
          <w:rFonts w:asciiTheme="majorHAnsi" w:hAnsiTheme="majorHAnsi" w:cstheme="majorHAnsi"/>
          <w:sz w:val="24"/>
          <w:szCs w:val="24"/>
        </w:rPr>
        <w:t xml:space="preserve"> (wakasagi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w:t>
      </w:r>
      <w:r w:rsidRPr="004B6F68">
        <w:rPr>
          <w:rFonts w:asciiTheme="majorHAnsi" w:hAnsiTheme="majorHAnsi" w:cstheme="majorHAnsi"/>
          <w:sz w:val="24"/>
          <w:szCs w:val="24"/>
        </w:rPr>
        <w:lastRenderedPageBreak/>
        <w:t xml:space="preserve">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95" w:name="_Toc113123184"/>
      <w:bookmarkStart w:id="96" w:name="_Toc113273223"/>
      <w:commentRangeStart w:id="97"/>
      <w:r w:rsidRPr="00FD21E9">
        <w:rPr>
          <w:rFonts w:asciiTheme="majorHAnsi" w:hAnsiTheme="majorHAnsi" w:cstheme="majorHAnsi"/>
          <w:szCs w:val="24"/>
        </w:rPr>
        <w:t>Methods</w:t>
      </w:r>
      <w:bookmarkEnd w:id="95"/>
      <w:bookmarkEnd w:id="96"/>
      <w:commentRangeEnd w:id="97"/>
      <w:r w:rsidR="007373D1">
        <w:rPr>
          <w:rStyle w:val="CommentReference"/>
          <w:rFonts w:asciiTheme="minorHAnsi" w:hAnsiTheme="minorHAnsi"/>
          <w:b w:val="0"/>
        </w:rPr>
        <w:commentReference w:id="97"/>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8" w:name="_Toc113123185"/>
      <w:bookmarkStart w:id="99" w:name="_Toc113273224"/>
      <w:r w:rsidRPr="00FD21E9">
        <w:rPr>
          <w:rFonts w:asciiTheme="majorHAnsi" w:hAnsiTheme="majorHAnsi" w:cstheme="majorHAnsi"/>
          <w:sz w:val="24"/>
          <w:szCs w:val="24"/>
        </w:rPr>
        <w:t>Sample collection &amp; DNA extraction</w:t>
      </w:r>
      <w:bookmarkEnd w:id="98"/>
      <w:bookmarkEnd w:id="99"/>
      <w:r w:rsidRPr="00FD21E9">
        <w:rPr>
          <w:rFonts w:asciiTheme="majorHAnsi" w:hAnsiTheme="majorHAnsi" w:cstheme="majorHAnsi"/>
          <w:sz w:val="24"/>
          <w:szCs w:val="24"/>
        </w:rPr>
        <w:t xml:space="preserve"> </w:t>
      </w:r>
    </w:p>
    <w:p w14:paraId="5261C20F" w14:textId="52BB9283"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commentRangeStart w:id="100"/>
      <w:r w:rsidRPr="00FD21E9">
        <w:rPr>
          <w:rFonts w:asciiTheme="majorHAnsi" w:hAnsiTheme="majorHAnsi" w:cstheme="majorHAnsi"/>
          <w:sz w:val="24"/>
          <w:szCs w:val="24"/>
        </w:rPr>
        <w:t xml:space="preserve">male and female delta smelt </w:t>
      </w:r>
      <w:commentRangeEnd w:id="100"/>
      <w:r w:rsidR="000C6B61">
        <w:rPr>
          <w:rStyle w:val="CommentReference"/>
        </w:rPr>
        <w:commentReference w:id="100"/>
      </w:r>
      <w:r w:rsidRPr="00FD21E9">
        <w:rPr>
          <w:rFonts w:asciiTheme="majorHAnsi" w:hAnsiTheme="majorHAnsi" w:cstheme="majorHAnsi"/>
          <w:sz w:val="24"/>
          <w:szCs w:val="24"/>
        </w:rPr>
        <w:t xml:space="preserve">reared within the refuge population at the </w:t>
      </w:r>
      <w:commentRangeStart w:id="101"/>
      <w:r w:rsidRPr="00FD21E9">
        <w:rPr>
          <w:rFonts w:asciiTheme="majorHAnsi" w:hAnsiTheme="majorHAnsi" w:cstheme="majorHAnsi"/>
          <w:sz w:val="24"/>
          <w:szCs w:val="24"/>
        </w:rPr>
        <w:t>FCCL</w:t>
      </w:r>
      <w:commentRangeEnd w:id="101"/>
      <w:r w:rsidR="00DF51FF">
        <w:rPr>
          <w:rStyle w:val="CommentReference"/>
        </w:rPr>
        <w:commentReference w:id="101"/>
      </w:r>
      <w:r w:rsidRPr="00FD21E9">
        <w:rPr>
          <w:rFonts w:asciiTheme="majorHAnsi" w:hAnsiTheme="majorHAnsi" w:cstheme="majorHAnsi"/>
          <w:sz w:val="24"/>
          <w:szCs w:val="24"/>
        </w:rPr>
        <w:t xml:space="preserve"> at 600 days post hatch. Fish were euthanized according to </w:t>
      </w:r>
      <w:ins w:id="102" w:author="Andrea Schreier" w:date="2022-09-07T12:04:00Z">
        <w:r w:rsidR="00DF51FF">
          <w:rPr>
            <w:rFonts w:asciiTheme="majorHAnsi" w:hAnsiTheme="majorHAnsi" w:cstheme="majorHAnsi"/>
            <w:sz w:val="24"/>
            <w:szCs w:val="24"/>
          </w:rPr>
          <w:t xml:space="preserve">UC Davis </w:t>
        </w:r>
      </w:ins>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7152A67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w:t>
      </w:r>
      <w:del w:id="103" w:author="Andrea Schreier" w:date="2022-09-07T12:05:00Z">
        <w:r w:rsidRPr="00FD21E9" w:rsidDel="00DF51FF">
          <w:rPr>
            <w:rFonts w:asciiTheme="majorHAnsi" w:hAnsiTheme="majorHAnsi" w:cstheme="majorHAnsi"/>
            <w:sz w:val="24"/>
            <w:szCs w:val="24"/>
          </w:rPr>
          <w:delText xml:space="preserve">(UC Davis Sequencing Center) </w:delText>
        </w:r>
      </w:del>
      <w:r w:rsidRPr="00FD21E9">
        <w:rPr>
          <w:rFonts w:asciiTheme="majorHAnsi" w:hAnsiTheme="majorHAnsi" w:cstheme="majorHAnsi"/>
          <w:sz w:val="24"/>
          <w:szCs w:val="24"/>
        </w:rPr>
        <w:t xml:space="preserve">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w:t>
      </w:r>
      <w:r w:rsidRPr="00FD21E9">
        <w:rPr>
          <w:rFonts w:asciiTheme="majorHAnsi" w:hAnsiTheme="majorHAnsi" w:cstheme="majorHAnsi"/>
          <w:sz w:val="24"/>
          <w:szCs w:val="24"/>
        </w:rPr>
        <w:lastRenderedPageBreak/>
        <w:t>MA). Purity of the DNA was accessed by measuring 260/280 and 260/230 absorbance ratios on NanoDrop. Libraries of relevant sequencing technologies were created from extractions with an average read fragment length of 50kb</w:t>
      </w:r>
      <w:del w:id="104" w:author="Andrea Schreier" w:date="2022-09-07T12:06:00Z">
        <w:r w:rsidRPr="00FD21E9" w:rsidDel="00DF51FF">
          <w:rPr>
            <w:rFonts w:asciiTheme="majorHAnsi" w:hAnsiTheme="majorHAnsi" w:cstheme="majorHAnsi"/>
            <w:sz w:val="24"/>
            <w:szCs w:val="24"/>
          </w:rPr>
          <w:delText xml:space="preserve"> with strong fluorescence</w:delText>
        </w:r>
      </w:del>
      <w:r w:rsidRPr="00FD21E9">
        <w:rPr>
          <w:rFonts w:asciiTheme="majorHAnsi" w:hAnsiTheme="majorHAnsi" w:cstheme="majorHAnsi"/>
          <w:sz w:val="24"/>
          <w:szCs w:val="24"/>
        </w:rPr>
        <w:t>.</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05" w:name="_Toc113123186"/>
      <w:bookmarkStart w:id="106" w:name="_Toc113273225"/>
      <w:commentRangeStart w:id="107"/>
      <w:r w:rsidRPr="00FD21E9">
        <w:rPr>
          <w:rFonts w:asciiTheme="majorHAnsi" w:hAnsiTheme="majorHAnsi" w:cstheme="majorHAnsi"/>
          <w:sz w:val="24"/>
          <w:szCs w:val="24"/>
        </w:rPr>
        <w:t>Linked-read library prep</w:t>
      </w:r>
      <w:commentRangeEnd w:id="107"/>
      <w:r w:rsidR="00480C67">
        <w:rPr>
          <w:rStyle w:val="CommentReference"/>
          <w:i w:val="0"/>
          <w:iCs w:val="0"/>
        </w:rPr>
        <w:commentReference w:id="107"/>
      </w:r>
      <w:r w:rsidRPr="00FD21E9">
        <w:rPr>
          <w:rFonts w:asciiTheme="majorHAnsi" w:hAnsiTheme="majorHAnsi" w:cstheme="majorHAnsi"/>
          <w:sz w:val="24"/>
          <w:szCs w:val="24"/>
        </w:rPr>
        <w:t>, sequencing &amp; quality control</w:t>
      </w:r>
      <w:bookmarkEnd w:id="105"/>
      <w:bookmarkEnd w:id="106"/>
    </w:p>
    <w:p w14:paraId="243F302D" w14:textId="07FC8E84" w:rsidR="003F5039" w:rsidRPr="00FD21E9" w:rsidRDefault="003F5039" w:rsidP="003F5039">
      <w:pPr>
        <w:spacing w:line="480" w:lineRule="auto"/>
        <w:ind w:right="270"/>
        <w:rPr>
          <w:rFonts w:asciiTheme="majorHAnsi" w:hAnsiTheme="majorHAnsi" w:cstheme="majorHAnsi"/>
          <w:sz w:val="24"/>
          <w:szCs w:val="24"/>
        </w:rPr>
      </w:pPr>
      <w:commentRangeStart w:id="108"/>
      <w:r w:rsidRPr="00FD21E9">
        <w:rPr>
          <w:rFonts w:asciiTheme="majorHAnsi" w:hAnsiTheme="majorHAnsi" w:cstheme="majorHAnsi"/>
          <w:sz w:val="24"/>
          <w:szCs w:val="24"/>
        </w:rPr>
        <w:t>Genomic DNA</w:t>
      </w:r>
      <w:commentRangeEnd w:id="108"/>
      <w:r w:rsidR="00480C67">
        <w:rPr>
          <w:rStyle w:val="CommentReference"/>
        </w:rPr>
        <w:commentReference w:id="108"/>
      </w:r>
      <w:r w:rsidRPr="00FD21E9">
        <w:rPr>
          <w:rFonts w:asciiTheme="majorHAnsi" w:hAnsiTheme="majorHAnsi" w:cstheme="majorHAnsi"/>
          <w:sz w:val="24"/>
          <w:szCs w:val="24"/>
        </w:rPr>
        <w:t xml:space="preserve"> </w:t>
      </w:r>
      <w:commentRangeStart w:id="109"/>
      <w:r w:rsidRPr="00FD21E9">
        <w:rPr>
          <w:rFonts w:asciiTheme="majorHAnsi" w:hAnsiTheme="majorHAnsi" w:cstheme="majorHAnsi"/>
          <w:sz w:val="24"/>
          <w:szCs w:val="24"/>
        </w:rPr>
        <w:t>was</w:t>
      </w:r>
      <w:commentRangeEnd w:id="109"/>
      <w:r w:rsidR="00EE4C3F">
        <w:rPr>
          <w:rStyle w:val="CommentReference"/>
        </w:rPr>
        <w:commentReference w:id="109"/>
      </w:r>
      <w:r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ins w:id="110"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Woburn, MA) to approximately 350</w:t>
      </w:r>
      <w:ins w:id="111"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7646AD0"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ins w:id="112" w:author="Andrea Schreier" w:date="2022-09-07T12:14:00Z">
        <w:r w:rsidR="006161D8">
          <w:rPr>
            <w:rFonts w:asciiTheme="majorHAnsi" w:hAnsiTheme="majorHAnsi" w:cstheme="majorHAnsi"/>
            <w:sz w:val="24"/>
            <w:szCs w:val="24"/>
          </w:rPr>
          <w:t>ar DNA</w:t>
        </w:r>
      </w:ins>
      <w:del w:id="113" w:author="Andrea Schreier" w:date="2022-09-07T12:14:00Z">
        <w:r w:rsidRPr="00FD21E9" w:rsidDel="006161D8">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w:t>
      </w:r>
      <w:r w:rsidRPr="00FD21E9">
        <w:rPr>
          <w:rFonts w:asciiTheme="majorHAnsi" w:hAnsiTheme="majorHAnsi" w:cstheme="majorHAnsi"/>
          <w:sz w:val="24"/>
          <w:szCs w:val="24"/>
        </w:rPr>
        <w:lastRenderedPageBreak/>
        <w:t xml:space="preserve">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14" w:name="_Toc113123187"/>
      <w:bookmarkStart w:id="115" w:name="_Toc113273226"/>
      <w:r w:rsidRPr="00FD21E9">
        <w:rPr>
          <w:rFonts w:asciiTheme="majorHAnsi" w:hAnsiTheme="majorHAnsi" w:cstheme="majorHAnsi"/>
          <w:sz w:val="24"/>
          <w:szCs w:val="24"/>
        </w:rPr>
        <w:t>Long-read library prep, sequencing &amp; quality control</w:t>
      </w:r>
      <w:bookmarkEnd w:id="114"/>
      <w:bookmarkEnd w:id="115"/>
    </w:p>
    <w:p w14:paraId="0573720A" w14:textId="30727F77" w:rsidR="003F5039" w:rsidRPr="00FD21E9" w:rsidRDefault="003F5039" w:rsidP="003F5039">
      <w:pPr>
        <w:spacing w:line="480" w:lineRule="auto"/>
        <w:ind w:right="270"/>
        <w:rPr>
          <w:rFonts w:asciiTheme="majorHAnsi" w:hAnsiTheme="majorHAnsi" w:cstheme="majorHAnsi"/>
          <w:sz w:val="24"/>
          <w:szCs w:val="24"/>
        </w:rPr>
      </w:pPr>
      <w:commentRangeStart w:id="116"/>
      <w:r w:rsidRPr="00FD21E9">
        <w:rPr>
          <w:rFonts w:asciiTheme="majorHAnsi" w:hAnsiTheme="majorHAnsi" w:cstheme="majorHAnsi"/>
          <w:sz w:val="24"/>
          <w:szCs w:val="24"/>
        </w:rPr>
        <w:t xml:space="preserve">Genomic </w:t>
      </w:r>
      <w:commentRangeEnd w:id="116"/>
      <w:r w:rsidR="009C7280">
        <w:rPr>
          <w:rStyle w:val="CommentReference"/>
        </w:rPr>
        <w:commentReference w:id="116"/>
      </w:r>
      <w:commentRangeStart w:id="117"/>
      <w:r w:rsidRPr="00FD21E9">
        <w:rPr>
          <w:rFonts w:asciiTheme="majorHAnsi" w:hAnsiTheme="majorHAnsi" w:cstheme="majorHAnsi"/>
          <w:sz w:val="24"/>
          <w:szCs w:val="24"/>
        </w:rPr>
        <w:t>DNA</w:t>
      </w:r>
      <w:commentRangeEnd w:id="117"/>
      <w:r w:rsidR="00EE4C3F">
        <w:rPr>
          <w:rStyle w:val="CommentReference"/>
        </w:rPr>
        <w:commentReference w:id="117"/>
      </w:r>
      <w:r w:rsidRPr="00FD21E9">
        <w:rPr>
          <w:rFonts w:asciiTheme="majorHAnsi" w:hAnsiTheme="majorHAnsi" w:cstheme="majorHAnsi"/>
          <w:sz w:val="24"/>
          <w:szCs w:val="24"/>
        </w:rPr>
        <w:t xml:space="preserve"> was sheared to roughly 17</w:t>
      </w:r>
      <w:ins w:id="118" w:author="Andrea Schreier" w:date="2022-09-07T12:21:00Z">
        <w:r w:rsidR="006161D8">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w:t>
      </w:r>
      <w:r w:rsidRPr="00FD21E9">
        <w:rPr>
          <w:rFonts w:asciiTheme="majorHAnsi" w:hAnsiTheme="majorHAnsi" w:cstheme="majorHAnsi"/>
          <w:sz w:val="24"/>
          <w:szCs w:val="24"/>
        </w:rPr>
        <w:lastRenderedPageBreak/>
        <w:t xml:space="preserve">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w:t>
      </w:r>
      <w:commentRangeStart w:id="119"/>
      <w:r w:rsidRPr="00FD21E9">
        <w:rPr>
          <w:rFonts w:asciiTheme="majorHAnsi" w:hAnsiTheme="majorHAnsi" w:cstheme="majorHAnsi"/>
          <w:sz w:val="24"/>
          <w:szCs w:val="24"/>
        </w:rPr>
        <w:t>8M</w:t>
      </w:r>
      <w:commentRangeEnd w:id="119"/>
      <w:r w:rsidR="009C7280">
        <w:rPr>
          <w:rStyle w:val="CommentReference"/>
        </w:rPr>
        <w:commentReference w:id="119"/>
      </w:r>
      <w:r w:rsidRPr="00FD21E9">
        <w:rPr>
          <w:rFonts w:asciiTheme="majorHAnsi" w:hAnsiTheme="majorHAnsi" w:cstheme="majorHAnsi"/>
          <w:sz w:val="24"/>
          <w:szCs w:val="24"/>
        </w:rPr>
        <w:t xml:space="preserve">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lastRenderedPageBreak/>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20" w:name="_Toc113123188"/>
      <w:bookmarkStart w:id="121" w:name="_Toc113273227"/>
      <w:r w:rsidRPr="00FD21E9">
        <w:rPr>
          <w:rFonts w:asciiTheme="majorHAnsi" w:hAnsiTheme="majorHAnsi" w:cstheme="majorHAnsi"/>
          <w:sz w:val="24"/>
          <w:szCs w:val="24"/>
        </w:rPr>
        <w:t>Hi-C chromatin conformation capture library prep, sequencing &amp; quality control</w:t>
      </w:r>
      <w:bookmarkEnd w:id="120"/>
      <w:bookmarkEnd w:id="121"/>
    </w:p>
    <w:p w14:paraId="257D6824" w14:textId="0DB1077C"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w:t>
      </w:r>
      <w:commentRangeStart w:id="122"/>
      <w:r w:rsidRPr="00EC0C3A">
        <w:rPr>
          <w:rFonts w:asciiTheme="majorHAnsi" w:hAnsiTheme="majorHAnsi" w:cstheme="majorHAnsi"/>
          <w:sz w:val="24"/>
          <w:szCs w:val="24"/>
        </w:rPr>
        <w:t xml:space="preserve">intact cells from two samples </w:t>
      </w:r>
      <w:commentRangeEnd w:id="122"/>
      <w:r w:rsidR="00EE4C3F">
        <w:rPr>
          <w:rStyle w:val="CommentReference"/>
        </w:rPr>
        <w:commentReference w:id="122"/>
      </w:r>
      <w:r w:rsidRPr="00EC0C3A">
        <w:rPr>
          <w:rFonts w:asciiTheme="majorHAnsi" w:hAnsiTheme="majorHAnsi" w:cstheme="majorHAnsi"/>
          <w:sz w:val="24"/>
          <w:szCs w:val="24"/>
        </w:rPr>
        <w:t xml:space="preserve">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del w:id="123" w:author="Andrea Schreier" w:date="2022-09-07T12:25:00Z">
        <w:r w:rsidRPr="00EC0C3A" w:rsidDel="009C7280">
          <w:rPr>
            <w:rFonts w:asciiTheme="majorHAnsi" w:hAnsiTheme="majorHAnsi" w:cstheme="majorHAnsi"/>
            <w:sz w:val="24"/>
            <w:szCs w:val="24"/>
          </w:rPr>
          <w:delText xml:space="preserve">genomically </w:delText>
        </w:r>
      </w:del>
      <w:r w:rsidRPr="00EC0C3A">
        <w:rPr>
          <w:rFonts w:asciiTheme="majorHAnsi" w:hAnsiTheme="majorHAnsi" w:cstheme="majorHAnsi"/>
          <w:sz w:val="24"/>
          <w:szCs w:val="24"/>
        </w:rPr>
        <w:t>proximal</w:t>
      </w:r>
      <w:ins w:id="124" w:author="Andrea Schreier" w:date="2022-09-07T12:25:00Z">
        <w:r w:rsidR="009C7280">
          <w:rPr>
            <w:rFonts w:asciiTheme="majorHAnsi" w:hAnsiTheme="majorHAnsi" w:cstheme="majorHAnsi"/>
            <w:sz w:val="24"/>
            <w:szCs w:val="24"/>
          </w:rPr>
          <w:t xml:space="preserve"> in DNA sequence</w:t>
        </w:r>
      </w:ins>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ins w:id="125" w:author="Andrea Schreier" w:date="2022-09-07T12:26:00Z">
        <w:r w:rsidR="009C7280">
          <w:rPr>
            <w:rFonts w:asciiTheme="majorHAnsi" w:hAnsiTheme="majorHAnsi" w:cstheme="majorHAnsi"/>
            <w:sz w:val="24"/>
            <w:szCs w:val="24"/>
          </w:rPr>
          <w:t xml:space="preserve"> </w:t>
        </w:r>
      </w:ins>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commentRangeStart w:id="126"/>
      <w:r w:rsidRPr="00FD21E9">
        <w:rPr>
          <w:rFonts w:asciiTheme="majorHAnsi" w:hAnsiTheme="majorHAnsi" w:cstheme="majorHAnsi"/>
          <w:sz w:val="24"/>
          <w:szCs w:val="24"/>
        </w:rPr>
        <w:t xml:space="preserve">Due to the lack of availability of sequencing centers accepting new material during the COVID-19 pandemic, we outsourced the male </w:t>
      </w:r>
      <w:ins w:id="127" w:author="Andrea Schreier" w:date="2022-09-07T12:26:00Z">
        <w:r w:rsidR="00C8509D">
          <w:rPr>
            <w:rFonts w:asciiTheme="majorHAnsi" w:hAnsiTheme="majorHAnsi" w:cstheme="majorHAnsi"/>
            <w:sz w:val="24"/>
            <w:szCs w:val="24"/>
          </w:rPr>
          <w:t>H</w:t>
        </w:r>
      </w:ins>
      <w:del w:id="128" w:author="Andrea Schreier" w:date="2022-09-07T12:26: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9" w:author="Andrea Schreier" w:date="2022-09-07T12:26:00Z">
        <w:r w:rsidR="00C8509D">
          <w:rPr>
            <w:rFonts w:asciiTheme="majorHAnsi" w:hAnsiTheme="majorHAnsi" w:cstheme="majorHAnsi"/>
            <w:sz w:val="24"/>
            <w:szCs w:val="24"/>
          </w:rPr>
          <w:t>C</w:t>
        </w:r>
      </w:ins>
      <w:del w:id="130" w:author="Andrea Schreier" w:date="2022-09-07T12:26: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to the Vertebrate Genome Project (VGP) at Rockefeller. The data from these sequencing runs had yet to be returned upon the completion of the research for this </w:t>
      </w:r>
      <w:r w:rsidRPr="00FD21E9">
        <w:rPr>
          <w:rFonts w:asciiTheme="majorHAnsi" w:hAnsiTheme="majorHAnsi" w:cstheme="majorHAnsi"/>
          <w:sz w:val="24"/>
          <w:szCs w:val="24"/>
        </w:rPr>
        <w:lastRenderedPageBreak/>
        <w:t>dissertation.</w:t>
      </w:r>
      <w:commentRangeEnd w:id="126"/>
      <w:r w:rsidR="00C8509D">
        <w:rPr>
          <w:rStyle w:val="CommentReference"/>
        </w:rPr>
        <w:commentReference w:id="126"/>
      </w:r>
      <w:r w:rsidRPr="00FD21E9">
        <w:rPr>
          <w:rFonts w:asciiTheme="majorHAnsi" w:hAnsiTheme="majorHAnsi" w:cstheme="majorHAnsi"/>
          <w:sz w:val="24"/>
          <w:szCs w:val="24"/>
        </w:rPr>
        <w:t xml:space="preserve"> Because </w:t>
      </w:r>
      <w:ins w:id="131" w:author="Andrea Schreier" w:date="2022-09-07T12:27:00Z">
        <w:r w:rsidR="00C8509D">
          <w:rPr>
            <w:rFonts w:asciiTheme="majorHAnsi" w:hAnsiTheme="majorHAnsi" w:cstheme="majorHAnsi"/>
            <w:sz w:val="24"/>
            <w:szCs w:val="24"/>
          </w:rPr>
          <w:t>H</w:t>
        </w:r>
      </w:ins>
      <w:del w:id="132"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3" w:author="Andrea Schreier" w:date="2022-09-07T12:27:00Z">
        <w:r w:rsidR="00C8509D">
          <w:rPr>
            <w:rFonts w:asciiTheme="majorHAnsi" w:hAnsiTheme="majorHAnsi" w:cstheme="majorHAnsi"/>
            <w:sz w:val="24"/>
            <w:szCs w:val="24"/>
          </w:rPr>
          <w:t>C</w:t>
        </w:r>
      </w:ins>
      <w:del w:id="134"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links long-range interactions, we used the female </w:t>
      </w:r>
      <w:ins w:id="135" w:author="Andrea Schreier" w:date="2022-09-07T12:27:00Z">
        <w:r w:rsidR="00C8509D">
          <w:rPr>
            <w:rFonts w:asciiTheme="majorHAnsi" w:hAnsiTheme="majorHAnsi" w:cstheme="majorHAnsi"/>
            <w:sz w:val="24"/>
            <w:szCs w:val="24"/>
          </w:rPr>
          <w:t>H</w:t>
        </w:r>
      </w:ins>
      <w:del w:id="136"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7" w:author="Andrea Schreier" w:date="2022-09-07T12:27:00Z">
        <w:r w:rsidR="00C8509D">
          <w:rPr>
            <w:rFonts w:asciiTheme="majorHAnsi" w:hAnsiTheme="majorHAnsi" w:cstheme="majorHAnsi"/>
            <w:sz w:val="24"/>
            <w:szCs w:val="24"/>
          </w:rPr>
          <w:t>C</w:t>
        </w:r>
      </w:ins>
      <w:del w:id="138"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for both male and female scaffolding.</w:t>
      </w:r>
    </w:p>
    <w:p w14:paraId="5710ECC4" w14:textId="51669DA9"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ins w:id="139" w:author="Andrea Schreier" w:date="2022-09-07T12:27:00Z">
        <w:r w:rsidR="00C8509D">
          <w:rPr>
            <w:rFonts w:asciiTheme="majorHAnsi" w:hAnsiTheme="majorHAnsi" w:cstheme="majorHAnsi"/>
            <w:sz w:val="24"/>
            <w:szCs w:val="24"/>
          </w:rPr>
          <w:t>H</w:t>
        </w:r>
      </w:ins>
      <w:del w:id="140"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41" w:author="Andrea Schreier" w:date="2022-09-07T12:27:00Z">
        <w:r w:rsidR="00C8509D">
          <w:rPr>
            <w:rFonts w:asciiTheme="majorHAnsi" w:hAnsiTheme="majorHAnsi" w:cstheme="majorHAnsi"/>
            <w:sz w:val="24"/>
            <w:szCs w:val="24"/>
          </w:rPr>
          <w:t>C</w:t>
        </w:r>
      </w:ins>
      <w:del w:id="142"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by looking at base quality and mapping metrics. </w:t>
      </w:r>
      <w:del w:id="143" w:author="Andrea Schreier" w:date="2022-09-07T12:27:00Z">
        <w:r w:rsidRPr="00FD21E9" w:rsidDel="00C8509D">
          <w:rPr>
            <w:rFonts w:asciiTheme="majorHAnsi" w:hAnsiTheme="majorHAnsi" w:cstheme="majorHAnsi"/>
            <w:sz w:val="24"/>
            <w:szCs w:val="24"/>
          </w:rPr>
          <w:delText>For basic metric quality assessment, we</w:delText>
        </w:r>
      </w:del>
      <w:ins w:id="144" w:author="Andrea Schreier" w:date="2022-09-07T12:27:00Z">
        <w:r w:rsidR="00C8509D">
          <w:rPr>
            <w:rFonts w:asciiTheme="majorHAnsi" w:hAnsiTheme="majorHAnsi" w:cstheme="majorHAnsi"/>
            <w:sz w:val="24"/>
            <w:szCs w:val="24"/>
          </w:rPr>
          <w:t>We</w:t>
        </w:r>
      </w:ins>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ins w:id="145" w:author="Andrea Schreier" w:date="2022-09-07T12:27:00Z">
        <w:r w:rsidR="00C8509D">
          <w:rPr>
            <w:rFonts w:asciiTheme="majorHAnsi" w:hAnsiTheme="majorHAnsi" w:cstheme="majorHAnsi"/>
            <w:sz w:val="24"/>
            <w:szCs w:val="24"/>
          </w:rPr>
          <w:t>H</w:t>
        </w:r>
      </w:ins>
      <w:del w:id="146"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47" w:author="Andrea Schreier" w:date="2022-09-07T12:27:00Z">
        <w:r w:rsidR="00C8509D">
          <w:rPr>
            <w:rFonts w:asciiTheme="majorHAnsi" w:hAnsiTheme="majorHAnsi" w:cstheme="majorHAnsi"/>
            <w:sz w:val="24"/>
            <w:szCs w:val="24"/>
          </w:rPr>
          <w:t>C</w:t>
        </w:r>
      </w:ins>
      <w:del w:id="148"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would be useful in linking scaffolds, we looked at a percentage of high-quality reads (minimum mapping quality of greater than or equal to 20, a maximum edit distance of less than or equal to 5, and no duplications) that mapped to our draft assembly created from </w:t>
      </w:r>
      <w:commentRangeStart w:id="149"/>
      <w:r w:rsidRPr="00FD21E9">
        <w:rPr>
          <w:rFonts w:asciiTheme="majorHAnsi" w:hAnsiTheme="majorHAnsi" w:cstheme="majorHAnsi"/>
          <w:sz w:val="24"/>
          <w:szCs w:val="24"/>
        </w:rPr>
        <w:t>the prior step</w:t>
      </w:r>
      <w:commentRangeEnd w:id="149"/>
      <w:r w:rsidR="00C8509D">
        <w:rPr>
          <w:rStyle w:val="CommentReference"/>
        </w:rPr>
        <w:commentReference w:id="149"/>
      </w:r>
      <w:r w:rsidRPr="00FD21E9">
        <w:rPr>
          <w:rFonts w:asciiTheme="majorHAnsi" w:hAnsiTheme="majorHAnsi" w:cstheme="majorHAnsi"/>
          <w:sz w:val="24"/>
          <w:szCs w:val="24"/>
        </w:rPr>
        <w:t>. We also observed the number of reads which aligned to each contig (&gt;</w:t>
      </w:r>
      <w:ins w:id="150" w:author="Andrea Schreier" w:date="2022-09-07T12:28:00Z">
        <w:r w:rsidR="00C8509D">
          <w:rPr>
            <w:rFonts w:asciiTheme="majorHAnsi" w:hAnsiTheme="majorHAnsi" w:cstheme="majorHAnsi"/>
            <w:sz w:val="24"/>
            <w:szCs w:val="24"/>
          </w:rPr>
          <w:t xml:space="preserve"> </w:t>
        </w:r>
      </w:ins>
      <w:r w:rsidRPr="00FD21E9">
        <w:rPr>
          <w:rFonts w:asciiTheme="majorHAnsi" w:hAnsiTheme="majorHAnsi" w:cstheme="majorHAnsi"/>
          <w:sz w:val="24"/>
          <w:szCs w:val="24"/>
        </w:rPr>
        <w:t>600 desired) and the number of high-quality reads greater than 10</w:t>
      </w:r>
      <w:ins w:id="151" w:author="Andrea Schreier" w:date="2022-09-07T12:28:00Z">
        <w:r w:rsidR="00C8509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152" w:name="_Toc113123189"/>
      <w:bookmarkStart w:id="153" w:name="_Toc113273228"/>
      <w:r w:rsidRPr="0087338E">
        <w:rPr>
          <w:rFonts w:asciiTheme="majorHAnsi" w:hAnsiTheme="majorHAnsi" w:cstheme="majorHAnsi"/>
          <w:sz w:val="24"/>
          <w:szCs w:val="24"/>
        </w:rPr>
        <w:t>Genome assembly</w:t>
      </w:r>
      <w:bookmarkEnd w:id="152"/>
      <w:bookmarkEnd w:id="153"/>
    </w:p>
    <w:p w14:paraId="0F919F6E" w14:textId="4400B800"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del w:id="154" w:author="Andrea Schreier" w:date="2022-09-07T12:30:00Z">
        <w:r w:rsidRPr="0087338E" w:rsidDel="00C8509D">
          <w:rPr>
            <w:rFonts w:asciiTheme="majorHAnsi" w:hAnsiTheme="majorHAnsi" w:cstheme="majorHAnsi"/>
            <w:sz w:val="24"/>
            <w:szCs w:val="24"/>
          </w:rPr>
          <w:delText>To scaffold the initial A</w:delText>
        </w:r>
        <w:r w:rsidRPr="0087338E" w:rsidDel="00C8509D">
          <w:rPr>
            <w:rFonts w:asciiTheme="majorHAnsi" w:hAnsiTheme="majorHAnsi" w:cstheme="majorHAnsi"/>
            <w:sz w:val="24"/>
            <w:szCs w:val="24"/>
            <w:vertAlign w:val="subscript"/>
          </w:rPr>
          <w:delText>1</w:delText>
        </w:r>
        <w:r w:rsidRPr="0087338E" w:rsidDel="00C8509D">
          <w:rPr>
            <w:rFonts w:asciiTheme="majorHAnsi" w:hAnsiTheme="majorHAnsi" w:cstheme="majorHAnsi"/>
            <w:sz w:val="24"/>
            <w:szCs w:val="24"/>
          </w:rPr>
          <w:delText xml:space="preserve"> assembly using linked-read data</w:delText>
        </w:r>
      </w:del>
      <w:ins w:id="155" w:author="Andrea Schreier" w:date="2022-09-07T12:30:00Z">
        <w:r w:rsidR="00C8509D">
          <w:rPr>
            <w:rFonts w:asciiTheme="majorHAnsi" w:hAnsiTheme="majorHAnsi" w:cstheme="majorHAnsi"/>
            <w:sz w:val="24"/>
            <w:szCs w:val="24"/>
          </w:rPr>
          <w:t>A linked- and long read-</w:t>
        </w:r>
      </w:ins>
      <w:ins w:id="156" w:author="Andrea Schreier" w:date="2022-09-07T12:31:00Z">
        <w:r w:rsidR="00C8509D">
          <w:rPr>
            <w:rFonts w:asciiTheme="majorHAnsi" w:hAnsiTheme="majorHAnsi" w:cstheme="majorHAnsi"/>
            <w:sz w:val="24"/>
            <w:szCs w:val="24"/>
          </w:rPr>
          <w:t xml:space="preserve"> (A</w:t>
        </w:r>
        <w:r w:rsidR="00C8509D" w:rsidRPr="00C8509D">
          <w:rPr>
            <w:rFonts w:asciiTheme="majorHAnsi" w:hAnsiTheme="majorHAnsi" w:cstheme="majorHAnsi"/>
            <w:sz w:val="24"/>
            <w:szCs w:val="24"/>
            <w:vertAlign w:val="subscript"/>
            <w:rPrChange w:id="157" w:author="Andrea Schreier" w:date="2022-09-07T12:31:00Z">
              <w:rPr>
                <w:rFonts w:asciiTheme="majorHAnsi" w:hAnsiTheme="majorHAnsi" w:cstheme="majorHAnsi"/>
                <w:sz w:val="24"/>
                <w:szCs w:val="24"/>
              </w:rPr>
            </w:rPrChange>
          </w:rPr>
          <w:t>2</w:t>
        </w:r>
        <w:r w:rsidR="00C8509D">
          <w:rPr>
            <w:rFonts w:asciiTheme="majorHAnsi" w:hAnsiTheme="majorHAnsi" w:cstheme="majorHAnsi"/>
            <w:sz w:val="24"/>
            <w:szCs w:val="24"/>
          </w:rPr>
          <w:t>) draft assembly was created using</w:t>
        </w:r>
      </w:ins>
      <w:del w:id="158" w:author="Andrea Schreier" w:date="2022-09-07T12:31:00Z">
        <w:r w:rsidRPr="0087338E" w:rsidDel="00C8509D">
          <w:rPr>
            <w:rFonts w:asciiTheme="majorHAnsi" w:hAnsiTheme="majorHAnsi" w:cstheme="majorHAnsi"/>
            <w:sz w:val="24"/>
            <w:szCs w:val="24"/>
          </w:rPr>
          <w:delText>, we used</w:delText>
        </w:r>
      </w:del>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ins w:id="159" w:author="Andrea Schreier" w:date="2022-09-07T12:29:00Z">
        <w:r w:rsidR="00C8509D">
          <w:rPr>
            <w:rFonts w:asciiTheme="majorHAnsi" w:hAnsiTheme="majorHAnsi" w:cstheme="majorHAnsi"/>
            <w:sz w:val="24"/>
            <w:szCs w:val="24"/>
          </w:rPr>
          <w:t>to</w:t>
        </w:r>
      </w:ins>
      <w:del w:id="160" w:author="Andrea Schreier" w:date="2022-09-07T12:29:00Z">
        <w:r w:rsidRPr="00FD21E9" w:rsidDel="00C8509D">
          <w:rPr>
            <w:rFonts w:asciiTheme="majorHAnsi" w:hAnsiTheme="majorHAnsi" w:cstheme="majorHAnsi"/>
            <w:sz w:val="24"/>
            <w:szCs w:val="24"/>
          </w:rPr>
          <w:delText>which</w:delText>
        </w:r>
      </w:del>
      <w:r w:rsidRPr="00FD21E9">
        <w:rPr>
          <w:rFonts w:asciiTheme="majorHAnsi" w:hAnsiTheme="majorHAnsi" w:cstheme="majorHAnsi"/>
          <w:sz w:val="24"/>
          <w:szCs w:val="24"/>
        </w:rPr>
        <w:t xml:space="preserve"> first break</w:t>
      </w:r>
      <w:del w:id="161"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at locations that were incorrectly joined</w:t>
      </w:r>
      <w:ins w:id="162" w:author="Andrea Schreier" w:date="2022-09-07T12:29:00Z">
        <w:r w:rsidR="00C8509D">
          <w:rPr>
            <w:rFonts w:asciiTheme="majorHAnsi" w:hAnsiTheme="majorHAnsi" w:cstheme="majorHAnsi"/>
            <w:sz w:val="24"/>
            <w:szCs w:val="24"/>
          </w:rPr>
          <w:t xml:space="preserve"> and</w:t>
        </w:r>
      </w:ins>
      <w:del w:id="163" w:author="Andrea Schreier" w:date="2022-09-07T12:29:00Z">
        <w:r w:rsidRPr="00FD21E9" w:rsidDel="00C8509D">
          <w:rPr>
            <w:rFonts w:asciiTheme="majorHAnsi" w:hAnsiTheme="majorHAnsi" w:cstheme="majorHAnsi"/>
            <w:sz w:val="24"/>
            <w:szCs w:val="24"/>
          </w:rPr>
          <w:delText>,</w:delText>
        </w:r>
      </w:del>
      <w:r w:rsidRPr="00FD21E9">
        <w:rPr>
          <w:rFonts w:asciiTheme="majorHAnsi" w:hAnsiTheme="majorHAnsi" w:cstheme="majorHAnsi"/>
          <w:sz w:val="24"/>
          <w:szCs w:val="24"/>
        </w:rPr>
        <w:t xml:space="preserve"> scaffold</w:t>
      </w:r>
      <w:del w:id="164"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into larger, more contiguous</w:t>
      </w:r>
      <w:r w:rsidRPr="00FD21E9">
        <w:rPr>
          <w:rFonts w:asciiTheme="majorHAnsi" w:hAnsiTheme="majorHAnsi" w:cstheme="majorHAnsi"/>
          <w:color w:val="00000A"/>
          <w:sz w:val="24"/>
          <w:szCs w:val="24"/>
        </w:rPr>
        <w:t xml:space="preserve"> sequencing segments</w:t>
      </w:r>
      <w:del w:id="165" w:author="Andrea Schreier" w:date="2022-09-07T12:31:00Z">
        <w:r w:rsidRPr="00FD21E9" w:rsidDel="00C8509D">
          <w:rPr>
            <w:rFonts w:asciiTheme="majorHAnsi" w:hAnsiTheme="majorHAnsi" w:cstheme="majorHAnsi"/>
            <w:color w:val="00000A"/>
            <w:sz w:val="24"/>
            <w:szCs w:val="24"/>
          </w:rPr>
          <w:delText xml:space="preserve"> composing the linked- and long-read (A</w:delText>
        </w:r>
        <w:r w:rsidRPr="00FD21E9" w:rsidDel="00C8509D">
          <w:rPr>
            <w:rFonts w:asciiTheme="majorHAnsi" w:hAnsiTheme="majorHAnsi" w:cstheme="majorHAnsi"/>
            <w:color w:val="00000A"/>
            <w:sz w:val="24"/>
            <w:szCs w:val="24"/>
            <w:vertAlign w:val="subscript"/>
          </w:rPr>
          <w:delText>2</w:delText>
        </w:r>
        <w:r w:rsidRPr="00FD21E9" w:rsidDel="00C8509D">
          <w:rPr>
            <w:rFonts w:asciiTheme="majorHAnsi" w:hAnsiTheme="majorHAnsi" w:cstheme="majorHAnsi"/>
            <w:color w:val="00000A"/>
            <w:sz w:val="24"/>
            <w:szCs w:val="24"/>
          </w:rPr>
          <w:delText>) draft assembly</w:delText>
        </w:r>
      </w:del>
      <w:r w:rsidRPr="00FD21E9">
        <w:rPr>
          <w:rFonts w:asciiTheme="majorHAnsi" w:hAnsiTheme="majorHAnsi" w:cstheme="majorHAnsi"/>
          <w:color w:val="00000A"/>
          <w:sz w:val="24"/>
          <w:szCs w:val="24"/>
        </w:rPr>
        <w:t xml:space="preserve">. After linked-read scaffolding, we </w:t>
      </w:r>
      <w:ins w:id="166" w:author="Andrea Schreier" w:date="2022-09-07T12:32:00Z">
        <w:r w:rsidR="006514C3">
          <w:rPr>
            <w:rFonts w:asciiTheme="majorHAnsi" w:hAnsiTheme="majorHAnsi" w:cstheme="majorHAnsi"/>
            <w:color w:val="00000A"/>
            <w:sz w:val="24"/>
            <w:szCs w:val="24"/>
          </w:rPr>
          <w:lastRenderedPageBreak/>
          <w:t xml:space="preserve">prepared the Hi-C data </w:t>
        </w:r>
      </w:ins>
      <w:r w:rsidRPr="00FD21E9">
        <w:rPr>
          <w:rFonts w:asciiTheme="majorHAnsi" w:hAnsiTheme="majorHAnsi" w:cstheme="majorHAnsi"/>
          <w:color w:val="00000A"/>
          <w:sz w:val="24"/>
          <w:szCs w:val="24"/>
        </w:rPr>
        <w:t>follow</w:t>
      </w:r>
      <w:ins w:id="167" w:author="Andrea Schreier" w:date="2022-09-07T12:32:00Z">
        <w:r w:rsidR="006514C3">
          <w:rPr>
            <w:rFonts w:asciiTheme="majorHAnsi" w:hAnsiTheme="majorHAnsi" w:cstheme="majorHAnsi"/>
            <w:color w:val="00000A"/>
            <w:sz w:val="24"/>
            <w:szCs w:val="24"/>
          </w:rPr>
          <w:t>ing</w:t>
        </w:r>
      </w:ins>
      <w:del w:id="168" w:author="Andrea Schreier" w:date="2022-09-07T12:32:00Z">
        <w:r w:rsidRPr="00FD21E9" w:rsidDel="006514C3">
          <w:rPr>
            <w:rFonts w:asciiTheme="majorHAnsi" w:hAnsiTheme="majorHAnsi" w:cstheme="majorHAnsi"/>
            <w:color w:val="00000A"/>
            <w:sz w:val="24"/>
            <w:szCs w:val="24"/>
          </w:rPr>
          <w:delText>ed</w:delText>
        </w:r>
      </w:del>
      <w:r w:rsidRPr="00FD21E9">
        <w:rPr>
          <w:rFonts w:asciiTheme="majorHAnsi" w:hAnsiTheme="majorHAnsi" w:cstheme="majorHAnsi"/>
          <w:color w:val="00000A"/>
          <w:sz w:val="24"/>
          <w:szCs w:val="24"/>
        </w:rPr>
        <w:t xml:space="preserve"> the Arima mapping protocol (https://github.com/ArimaGenomics/mapping_pipeline) </w:t>
      </w:r>
      <w:ins w:id="169" w:author="Andrea Schreier" w:date="2022-09-07T12:32:00Z">
        <w:r w:rsidR="006514C3">
          <w:rPr>
            <w:rFonts w:asciiTheme="majorHAnsi" w:hAnsiTheme="majorHAnsi" w:cstheme="majorHAnsi"/>
            <w:color w:val="00000A"/>
            <w:sz w:val="24"/>
            <w:szCs w:val="24"/>
          </w:rPr>
          <w:t xml:space="preserve">so </w:t>
        </w:r>
      </w:ins>
      <w:del w:id="170" w:author="Andrea Schreier" w:date="2022-09-07T12:32:00Z">
        <w:r w:rsidRPr="00FD21E9" w:rsidDel="006514C3">
          <w:rPr>
            <w:rFonts w:asciiTheme="majorHAnsi" w:hAnsiTheme="majorHAnsi" w:cstheme="majorHAnsi"/>
            <w:color w:val="00000A"/>
            <w:sz w:val="24"/>
            <w:szCs w:val="24"/>
          </w:rPr>
          <w:delText xml:space="preserve">to prepare the </w:delText>
        </w:r>
      </w:del>
      <w:del w:id="171" w:author="Andrea Schreier" w:date="2022-09-07T12:31:00Z">
        <w:r w:rsidRPr="00FD21E9" w:rsidDel="006514C3">
          <w:rPr>
            <w:rFonts w:asciiTheme="majorHAnsi" w:hAnsiTheme="majorHAnsi" w:cstheme="majorHAnsi"/>
            <w:color w:val="00000A"/>
            <w:sz w:val="24"/>
            <w:szCs w:val="24"/>
          </w:rPr>
          <w:delText>h</w:delText>
        </w:r>
      </w:del>
      <w:del w:id="172" w:author="Andrea Schreier" w:date="2022-09-07T12:32:00Z">
        <w:r w:rsidRPr="00FD21E9" w:rsidDel="006514C3">
          <w:rPr>
            <w:rFonts w:asciiTheme="majorHAnsi" w:hAnsiTheme="majorHAnsi" w:cstheme="majorHAnsi"/>
            <w:color w:val="00000A"/>
            <w:sz w:val="24"/>
            <w:szCs w:val="24"/>
          </w:rPr>
          <w:delText>i-</w:delText>
        </w:r>
      </w:del>
      <w:del w:id="173" w:author="Andrea Schreier" w:date="2022-09-07T12:31:00Z">
        <w:r w:rsidRPr="00FD21E9" w:rsidDel="006514C3">
          <w:rPr>
            <w:rFonts w:asciiTheme="majorHAnsi" w:hAnsiTheme="majorHAnsi" w:cstheme="majorHAnsi"/>
            <w:color w:val="00000A"/>
            <w:sz w:val="24"/>
            <w:szCs w:val="24"/>
          </w:rPr>
          <w:delText>c</w:delText>
        </w:r>
      </w:del>
      <w:del w:id="174" w:author="Andrea Schreier" w:date="2022-09-07T12:32:00Z">
        <w:r w:rsidRPr="00FD21E9" w:rsidDel="006514C3">
          <w:rPr>
            <w:rFonts w:asciiTheme="majorHAnsi" w:hAnsiTheme="majorHAnsi" w:cstheme="majorHAnsi"/>
            <w:color w:val="00000A"/>
            <w:sz w:val="24"/>
            <w:szCs w:val="24"/>
          </w:rPr>
          <w:delText xml:space="preserve"> data to use </w:delText>
        </w:r>
      </w:del>
      <w:r w:rsidRPr="00FD21E9">
        <w:rPr>
          <w:rFonts w:asciiTheme="majorHAnsi" w:hAnsiTheme="majorHAnsi" w:cstheme="majorHAnsi"/>
          <w:color w:val="00000A"/>
          <w:sz w:val="24"/>
          <w:szCs w:val="24"/>
        </w:rPr>
        <w:t xml:space="preserve">interaction mapping information </w:t>
      </w:r>
      <w:ins w:id="175" w:author="Andrea Schreier" w:date="2022-09-07T12:32:00Z">
        <w:r w:rsidR="006514C3">
          <w:rPr>
            <w:rFonts w:asciiTheme="majorHAnsi" w:hAnsiTheme="majorHAnsi" w:cstheme="majorHAnsi"/>
            <w:color w:val="00000A"/>
            <w:sz w:val="24"/>
            <w:szCs w:val="24"/>
          </w:rPr>
          <w:t xml:space="preserve">could be used </w:t>
        </w:r>
      </w:ins>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ins w:id="176" w:author="Andrea Schreier" w:date="2022-09-07T12:32:00Z">
        <w:r w:rsidR="006514C3">
          <w:rPr>
            <w:rFonts w:asciiTheme="majorHAnsi" w:hAnsiTheme="majorHAnsi" w:cstheme="majorHAnsi"/>
            <w:color w:val="00000A"/>
            <w:sz w:val="24"/>
            <w:szCs w:val="24"/>
          </w:rPr>
          <w:t>H</w:t>
        </w:r>
      </w:ins>
      <w:del w:id="177"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8" w:author="Andrea Schreier" w:date="2022-09-07T12:32:00Z">
        <w:r w:rsidR="006514C3">
          <w:rPr>
            <w:rFonts w:asciiTheme="majorHAnsi" w:hAnsiTheme="majorHAnsi" w:cstheme="majorHAnsi"/>
            <w:color w:val="00000A"/>
            <w:sz w:val="24"/>
            <w:szCs w:val="24"/>
          </w:rPr>
          <w:t>C</w:t>
        </w:r>
      </w:ins>
      <w:del w:id="179"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ins w:id="180" w:author="Andrea Schreier" w:date="2022-09-07T12:32:00Z">
        <w:r w:rsidR="006514C3">
          <w:rPr>
            <w:rFonts w:asciiTheme="majorHAnsi" w:hAnsiTheme="majorHAnsi" w:cstheme="majorHAnsi"/>
            <w:color w:val="00000A"/>
            <w:sz w:val="24"/>
            <w:szCs w:val="24"/>
          </w:rPr>
          <w:t>H</w:t>
        </w:r>
      </w:ins>
      <w:del w:id="181"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2" w:author="Andrea Schreier" w:date="2022-09-07T12:32:00Z">
        <w:r w:rsidR="006514C3">
          <w:rPr>
            <w:rFonts w:asciiTheme="majorHAnsi" w:hAnsiTheme="majorHAnsi" w:cstheme="majorHAnsi"/>
            <w:color w:val="00000A"/>
            <w:sz w:val="24"/>
            <w:szCs w:val="24"/>
          </w:rPr>
          <w:t>C</w:t>
        </w:r>
      </w:ins>
      <w:del w:id="183"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184"/>
      <w:r w:rsidRPr="00FD21E9">
        <w:rPr>
          <w:rFonts w:asciiTheme="majorHAnsi" w:hAnsiTheme="majorHAnsi" w:cstheme="majorHAnsi"/>
          <w:color w:val="00000A"/>
          <w:sz w:val="24"/>
          <w:szCs w:val="24"/>
        </w:rPr>
        <w:t>filtering</w:t>
      </w:r>
      <w:commentRangeEnd w:id="184"/>
      <w:r w:rsidR="006514C3">
        <w:rPr>
          <w:rStyle w:val="CommentReference"/>
        </w:rPr>
        <w:commentReference w:id="184"/>
      </w:r>
      <w:r w:rsidRPr="00FD21E9">
        <w:rPr>
          <w:rFonts w:asciiTheme="majorHAnsi" w:hAnsiTheme="majorHAnsi" w:cstheme="majorHAnsi"/>
          <w:color w:val="00000A"/>
          <w:sz w:val="24"/>
          <w:szCs w:val="24"/>
        </w:rPr>
        <w:t xml:space="preserve"> the </w:t>
      </w:r>
      <w:ins w:id="185" w:author="Andrea Schreier" w:date="2022-09-07T12:33:00Z">
        <w:r w:rsidR="006514C3">
          <w:rPr>
            <w:rFonts w:asciiTheme="majorHAnsi" w:hAnsiTheme="majorHAnsi" w:cstheme="majorHAnsi"/>
            <w:color w:val="00000A"/>
            <w:sz w:val="24"/>
            <w:szCs w:val="24"/>
          </w:rPr>
          <w:t>H</w:t>
        </w:r>
      </w:ins>
      <w:del w:id="186" w:author="Andrea Schreier" w:date="2022-09-07T12:33: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7" w:author="Andrea Schreier" w:date="2022-09-07T12:33:00Z">
        <w:r w:rsidR="006514C3">
          <w:rPr>
            <w:rFonts w:asciiTheme="majorHAnsi" w:hAnsiTheme="majorHAnsi" w:cstheme="majorHAnsi"/>
            <w:color w:val="00000A"/>
            <w:sz w:val="24"/>
            <w:szCs w:val="24"/>
          </w:rPr>
          <w:t>C</w:t>
        </w:r>
      </w:ins>
      <w:del w:id="188" w:author="Andrea Schreier" w:date="2022-09-07T12:33: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ins w:id="189" w:author="Andrea Schreier" w:date="2022-09-07T12:34:00Z">
        <w:r w:rsidR="006514C3">
          <w:rPr>
            <w:rFonts w:asciiTheme="majorHAnsi" w:hAnsiTheme="majorHAnsi" w:cstheme="majorHAnsi"/>
            <w:color w:val="00000A"/>
            <w:sz w:val="24"/>
            <w:szCs w:val="24"/>
          </w:rPr>
          <w:t>H</w:t>
        </w:r>
      </w:ins>
      <w:del w:id="190"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91" w:author="Andrea Schreier" w:date="2022-09-07T12:34:00Z">
        <w:r w:rsidR="006514C3">
          <w:rPr>
            <w:rFonts w:asciiTheme="majorHAnsi" w:hAnsiTheme="majorHAnsi" w:cstheme="majorHAnsi"/>
            <w:color w:val="00000A"/>
            <w:sz w:val="24"/>
            <w:szCs w:val="24"/>
          </w:rPr>
          <w:t>C</w:t>
        </w:r>
      </w:ins>
      <w:del w:id="192"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data to produce a linked, long, and </w:t>
      </w:r>
      <w:ins w:id="193" w:author="Andrea Schreier" w:date="2022-09-07T12:34:00Z">
        <w:r w:rsidR="006514C3">
          <w:rPr>
            <w:rFonts w:asciiTheme="majorHAnsi" w:hAnsiTheme="majorHAnsi" w:cstheme="majorHAnsi"/>
            <w:color w:val="00000A"/>
            <w:sz w:val="24"/>
            <w:szCs w:val="24"/>
          </w:rPr>
          <w:t>H</w:t>
        </w:r>
      </w:ins>
      <w:del w:id="194"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95" w:author="Andrea Schreier" w:date="2022-09-07T12:34:00Z">
        <w:r w:rsidR="006514C3">
          <w:rPr>
            <w:rFonts w:asciiTheme="majorHAnsi" w:hAnsiTheme="majorHAnsi" w:cstheme="majorHAnsi"/>
            <w:color w:val="00000A"/>
            <w:sz w:val="24"/>
            <w:szCs w:val="24"/>
          </w:rPr>
          <w:t>C</w:t>
        </w:r>
      </w:ins>
      <w:del w:id="196"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w:t>
      </w:r>
      <w:del w:id="197" w:author="Andrea Schreier" w:date="2022-09-07T12:34:00Z">
        <w:r w:rsidRPr="00FD21E9" w:rsidDel="006514C3">
          <w:rPr>
            <w:rFonts w:asciiTheme="majorHAnsi" w:hAnsiTheme="majorHAnsi" w:cstheme="majorHAnsi"/>
            <w:color w:val="00000A"/>
            <w:sz w:val="24"/>
            <w:szCs w:val="24"/>
          </w:rPr>
          <w:delText>s</w:delText>
        </w:r>
      </w:del>
      <w:r w:rsidRPr="00FD21E9">
        <w:rPr>
          <w:rFonts w:asciiTheme="majorHAnsi" w:hAnsiTheme="majorHAnsi" w:cstheme="majorHAnsi"/>
          <w:color w:val="00000A"/>
          <w:sz w:val="24"/>
          <w:szCs w:val="24"/>
        </w:rPr>
        <w:t xml:space="preserv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98" w:name="_Toc113123190"/>
      <w:bookmarkStart w:id="199" w:name="_Toc113273229"/>
      <w:r w:rsidRPr="00FD21E9">
        <w:rPr>
          <w:rFonts w:asciiTheme="majorHAnsi" w:hAnsiTheme="majorHAnsi" w:cstheme="majorHAnsi"/>
          <w:sz w:val="24"/>
          <w:szCs w:val="24"/>
        </w:rPr>
        <w:t>Assembly quality assessment</w:t>
      </w:r>
      <w:bookmarkEnd w:id="198"/>
      <w:bookmarkEnd w:id="199"/>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ins w:id="200" w:author="Andrea Schreier" w:date="2022-09-07T12:35:00Z">
        <w:r w:rsidR="006514C3">
          <w:rPr>
            <w:rFonts w:asciiTheme="majorHAnsi" w:hAnsiTheme="majorHAnsi" w:cstheme="majorHAnsi"/>
            <w:sz w:val="24"/>
            <w:szCs w:val="24"/>
          </w:rPr>
          <w:t>)</w:t>
        </w:r>
      </w:ins>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w:t>
      </w:r>
      <w:del w:id="201" w:author="Andrea Schreier" w:date="2022-09-07T12:35:00Z">
        <w:r w:rsidRPr="00FD21E9" w:rsidDel="006514C3">
          <w:rPr>
            <w:rFonts w:asciiTheme="majorHAnsi" w:hAnsiTheme="majorHAnsi" w:cstheme="majorHAnsi"/>
            <w:sz w:val="24"/>
            <w:szCs w:val="24"/>
          </w:rPr>
          <w:delText>,</w:delText>
        </w:r>
      </w:del>
      <w:r w:rsidRPr="00FD21E9">
        <w:rPr>
          <w:rFonts w:asciiTheme="majorHAnsi" w:hAnsiTheme="majorHAnsi" w:cstheme="majorHAnsi"/>
          <w:sz w:val="24"/>
          <w:szCs w:val="24"/>
        </w:rPr>
        <w:t xml:space="preserve">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02" w:name="_Toc113123191"/>
      <w:bookmarkStart w:id="203" w:name="_Toc113273230"/>
      <w:r w:rsidRPr="00FD21E9">
        <w:rPr>
          <w:rFonts w:asciiTheme="majorHAnsi" w:hAnsiTheme="majorHAnsi" w:cstheme="majorHAnsi"/>
          <w:sz w:val="24"/>
          <w:szCs w:val="24"/>
        </w:rPr>
        <w:t>Cytogenic chromosome validation</w:t>
      </w:r>
      <w:bookmarkEnd w:id="202"/>
      <w:bookmarkEnd w:id="203"/>
    </w:p>
    <w:p w14:paraId="63B7DB14" w14:textId="4B315407" w:rsidR="003F5039" w:rsidRPr="00FD21E9" w:rsidRDefault="003F5039" w:rsidP="003F5039">
      <w:pPr>
        <w:spacing w:line="480" w:lineRule="auto"/>
        <w:rPr>
          <w:rFonts w:asciiTheme="majorHAnsi" w:hAnsiTheme="majorHAnsi" w:cstheme="majorHAnsi"/>
          <w:sz w:val="24"/>
          <w:szCs w:val="24"/>
        </w:rPr>
      </w:pPr>
      <w:commentRangeStart w:id="204"/>
      <w:r w:rsidRPr="00FD21E9">
        <w:rPr>
          <w:rFonts w:asciiTheme="majorHAnsi" w:hAnsiTheme="majorHAnsi" w:cstheme="majorHAnsi"/>
          <w:sz w:val="24"/>
          <w:szCs w:val="24"/>
        </w:rPr>
        <w:t>Fish</w:t>
      </w:r>
      <w:commentRangeEnd w:id="204"/>
      <w:r w:rsidR="006514C3">
        <w:rPr>
          <w:rStyle w:val="CommentReference"/>
        </w:rPr>
        <w:commentReference w:id="204"/>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205"/>
      <w:r w:rsidRPr="00FD21E9">
        <w:rPr>
          <w:rFonts w:asciiTheme="majorHAnsi" w:hAnsiTheme="majorHAnsi" w:cstheme="majorHAnsi"/>
          <w:sz w:val="24"/>
          <w:szCs w:val="24"/>
        </w:rPr>
        <w:t>organs</w:t>
      </w:r>
      <w:commentRangeEnd w:id="205"/>
      <w:r w:rsidR="006514C3">
        <w:rPr>
          <w:rStyle w:val="CommentReference"/>
        </w:rPr>
        <w:commentReference w:id="205"/>
      </w:r>
      <w:r w:rsidRPr="00FD21E9">
        <w:rPr>
          <w:rFonts w:asciiTheme="majorHAnsi" w:hAnsiTheme="majorHAnsi" w:cstheme="majorHAnsi"/>
          <w:sz w:val="24"/>
          <w:szCs w:val="24"/>
        </w:rPr>
        <w:t xml:space="preserve"> were rinsed, stored in PBS at ambient temperature of the </w:t>
      </w:r>
      <w:commentRangeStart w:id="206"/>
      <w:r w:rsidRPr="00FD21E9">
        <w:rPr>
          <w:rFonts w:asciiTheme="majorHAnsi" w:hAnsiTheme="majorHAnsi" w:cstheme="majorHAnsi"/>
          <w:sz w:val="24"/>
          <w:szCs w:val="24"/>
        </w:rPr>
        <w:t>CABA</w:t>
      </w:r>
      <w:commentRangeEnd w:id="206"/>
      <w:r w:rsidR="000C6B61">
        <w:rPr>
          <w:rStyle w:val="CommentReference"/>
        </w:rPr>
        <w:commentReference w:id="206"/>
      </w:r>
      <w:r w:rsidRPr="00FD21E9">
        <w:rPr>
          <w:rFonts w:asciiTheme="majorHAnsi" w:hAnsiTheme="majorHAnsi" w:cstheme="majorHAnsi"/>
          <w:sz w:val="24"/>
          <w:szCs w:val="24"/>
        </w:rPr>
        <w:t xml:space="preserve"> environment. We established two spleen pools, one of male (n = 15), and one of female (n = 13) specimens and one additional male gonad was harvested. Organ pools were gently aspirated into single cell suspensions by pipetting in </w:t>
      </w:r>
      <w:ins w:id="207" w:author="Andrea Schreier" w:date="2022-09-07T12:37:00Z">
        <w:r w:rsidR="000C6B61">
          <w:rPr>
            <w:rFonts w:asciiTheme="majorHAnsi" w:hAnsiTheme="majorHAnsi" w:cstheme="majorHAnsi"/>
            <w:sz w:val="24"/>
            <w:szCs w:val="24"/>
          </w:rPr>
          <w:t xml:space="preserve">a </w:t>
        </w:r>
      </w:ins>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ins w:id="208" w:author="Andrea Schreier" w:date="2022-09-07T12:38:00Z">
        <w:r w:rsidR="000C6B61">
          <w:rPr>
            <w:rFonts w:asciiTheme="majorHAnsi" w:hAnsiTheme="majorHAnsi" w:cstheme="majorHAnsi"/>
            <w:sz w:val="24"/>
            <w:szCs w:val="24"/>
          </w:rPr>
          <w:t>a</w:t>
        </w:r>
      </w:ins>
      <w:del w:id="209" w:author="Andrea Schreier" w:date="2022-09-07T12:38:00Z">
        <w:r w:rsidRPr="00FD21E9" w:rsidDel="000C6B61">
          <w:rPr>
            <w:rFonts w:asciiTheme="majorHAnsi" w:hAnsiTheme="majorHAnsi" w:cstheme="majorHAnsi"/>
            <w:sz w:val="24"/>
            <w:szCs w:val="24"/>
          </w:rPr>
          <w:delText>the</w:delText>
        </w:r>
      </w:del>
      <w:r w:rsidRPr="00FD21E9">
        <w:rPr>
          <w:rFonts w:asciiTheme="majorHAnsi" w:hAnsiTheme="majorHAnsi" w:cstheme="majorHAnsi"/>
          <w:sz w:val="24"/>
          <w:szCs w:val="24"/>
        </w:rPr>
        <w:t xml:space="preserve"> DNA staining fluorescent dye (DAPI) and </w:t>
      </w:r>
      <w:commentRangeStart w:id="210"/>
      <w:r w:rsidRPr="00FD21E9">
        <w:rPr>
          <w:rFonts w:asciiTheme="majorHAnsi" w:hAnsiTheme="majorHAnsi" w:cstheme="majorHAnsi"/>
          <w:sz w:val="24"/>
          <w:szCs w:val="24"/>
        </w:rPr>
        <w:t>cell</w:t>
      </w:r>
      <w:ins w:id="211" w:author="Andrea Schreier" w:date="2022-09-07T12:38:00Z">
        <w:r w:rsidR="000C6B61">
          <w:rPr>
            <w:rFonts w:asciiTheme="majorHAnsi" w:hAnsiTheme="majorHAnsi" w:cstheme="majorHAnsi"/>
            <w:sz w:val="24"/>
            <w:szCs w:val="24"/>
          </w:rPr>
          <w:t xml:space="preserve"> nuclei</w:t>
        </w:r>
      </w:ins>
      <w:del w:id="212" w:author="Andrea Schreier" w:date="2022-09-07T12:38:00Z">
        <w:r w:rsidRPr="00FD21E9" w:rsidDel="000C6B61">
          <w:rPr>
            <w:rFonts w:asciiTheme="majorHAnsi" w:hAnsiTheme="majorHAnsi" w:cstheme="majorHAnsi"/>
            <w:sz w:val="24"/>
            <w:szCs w:val="24"/>
          </w:rPr>
          <w:delText>s</w:delText>
        </w:r>
      </w:del>
      <w:r w:rsidRPr="00FD21E9">
        <w:rPr>
          <w:rFonts w:asciiTheme="majorHAnsi" w:hAnsiTheme="majorHAnsi" w:cstheme="majorHAnsi"/>
          <w:sz w:val="24"/>
          <w:szCs w:val="24"/>
        </w:rPr>
        <w:t xml:space="preserve"> </w:t>
      </w:r>
      <w:commentRangeEnd w:id="210"/>
      <w:r w:rsidR="000C6B61">
        <w:rPr>
          <w:rStyle w:val="CommentReference"/>
        </w:rPr>
        <w:commentReference w:id="210"/>
      </w:r>
      <w:r w:rsidRPr="00FD21E9">
        <w:rPr>
          <w:rFonts w:asciiTheme="majorHAnsi" w:hAnsiTheme="majorHAnsi" w:cstheme="majorHAnsi"/>
          <w:sz w:val="24"/>
          <w:szCs w:val="24"/>
        </w:rPr>
        <w:t xml:space="preserve">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213" w:name="_Toc113123192"/>
      <w:bookmarkStart w:id="214" w:name="_Toc113273231"/>
      <w:r w:rsidRPr="00FD21E9">
        <w:rPr>
          <w:rFonts w:asciiTheme="majorHAnsi" w:hAnsiTheme="majorHAnsi" w:cstheme="majorHAnsi"/>
          <w:szCs w:val="24"/>
        </w:rPr>
        <w:t>Results</w:t>
      </w:r>
      <w:bookmarkEnd w:id="213"/>
      <w:bookmarkEnd w:id="214"/>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15" w:name="_Toc113123193"/>
      <w:bookmarkStart w:id="216" w:name="_Toc113273232"/>
      <w:r w:rsidRPr="00FD21E9">
        <w:rPr>
          <w:rFonts w:asciiTheme="majorHAnsi" w:hAnsiTheme="majorHAnsi" w:cstheme="majorHAnsi"/>
          <w:sz w:val="24"/>
          <w:szCs w:val="24"/>
        </w:rPr>
        <w:t>Sample collection &amp; DNA extraction</w:t>
      </w:r>
      <w:bookmarkEnd w:id="215"/>
      <w:bookmarkEnd w:id="216"/>
    </w:p>
    <w:p w14:paraId="0C2648BD" w14:textId="3F9A7D3D"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ins w:id="217"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µg of HMW gDNA at a concentration of 87</w:t>
      </w:r>
      <w:ins w:id="218"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linked-read, long-read, and </w:t>
      </w:r>
      <w:ins w:id="219" w:author="Andrea Schreier" w:date="2022-09-07T12:40:00Z">
        <w:r w:rsidR="000C6B61">
          <w:rPr>
            <w:rFonts w:asciiTheme="majorHAnsi" w:hAnsiTheme="majorHAnsi" w:cstheme="majorHAnsi"/>
            <w:iCs/>
            <w:sz w:val="24"/>
            <w:szCs w:val="24"/>
          </w:rPr>
          <w:t>H</w:t>
        </w:r>
      </w:ins>
      <w:del w:id="220" w:author="Andrea Schreier" w:date="2022-09-07T12:40:00Z">
        <w:r w:rsidRPr="00FD21E9" w:rsidDel="000C6B61">
          <w:rPr>
            <w:rFonts w:asciiTheme="majorHAnsi" w:hAnsiTheme="majorHAnsi" w:cstheme="majorHAnsi"/>
            <w:iCs/>
            <w:sz w:val="24"/>
            <w:szCs w:val="24"/>
          </w:rPr>
          <w:delText>h</w:delText>
        </w:r>
      </w:del>
      <w:r w:rsidRPr="00FD21E9">
        <w:rPr>
          <w:rFonts w:asciiTheme="majorHAnsi" w:hAnsiTheme="majorHAnsi" w:cstheme="majorHAnsi"/>
          <w:iCs/>
          <w:sz w:val="24"/>
          <w:szCs w:val="24"/>
        </w:rPr>
        <w:t>i-</w:t>
      </w:r>
      <w:ins w:id="221" w:author="Andrea Schreier" w:date="2022-09-07T12:40:00Z">
        <w:r w:rsidR="000C6B61">
          <w:rPr>
            <w:rFonts w:asciiTheme="majorHAnsi" w:hAnsiTheme="majorHAnsi" w:cstheme="majorHAnsi"/>
            <w:iCs/>
            <w:sz w:val="24"/>
            <w:szCs w:val="24"/>
          </w:rPr>
          <w:t>C</w:t>
        </w:r>
      </w:ins>
      <w:del w:id="222" w:author="Andrea Schreier" w:date="2022-09-07T12:40:00Z">
        <w:r w:rsidRPr="00FD21E9" w:rsidDel="000C6B61">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and gill tissue from one female (T3F02_SC_FF) was used for </w:t>
      </w:r>
      <w:commentRangeStart w:id="223"/>
      <w:r w:rsidRPr="00FD21E9">
        <w:rPr>
          <w:rFonts w:asciiTheme="majorHAnsi" w:hAnsiTheme="majorHAnsi" w:cstheme="majorHAnsi"/>
          <w:iCs/>
          <w:sz w:val="24"/>
          <w:szCs w:val="24"/>
        </w:rPr>
        <w:t xml:space="preserve">further PacBio </w:t>
      </w:r>
      <w:commentRangeEnd w:id="223"/>
      <w:r w:rsidR="000C6B61">
        <w:rPr>
          <w:rStyle w:val="CommentReference"/>
        </w:rPr>
        <w:commentReference w:id="223"/>
      </w:r>
      <w:r w:rsidRPr="00FD21E9">
        <w:rPr>
          <w:rFonts w:asciiTheme="majorHAnsi" w:hAnsiTheme="majorHAnsi" w:cstheme="majorHAnsi"/>
          <w:iCs/>
          <w:sz w:val="24"/>
          <w:szCs w:val="24"/>
        </w:rPr>
        <w:t xml:space="preserve">sequencing. </w:t>
      </w:r>
      <w:commentRangeStart w:id="224"/>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ins w:id="225" w:author="Andrea Schreier" w:date="2022-09-07T12:47:00Z">
        <w:r w:rsidR="00315B1D">
          <w:rPr>
            <w:rFonts w:asciiTheme="majorHAnsi" w:hAnsiTheme="majorHAnsi" w:cstheme="majorHAnsi"/>
            <w:iCs/>
            <w:sz w:val="24"/>
            <w:szCs w:val="24"/>
          </w:rPr>
          <w:t>Hi</w:t>
        </w:r>
      </w:ins>
      <w:del w:id="226" w:author="Andrea Schreier" w:date="2022-09-07T12:47:00Z">
        <w:r w:rsidRPr="00FD21E9" w:rsidDel="00315B1D">
          <w:rPr>
            <w:rFonts w:asciiTheme="majorHAnsi" w:hAnsiTheme="majorHAnsi" w:cstheme="majorHAnsi"/>
            <w:iCs/>
            <w:sz w:val="24"/>
            <w:szCs w:val="24"/>
          </w:rPr>
          <w:delText>hi</w:delText>
        </w:r>
      </w:del>
      <w:r w:rsidRPr="00FD21E9">
        <w:rPr>
          <w:rFonts w:asciiTheme="majorHAnsi" w:hAnsiTheme="majorHAnsi" w:cstheme="majorHAnsi"/>
          <w:iCs/>
          <w:sz w:val="24"/>
          <w:szCs w:val="24"/>
        </w:rPr>
        <w:t>-</w:t>
      </w:r>
      <w:ins w:id="227" w:author="Andrea Schreier" w:date="2022-09-07T12:47:00Z">
        <w:r w:rsidR="00315B1D">
          <w:rPr>
            <w:rFonts w:asciiTheme="majorHAnsi" w:hAnsiTheme="majorHAnsi" w:cstheme="majorHAnsi"/>
            <w:iCs/>
            <w:sz w:val="24"/>
            <w:szCs w:val="24"/>
          </w:rPr>
          <w:t>C</w:t>
        </w:r>
      </w:ins>
      <w:del w:id="228" w:author="Andrea Schreier" w:date="2022-09-07T12:47:00Z">
        <w:r w:rsidRPr="00FD21E9" w:rsidDel="00315B1D">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data (Table 2.2). </w:t>
      </w:r>
      <w:commentRangeEnd w:id="224"/>
      <w:r w:rsidR="00EE4C3F">
        <w:rPr>
          <w:rStyle w:val="CommentReference"/>
        </w:rPr>
        <w:commentReference w:id="224"/>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ins w:id="229" w:author="Andrea Schreier" w:date="2022-09-07T12:46:00Z">
        <w:r w:rsidR="00EE4C3F">
          <w:rPr>
            <w:rFonts w:asciiTheme="majorHAnsi" w:hAnsiTheme="majorHAnsi" w:cstheme="majorHAnsi"/>
            <w:iCs/>
            <w:sz w:val="24"/>
            <w:szCs w:val="24"/>
          </w:rPr>
          <w:t xml:space="preserve">from tissues </w:t>
        </w:r>
      </w:ins>
      <w:r w:rsidRPr="00FD21E9">
        <w:rPr>
          <w:rFonts w:asciiTheme="majorHAnsi" w:hAnsiTheme="majorHAnsi" w:cstheme="majorHAnsi"/>
          <w:iCs/>
          <w:sz w:val="24"/>
          <w:szCs w:val="24"/>
        </w:rPr>
        <w:t xml:space="preserve">not suspended in any kind of solution after flash freezing. NanoDrop 260/280 absorbance ratios of </w:t>
      </w:r>
      <w:commentRangeStart w:id="230"/>
      <w:r w:rsidRPr="00FD21E9">
        <w:rPr>
          <w:rFonts w:asciiTheme="majorHAnsi" w:hAnsiTheme="majorHAnsi" w:cstheme="majorHAnsi"/>
          <w:iCs/>
          <w:sz w:val="24"/>
          <w:szCs w:val="24"/>
        </w:rPr>
        <w:t xml:space="preserve">male and female extractions </w:t>
      </w:r>
      <w:commentRangeEnd w:id="230"/>
      <w:r w:rsidR="00315B1D">
        <w:rPr>
          <w:rStyle w:val="CommentReference"/>
        </w:rPr>
        <w:commentReference w:id="230"/>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31" w:name="_Toc113123194"/>
      <w:bookmarkStart w:id="232" w:name="_Toc113273233"/>
      <w:r w:rsidRPr="00FD21E9">
        <w:rPr>
          <w:rFonts w:asciiTheme="majorHAnsi" w:hAnsiTheme="majorHAnsi" w:cstheme="majorHAnsi"/>
          <w:sz w:val="24"/>
          <w:szCs w:val="24"/>
        </w:rPr>
        <w:lastRenderedPageBreak/>
        <w:t>Linked-read library prep, sequencing &amp; quality control</w:t>
      </w:r>
      <w:bookmarkEnd w:id="231"/>
      <w:bookmarkEnd w:id="232"/>
    </w:p>
    <w:p w14:paraId="529DA7B4" w14:textId="3585F7C1"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commentRangeStart w:id="233"/>
      <w:r w:rsidRPr="00FD21E9">
        <w:rPr>
          <w:rFonts w:asciiTheme="majorHAnsi" w:hAnsiTheme="majorHAnsi" w:cstheme="majorHAnsi"/>
          <w:sz w:val="24"/>
          <w:szCs w:val="24"/>
        </w:rPr>
        <w:t>sequencing</w:t>
      </w:r>
      <w:commentRangeEnd w:id="233"/>
      <w:r w:rsidR="00315B1D">
        <w:rPr>
          <w:rStyle w:val="CommentReference"/>
        </w:rPr>
        <w:commentReference w:id="233"/>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0D79B5B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ins w:id="234" w:author="Andrea Schreier" w:date="2022-09-07T12:49:00Z">
        <w:r w:rsidR="00315B1D">
          <w:rPr>
            <w:rFonts w:asciiTheme="majorHAnsi" w:hAnsiTheme="majorHAnsi" w:cstheme="majorHAnsi"/>
            <w:sz w:val="24"/>
            <w:szCs w:val="24"/>
          </w:rPr>
          <w:t>ar DNA</w:t>
        </w:r>
      </w:ins>
      <w:del w:id="235" w:author="Andrea Schreier" w:date="2022-09-07T12:49:00Z">
        <w:r w:rsidRPr="00FD21E9" w:rsidDel="00315B1D">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36" w:name="_Toc113123195"/>
      <w:bookmarkStart w:id="237" w:name="_Toc113273234"/>
      <w:r w:rsidRPr="00FD21E9">
        <w:rPr>
          <w:rFonts w:asciiTheme="majorHAnsi" w:hAnsiTheme="majorHAnsi" w:cstheme="majorHAnsi"/>
          <w:sz w:val="24"/>
          <w:szCs w:val="24"/>
        </w:rPr>
        <w:t>Long-read library prep, sequencing &amp; quality control</w:t>
      </w:r>
      <w:bookmarkEnd w:id="236"/>
      <w:bookmarkEnd w:id="237"/>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238"/>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238"/>
      <w:r w:rsidR="00315B1D">
        <w:rPr>
          <w:rStyle w:val="CommentReference"/>
        </w:rPr>
        <w:commentReference w:id="238"/>
      </w:r>
      <w:r w:rsidRPr="00FD21E9">
        <w:rPr>
          <w:rFonts w:asciiTheme="majorHAnsi" w:hAnsiTheme="majorHAnsi" w:cstheme="majorHAnsi"/>
          <w:sz w:val="24"/>
          <w:szCs w:val="24"/>
        </w:rPr>
        <w:t>. Starting gDNA inputs ranged from 6.5</w:t>
      </w:r>
      <w:ins w:id="239"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to 20</w:t>
      </w:r>
      <w:ins w:id="240"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of gDNA. The sheared gDNA input for the removal of single strand overhangs ranged from 1000</w:t>
      </w:r>
      <w:ins w:id="241"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ng to 7</w:t>
      </w:r>
      <w:ins w:id="242"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and the average length of gDNA for sequencing ranged from 14-18.4</w:t>
      </w:r>
      <w:ins w:id="243"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4" w:name="_Toc113123196"/>
      <w:bookmarkStart w:id="245" w:name="_Toc113273235"/>
      <w:r w:rsidRPr="00FD21E9">
        <w:rPr>
          <w:rFonts w:asciiTheme="majorHAnsi" w:hAnsiTheme="majorHAnsi" w:cstheme="majorHAnsi"/>
          <w:sz w:val="24"/>
          <w:szCs w:val="24"/>
        </w:rPr>
        <w:t>Hi-C chromatin conformation capture library prep, sequencing &amp; quality control</w:t>
      </w:r>
      <w:bookmarkEnd w:id="244"/>
      <w:bookmarkEnd w:id="245"/>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ins w:id="246" w:author="Andrea Schreier" w:date="2022-09-07T12:51:00Z">
        <w:r w:rsidR="00315B1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7" w:name="_Toc113123197"/>
      <w:bookmarkStart w:id="248" w:name="_Toc113273236"/>
      <w:r w:rsidRPr="00FD21E9">
        <w:rPr>
          <w:rFonts w:asciiTheme="majorHAnsi" w:hAnsiTheme="majorHAnsi" w:cstheme="majorHAnsi"/>
          <w:sz w:val="24"/>
          <w:szCs w:val="24"/>
        </w:rPr>
        <w:t>Assembly quality assessment</w:t>
      </w:r>
      <w:bookmarkEnd w:id="247"/>
      <w:bookmarkEnd w:id="248"/>
    </w:p>
    <w:p w14:paraId="4DE85359" w14:textId="69DA5EC9"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w:t>
      </w:r>
      <w:del w:id="249" w:author="Andrea Schreier" w:date="2022-09-07T12:53:00Z">
        <w:r w:rsidRPr="00FD21E9" w:rsidDel="00A3519E">
          <w:rPr>
            <w:rFonts w:asciiTheme="majorHAnsi" w:hAnsiTheme="majorHAnsi" w:cstheme="majorHAnsi"/>
            <w:sz w:val="24"/>
            <w:szCs w:val="24"/>
          </w:rPr>
          <w:delText xml:space="preserve"> were present in the quality filtered female and male HiFi data</w:delText>
        </w:r>
      </w:del>
      <w:r w:rsidRPr="00FD21E9">
        <w:rPr>
          <w:rFonts w:asciiTheme="majorHAnsi" w:hAnsiTheme="majorHAnsi" w:cstheme="majorHAnsi"/>
          <w:sz w:val="24"/>
          <w:szCs w:val="24"/>
        </w:rPr>
        <w:t>,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commentRangeStart w:id="250"/>
      <w:r w:rsidRPr="00FD21E9">
        <w:rPr>
          <w:rFonts w:asciiTheme="majorHAnsi" w:hAnsiTheme="majorHAnsi" w:cstheme="majorHAnsi"/>
          <w:sz w:val="24"/>
          <w:szCs w:val="24"/>
        </w:rPr>
        <w:t>After each step</w:t>
      </w:r>
      <w:commentRangeEnd w:id="250"/>
      <w:r w:rsidR="00A3519E">
        <w:rPr>
          <w:rStyle w:val="CommentReference"/>
        </w:rPr>
        <w:commentReference w:id="250"/>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51" w:name="_Toc113123198"/>
      <w:bookmarkStart w:id="252" w:name="_Toc113273237"/>
      <w:r w:rsidRPr="00FD21E9">
        <w:rPr>
          <w:rFonts w:asciiTheme="majorHAnsi" w:hAnsiTheme="majorHAnsi" w:cstheme="majorHAnsi"/>
          <w:sz w:val="24"/>
          <w:szCs w:val="24"/>
        </w:rPr>
        <w:t>Cytogenic chromosome validation</w:t>
      </w:r>
      <w:bookmarkEnd w:id="251"/>
      <w:bookmarkEnd w:id="252"/>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253"/>
      <w:r w:rsidRPr="00FD21E9">
        <w:rPr>
          <w:rFonts w:asciiTheme="majorHAnsi" w:hAnsiTheme="majorHAnsi" w:cstheme="majorHAnsi"/>
          <w:sz w:val="24"/>
          <w:szCs w:val="24"/>
        </w:rPr>
        <w:t>mixed sex</w:t>
      </w:r>
      <w:commentRangeEnd w:id="253"/>
      <w:r w:rsidR="00A3519E">
        <w:rPr>
          <w:rStyle w:val="CommentReference"/>
        </w:rPr>
        <w:commentReference w:id="253"/>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254"/>
      <w:r w:rsidRPr="00FD21E9">
        <w:rPr>
          <w:rFonts w:asciiTheme="majorHAnsi" w:hAnsiTheme="majorHAnsi" w:cstheme="majorHAnsi"/>
          <w:sz w:val="24"/>
          <w:szCs w:val="24"/>
        </w:rPr>
        <w:t>metaphase</w:t>
      </w:r>
      <w:commentRangeEnd w:id="254"/>
      <w:r w:rsidR="00E7195E">
        <w:rPr>
          <w:rStyle w:val="CommentReference"/>
        </w:rPr>
        <w:commentReference w:id="254"/>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55" w:name="_Toc113123199"/>
      <w:bookmarkStart w:id="256" w:name="_Toc113273238"/>
      <w:r w:rsidRPr="00FD21E9">
        <w:rPr>
          <w:rFonts w:asciiTheme="majorHAnsi" w:hAnsiTheme="majorHAnsi" w:cstheme="majorHAnsi"/>
          <w:szCs w:val="24"/>
        </w:rPr>
        <w:lastRenderedPageBreak/>
        <w:t>Discussion &amp; Conclusion</w:t>
      </w:r>
      <w:bookmarkEnd w:id="255"/>
      <w:bookmarkEnd w:id="256"/>
    </w:p>
    <w:p w14:paraId="1AC8CE0F" w14:textId="03B0D461" w:rsidR="003F5039" w:rsidRPr="00FD21E9" w:rsidRDefault="003F5039" w:rsidP="003F5039">
      <w:pPr>
        <w:spacing w:line="480" w:lineRule="auto"/>
        <w:rPr>
          <w:rFonts w:asciiTheme="majorHAnsi" w:hAnsiTheme="majorHAnsi" w:cstheme="majorHAnsi"/>
          <w:sz w:val="24"/>
          <w:szCs w:val="24"/>
        </w:rPr>
      </w:pPr>
      <w:commentRangeStart w:id="257"/>
      <w:r w:rsidRPr="00FD21E9">
        <w:rPr>
          <w:rFonts w:asciiTheme="majorHAnsi" w:hAnsiTheme="majorHAnsi" w:cstheme="majorHAnsi"/>
          <w:sz w:val="24"/>
          <w:szCs w:val="24"/>
        </w:rPr>
        <w:t xml:space="preserve">The diploid chromosome </w:t>
      </w:r>
      <w:commentRangeEnd w:id="257"/>
      <w:r w:rsidR="00DF2390">
        <w:rPr>
          <w:rStyle w:val="CommentReference"/>
        </w:rPr>
        <w:commentReference w:id="257"/>
      </w:r>
      <w:r w:rsidRPr="00FD21E9">
        <w:rPr>
          <w:rFonts w:asciiTheme="majorHAnsi" w:hAnsiTheme="majorHAnsi" w:cstheme="majorHAnsi"/>
          <w:sz w:val="24"/>
          <w:szCs w:val="24"/>
        </w:rPr>
        <w:t xml:space="preserve">number of 56 for delta smelt </w:t>
      </w:r>
      <w:ins w:id="258" w:author="Andrea Schreier" w:date="2022-09-07T13:32:00Z">
        <w:r w:rsidR="0079787C">
          <w:rPr>
            <w:rFonts w:asciiTheme="majorHAnsi" w:hAnsiTheme="majorHAnsi" w:cstheme="majorHAnsi"/>
            <w:sz w:val="24"/>
            <w:szCs w:val="24"/>
          </w:rPr>
          <w:t>revealed by</w:t>
        </w:r>
      </w:ins>
      <w:del w:id="259" w:author="Andrea Schreier" w:date="2022-09-07T13:32:00Z">
        <w:r w:rsidRPr="00FD21E9" w:rsidDel="0079787C">
          <w:rPr>
            <w:rFonts w:asciiTheme="majorHAnsi" w:hAnsiTheme="majorHAnsi" w:cstheme="majorHAnsi"/>
            <w:sz w:val="24"/>
            <w:szCs w:val="24"/>
          </w:rPr>
          <w:delText>from</w:delText>
        </w:r>
      </w:del>
      <w:r w:rsidRPr="00FD21E9">
        <w:rPr>
          <w:rFonts w:asciiTheme="majorHAnsi" w:hAnsiTheme="majorHAnsi" w:cstheme="majorHAnsi"/>
          <w:sz w:val="24"/>
          <w:szCs w:val="24"/>
        </w:rPr>
        <w:t xml:space="preserve">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w:t>
      </w:r>
      <w:del w:id="260" w:author="Andrea Schreier" w:date="2022-09-07T13:33:00Z">
        <w:r w:rsidRPr="00FD21E9" w:rsidDel="0079787C">
          <w:rPr>
            <w:rFonts w:asciiTheme="majorHAnsi" w:hAnsiTheme="majorHAnsi" w:cstheme="majorHAnsi"/>
            <w:sz w:val="24"/>
            <w:szCs w:val="24"/>
          </w:rPr>
          <w:delText xml:space="preserve">to secure such a determination </w:delText>
        </w:r>
      </w:del>
      <w:r w:rsidRPr="00FD21E9">
        <w:rPr>
          <w:rFonts w:asciiTheme="majorHAnsi" w:hAnsiTheme="majorHAnsi" w:cstheme="majorHAnsi"/>
          <w:sz w:val="24"/>
          <w:szCs w:val="24"/>
        </w:rPr>
        <w:t xml:space="preserve">given the small sample size and low resolution of images. Similar to </w:t>
      </w:r>
      <w:del w:id="261" w:author="Andrea Schreier" w:date="2022-09-07T13:34:00Z">
        <w:r w:rsidRPr="00FD21E9" w:rsidDel="0079787C">
          <w:rPr>
            <w:rFonts w:asciiTheme="majorHAnsi" w:hAnsiTheme="majorHAnsi" w:cstheme="majorHAnsi"/>
            <w:sz w:val="24"/>
            <w:szCs w:val="24"/>
          </w:rPr>
          <w:delText xml:space="preserve">other </w:delText>
        </w:r>
      </w:del>
      <w:r w:rsidRPr="00FD21E9">
        <w:rPr>
          <w:rFonts w:asciiTheme="majorHAnsi" w:hAnsiTheme="majorHAnsi" w:cstheme="majorHAnsi"/>
          <w:sz w:val="24"/>
          <w:szCs w:val="24"/>
        </w:rPr>
        <w:t>reports</w:t>
      </w:r>
      <w:ins w:id="262" w:author="Andrea Schreier" w:date="2022-09-07T13:34:00Z">
        <w:r w:rsidR="0079787C">
          <w:rPr>
            <w:rFonts w:asciiTheme="majorHAnsi" w:hAnsiTheme="majorHAnsi" w:cstheme="majorHAnsi"/>
            <w:sz w:val="24"/>
            <w:szCs w:val="24"/>
          </w:rPr>
          <w:t xml:space="preserve"> from other smelt species</w:t>
        </w:r>
      </w:ins>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w:t>
      </w:r>
      <w:ins w:id="263" w:author="Andrea Schreier" w:date="2022-09-07T13:34:00Z">
        <w:r w:rsidR="0079787C">
          <w:rPr>
            <w:rFonts w:asciiTheme="majorHAnsi" w:hAnsiTheme="majorHAnsi" w:cstheme="majorHAnsi"/>
            <w:sz w:val="24"/>
            <w:szCs w:val="24"/>
          </w:rPr>
          <w:t>s</w:t>
        </w:r>
      </w:ins>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264"/>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264"/>
      <w:r w:rsidR="00051847">
        <w:rPr>
          <w:rStyle w:val="CommentReference"/>
        </w:rPr>
        <w:commentReference w:id="264"/>
      </w:r>
      <w:r w:rsidRPr="00FD21E9">
        <w:rPr>
          <w:rFonts w:asciiTheme="majorHAnsi" w:hAnsiTheme="majorHAnsi" w:cstheme="majorHAnsi"/>
          <w:sz w:val="24"/>
          <w:szCs w:val="24"/>
        </w:rPr>
        <w:t>.</w:t>
      </w:r>
    </w:p>
    <w:p w14:paraId="21443E08" w14:textId="35A52C7A" w:rsidR="003F5039" w:rsidRPr="00FD21E9" w:rsidRDefault="003F5039" w:rsidP="003F5039">
      <w:pPr>
        <w:spacing w:line="480" w:lineRule="auto"/>
        <w:rPr>
          <w:rFonts w:asciiTheme="majorHAnsi" w:hAnsiTheme="majorHAnsi" w:cstheme="majorHAnsi"/>
          <w:sz w:val="24"/>
          <w:szCs w:val="24"/>
        </w:rPr>
      </w:pPr>
      <w:commentRangeStart w:id="265"/>
      <w:r w:rsidRPr="00FD21E9">
        <w:rPr>
          <w:rFonts w:asciiTheme="majorHAnsi" w:hAnsiTheme="majorHAnsi" w:cstheme="majorHAnsi"/>
          <w:sz w:val="24"/>
          <w:szCs w:val="24"/>
        </w:rPr>
        <w:lastRenderedPageBreak/>
        <w:t xml:space="preserve">The final total lengths </w:t>
      </w:r>
      <w:commentRangeEnd w:id="265"/>
      <w:r w:rsidR="00DF2390">
        <w:rPr>
          <w:rStyle w:val="CommentReference"/>
        </w:rPr>
        <w:commentReference w:id="265"/>
      </w:r>
      <w:r w:rsidRPr="00FD21E9">
        <w:rPr>
          <w:rFonts w:asciiTheme="majorHAnsi" w:hAnsiTheme="majorHAnsi" w:cstheme="majorHAnsi"/>
          <w:sz w:val="24"/>
          <w:szCs w:val="24"/>
        </w:rPr>
        <w:t>for the male and female assemblies were 0.47</w:t>
      </w:r>
      <w:ins w:id="266"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0.44</w:t>
      </w:r>
      <w:ins w:id="267"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respectively. These total lengths are similar to the wakasagi smelt genome (</w:t>
      </w:r>
      <w:proofErr w:type="spellStart"/>
      <w:r w:rsidRPr="00FD21E9">
        <w:rPr>
          <w:rFonts w:asciiTheme="majorHAnsi" w:hAnsiTheme="majorHAnsi" w:cstheme="majorHAnsi"/>
          <w:i/>
          <w:iCs/>
          <w:sz w:val="24"/>
          <w:szCs w:val="24"/>
        </w:rPr>
        <w:t>Hypomesus</w:t>
      </w:r>
      <w:proofErr w:type="spellEnd"/>
      <w:r w:rsidRPr="00FD21E9">
        <w:rPr>
          <w:rFonts w:asciiTheme="majorHAnsi" w:hAnsiTheme="majorHAnsi" w:cstheme="majorHAnsi"/>
          <w:i/>
          <w:iCs/>
          <w:sz w:val="24"/>
          <w:szCs w:val="24"/>
        </w:rPr>
        <w:t xml:space="preserve"> </w:t>
      </w:r>
      <w:proofErr w:type="spellStart"/>
      <w:r w:rsidRPr="00FD21E9">
        <w:rPr>
          <w:rFonts w:asciiTheme="majorHAnsi" w:hAnsiTheme="majorHAnsi" w:cstheme="majorHAnsi"/>
          <w:i/>
          <w:iCs/>
          <w:sz w:val="24"/>
          <w:szCs w:val="24"/>
        </w:rPr>
        <w:t>nipponensis</w:t>
      </w:r>
      <w:proofErr w:type="spellEnd"/>
      <w:r w:rsidRPr="00FD21E9">
        <w:rPr>
          <w:rFonts w:asciiTheme="majorHAnsi" w:hAnsiTheme="majorHAnsi" w:cstheme="majorHAnsi"/>
          <w:sz w:val="24"/>
          <w:szCs w:val="24"/>
        </w:rPr>
        <w:t>) which has a total length of 0.50</w:t>
      </w:r>
      <w:ins w:id="268"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w:t>
      </w:r>
      <w:ins w:id="269"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ins w:id="270"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0.15</w:t>
      </w:r>
      <w:ins w:id="271"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272"/>
      <w:r w:rsidRPr="00FD21E9">
        <w:rPr>
          <w:rFonts w:asciiTheme="majorHAnsi" w:hAnsiTheme="majorHAnsi" w:cstheme="majorHAnsi"/>
          <w:sz w:val="24"/>
          <w:szCs w:val="24"/>
        </w:rPr>
        <w:t>roughly 25-30 times more contiguous tha</w:t>
      </w:r>
      <w:ins w:id="273" w:author="Andrea Schreier" w:date="2022-09-07T13:37:00Z">
        <w:r w:rsidR="0079787C">
          <w:rPr>
            <w:rFonts w:asciiTheme="majorHAnsi" w:hAnsiTheme="majorHAnsi" w:cstheme="majorHAnsi"/>
            <w:sz w:val="24"/>
            <w:szCs w:val="24"/>
          </w:rPr>
          <w:t>n</w:t>
        </w:r>
      </w:ins>
      <w:del w:id="274" w:author="Andrea Schreier" w:date="2022-09-07T13:37:00Z">
        <w:r w:rsidRPr="00FD21E9" w:rsidDel="0079787C">
          <w:rPr>
            <w:rFonts w:asciiTheme="majorHAnsi" w:hAnsiTheme="majorHAnsi" w:cstheme="majorHAnsi"/>
            <w:sz w:val="24"/>
            <w:szCs w:val="24"/>
          </w:rPr>
          <w:delText>t</w:delText>
        </w:r>
      </w:del>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272"/>
      <w:r w:rsidR="0079787C">
        <w:rPr>
          <w:rStyle w:val="CommentReference"/>
        </w:rPr>
        <w:commentReference w:id="272"/>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6831278E"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ins w:id="275" w:author="Andrea Schreier" w:date="2022-09-07T13:37:00Z">
        <w:r w:rsidR="007373D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del w:id="276" w:author="Andrea Schreier" w:date="2022-09-07T13:38:00Z">
        <w:r w:rsidRPr="00FD21E9" w:rsidDel="007373D1">
          <w:rPr>
            <w:rFonts w:asciiTheme="majorHAnsi" w:hAnsiTheme="majorHAnsi" w:cstheme="majorHAnsi"/>
            <w:sz w:val="24"/>
            <w:szCs w:val="24"/>
          </w:rPr>
          <w:delText>not determine the presence of absences of</w:delText>
        </w:r>
      </w:del>
      <w:ins w:id="277" w:author="Andrea Schreier" w:date="2022-09-07T13:38:00Z">
        <w:r w:rsidR="007373D1">
          <w:rPr>
            <w:rFonts w:asciiTheme="majorHAnsi" w:hAnsiTheme="majorHAnsi" w:cstheme="majorHAnsi"/>
            <w:sz w:val="24"/>
            <w:szCs w:val="24"/>
          </w:rPr>
          <w:t>detect</w:t>
        </w:r>
      </w:ins>
      <w:r w:rsidRPr="00FD21E9">
        <w:rPr>
          <w:rFonts w:asciiTheme="majorHAnsi" w:hAnsiTheme="majorHAnsi" w:cstheme="majorHAnsi"/>
          <w:sz w:val="24"/>
          <w:szCs w:val="24"/>
        </w:rPr>
        <w:t xml:space="preserve"> in our cytogenetic work.</w:t>
      </w:r>
    </w:p>
    <w:p w14:paraId="42D1AFD3" w14:textId="6D45CAF8" w:rsidR="003F5039" w:rsidRDefault="003F5039" w:rsidP="003F5039">
      <w:pPr>
        <w:spacing w:line="480" w:lineRule="auto"/>
        <w:rPr>
          <w:ins w:id="278" w:author="Andrea Schreier" w:date="2022-09-07T13:49:00Z"/>
          <w:rFonts w:asciiTheme="majorHAnsi" w:hAnsiTheme="majorHAnsi" w:cstheme="majorHAnsi"/>
          <w:sz w:val="24"/>
          <w:szCs w:val="24"/>
        </w:rPr>
      </w:pPr>
      <w:commentRangeStart w:id="279"/>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279"/>
      <w:r w:rsidR="00051847">
        <w:rPr>
          <w:rStyle w:val="CommentReference"/>
        </w:rPr>
        <w:commentReference w:id="279"/>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w:t>
      </w:r>
      <w:r w:rsidRPr="00FD21E9">
        <w:rPr>
          <w:rFonts w:asciiTheme="majorHAnsi" w:hAnsiTheme="majorHAnsi" w:cstheme="majorHAnsi"/>
          <w:sz w:val="24"/>
          <w:szCs w:val="24"/>
        </w:rPr>
        <w:lastRenderedPageBreak/>
        <w:t xml:space="preserve">February 02, 2022 and February 03, 2022, respectively and the more contiguous female genome has subsequently </w:t>
      </w:r>
      <w:ins w:id="280"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9887AC4" w14:textId="4DA07966" w:rsidR="00DF2390" w:rsidRPr="00FD21E9" w:rsidRDefault="00DF2390" w:rsidP="003F5039">
      <w:pPr>
        <w:spacing w:line="480" w:lineRule="auto"/>
        <w:rPr>
          <w:rFonts w:asciiTheme="majorHAnsi" w:hAnsiTheme="majorHAnsi" w:cstheme="majorHAnsi"/>
          <w:sz w:val="24"/>
          <w:szCs w:val="24"/>
        </w:rPr>
      </w:pPr>
      <w:ins w:id="281"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282"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283" w:name="_Toc113273239"/>
      <w:r>
        <w:lastRenderedPageBreak/>
        <w:t>Works Cited</w:t>
      </w:r>
      <w:bookmarkEnd w:id="283"/>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183A92E2"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commentRangeStart w:id="284"/>
            <w:r w:rsidRPr="00C11823">
              <w:rPr>
                <w:rFonts w:ascii="Calibri Light" w:eastAsia="Times New Roman" w:hAnsi="Calibri Light" w:cs="Calibri Light"/>
              </w:rPr>
              <w:t>February 0</w:t>
            </w:r>
            <w:ins w:id="285" w:author="Andrea Schreier" w:date="2022-09-07T13:50:00Z">
              <w:r w:rsidR="00DF2390">
                <w:rPr>
                  <w:rFonts w:ascii="Calibri Light" w:eastAsia="Times New Roman" w:hAnsi="Calibri Light" w:cs="Calibri Light"/>
                </w:rPr>
                <w:t>4</w:t>
              </w:r>
            </w:ins>
            <w:del w:id="286" w:author="Andrea Schreier" w:date="2022-09-07T13:50:00Z">
              <w:r w:rsidDel="00DF2390">
                <w:rPr>
                  <w:rFonts w:ascii="Calibri Light" w:eastAsia="Times New Roman" w:hAnsi="Calibri Light" w:cs="Calibri Light"/>
                </w:rPr>
                <w:delText>3</w:delText>
              </w:r>
            </w:del>
            <w:r w:rsidRPr="00C11823">
              <w:rPr>
                <w:rFonts w:ascii="Calibri Light" w:eastAsia="Times New Roman" w:hAnsi="Calibri Light" w:cs="Calibri Light"/>
              </w:rPr>
              <w:t>, 2022</w:t>
            </w:r>
            <w:commentRangeEnd w:id="284"/>
            <w:r w:rsidR="00DF2390">
              <w:rPr>
                <w:rStyle w:val="CommentReference"/>
              </w:rPr>
              <w:commentReference w:id="284"/>
            </w:r>
            <w:r w:rsidRPr="00C11823">
              <w:rPr>
                <w:rFonts w:ascii="Calibri Light" w:eastAsia="Times New Roman" w:hAnsi="Calibri Light" w:cs="Calibri Light"/>
              </w:rPr>
              <w:t>.</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Access</w:t>
            </w:r>
            <w:del w:id="287" w:author="Andrea Schreier" w:date="2022-09-07T13:50:00Z">
              <w:r w:rsidRPr="00C11823" w:rsidDel="00DF2390">
                <w:rPr>
                  <w:rFonts w:ascii="Calibri Light" w:eastAsia="Times New Roman" w:hAnsi="Calibri Light" w:cs="Calibri Light"/>
                  <w:b/>
                  <w:bCs/>
                </w:rPr>
                <w:delText>t</w:delText>
              </w:r>
            </w:del>
            <w:r w:rsidRPr="00C11823">
              <w:rPr>
                <w:rFonts w:ascii="Calibri Light" w:eastAsia="Times New Roman" w:hAnsi="Calibri Light" w:cs="Calibri Light"/>
                <w:b/>
                <w:bCs/>
              </w:rPr>
              <w:t xml:space="preserve">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4C8ABAB1"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Hypomesus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nipponensis</w:t>
            </w:r>
            <w:proofErr w:type="spellEnd"/>
            <w:r w:rsidRPr="00C11823">
              <w:rPr>
                <w:rFonts w:ascii="Calibri Light" w:eastAsia="Times New Roman" w:hAnsi="Calibri Light" w:cs="Calibri Light"/>
              </w:rPr>
              <w:t xml:space="preserve"> (</w:t>
            </w:r>
            <w:commentRangeStart w:id="288"/>
            <w:ins w:id="289" w:author="Andrea Schreier" w:date="2022-09-07T13:51:00Z">
              <w:r w:rsidR="00DF2390">
                <w:rPr>
                  <w:rFonts w:ascii="Calibri Light" w:eastAsia="Times New Roman" w:hAnsi="Calibri Light" w:cs="Calibri Light"/>
                </w:rPr>
                <w:t>Japanese</w:t>
              </w:r>
            </w:ins>
            <w:commentRangeEnd w:id="288"/>
            <w:ins w:id="290" w:author="Andrea Schreier" w:date="2022-09-07T13:52:00Z">
              <w:r w:rsidR="00DF2390">
                <w:rPr>
                  <w:rStyle w:val="CommentReference"/>
                </w:rPr>
                <w:commentReference w:id="288"/>
              </w:r>
            </w:ins>
            <w:del w:id="291" w:author="Andrea Schreier" w:date="2022-09-07T13:51:00Z">
              <w:r w:rsidRPr="00C11823" w:rsidDel="00DF2390">
                <w:rPr>
                  <w:rFonts w:ascii="Calibri Light" w:eastAsia="Times New Roman" w:hAnsi="Calibri Light" w:cs="Calibri Light"/>
                </w:rPr>
                <w:delText>Pond</w:delText>
              </w:r>
            </w:del>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292" w:name="_Toc113273240"/>
      <w:r>
        <w:t>Tables and Figures</w:t>
      </w:r>
      <w:bookmarkEnd w:id="292"/>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18C5519"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ins w:id="293" w:author="Andrea Schreier" w:date="2022-09-07T13:52:00Z">
              <w:r w:rsidR="00DF2390">
                <w:rPr>
                  <w:rFonts w:ascii="Calibri Light" w:eastAsia="Times New Roman" w:hAnsi="Calibri Light" w:cs="Calibri Light"/>
                  <w:color w:val="000000"/>
                </w:rPr>
                <w:t xml:space="preserve"> for the del</w:t>
              </w:r>
            </w:ins>
            <w:ins w:id="294" w:author="Andrea Schreier" w:date="2022-09-07T13:53:00Z">
              <w:r w:rsidR="00DF2390">
                <w:rPr>
                  <w:rFonts w:ascii="Calibri Light" w:eastAsia="Times New Roman" w:hAnsi="Calibri Light" w:cs="Calibri Light"/>
                  <w:color w:val="000000"/>
                </w:rPr>
                <w:t>ta smelt genome</w:t>
              </w:r>
            </w:ins>
            <w:r w:rsidRPr="00F91833">
              <w:rPr>
                <w:rFonts w:ascii="Calibri Light" w:eastAsia="Times New Roman" w:hAnsi="Calibri Light" w:cs="Calibri Light"/>
                <w:color w:val="000000"/>
              </w:rPr>
              <w:t>.</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5B9C7A26"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295"/>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95"/>
            <w:r w:rsidR="00C6769A">
              <w:rPr>
                <w:rStyle w:val="CommentReference"/>
              </w:rPr>
              <w:commentReference w:id="295"/>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C6769A">
              <w:rPr>
                <w:rFonts w:ascii="Calibri Light" w:eastAsia="Times New Roman" w:hAnsi="Calibri Light" w:cs="Calibri Light"/>
                <w:color w:val="000000"/>
                <w:vertAlign w:val="subscript"/>
                <w:rPrChange w:id="296" w:author="Andrea Schreier" w:date="2022-09-07T13:53:00Z">
                  <w:rPr>
                    <w:rFonts w:ascii="Calibri Light" w:eastAsia="Times New Roman" w:hAnsi="Calibri Light" w:cs="Calibri Light"/>
                    <w:color w:val="000000"/>
                  </w:rPr>
                </w:rPrChange>
              </w:rPr>
              <w:t>0</w:t>
            </w:r>
            <w:r w:rsidRPr="002338D3">
              <w:rPr>
                <w:rFonts w:ascii="Calibri Light" w:eastAsia="Times New Roman" w:hAnsi="Calibri Light" w:cs="Calibri Light"/>
                <w:color w:val="000000"/>
              </w:rPr>
              <w:t xml:space="preserve"> = Metrics for unassembled, filtered PacBio HiFi reads; A</w:t>
            </w:r>
            <w:r w:rsidRPr="00C6769A">
              <w:rPr>
                <w:rFonts w:ascii="Calibri Light" w:eastAsia="Times New Roman" w:hAnsi="Calibri Light" w:cs="Calibri Light"/>
                <w:color w:val="000000"/>
                <w:vertAlign w:val="subscript"/>
                <w:rPrChange w:id="297"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 draft resulting from initial long-read assembly step; A</w:t>
            </w:r>
            <w:r w:rsidRPr="00C6769A">
              <w:rPr>
                <w:rFonts w:ascii="Calibri Light" w:eastAsia="Times New Roman" w:hAnsi="Calibri Light" w:cs="Calibri Light"/>
                <w:color w:val="000000"/>
                <w:vertAlign w:val="subscript"/>
                <w:rPrChange w:id="298" w:author="Andrea Schreier" w:date="2022-09-07T13:53:00Z">
                  <w:rPr>
                    <w:rFonts w:ascii="Calibri Light" w:eastAsia="Times New Roman" w:hAnsi="Calibri Light" w:cs="Calibri Light"/>
                    <w:color w:val="000000"/>
                  </w:rPr>
                </w:rPrChange>
              </w:rPr>
              <w:t>2</w:t>
            </w:r>
            <w:r w:rsidRPr="002338D3">
              <w:rPr>
                <w:rFonts w:ascii="Calibri Light" w:eastAsia="Times New Roman" w:hAnsi="Calibri Light" w:cs="Calibri Light"/>
                <w:color w:val="000000"/>
              </w:rPr>
              <w:t xml:space="preserve"> = draft resulting from scaffolding A</w:t>
            </w:r>
            <w:r w:rsidRPr="00C6769A">
              <w:rPr>
                <w:rFonts w:ascii="Calibri Light" w:eastAsia="Times New Roman" w:hAnsi="Calibri Light" w:cs="Calibri Light"/>
                <w:color w:val="000000"/>
                <w:vertAlign w:val="subscript"/>
                <w:rPrChange w:id="299"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assembly using linked-reads; A</w:t>
            </w:r>
            <w:r w:rsidRPr="00C6769A">
              <w:rPr>
                <w:rFonts w:ascii="Calibri Light" w:eastAsia="Times New Roman" w:hAnsi="Calibri Light" w:cs="Calibri Light"/>
                <w:color w:val="000000"/>
                <w:vertAlign w:val="subscript"/>
                <w:rPrChange w:id="300" w:author="Andrea Schreier" w:date="2022-09-07T13:54:00Z">
                  <w:rPr>
                    <w:rFonts w:ascii="Calibri Light" w:eastAsia="Times New Roman" w:hAnsi="Calibri Light" w:cs="Calibri Light"/>
                    <w:color w:val="000000"/>
                  </w:rPr>
                </w:rPrChange>
              </w:rPr>
              <w:t>3</w:t>
            </w:r>
            <w:r w:rsidRPr="002338D3">
              <w:rPr>
                <w:rFonts w:ascii="Calibri Light" w:eastAsia="Times New Roman" w:hAnsi="Calibri Light" w:cs="Calibri Light"/>
                <w:color w:val="000000"/>
              </w:rPr>
              <w:t xml:space="preserve"> = draft resulting from scaffolding A2 assembly using </w:t>
            </w:r>
            <w:ins w:id="301" w:author="Andrea Schreier" w:date="2022-09-07T13:54:00Z">
              <w:r w:rsidR="00C6769A">
                <w:rPr>
                  <w:rFonts w:ascii="Calibri Light" w:eastAsia="Times New Roman" w:hAnsi="Calibri Light" w:cs="Calibri Light"/>
                  <w:color w:val="000000"/>
                </w:rPr>
                <w:t>H</w:t>
              </w:r>
            </w:ins>
            <w:del w:id="302" w:author="Andrea Schreier" w:date="2022-09-07T13:54:00Z">
              <w:r w:rsidRPr="002338D3" w:rsidDel="00C6769A">
                <w:rPr>
                  <w:rFonts w:ascii="Calibri Light" w:eastAsia="Times New Roman" w:hAnsi="Calibri Light" w:cs="Calibri Light"/>
                  <w:color w:val="000000"/>
                </w:rPr>
                <w:delText>h</w:delText>
              </w:r>
            </w:del>
            <w:r w:rsidRPr="002338D3">
              <w:rPr>
                <w:rFonts w:ascii="Calibri Light" w:eastAsia="Times New Roman" w:hAnsi="Calibri Light" w:cs="Calibri Light"/>
                <w:color w:val="000000"/>
              </w:rPr>
              <w:t>i-</w:t>
            </w:r>
            <w:ins w:id="303" w:author="Andrea Schreier" w:date="2022-09-07T13:54:00Z">
              <w:r w:rsidR="00C6769A">
                <w:rPr>
                  <w:rFonts w:ascii="Calibri Light" w:eastAsia="Times New Roman" w:hAnsi="Calibri Light" w:cs="Calibri Light"/>
                  <w:color w:val="000000"/>
                </w:rPr>
                <w:t>C</w:t>
              </w:r>
            </w:ins>
            <w:del w:id="304" w:author="Andrea Schreier" w:date="2022-09-07T13:54:00Z">
              <w:r w:rsidRPr="002338D3" w:rsidDel="00C6769A">
                <w:rPr>
                  <w:rFonts w:ascii="Calibri Light" w:eastAsia="Times New Roman" w:hAnsi="Calibri Light" w:cs="Calibri Light"/>
                  <w:color w:val="000000"/>
                </w:rPr>
                <w:delText>c</w:delText>
              </w:r>
            </w:del>
            <w:r w:rsidRPr="002338D3">
              <w:rPr>
                <w:rFonts w:ascii="Calibri Light" w:eastAsia="Times New Roman" w:hAnsi="Calibri Light" w:cs="Calibri Light"/>
                <w:color w:val="000000"/>
              </w:rPr>
              <w:t xml:space="preserve"> data; A</w:t>
            </w:r>
            <w:r w:rsidRPr="00C6769A">
              <w:rPr>
                <w:rFonts w:ascii="Calibri Light" w:eastAsia="Times New Roman" w:hAnsi="Calibri Light" w:cs="Calibri Light"/>
                <w:color w:val="000000"/>
                <w:vertAlign w:val="subscript"/>
                <w:rPrChange w:id="305" w:author="Andrea Schreier" w:date="2022-09-07T13:54:00Z">
                  <w:rPr>
                    <w:rFonts w:ascii="Calibri Light" w:eastAsia="Times New Roman" w:hAnsi="Calibri Light" w:cs="Calibri Light"/>
                    <w:color w:val="000000"/>
                  </w:rPr>
                </w:rPrChange>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BUSCO scores from comparison to August 05, 2020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6532ABA"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306"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del w:id="307" w:author="Andrea Schreier" w:date="2022-09-07T13:55:00Z">
        <w:r w:rsidRPr="005549A1" w:rsidDel="00C6769A">
          <w:rPr>
            <w:rFonts w:asciiTheme="majorHAnsi" w:hAnsiTheme="majorHAnsi" w:cstheme="majorHAnsi"/>
            <w:bCs/>
            <w:sz w:val="24"/>
            <w:szCs w:val="24"/>
          </w:rPr>
          <w:delText>Sequencing Center</w:delText>
        </w:r>
      </w:del>
      <w:ins w:id="308" w:author="Andrea Schreier" w:date="2022-09-07T13:55:00Z">
        <w:r w:rsidR="00C6769A">
          <w:rPr>
            <w:rFonts w:asciiTheme="majorHAnsi" w:hAnsiTheme="majorHAnsi" w:cstheme="majorHAnsi"/>
            <w:bCs/>
            <w:sz w:val="24"/>
            <w:szCs w:val="24"/>
          </w:rPr>
          <w:t>DNA Technologies and Expression Analysis Core</w:t>
        </w:r>
      </w:ins>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commentRangeStart w:id="309"/>
      <w:r w:rsidRPr="005549A1">
        <w:rPr>
          <w:rFonts w:asciiTheme="majorHAnsi" w:eastAsia="Times New Roman" w:hAnsiTheme="majorHAnsi" w:cstheme="majorHAnsi"/>
          <w:b/>
          <w:sz w:val="24"/>
          <w:szCs w:val="24"/>
        </w:rPr>
        <w:t>Figure 2.3</w:t>
      </w:r>
      <w:commentRangeEnd w:id="309"/>
      <w:r w:rsidR="00C6769A">
        <w:rPr>
          <w:rStyle w:val="CommentReference"/>
        </w:rPr>
        <w:commentReference w:id="309"/>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commentRangeStart w:id="310"/>
      <w:r w:rsidRPr="005549A1">
        <w:rPr>
          <w:rFonts w:asciiTheme="majorHAnsi" w:eastAsia="Times New Roman" w:hAnsiTheme="majorHAnsi" w:cstheme="majorHAnsi"/>
          <w:sz w:val="24"/>
          <w:szCs w:val="24"/>
        </w:rPr>
        <w:t>male (A &amp; B) and female (C &amp; D)</w:t>
      </w:r>
      <w:commentRangeEnd w:id="310"/>
      <w:r w:rsidR="00C6769A">
        <w:rPr>
          <w:rStyle w:val="CommentReference"/>
        </w:rPr>
        <w:commentReference w:id="310"/>
      </w:r>
      <w:r w:rsidRPr="005549A1">
        <w:rPr>
          <w:rFonts w:asciiTheme="majorHAnsi" w:eastAsia="Times New Roman" w:hAnsiTheme="majorHAnsi" w:cstheme="majorHAnsi"/>
          <w:sz w:val="24"/>
          <w:szCs w:val="24"/>
        </w:rPr>
        <w:t xml:space="preserve">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Andrea Schreier" w:date="2022-09-07T13:59:00Z" w:initials="AS">
    <w:p w14:paraId="4D477E4D" w14:textId="4FFFCD43" w:rsidR="005A4907" w:rsidRDefault="005A4907">
      <w:pPr>
        <w:pStyle w:val="CommentText"/>
      </w:pPr>
      <w:r>
        <w:rPr>
          <w:rStyle w:val="CommentReference"/>
        </w:rPr>
        <w:annotationRef/>
      </w:r>
      <w:r>
        <w:t>You might want to consider asking your committee if they require want you to have an introduction to your whole dissertation. This is not something I typically require of my students although some people choose to. If Mike and Titus don’t care if you have one, not moving forward with this section might save you time.</w:t>
      </w:r>
    </w:p>
  </w:comment>
  <w:comment w:id="30" w:author="Andrea Schreier" w:date="2022-09-06T16:10:00Z" w:initials="AS">
    <w:p w14:paraId="5CEF2D31" w14:textId="08E879DE" w:rsidR="002C69E3" w:rsidRDefault="002C69E3">
      <w:pPr>
        <w:pStyle w:val="CommentText"/>
      </w:pPr>
      <w:r>
        <w:rPr>
          <w:rStyle w:val="CommentReference"/>
        </w:rPr>
        <w:annotationRef/>
      </w:r>
      <w:r>
        <w:t xml:space="preserve">There are a number of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32"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37" w:author="Andrea Schreier" w:date="2022-09-06T16:21:00Z" w:initials="AS">
    <w:p w14:paraId="7211EB33" w14:textId="19977552" w:rsidR="00291495" w:rsidRDefault="00291495">
      <w:pPr>
        <w:pStyle w:val="CommentText"/>
      </w:pPr>
      <w:r>
        <w:rPr>
          <w:rStyle w:val="CommentReference"/>
        </w:rPr>
        <w:annotationRef/>
      </w:r>
      <w:r>
        <w:t xml:space="preserve">An abundant? Prosperous makes me think of money. </w:t>
      </w:r>
      <w:r>
        <w:sym w:font="Wingdings" w:char="F04A"/>
      </w:r>
    </w:p>
  </w:comment>
  <w:comment w:id="57"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60" w:author="Andrea Schreier" w:date="2022-09-07T09:40:00Z" w:initials="AS">
    <w:p w14:paraId="290A6F6D" w14:textId="5CE54939" w:rsidR="007D1AB2" w:rsidRDefault="007D1AB2">
      <w:pPr>
        <w:pStyle w:val="CommentText"/>
      </w:pPr>
      <w:r>
        <w:rPr>
          <w:rStyle w:val="CommentReference"/>
        </w:rPr>
        <w:annotationRef/>
      </w:r>
      <w:r>
        <w:t>Or this sentence could focus on how genetic diversity is one level of biodiversity that we aim to protect.</w:t>
      </w:r>
    </w:p>
  </w:comment>
  <w:comment w:id="68" w:author="Andrea Schreier" w:date="2022-09-07T09:42:00Z" w:initials="AS">
    <w:p w14:paraId="00423F96" w14:textId="6C112FE7" w:rsidR="007D1AB2" w:rsidRDefault="007D1AB2">
      <w:pPr>
        <w:pStyle w:val="CommentText"/>
      </w:pPr>
      <w:r>
        <w:rPr>
          <w:rStyle w:val="CommentReference"/>
        </w:rPr>
        <w:annotationRef/>
      </w:r>
      <w:r>
        <w:t>Relatively few individuals collaborating on sequencing? Or by sequencing relatively few individuals?</w:t>
      </w:r>
    </w:p>
  </w:comment>
  <w:comment w:id="73" w:author="Andrea Schreier" w:date="2022-09-07T09:47:00Z" w:initials="AS">
    <w:p w14:paraId="052F7800" w14:textId="195D53AD" w:rsidR="00222108" w:rsidRDefault="00222108">
      <w:pPr>
        <w:pStyle w:val="CommentText"/>
      </w:pPr>
      <w:r>
        <w:rPr>
          <w:rStyle w:val="CommentReference"/>
        </w:rPr>
        <w:annotationRef/>
      </w:r>
      <w:r>
        <w:t xml:space="preserve">But was the </w:t>
      </w:r>
      <w:proofErr w:type="spellStart"/>
      <w:r>
        <w:t>Bickhart</w:t>
      </w:r>
      <w:proofErr w:type="spellEnd"/>
      <w:r>
        <w:t xml:space="preserve"> et al. de novo assembly if they were improving upon a prior goat genome?</w:t>
      </w:r>
    </w:p>
  </w:comment>
  <w:comment w:id="88" w:author="Andrea Schreier" w:date="2022-09-07T09:49:00Z" w:initials="AS">
    <w:p w14:paraId="5F74DA72" w14:textId="3564B4CE" w:rsidR="00415561" w:rsidRDefault="00415561">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97"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100" w:author="Andrea Schreier" w:date="2022-09-07T12:41:00Z" w:initials="AS">
    <w:p w14:paraId="1D5D538F" w14:textId="1F61BB28" w:rsidR="000C6B61" w:rsidRDefault="000C6B61">
      <w:pPr>
        <w:pStyle w:val="CommentText"/>
      </w:pPr>
      <w:r>
        <w:rPr>
          <w:rStyle w:val="CommentReference"/>
        </w:rPr>
        <w:annotationRef/>
      </w:r>
      <w:r>
        <w:t>How many?</w:t>
      </w:r>
    </w:p>
  </w:comment>
  <w:comment w:id="101" w:author="Andrea Schreier" w:date="2022-09-07T12:04:00Z" w:initials="AS">
    <w:p w14:paraId="7F563747" w14:textId="4087D667" w:rsidR="00DF51FF" w:rsidRDefault="00DF51FF">
      <w:pPr>
        <w:pStyle w:val="CommentText"/>
      </w:pPr>
      <w:r>
        <w:rPr>
          <w:rStyle w:val="CommentReference"/>
        </w:rPr>
        <w:annotationRef/>
      </w:r>
      <w:r>
        <w:t xml:space="preserve">Should redefined acronyms first time they are used in a chapter. </w:t>
      </w:r>
    </w:p>
  </w:comment>
  <w:comment w:id="107" w:author="Andrea Schreier" w:date="2022-09-07T12:09:00Z" w:initials="AS">
    <w:p w14:paraId="0AC8B4FE" w14:textId="7F8897D9" w:rsidR="00480C67" w:rsidRDefault="00480C67">
      <w:pPr>
        <w:pStyle w:val="CommentText"/>
      </w:pPr>
      <w:r>
        <w:rPr>
          <w:rStyle w:val="CommentReference"/>
        </w:rPr>
        <w:annotationRef/>
      </w:r>
      <w:r>
        <w:t>It should say somewhere in this section that the UC Davis DNA Tech Core did the library prep.</w:t>
      </w:r>
    </w:p>
  </w:comment>
  <w:comment w:id="108"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109" w:author="Andrea Schreier" w:date="2022-09-07T12:42:00Z" w:initials="AS">
    <w:p w14:paraId="56CCE5BA" w14:textId="0DC2E56F" w:rsidR="00EE4C3F" w:rsidRDefault="00EE4C3F">
      <w:pPr>
        <w:pStyle w:val="CommentText"/>
      </w:pPr>
      <w:r>
        <w:rPr>
          <w:rStyle w:val="CommentReference"/>
        </w:rPr>
        <w:annotationRef/>
      </w:r>
      <w:r>
        <w:t>This was performed for one male and one female sample?</w:t>
      </w:r>
    </w:p>
  </w:comment>
  <w:comment w:id="116" w:author="Andrea Schreier" w:date="2022-09-07T12:22:00Z" w:initials="AS">
    <w:p w14:paraId="66AA6324" w14:textId="4C00D2D3" w:rsidR="009C7280" w:rsidRDefault="009C7280">
      <w:pPr>
        <w:pStyle w:val="CommentText"/>
      </w:pPr>
      <w:r>
        <w:rPr>
          <w:rStyle w:val="CommentReference"/>
        </w:rPr>
        <w:annotationRef/>
      </w:r>
      <w:r>
        <w:t>Same as above, should mentioned the DNA Tech Core made the libraries.</w:t>
      </w:r>
    </w:p>
  </w:comment>
  <w:comment w:id="117" w:author="Andrea Schreier" w:date="2022-09-07T12:43:00Z" w:initials="AS">
    <w:p w14:paraId="59F9AD42" w14:textId="3833C274" w:rsidR="00EE4C3F" w:rsidRDefault="00EE4C3F">
      <w:pPr>
        <w:pStyle w:val="CommentText"/>
      </w:pPr>
      <w:r>
        <w:rPr>
          <w:rStyle w:val="CommentReference"/>
        </w:rPr>
        <w:annotationRef/>
      </w:r>
      <w:r>
        <w:t>Was this done on the same male and female sample as used for linked read sequencing?</w:t>
      </w:r>
    </w:p>
  </w:comment>
  <w:comment w:id="119" w:author="Andrea Schreier" w:date="2022-09-07T12:24:00Z" w:initials="AS">
    <w:p w14:paraId="337BEB46" w14:textId="2490A49A" w:rsidR="009C7280" w:rsidRDefault="009C7280">
      <w:pPr>
        <w:pStyle w:val="CommentText"/>
      </w:pPr>
      <w:r>
        <w:rPr>
          <w:rStyle w:val="CommentReference"/>
        </w:rPr>
        <w:annotationRef/>
      </w:r>
      <w:r>
        <w:t xml:space="preserve">So was </w:t>
      </w:r>
      <w:proofErr w:type="gramStart"/>
      <w:r>
        <w:t>this four SMRT cells</w:t>
      </w:r>
      <w:proofErr w:type="gramEnd"/>
      <w:r>
        <w:t xml:space="preserve"> per individual?</w:t>
      </w:r>
    </w:p>
  </w:comment>
  <w:comment w:id="122" w:author="Andrea Schreier" w:date="2022-09-07T12:44:00Z" w:initials="AS">
    <w:p w14:paraId="0E5F4D2E" w14:textId="7FF4F790" w:rsidR="00EE4C3F" w:rsidRDefault="00EE4C3F">
      <w:pPr>
        <w:pStyle w:val="CommentText"/>
      </w:pPr>
      <w:r>
        <w:rPr>
          <w:rStyle w:val="CommentReference"/>
        </w:rPr>
        <w:annotationRef/>
      </w:r>
      <w:r>
        <w:t>So was this one female in addition to the one used for linked read and/or Pac Bio sequencing?</w:t>
      </w:r>
    </w:p>
  </w:comment>
  <w:comment w:id="126" w:author="Andrea Schreier" w:date="2022-09-07T12:26:00Z" w:initials="AS">
    <w:p w14:paraId="2CAC168A" w14:textId="6E24C5A2" w:rsidR="00C8509D" w:rsidRDefault="00C8509D">
      <w:pPr>
        <w:pStyle w:val="CommentText"/>
      </w:pPr>
      <w:r>
        <w:rPr>
          <w:rStyle w:val="CommentReference"/>
        </w:rPr>
        <w:annotationRef/>
      </w:r>
      <w:r>
        <w:t>Since the results of this aren’t being presented, I wouldn’t include this text.</w:t>
      </w:r>
    </w:p>
  </w:comment>
  <w:comment w:id="149" w:author="Andrea Schreier" w:date="2022-09-07T12:28:00Z" w:initials="AS">
    <w:p w14:paraId="70346C25" w14:textId="4DCA9E8E" w:rsidR="00C8509D" w:rsidRDefault="00C8509D">
      <w:pPr>
        <w:pStyle w:val="CommentText"/>
      </w:pPr>
      <w:r>
        <w:rPr>
          <w:rStyle w:val="CommentReference"/>
        </w:rPr>
        <w:annotationRef/>
      </w:r>
      <w:r>
        <w:t>From long read sequencing? Or 10X Genomics?</w:t>
      </w:r>
    </w:p>
  </w:comment>
  <w:comment w:id="184"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204"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205"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206"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210"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223"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224"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230"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233" w:author="Andrea Schreier" w:date="2022-09-07T12:48:00Z" w:initials="AS">
    <w:p w14:paraId="23CE8EDB" w14:textId="16E9F394" w:rsidR="00315B1D" w:rsidRDefault="00315B1D">
      <w:pPr>
        <w:pStyle w:val="CommentText"/>
      </w:pPr>
      <w:r>
        <w:rPr>
          <w:rStyle w:val="CommentReference"/>
        </w:rPr>
        <w:annotationRef/>
      </w:r>
      <w:r>
        <w:t>Linked read? Pac Bio? Hi-C?</w:t>
      </w:r>
    </w:p>
  </w:comment>
  <w:comment w:id="238"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250" w:author="Andrea Schreier" w:date="2022-09-07T12:53:00Z" w:initials="AS">
    <w:p w14:paraId="52BEC001" w14:textId="78356BD0" w:rsidR="00A3519E" w:rsidRDefault="00A3519E">
      <w:pPr>
        <w:pStyle w:val="CommentText"/>
      </w:pPr>
      <w:r>
        <w:rPr>
          <w:rStyle w:val="CommentReference"/>
        </w:rPr>
        <w:annotationRef/>
      </w:r>
      <w:r>
        <w:t>Each step of assembly? I’m not sure I understand what this means.</w:t>
      </w:r>
    </w:p>
  </w:comment>
  <w:comment w:id="253"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254"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257" w:author="Andrea Schreier" w:date="2022-09-07T13:49:00Z" w:initials="AS">
    <w:p w14:paraId="2F484E54" w14:textId="06819B28" w:rsidR="00DF2390" w:rsidRDefault="00DF2390">
      <w:pPr>
        <w:pStyle w:val="CommentText"/>
      </w:pPr>
      <w:r>
        <w:rPr>
          <w:rStyle w:val="CommentReference"/>
        </w:rPr>
        <w:annotationRef/>
      </w:r>
      <w:r>
        <w:t>I might put this after the sections discussing the genome assembly as that was the main thrust of the chapter.</w:t>
      </w:r>
    </w:p>
  </w:comment>
  <w:comment w:id="264" w:author="Andrea Schreier" w:date="2022-09-07T13:47:00Z" w:initials="AS">
    <w:p w14:paraId="608DD1B0" w14:textId="1BD93C09" w:rsidR="00051847" w:rsidRDefault="00051847">
      <w:pPr>
        <w:pStyle w:val="CommentText"/>
      </w:pPr>
      <w:r>
        <w:rPr>
          <w:rStyle w:val="CommentReference"/>
        </w:rPr>
        <w:annotationRef/>
      </w:r>
      <w:r>
        <w:t>I think this is fine for the dissertation but this material would probably not be appropriate for the manuscript since the double copy gene issue was solved by assembly. I’d think this would be the case for all genome assemblies.</w:t>
      </w:r>
    </w:p>
  </w:comment>
  <w:comment w:id="265"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272"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279"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284" w:author="Andrea Schreier" w:date="2022-09-07T13:51:00Z" w:initials="AS">
    <w:p w14:paraId="0150F551" w14:textId="10C04FD1" w:rsidR="00DF2390" w:rsidRDefault="00DF2390">
      <w:pPr>
        <w:pStyle w:val="CommentText"/>
      </w:pPr>
      <w:r>
        <w:rPr>
          <w:rStyle w:val="CommentReference"/>
        </w:rPr>
        <w:annotationRef/>
      </w:r>
      <w:r>
        <w:t>Edited to match the release date.</w:t>
      </w:r>
    </w:p>
  </w:comment>
  <w:comment w:id="288" w:author="Andrea Schreier" w:date="2022-09-07T13:52:00Z" w:initials="AS">
    <w:p w14:paraId="519066E5" w14:textId="4645BDE6" w:rsidR="00DF2390" w:rsidRDefault="00DF2390">
      <w:pPr>
        <w:pStyle w:val="CommentText"/>
      </w:pPr>
      <w:r>
        <w:rPr>
          <w:rStyle w:val="CommentReference"/>
        </w:rPr>
        <w:annotationRef/>
      </w:r>
      <w:r>
        <w:t xml:space="preserve">Pond smelt is H. </w:t>
      </w:r>
      <w:proofErr w:type="spellStart"/>
      <w:r>
        <w:t>olidus</w:t>
      </w:r>
      <w:proofErr w:type="spellEnd"/>
      <w:r>
        <w:t>.</w:t>
      </w:r>
    </w:p>
  </w:comment>
  <w:comment w:id="295"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309"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 w:id="310" w:author="Andrea Schreier" w:date="2022-09-07T13:56:00Z" w:initials="AS">
    <w:p w14:paraId="187FFCD2" w14:textId="21863135" w:rsidR="00C6769A" w:rsidRDefault="00C6769A">
      <w:pPr>
        <w:pStyle w:val="CommentText"/>
      </w:pPr>
      <w:r>
        <w:rPr>
          <w:rStyle w:val="CommentReference"/>
        </w:rPr>
        <w:annotationRef/>
      </w:r>
      <w:r>
        <w:t>Should this be switched in the text here or on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77E4D" w15:done="0"/>
  <w15:commentEx w15:paraId="5CEF2D31" w15:done="0"/>
  <w15:commentEx w15:paraId="405A4976" w15:done="0"/>
  <w15:commentEx w15:paraId="7211EB33" w15:done="0"/>
  <w15:commentEx w15:paraId="4A8FC509" w15:done="0"/>
  <w15:commentEx w15:paraId="290A6F6D" w15:done="0"/>
  <w15:commentEx w15:paraId="00423F96" w15:done="0"/>
  <w15:commentEx w15:paraId="052F7800" w15:done="0"/>
  <w15:commentEx w15:paraId="5F74DA72" w15:done="0"/>
  <w15:commentEx w15:paraId="5C0F55AF" w15:done="0"/>
  <w15:commentEx w15:paraId="1D5D538F" w15:done="0"/>
  <w15:commentEx w15:paraId="7F563747" w15:done="0"/>
  <w15:commentEx w15:paraId="0AC8B4FE" w15:done="0"/>
  <w15:commentEx w15:paraId="5431B6C3" w15:done="0"/>
  <w15:commentEx w15:paraId="56CCE5BA" w15:done="0"/>
  <w15:commentEx w15:paraId="66AA6324" w15:done="0"/>
  <w15:commentEx w15:paraId="59F9AD42" w15:done="0"/>
  <w15:commentEx w15:paraId="337BEB46" w15:done="0"/>
  <w15:commentEx w15:paraId="0E5F4D2E" w15:done="0"/>
  <w15:commentEx w15:paraId="2CAC168A" w15:done="0"/>
  <w15:commentEx w15:paraId="70346C25"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23CE8EDB" w15:done="0"/>
  <w15:commentEx w15:paraId="6D5913DF" w15:done="0"/>
  <w15:commentEx w15:paraId="52BEC001" w15:done="0"/>
  <w15:commentEx w15:paraId="62BA2C93" w15:done="0"/>
  <w15:commentEx w15:paraId="671289C6" w15:done="0"/>
  <w15:commentEx w15:paraId="2F484E54" w15:done="0"/>
  <w15:commentEx w15:paraId="608DD1B0" w15:done="0"/>
  <w15:commentEx w15:paraId="7F997059" w15:done="0"/>
  <w15:commentEx w15:paraId="0DA4829D" w15:done="0"/>
  <w15:commentEx w15:paraId="28032863" w15:done="0"/>
  <w15:commentEx w15:paraId="0150F551" w15:done="0"/>
  <w15:commentEx w15:paraId="519066E5" w15:done="0"/>
  <w15:commentEx w15:paraId="0E769F58" w15:done="0"/>
  <w15:commentEx w15:paraId="0E108BCF" w15:done="0"/>
  <w15:commentEx w15:paraId="187FF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237" w16cex:dateUtc="2022-09-07T20:59:00Z"/>
  <w16cex:commentExtensible w16cex:durableId="26C1EF83" w16cex:dateUtc="2022-09-06T23:10:00Z"/>
  <w16cex:commentExtensible w16cex:durableId="26C1F18F" w16cex:dateUtc="2022-09-06T23:19:00Z"/>
  <w16cex:commentExtensible w16cex:durableId="26C1F20B" w16cex:dateUtc="2022-09-06T23:21:00Z"/>
  <w16cex:commentExtensible w16cex:durableId="26C2E87F" w16cex:dateUtc="2022-09-07T16:53:00Z"/>
  <w16cex:commentExtensible w16cex:durableId="26C2E591" w16cex:dateUtc="2022-09-07T16:40:00Z"/>
  <w16cex:commentExtensible w16cex:durableId="26C2E60D" w16cex:dateUtc="2022-09-07T16:42:00Z"/>
  <w16cex:commentExtensible w16cex:durableId="26C2E71B" w16cex:dateUtc="2022-09-07T16:47:00Z"/>
  <w16cex:commentExtensible w16cex:durableId="26C2E7BF" w16cex:dateUtc="2022-09-07T16:49:00Z"/>
  <w16cex:commentExtensible w16cex:durableId="26C31D8C" w16cex:dateUtc="2022-09-07T20:39:00Z"/>
  <w16cex:commentExtensible w16cex:durableId="26C30FEA" w16cex:dateUtc="2022-09-07T19:41:00Z"/>
  <w16cex:commentExtensible w16cex:durableId="26C3073A" w16cex:dateUtc="2022-09-07T19:04:00Z"/>
  <w16cex:commentExtensible w16cex:durableId="26C3087F" w16cex:dateUtc="2022-09-07T19:09:00Z"/>
  <w16cex:commentExtensible w16cex:durableId="26C30929" w16cex:dateUtc="2022-09-07T19:12:00Z"/>
  <w16cex:commentExtensible w16cex:durableId="26C31048" w16cex:dateUtc="2022-09-07T19:42:00Z"/>
  <w16cex:commentExtensible w16cex:durableId="26C30B6B" w16cex:dateUtc="2022-09-07T19:22:00Z"/>
  <w16cex:commentExtensible w16cex:durableId="26C31062" w16cex:dateUtc="2022-09-07T19:43:00Z"/>
  <w16cex:commentExtensible w16cex:durableId="26C30C0C" w16cex:dateUtc="2022-09-07T19:24:00Z"/>
  <w16cex:commentExtensible w16cex:durableId="26C3109F" w16cex:dateUtc="2022-09-07T19:44:00Z"/>
  <w16cex:commentExtensible w16cex:durableId="26C30C90" w16cex:dateUtc="2022-09-07T19:26:00Z"/>
  <w16cex:commentExtensible w16cex:durableId="26C30CDB" w16cex:dateUtc="2022-09-07T19:28: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A1" w16cex:dateUtc="2022-09-07T19:48:00Z"/>
  <w16cex:commentExtensible w16cex:durableId="26C311F3" w16cex:dateUtc="2022-09-07T19:49:00Z"/>
  <w16cex:commentExtensible w16cex:durableId="26C312CB" w16cex:dateUtc="2022-09-07T19:53:00Z"/>
  <w16cex:commentExtensible w16cex:durableId="26C3138D" w16cex:dateUtc="2022-09-07T19:56:00Z"/>
  <w16cex:commentExtensible w16cex:durableId="26C313B2" w16cex:dateUtc="2022-09-07T19:57:00Z"/>
  <w16cex:commentExtensible w16cex:durableId="26C31FCE" w16cex:dateUtc="2022-09-07T20:49: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049" w16cex:dateUtc="2022-09-07T20:51:00Z"/>
  <w16cex:commentExtensible w16cex:durableId="26C32086" w16cex:dateUtc="2022-09-07T20:52:00Z"/>
  <w16cex:commentExtensible w16cex:durableId="26C32111" w16cex:dateUtc="2022-09-07T20:54:00Z"/>
  <w16cex:commentExtensible w16cex:durableId="26C32191" w16cex:dateUtc="2022-09-07T20:56:00Z"/>
  <w16cex:commentExtensible w16cex:durableId="26C32174"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77E4D" w16cid:durableId="26C32237"/>
  <w16cid:commentId w16cid:paraId="5CEF2D31" w16cid:durableId="26C1EF83"/>
  <w16cid:commentId w16cid:paraId="405A4976" w16cid:durableId="26C1F18F"/>
  <w16cid:commentId w16cid:paraId="7211EB33" w16cid:durableId="26C1F20B"/>
  <w16cid:commentId w16cid:paraId="4A8FC509" w16cid:durableId="26C2E87F"/>
  <w16cid:commentId w16cid:paraId="290A6F6D" w16cid:durableId="26C2E591"/>
  <w16cid:commentId w16cid:paraId="00423F96" w16cid:durableId="26C2E60D"/>
  <w16cid:commentId w16cid:paraId="052F7800" w16cid:durableId="26C2E71B"/>
  <w16cid:commentId w16cid:paraId="5F74DA72" w16cid:durableId="26C2E7BF"/>
  <w16cid:commentId w16cid:paraId="5C0F55AF" w16cid:durableId="26C31D8C"/>
  <w16cid:commentId w16cid:paraId="1D5D538F" w16cid:durableId="26C30FEA"/>
  <w16cid:commentId w16cid:paraId="7F563747" w16cid:durableId="26C3073A"/>
  <w16cid:commentId w16cid:paraId="0AC8B4FE" w16cid:durableId="26C3087F"/>
  <w16cid:commentId w16cid:paraId="5431B6C3" w16cid:durableId="26C30929"/>
  <w16cid:commentId w16cid:paraId="56CCE5BA" w16cid:durableId="26C31048"/>
  <w16cid:commentId w16cid:paraId="66AA6324" w16cid:durableId="26C30B6B"/>
  <w16cid:commentId w16cid:paraId="59F9AD42" w16cid:durableId="26C31062"/>
  <w16cid:commentId w16cid:paraId="337BEB46" w16cid:durableId="26C30C0C"/>
  <w16cid:commentId w16cid:paraId="0E5F4D2E" w16cid:durableId="26C3109F"/>
  <w16cid:commentId w16cid:paraId="2CAC168A" w16cid:durableId="26C30C90"/>
  <w16cid:commentId w16cid:paraId="70346C25" w16cid:durableId="26C30CDB"/>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23CE8EDB" w16cid:durableId="26C311A1"/>
  <w16cid:commentId w16cid:paraId="6D5913DF" w16cid:durableId="26C311F3"/>
  <w16cid:commentId w16cid:paraId="52BEC001" w16cid:durableId="26C312CB"/>
  <w16cid:commentId w16cid:paraId="62BA2C93" w16cid:durableId="26C3138D"/>
  <w16cid:commentId w16cid:paraId="671289C6" w16cid:durableId="26C313B2"/>
  <w16cid:commentId w16cid:paraId="2F484E54" w16cid:durableId="26C31FCE"/>
  <w16cid:commentId w16cid:paraId="608DD1B0" w16cid:durableId="26C31F7F"/>
  <w16cid:commentId w16cid:paraId="7F997059" w16cid:durableId="26C31FAE"/>
  <w16cid:commentId w16cid:paraId="0DA4829D" w16cid:durableId="26C31D23"/>
  <w16cid:commentId w16cid:paraId="28032863" w16cid:durableId="26C31F13"/>
  <w16cid:commentId w16cid:paraId="0150F551" w16cid:durableId="26C32049"/>
  <w16cid:commentId w16cid:paraId="519066E5" w16cid:durableId="26C32086"/>
  <w16cid:commentId w16cid:paraId="0E769F58" w16cid:durableId="26C32111"/>
  <w16cid:commentId w16cid:paraId="0E108BCF" w16cid:durableId="26C32191"/>
  <w16cid:commentId w16cid:paraId="187FFCD2" w16cid:durableId="26C32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995C2" w14:textId="77777777" w:rsidR="00775A0C" w:rsidRDefault="00775A0C" w:rsidP="000E70AC">
      <w:pPr>
        <w:spacing w:after="0" w:line="240" w:lineRule="auto"/>
      </w:pPr>
      <w:r>
        <w:separator/>
      </w:r>
    </w:p>
  </w:endnote>
  <w:endnote w:type="continuationSeparator" w:id="0">
    <w:p w14:paraId="5338636F" w14:textId="77777777" w:rsidR="00775A0C" w:rsidRDefault="00775A0C"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20005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57A0B" w14:textId="77777777" w:rsidR="00775A0C" w:rsidRDefault="00775A0C" w:rsidP="000E70AC">
      <w:pPr>
        <w:spacing w:after="0" w:line="240" w:lineRule="auto"/>
      </w:pPr>
      <w:r>
        <w:separator/>
      </w:r>
    </w:p>
  </w:footnote>
  <w:footnote w:type="continuationSeparator" w:id="0">
    <w:p w14:paraId="7E820433" w14:textId="77777777" w:rsidR="00775A0C" w:rsidRDefault="00775A0C"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51847"/>
    <w:rsid w:val="000C6B61"/>
    <w:rsid w:val="000E70AC"/>
    <w:rsid w:val="00173AE9"/>
    <w:rsid w:val="0019361B"/>
    <w:rsid w:val="001B09B1"/>
    <w:rsid w:val="00222108"/>
    <w:rsid w:val="00235867"/>
    <w:rsid w:val="00240056"/>
    <w:rsid w:val="00287783"/>
    <w:rsid w:val="00291495"/>
    <w:rsid w:val="002C69E3"/>
    <w:rsid w:val="00315B1D"/>
    <w:rsid w:val="00317A9B"/>
    <w:rsid w:val="00355F91"/>
    <w:rsid w:val="003903DF"/>
    <w:rsid w:val="003B7B17"/>
    <w:rsid w:val="003F11BA"/>
    <w:rsid w:val="003F5039"/>
    <w:rsid w:val="00415561"/>
    <w:rsid w:val="00422626"/>
    <w:rsid w:val="00430654"/>
    <w:rsid w:val="00480C67"/>
    <w:rsid w:val="004B6F68"/>
    <w:rsid w:val="005549A1"/>
    <w:rsid w:val="00577B48"/>
    <w:rsid w:val="00594BE3"/>
    <w:rsid w:val="005A4907"/>
    <w:rsid w:val="005B1B8B"/>
    <w:rsid w:val="006161D8"/>
    <w:rsid w:val="00635F3E"/>
    <w:rsid w:val="00644092"/>
    <w:rsid w:val="00650EFD"/>
    <w:rsid w:val="006514C3"/>
    <w:rsid w:val="006C1DD5"/>
    <w:rsid w:val="007373D1"/>
    <w:rsid w:val="00750600"/>
    <w:rsid w:val="00775A0C"/>
    <w:rsid w:val="0079787C"/>
    <w:rsid w:val="007A1054"/>
    <w:rsid w:val="007D1AB2"/>
    <w:rsid w:val="0087338E"/>
    <w:rsid w:val="008914E8"/>
    <w:rsid w:val="008A1BAC"/>
    <w:rsid w:val="008C1FB2"/>
    <w:rsid w:val="009C7280"/>
    <w:rsid w:val="00A3519E"/>
    <w:rsid w:val="00AC6116"/>
    <w:rsid w:val="00B117DB"/>
    <w:rsid w:val="00C1267C"/>
    <w:rsid w:val="00C6769A"/>
    <w:rsid w:val="00C8509D"/>
    <w:rsid w:val="00D86949"/>
    <w:rsid w:val="00DE4254"/>
    <w:rsid w:val="00DF2390"/>
    <w:rsid w:val="00DF51FF"/>
    <w:rsid w:val="00E2467E"/>
    <w:rsid w:val="00E7195E"/>
    <w:rsid w:val="00EC3367"/>
    <w:rsid w:val="00EC36DE"/>
    <w:rsid w:val="00EE4C3F"/>
    <w:rsid w:val="00F43713"/>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20005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552D74"/>
    <w:rsid w:val="006073AC"/>
    <w:rsid w:val="009C7F14"/>
    <w:rsid w:val="009E26FC"/>
    <w:rsid w:val="00A81751"/>
    <w:rsid w:val="00D26A0A"/>
    <w:rsid w:val="00E7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50</Pages>
  <Words>26315</Words>
  <Characters>149997</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Andrea Schreier</cp:lastModifiedBy>
  <cp:revision>15</cp:revision>
  <dcterms:created xsi:type="dcterms:W3CDTF">2022-09-05T15:04:00Z</dcterms:created>
  <dcterms:modified xsi:type="dcterms:W3CDTF">2022-09-07T21:00:00Z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