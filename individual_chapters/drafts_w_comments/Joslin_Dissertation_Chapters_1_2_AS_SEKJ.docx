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5D73857" w:rsidR="00650EFD" w:rsidRPr="003B7B17" w:rsidRDefault="00650EFD" w:rsidP="00650EFD">
      <w:pPr>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 xml:space="preserve">Chromosome-scale genome assembly and 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estimates of effective population sizes and identification of sex-specific markers.</w:t>
      </w:r>
    </w:p>
    <w:p w14:paraId="72F9C954" w14:textId="5CF1ABF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650EFD">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650EFD">
      <w:pPr>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05DE3633"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Co-Chair</w:t>
      </w:r>
    </w:p>
    <w:p w14:paraId="6FE9ADAA" w14:textId="77777777" w:rsidR="00317A9B" w:rsidRPr="00317A9B" w:rsidRDefault="00317A9B" w:rsidP="00317A9B">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689E775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Michael R. Miller, Co-Chair</w:t>
          </w:r>
        </w:p>
      </w:sdtContent>
    </w:sdt>
    <w:p w14:paraId="7FFE13A2" w14:textId="77777777" w:rsidR="00317A9B" w:rsidRPr="00317A9B" w:rsidRDefault="00317A9B" w:rsidP="00317A9B">
      <w:pPr>
        <w:spacing w:after="0" w:line="240" w:lineRule="auto"/>
        <w:jc w:val="center"/>
        <w:rPr>
          <w:rFonts w:asciiTheme="majorHAnsi" w:hAnsiTheme="majorHAnsi" w:cstheme="majorHAnsi"/>
          <w:sz w:val="24"/>
          <w:szCs w:val="24"/>
        </w:rPr>
      </w:pPr>
    </w:p>
    <w:p w14:paraId="51443D43" w14:textId="77777777" w:rsidR="00317A9B" w:rsidRPr="00317A9B" w:rsidRDefault="00317A9B" w:rsidP="00317A9B">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7B90C875" w:rsidR="00317A9B" w:rsidRPr="00317A9B" w:rsidRDefault="00317A9B" w:rsidP="00317A9B">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C. Titus Brown</w:t>
          </w:r>
        </w:p>
      </w:sdtContent>
    </w:sdt>
    <w:p w14:paraId="1B65DCB7" w14:textId="77777777" w:rsidR="00317A9B" w:rsidRDefault="00317A9B" w:rsidP="0019361B">
      <w:pPr>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53F62700" w:rsidR="0019361B" w:rsidRPr="0019361B" w:rsidRDefault="0019361B" w:rsidP="0019361B">
      <w:pPr>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2022</w:t>
      </w:r>
    </w:p>
    <w:p w14:paraId="167C8506" w14:textId="3E149D17" w:rsidR="0019361B" w:rsidRDefault="00240056"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E2467E">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59B7A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B4D0EE9"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2022 Shannon Erica Kendal Joslin</w:t>
                      </w:r>
                    </w:p>
                  </w:txbxContent>
                </v:textbox>
              </v:shape>
            </w:pict>
          </mc:Fallback>
        </mc:AlternateContent>
      </w:r>
      <w:r>
        <w:rPr>
          <w:rFonts w:ascii="Times New Roman" w:eastAsia="Times New Roman" w:hAnsi="Times New Roman" w:cs="Times New Roman"/>
          <w:b/>
        </w:rPr>
        <w:br w:type="page"/>
      </w:r>
    </w:p>
    <w:p w14:paraId="52C62AD5" w14:textId="4D705D97" w:rsidR="003F5039" w:rsidRPr="00852508" w:rsidRDefault="003903DF" w:rsidP="003F5039">
      <w:pPr>
        <w:pStyle w:val="TOCHeading"/>
        <w:tabs>
          <w:tab w:val="left" w:pos="532"/>
        </w:tabs>
        <w:spacing w:line="480" w:lineRule="auto"/>
        <w:outlineLvl w:val="0"/>
      </w:pPr>
      <w:bookmarkStart w:id="1" w:name="_Toc113273215"/>
      <w:r>
        <w:lastRenderedPageBreak/>
        <w:t xml:space="preserve">Preliminary </w:t>
      </w:r>
      <w:proofErr w:type="gramStart"/>
      <w:r>
        <w:t>Pages</w:t>
      </w:r>
      <w:r w:rsidR="00B117DB">
        <w:t xml:space="preserve"> </w:t>
      </w:r>
      <w:r w:rsidR="003F5039" w:rsidRPr="00852508">
        <w:t xml:space="preserve"> –</w:t>
      </w:r>
      <w:proofErr w:type="gramEnd"/>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3903DF">
      <w:pPr>
        <w:pStyle w:val="Header"/>
        <w:spacing w:line="480" w:lineRule="auto"/>
        <w:outlineLvl w:val="1"/>
        <w:rPr>
          <w:rFonts w:asciiTheme="majorHAnsi" w:hAnsiTheme="majorHAnsi" w:cstheme="majorHAnsi"/>
          <w:b w:val="0"/>
        </w:rPr>
      </w:pPr>
      <w:bookmarkStart w:id="2" w:name="_Toc113123179"/>
      <w:bookmarkStart w:id="3" w:name="_Toc113273216"/>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3903DF">
      <w:pPr>
        <w:spacing w:line="48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3F5039">
      <w:pPr>
        <w:pStyle w:val="Header"/>
        <w:spacing w:line="480" w:lineRule="auto"/>
        <w:outlineLvl w:val="1"/>
        <w:rPr>
          <w:b w:val="0"/>
        </w:rPr>
      </w:pPr>
      <w:bookmarkStart w:id="6" w:name="_Toc113273217"/>
      <w:r w:rsidRPr="00F95176">
        <w:t>Abstract</w:t>
      </w:r>
      <w:bookmarkEnd w:id="4"/>
      <w:bookmarkEnd w:id="5"/>
      <w:bookmarkEnd w:id="6"/>
      <w:r w:rsidR="00355F91">
        <w:t xml:space="preserve"> </w:t>
      </w:r>
    </w:p>
    <w:p w14:paraId="5FA28A66" w14:textId="6883D970" w:rsidR="007A1054" w:rsidRDefault="007A1054" w:rsidP="007A1054">
      <w:pPr>
        <w:spacing w:line="48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{"citationID":"OrmbabkI","properties":{"formattedCitation":"(McAllister, 1963)","plainCitation":"(McAllister, 1963)","noteIndex":0},"citationItems":[{"id":"m5bjFnHH/WjMjcuCy","uris":["http://www.mendeley.com/documents/?uuid=154a621a-a2e3-443b-849e-2593b42c5c2d"],"itemData":{"author":[{"dropping-particle":"","family":"McAllister","given":"D.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is a federally threatened and state endangered fish endemic to the an Francisco Estuary and Sacramento-San Joaquin Delta of North America (SFE). The species is a small, pelagic, mostly annually reproductive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previously been thought of as an indicator species for the health of water quality in the SFE. The </w:t>
      </w:r>
      <w:r w:rsidRPr="00382793">
        <w:rPr>
          <w:rFonts w:asciiTheme="majorHAnsi" w:hAnsiTheme="majorHAnsi" w:cstheme="majorHAnsi"/>
          <w:sz w:val="24"/>
          <w:szCs w:val="24"/>
          <w:lang w:val="en"/>
        </w:rPr>
        <w:t>species has undergone a population collapse associated with drought and anthropogenic effects,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to effectively preserve biological components contributing to success in the wild.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research within delta smelt, </w:t>
      </w:r>
      <w:r w:rsidR="00EC3367">
        <w:rPr>
          <w:rFonts w:asciiTheme="majorHAnsi" w:hAnsiTheme="majorHAnsi" w:cstheme="majorHAnsi"/>
          <w:sz w:val="24"/>
          <w:szCs w:val="24"/>
        </w:rPr>
        <w:t>including</w:t>
      </w:r>
      <w:r w:rsidRPr="00382793">
        <w:rPr>
          <w:rFonts w:asciiTheme="majorHAnsi" w:hAnsiTheme="majorHAnsi" w:cstheme="majorHAnsi"/>
          <w:sz w:val="24"/>
          <w:szCs w:val="24"/>
        </w:rPr>
        <w:t xml:space="preserve"> evolutionary and conservation genetics.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w:t>
      </w:r>
      <w:r w:rsidRPr="00382793">
        <w:rPr>
          <w:rFonts w:asciiTheme="majorHAnsi" w:hAnsiTheme="majorHAnsi" w:cstheme="majorHAnsi"/>
          <w:sz w:val="24"/>
          <w:szCs w:val="24"/>
        </w:rPr>
        <w:lastRenderedPageBreak/>
        <w:t>identified. Chapter three uses restriction site-associated DNA sequencing (RAD</w:t>
      </w:r>
      <w:r w:rsidR="002C2F3F">
        <w:rPr>
          <w:rFonts w:asciiTheme="majorHAnsi" w:hAnsiTheme="majorHAnsi" w:cstheme="majorHAnsi"/>
          <w:sz w:val="24"/>
          <w:szCs w:val="24"/>
        </w:rPr>
        <w:t>-s</w:t>
      </w:r>
      <w:r w:rsidRPr="00382793">
        <w:rPr>
          <w:rFonts w:asciiTheme="majorHAnsi" w:hAnsiTheme="majorHAnsi" w:cstheme="majorHAnsi"/>
          <w:sz w:val="24"/>
          <w:szCs w:val="24"/>
        </w:rPr>
        <w:t>eq</w:t>
      </w:r>
      <w:r w:rsidR="002C2F3F">
        <w:rPr>
          <w:rFonts w:asciiTheme="majorHAnsi" w:hAnsiTheme="majorHAnsi" w:cstheme="majorHAnsi"/>
          <w:sz w:val="24"/>
          <w:szCs w:val="24"/>
        </w:rPr>
        <w:t>uencing</w:t>
      </w:r>
      <w:r w:rsidRPr="00382793">
        <w:rPr>
          <w:rFonts w:asciiTheme="majorHAnsi" w:hAnsiTheme="majorHAnsi" w:cstheme="majorHAnsi"/>
          <w:sz w:val="24"/>
          <w:szCs w:val="24"/>
        </w:rPr>
        <w:t>) of 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__ delta smelt from__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 xml:space="preserve">__ generations to monitor contemporary and historical effective population size, a metric </w:t>
      </w:r>
      <w:r w:rsidR="00EC3367">
        <w:rPr>
          <w:rFonts w:asciiTheme="majorHAnsi" w:hAnsiTheme="majorHAnsi" w:cstheme="majorHAnsi"/>
          <w:sz w:val="24"/>
          <w:szCs w:val="24"/>
        </w:rPr>
        <w:t>tracking</w:t>
      </w:r>
      <w:r w:rsidRPr="00382793">
        <w:rPr>
          <w:rFonts w:asciiTheme="majorHAnsi" w:hAnsiTheme="majorHAnsi" w:cstheme="majorHAnsi"/>
          <w:sz w:val="24"/>
          <w:szCs w:val="24"/>
        </w:rPr>
        <w:t xml:space="preserve"> genetic diversity</w:t>
      </w:r>
      <w:r w:rsidR="00EC3367">
        <w:rPr>
          <w:rFonts w:asciiTheme="majorHAnsi" w:hAnsiTheme="majorHAnsi" w:cstheme="majorHAnsi"/>
          <w:sz w:val="24"/>
          <w:szCs w:val="24"/>
        </w:rPr>
        <w:t xml:space="preserve"> loss</w:t>
      </w:r>
      <w:r w:rsidRPr="00382793">
        <w:rPr>
          <w:rFonts w:asciiTheme="majorHAnsi" w:hAnsiTheme="majorHAnsi" w:cstheme="majorHAnsi"/>
          <w:sz w:val="24"/>
          <w:szCs w:val="24"/>
        </w:rPr>
        <w:t xml:space="preserve"> </w:t>
      </w:r>
      <w:r w:rsidRPr="00382793">
        <w:rPr>
          <w:rFonts w:asciiTheme="majorHAnsi" w:hAnsiTheme="majorHAnsi" w:cstheme="majorHAnsi"/>
          <w:sz w:val="24"/>
          <w:szCs w:val="24"/>
        </w:rPr>
        <w:t xml:space="preserve">through time. Results show a sweeping and significant decrease in genetic diversity for both measurements within wild delta smelt since 1993. This work contributes to the broad comparative biology and conservation genetic communities, and specifically to delta smelt monitoring, management, and research. To date, our assembled delta smelt genomes are the first to provide male and female specific assemblies, </w:t>
      </w:r>
      <w:r w:rsidR="00EC3367">
        <w:rPr>
          <w:rFonts w:asciiTheme="majorHAnsi" w:hAnsiTheme="majorHAnsi" w:cstheme="majorHAnsi"/>
          <w:sz w:val="24"/>
          <w:szCs w:val="24"/>
        </w:rPr>
        <w:t xml:space="preserve">and </w:t>
      </w:r>
      <w:r w:rsidRPr="00382793">
        <w:rPr>
          <w:rFonts w:asciiTheme="majorHAnsi" w:hAnsiTheme="majorHAnsi" w:cstheme="majorHAnsi"/>
          <w:sz w:val="24"/>
          <w:szCs w:val="24"/>
        </w:rPr>
        <w:t xml:space="preserve">are the first chromosome-level and least fragmented publicly available reference genomes within the </w:t>
      </w:r>
      <w:proofErr w:type="spellStart"/>
      <w:r w:rsidRPr="00382793">
        <w:rPr>
          <w:rFonts w:asciiTheme="majorHAnsi" w:hAnsiTheme="majorHAnsi" w:cstheme="majorHAnsi"/>
          <w:i/>
          <w:iCs/>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 Examination of male and female sequencing data shows a discrete difference between sexes and establishes a framework for further investigation. Contemporary and historical declines in effective population size support the need for effective conservation management to prioritize preserving genetic diversity within the cultivated refuge population. Together these components provide necessary resources and research objectives for moving evolutionary biology and delta smelt management forward.</w:t>
      </w:r>
    </w:p>
    <w:p w14:paraId="0A6DD919" w14:textId="75FA8C5C"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13273218"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3903DF">
          <w:pPr>
            <w:pStyle w:val="TOC1"/>
            <w:outlineLvl w:val="1"/>
            <w:rPr>
              <w:rFonts w:asciiTheme="majorHAnsi" w:hAnsiTheme="majorHAnsi" w:cstheme="majorHAnsi"/>
            </w:rPr>
          </w:pPr>
          <w:r w:rsidRPr="003B7B17">
            <w:rPr>
              <w:rFonts w:asciiTheme="majorHAnsi" w:hAnsiTheme="majorHAnsi" w:cstheme="majorHAnsi"/>
            </w:rPr>
            <w:t>Table of Contents</w:t>
          </w:r>
          <w:bookmarkEnd w:id="7"/>
        </w:p>
        <w:p w14:paraId="3629024C" w14:textId="71D7E7C5" w:rsidR="00635F3E" w:rsidRDefault="003903DF">
          <w:pPr>
            <w:pStyle w:val="TOC1"/>
            <w:tabs>
              <w:tab w:val="right" w:leader="dot" w:pos="9350"/>
            </w:tabs>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13273215" w:history="1">
            <w:r w:rsidR="00635F3E" w:rsidRPr="007B5827">
              <w:rPr>
                <w:rStyle w:val="Hyperlink"/>
                <w:noProof/>
              </w:rPr>
              <w:t>Preliminary Pages  – Acknowledgements, Abstract, Table of Contents</w:t>
            </w:r>
            <w:r w:rsidR="00635F3E">
              <w:rPr>
                <w:noProof/>
                <w:webHidden/>
              </w:rPr>
              <w:tab/>
            </w:r>
            <w:r w:rsidR="00635F3E">
              <w:rPr>
                <w:noProof/>
                <w:webHidden/>
              </w:rPr>
              <w:fldChar w:fldCharType="begin"/>
            </w:r>
            <w:r w:rsidR="00635F3E">
              <w:rPr>
                <w:noProof/>
                <w:webHidden/>
              </w:rPr>
              <w:instrText xml:space="preserve"> PAGEREF _Toc113273215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E49DD26" w14:textId="76EF08D2" w:rsidR="00635F3E" w:rsidRDefault="00173782">
          <w:pPr>
            <w:pStyle w:val="TOC2"/>
            <w:tabs>
              <w:tab w:val="right" w:leader="dot" w:pos="9350"/>
            </w:tabs>
            <w:rPr>
              <w:rFonts w:cstheme="minorBidi"/>
              <w:b w:val="0"/>
              <w:bCs w:val="0"/>
              <w:noProof/>
              <w:sz w:val="24"/>
              <w:szCs w:val="24"/>
            </w:rPr>
          </w:pPr>
          <w:hyperlink w:anchor="_Toc113273216" w:history="1">
            <w:r w:rsidR="00635F3E" w:rsidRPr="007B5827">
              <w:rPr>
                <w:rStyle w:val="Hyperlink"/>
                <w:rFonts w:asciiTheme="majorHAnsi" w:hAnsiTheme="majorHAnsi" w:cstheme="majorHAnsi"/>
                <w:noProof/>
              </w:rPr>
              <w:t>Acknowledgements</w:t>
            </w:r>
            <w:r w:rsidR="00635F3E">
              <w:rPr>
                <w:noProof/>
                <w:webHidden/>
              </w:rPr>
              <w:tab/>
            </w:r>
            <w:r w:rsidR="00635F3E">
              <w:rPr>
                <w:noProof/>
                <w:webHidden/>
              </w:rPr>
              <w:fldChar w:fldCharType="begin"/>
            </w:r>
            <w:r w:rsidR="00635F3E">
              <w:rPr>
                <w:noProof/>
                <w:webHidden/>
              </w:rPr>
              <w:instrText xml:space="preserve"> PAGEREF _Toc113273216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2B5E14E" w14:textId="481FDEEF" w:rsidR="00635F3E" w:rsidRDefault="00173782">
          <w:pPr>
            <w:pStyle w:val="TOC2"/>
            <w:tabs>
              <w:tab w:val="right" w:leader="dot" w:pos="9350"/>
            </w:tabs>
            <w:rPr>
              <w:rFonts w:cstheme="minorBidi"/>
              <w:b w:val="0"/>
              <w:bCs w:val="0"/>
              <w:noProof/>
              <w:sz w:val="24"/>
              <w:szCs w:val="24"/>
            </w:rPr>
          </w:pPr>
          <w:hyperlink w:anchor="_Toc113273217" w:history="1">
            <w:r w:rsidR="00635F3E" w:rsidRPr="007B5827">
              <w:rPr>
                <w:rStyle w:val="Hyperlink"/>
                <w:noProof/>
              </w:rPr>
              <w:t>Abstract</w:t>
            </w:r>
            <w:r w:rsidR="00635F3E">
              <w:rPr>
                <w:noProof/>
                <w:webHidden/>
              </w:rPr>
              <w:tab/>
            </w:r>
            <w:r w:rsidR="00635F3E">
              <w:rPr>
                <w:noProof/>
                <w:webHidden/>
              </w:rPr>
              <w:fldChar w:fldCharType="begin"/>
            </w:r>
            <w:r w:rsidR="00635F3E">
              <w:rPr>
                <w:noProof/>
                <w:webHidden/>
              </w:rPr>
              <w:instrText xml:space="preserve"> PAGEREF _Toc113273217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269159C2" w14:textId="6F513685" w:rsidR="00635F3E" w:rsidRDefault="00173782">
          <w:pPr>
            <w:pStyle w:val="TOC2"/>
            <w:tabs>
              <w:tab w:val="right" w:leader="dot" w:pos="9350"/>
            </w:tabs>
            <w:rPr>
              <w:rFonts w:cstheme="minorBidi"/>
              <w:b w:val="0"/>
              <w:bCs w:val="0"/>
              <w:noProof/>
              <w:sz w:val="24"/>
              <w:szCs w:val="24"/>
            </w:rPr>
          </w:pPr>
          <w:hyperlink w:anchor="_Toc113273218" w:history="1">
            <w:r w:rsidR="00635F3E" w:rsidRPr="007B5827">
              <w:rPr>
                <w:rStyle w:val="Hyperlink"/>
                <w:rFonts w:asciiTheme="majorHAnsi" w:hAnsiTheme="majorHAnsi" w:cstheme="majorHAnsi"/>
                <w:noProof/>
              </w:rPr>
              <w:t>Table of Contents</w:t>
            </w:r>
            <w:r w:rsidR="00635F3E">
              <w:rPr>
                <w:noProof/>
                <w:webHidden/>
              </w:rPr>
              <w:tab/>
            </w:r>
            <w:r w:rsidR="00635F3E">
              <w:rPr>
                <w:noProof/>
                <w:webHidden/>
              </w:rPr>
              <w:fldChar w:fldCharType="begin"/>
            </w:r>
            <w:r w:rsidR="00635F3E">
              <w:rPr>
                <w:noProof/>
                <w:webHidden/>
              </w:rPr>
              <w:instrText xml:space="preserve"> PAGEREF _Toc113273218 \h </w:instrText>
            </w:r>
            <w:r w:rsidR="00635F3E">
              <w:rPr>
                <w:noProof/>
                <w:webHidden/>
              </w:rPr>
            </w:r>
            <w:r w:rsidR="00635F3E">
              <w:rPr>
                <w:noProof/>
                <w:webHidden/>
              </w:rPr>
              <w:fldChar w:fldCharType="separate"/>
            </w:r>
            <w:r w:rsidR="00635F3E">
              <w:rPr>
                <w:noProof/>
                <w:webHidden/>
              </w:rPr>
              <w:t>5</w:t>
            </w:r>
            <w:r w:rsidR="00635F3E">
              <w:rPr>
                <w:noProof/>
                <w:webHidden/>
              </w:rPr>
              <w:fldChar w:fldCharType="end"/>
            </w:r>
          </w:hyperlink>
        </w:p>
        <w:p w14:paraId="312D3AF3" w14:textId="2236E6B3" w:rsidR="00635F3E" w:rsidRDefault="00173782">
          <w:pPr>
            <w:pStyle w:val="TOC1"/>
            <w:tabs>
              <w:tab w:val="right" w:leader="dot" w:pos="9350"/>
            </w:tabs>
            <w:rPr>
              <w:rFonts w:cstheme="minorBidi"/>
              <w:b w:val="0"/>
              <w:bCs w:val="0"/>
              <w:i w:val="0"/>
              <w:iCs w:val="0"/>
              <w:noProof/>
            </w:rPr>
          </w:pPr>
          <w:hyperlink w:anchor="_Toc113273219" w:history="1">
            <w:r w:rsidR="00635F3E" w:rsidRPr="007B5827">
              <w:rPr>
                <w:rStyle w:val="Hyperlink"/>
                <w:noProof/>
              </w:rPr>
              <w:t>Chapter 1 – Introduction</w:t>
            </w:r>
            <w:r w:rsidR="00635F3E">
              <w:rPr>
                <w:noProof/>
                <w:webHidden/>
              </w:rPr>
              <w:tab/>
            </w:r>
            <w:r w:rsidR="00635F3E">
              <w:rPr>
                <w:noProof/>
                <w:webHidden/>
              </w:rPr>
              <w:fldChar w:fldCharType="begin"/>
            </w:r>
            <w:r w:rsidR="00635F3E">
              <w:rPr>
                <w:noProof/>
                <w:webHidden/>
              </w:rPr>
              <w:instrText xml:space="preserve"> PAGEREF _Toc113273219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2F3B3D17" w14:textId="795D9A44" w:rsidR="00635F3E" w:rsidRDefault="00173782">
          <w:pPr>
            <w:pStyle w:val="TOC2"/>
            <w:tabs>
              <w:tab w:val="right" w:leader="dot" w:pos="9350"/>
            </w:tabs>
            <w:rPr>
              <w:rFonts w:cstheme="minorBidi"/>
              <w:b w:val="0"/>
              <w:bCs w:val="0"/>
              <w:noProof/>
              <w:sz w:val="24"/>
              <w:szCs w:val="24"/>
            </w:rPr>
          </w:pPr>
          <w:hyperlink w:anchor="_Toc113273220" w:history="1">
            <w:r w:rsidR="00635F3E" w:rsidRPr="007B5827">
              <w:rPr>
                <w:rStyle w:val="Hyperlink"/>
                <w:rFonts w:asciiTheme="majorHAnsi" w:hAnsiTheme="majorHAnsi" w:cstheme="majorHAnsi"/>
                <w:noProof/>
              </w:rPr>
              <w:t>Background of delta smelt &amp; the SFE</w:t>
            </w:r>
            <w:r w:rsidR="00635F3E">
              <w:rPr>
                <w:noProof/>
                <w:webHidden/>
              </w:rPr>
              <w:tab/>
            </w:r>
            <w:r w:rsidR="00635F3E">
              <w:rPr>
                <w:noProof/>
                <w:webHidden/>
              </w:rPr>
              <w:fldChar w:fldCharType="begin"/>
            </w:r>
            <w:r w:rsidR="00635F3E">
              <w:rPr>
                <w:noProof/>
                <w:webHidden/>
              </w:rPr>
              <w:instrText xml:space="preserve"> PAGEREF _Toc113273220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0EA379C5" w14:textId="3EEF8695" w:rsidR="00635F3E" w:rsidRDefault="00173782">
          <w:pPr>
            <w:pStyle w:val="TOC1"/>
            <w:tabs>
              <w:tab w:val="right" w:leader="dot" w:pos="9350"/>
            </w:tabs>
            <w:rPr>
              <w:rFonts w:cstheme="minorBidi"/>
              <w:b w:val="0"/>
              <w:bCs w:val="0"/>
              <w:i w:val="0"/>
              <w:iCs w:val="0"/>
              <w:noProof/>
            </w:rPr>
          </w:pPr>
          <w:hyperlink w:anchor="_Toc113273221" w:history="1">
            <w:r w:rsidR="00635F3E" w:rsidRPr="007B5827">
              <w:rPr>
                <w:rStyle w:val="Hyperlink"/>
                <w:noProof/>
              </w:rPr>
              <w:t>Chapter 2 – Genome assembly of Hypomesus transpacificus (delta smelt)</w:t>
            </w:r>
            <w:r w:rsidR="00635F3E">
              <w:rPr>
                <w:noProof/>
                <w:webHidden/>
              </w:rPr>
              <w:tab/>
            </w:r>
            <w:r w:rsidR="00635F3E">
              <w:rPr>
                <w:noProof/>
                <w:webHidden/>
              </w:rPr>
              <w:fldChar w:fldCharType="begin"/>
            </w:r>
            <w:r w:rsidR="00635F3E">
              <w:rPr>
                <w:noProof/>
                <w:webHidden/>
              </w:rPr>
              <w:instrText xml:space="preserve"> PAGEREF _Toc113273221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08328F3" w14:textId="47C6DD06" w:rsidR="00635F3E" w:rsidRDefault="00173782">
          <w:pPr>
            <w:pStyle w:val="TOC2"/>
            <w:tabs>
              <w:tab w:val="right" w:leader="dot" w:pos="9350"/>
            </w:tabs>
            <w:rPr>
              <w:rFonts w:cstheme="minorBidi"/>
              <w:b w:val="0"/>
              <w:bCs w:val="0"/>
              <w:noProof/>
              <w:sz w:val="24"/>
              <w:szCs w:val="24"/>
            </w:rPr>
          </w:pPr>
          <w:hyperlink w:anchor="_Toc113273222" w:history="1">
            <w:r w:rsidR="00635F3E" w:rsidRPr="007B5827">
              <w:rPr>
                <w:rStyle w:val="Hyperlink"/>
                <w:rFonts w:asciiTheme="majorHAnsi" w:hAnsiTheme="majorHAnsi" w:cstheme="majorHAnsi"/>
                <w:noProof/>
              </w:rPr>
              <w:t>Introduction</w:t>
            </w:r>
            <w:r w:rsidR="00635F3E">
              <w:rPr>
                <w:noProof/>
                <w:webHidden/>
              </w:rPr>
              <w:tab/>
            </w:r>
            <w:r w:rsidR="00635F3E">
              <w:rPr>
                <w:noProof/>
                <w:webHidden/>
              </w:rPr>
              <w:fldChar w:fldCharType="begin"/>
            </w:r>
            <w:r w:rsidR="00635F3E">
              <w:rPr>
                <w:noProof/>
                <w:webHidden/>
              </w:rPr>
              <w:instrText xml:space="preserve"> PAGEREF _Toc113273222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2C6B677" w14:textId="164A2842" w:rsidR="00635F3E" w:rsidRDefault="00173782">
          <w:pPr>
            <w:pStyle w:val="TOC2"/>
            <w:tabs>
              <w:tab w:val="right" w:leader="dot" w:pos="9350"/>
            </w:tabs>
            <w:rPr>
              <w:rFonts w:cstheme="minorBidi"/>
              <w:b w:val="0"/>
              <w:bCs w:val="0"/>
              <w:noProof/>
              <w:sz w:val="24"/>
              <w:szCs w:val="24"/>
            </w:rPr>
          </w:pPr>
          <w:hyperlink w:anchor="_Toc113273223" w:history="1">
            <w:r w:rsidR="00635F3E" w:rsidRPr="007B5827">
              <w:rPr>
                <w:rStyle w:val="Hyperlink"/>
                <w:rFonts w:asciiTheme="majorHAnsi" w:hAnsiTheme="majorHAnsi" w:cstheme="majorHAnsi"/>
                <w:noProof/>
              </w:rPr>
              <w:t>Methods</w:t>
            </w:r>
            <w:r w:rsidR="00635F3E">
              <w:rPr>
                <w:noProof/>
                <w:webHidden/>
              </w:rPr>
              <w:tab/>
            </w:r>
            <w:r w:rsidR="00635F3E">
              <w:rPr>
                <w:noProof/>
                <w:webHidden/>
              </w:rPr>
              <w:fldChar w:fldCharType="begin"/>
            </w:r>
            <w:r w:rsidR="00635F3E">
              <w:rPr>
                <w:noProof/>
                <w:webHidden/>
              </w:rPr>
              <w:instrText xml:space="preserve"> PAGEREF _Toc113273223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0C52B1F3" w14:textId="11CAEDB3" w:rsidR="00635F3E" w:rsidRDefault="00173782">
          <w:pPr>
            <w:pStyle w:val="TOC3"/>
            <w:tabs>
              <w:tab w:val="right" w:leader="dot" w:pos="9350"/>
            </w:tabs>
            <w:rPr>
              <w:rFonts w:cstheme="minorBidi"/>
              <w:noProof/>
              <w:sz w:val="24"/>
              <w:szCs w:val="24"/>
            </w:rPr>
          </w:pPr>
          <w:hyperlink w:anchor="_Toc113273224"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_Toc113273224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5B816C07" w14:textId="3BAD5E69" w:rsidR="00635F3E" w:rsidRDefault="00173782">
          <w:pPr>
            <w:pStyle w:val="TOC3"/>
            <w:tabs>
              <w:tab w:val="right" w:leader="dot" w:pos="9350"/>
            </w:tabs>
            <w:rPr>
              <w:rFonts w:cstheme="minorBidi"/>
              <w:noProof/>
              <w:sz w:val="24"/>
              <w:szCs w:val="24"/>
            </w:rPr>
          </w:pPr>
          <w:hyperlink w:anchor="_Toc113273225"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_Toc113273225 \h </w:instrText>
            </w:r>
            <w:r w:rsidR="00635F3E">
              <w:rPr>
                <w:noProof/>
                <w:webHidden/>
              </w:rPr>
            </w:r>
            <w:r w:rsidR="00635F3E">
              <w:rPr>
                <w:noProof/>
                <w:webHidden/>
              </w:rPr>
              <w:fldChar w:fldCharType="separate"/>
            </w:r>
            <w:r w:rsidR="00635F3E">
              <w:rPr>
                <w:noProof/>
                <w:webHidden/>
              </w:rPr>
              <w:t>12</w:t>
            </w:r>
            <w:r w:rsidR="00635F3E">
              <w:rPr>
                <w:noProof/>
                <w:webHidden/>
              </w:rPr>
              <w:fldChar w:fldCharType="end"/>
            </w:r>
          </w:hyperlink>
        </w:p>
        <w:p w14:paraId="0F1A1D97" w14:textId="312DC17F" w:rsidR="00635F3E" w:rsidRDefault="00173782">
          <w:pPr>
            <w:pStyle w:val="TOC3"/>
            <w:tabs>
              <w:tab w:val="right" w:leader="dot" w:pos="9350"/>
            </w:tabs>
            <w:rPr>
              <w:rFonts w:cstheme="minorBidi"/>
              <w:noProof/>
              <w:sz w:val="24"/>
              <w:szCs w:val="24"/>
            </w:rPr>
          </w:pPr>
          <w:hyperlink w:anchor="_Toc113273226"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_Toc113273226 \h </w:instrText>
            </w:r>
            <w:r w:rsidR="00635F3E">
              <w:rPr>
                <w:noProof/>
                <w:webHidden/>
              </w:rPr>
            </w:r>
            <w:r w:rsidR="00635F3E">
              <w:rPr>
                <w:noProof/>
                <w:webHidden/>
              </w:rPr>
              <w:fldChar w:fldCharType="separate"/>
            </w:r>
            <w:r w:rsidR="00635F3E">
              <w:rPr>
                <w:noProof/>
                <w:webHidden/>
              </w:rPr>
              <w:t>14</w:t>
            </w:r>
            <w:r w:rsidR="00635F3E">
              <w:rPr>
                <w:noProof/>
                <w:webHidden/>
              </w:rPr>
              <w:fldChar w:fldCharType="end"/>
            </w:r>
          </w:hyperlink>
        </w:p>
        <w:p w14:paraId="77EDE38C" w14:textId="0F9D7005" w:rsidR="00635F3E" w:rsidRDefault="00173782">
          <w:pPr>
            <w:pStyle w:val="TOC3"/>
            <w:tabs>
              <w:tab w:val="right" w:leader="dot" w:pos="9350"/>
            </w:tabs>
            <w:rPr>
              <w:rFonts w:cstheme="minorBidi"/>
              <w:noProof/>
              <w:sz w:val="24"/>
              <w:szCs w:val="24"/>
            </w:rPr>
          </w:pPr>
          <w:hyperlink w:anchor="_Toc113273227"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_Toc113273227 \h </w:instrText>
            </w:r>
            <w:r w:rsidR="00635F3E">
              <w:rPr>
                <w:noProof/>
                <w:webHidden/>
              </w:rPr>
            </w:r>
            <w:r w:rsidR="00635F3E">
              <w:rPr>
                <w:noProof/>
                <w:webHidden/>
              </w:rPr>
              <w:fldChar w:fldCharType="separate"/>
            </w:r>
            <w:r w:rsidR="00635F3E">
              <w:rPr>
                <w:noProof/>
                <w:webHidden/>
              </w:rPr>
              <w:t>16</w:t>
            </w:r>
            <w:r w:rsidR="00635F3E">
              <w:rPr>
                <w:noProof/>
                <w:webHidden/>
              </w:rPr>
              <w:fldChar w:fldCharType="end"/>
            </w:r>
          </w:hyperlink>
        </w:p>
        <w:p w14:paraId="7C3F6CD0" w14:textId="01BCAEE8" w:rsidR="00635F3E" w:rsidRDefault="00173782">
          <w:pPr>
            <w:pStyle w:val="TOC3"/>
            <w:tabs>
              <w:tab w:val="right" w:leader="dot" w:pos="9350"/>
            </w:tabs>
            <w:rPr>
              <w:rFonts w:cstheme="minorBidi"/>
              <w:noProof/>
              <w:sz w:val="24"/>
              <w:szCs w:val="24"/>
            </w:rPr>
          </w:pPr>
          <w:hyperlink w:anchor="_Toc113273228" w:history="1">
            <w:r w:rsidR="00635F3E" w:rsidRPr="007B5827">
              <w:rPr>
                <w:rStyle w:val="Hyperlink"/>
                <w:rFonts w:asciiTheme="majorHAnsi" w:hAnsiTheme="majorHAnsi" w:cstheme="majorHAnsi"/>
                <w:noProof/>
              </w:rPr>
              <w:t>Genome assembly</w:t>
            </w:r>
            <w:r w:rsidR="00635F3E">
              <w:rPr>
                <w:noProof/>
                <w:webHidden/>
              </w:rPr>
              <w:tab/>
            </w:r>
            <w:r w:rsidR="00635F3E">
              <w:rPr>
                <w:noProof/>
                <w:webHidden/>
              </w:rPr>
              <w:fldChar w:fldCharType="begin"/>
            </w:r>
            <w:r w:rsidR="00635F3E">
              <w:rPr>
                <w:noProof/>
                <w:webHidden/>
              </w:rPr>
              <w:instrText xml:space="preserve"> PAGEREF _Toc113273228 \h </w:instrText>
            </w:r>
            <w:r w:rsidR="00635F3E">
              <w:rPr>
                <w:noProof/>
                <w:webHidden/>
              </w:rPr>
            </w:r>
            <w:r w:rsidR="00635F3E">
              <w:rPr>
                <w:noProof/>
                <w:webHidden/>
              </w:rPr>
              <w:fldChar w:fldCharType="separate"/>
            </w:r>
            <w:r w:rsidR="00635F3E">
              <w:rPr>
                <w:noProof/>
                <w:webHidden/>
              </w:rPr>
              <w:t>17</w:t>
            </w:r>
            <w:r w:rsidR="00635F3E">
              <w:rPr>
                <w:noProof/>
                <w:webHidden/>
              </w:rPr>
              <w:fldChar w:fldCharType="end"/>
            </w:r>
          </w:hyperlink>
        </w:p>
        <w:p w14:paraId="283E6A9D" w14:textId="7346AF25" w:rsidR="00635F3E" w:rsidRDefault="00173782">
          <w:pPr>
            <w:pStyle w:val="TOC3"/>
            <w:tabs>
              <w:tab w:val="right" w:leader="dot" w:pos="9350"/>
            </w:tabs>
            <w:rPr>
              <w:rFonts w:cstheme="minorBidi"/>
              <w:noProof/>
              <w:sz w:val="24"/>
              <w:szCs w:val="24"/>
            </w:rPr>
          </w:pPr>
          <w:hyperlink w:anchor="_Toc113273229"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_Toc113273229 \h </w:instrText>
            </w:r>
            <w:r w:rsidR="00635F3E">
              <w:rPr>
                <w:noProof/>
                <w:webHidden/>
              </w:rPr>
            </w:r>
            <w:r w:rsidR="00635F3E">
              <w:rPr>
                <w:noProof/>
                <w:webHidden/>
              </w:rPr>
              <w:fldChar w:fldCharType="separate"/>
            </w:r>
            <w:r w:rsidR="00635F3E">
              <w:rPr>
                <w:noProof/>
                <w:webHidden/>
              </w:rPr>
              <w:t>18</w:t>
            </w:r>
            <w:r w:rsidR="00635F3E">
              <w:rPr>
                <w:noProof/>
                <w:webHidden/>
              </w:rPr>
              <w:fldChar w:fldCharType="end"/>
            </w:r>
          </w:hyperlink>
        </w:p>
        <w:p w14:paraId="7D8CD708" w14:textId="6EDEE62F" w:rsidR="00635F3E" w:rsidRDefault="00173782">
          <w:pPr>
            <w:pStyle w:val="TOC3"/>
            <w:tabs>
              <w:tab w:val="right" w:leader="dot" w:pos="9350"/>
            </w:tabs>
            <w:rPr>
              <w:rFonts w:cstheme="minorBidi"/>
              <w:noProof/>
              <w:sz w:val="24"/>
              <w:szCs w:val="24"/>
            </w:rPr>
          </w:pPr>
          <w:hyperlink w:anchor="_Toc113273230"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_Toc113273230 \h </w:instrText>
            </w:r>
            <w:r w:rsidR="00635F3E">
              <w:rPr>
                <w:noProof/>
                <w:webHidden/>
              </w:rPr>
            </w:r>
            <w:r w:rsidR="00635F3E">
              <w:rPr>
                <w:noProof/>
                <w:webHidden/>
              </w:rPr>
              <w:fldChar w:fldCharType="separate"/>
            </w:r>
            <w:r w:rsidR="00635F3E">
              <w:rPr>
                <w:noProof/>
                <w:webHidden/>
              </w:rPr>
              <w:t>19</w:t>
            </w:r>
            <w:r w:rsidR="00635F3E">
              <w:rPr>
                <w:noProof/>
                <w:webHidden/>
              </w:rPr>
              <w:fldChar w:fldCharType="end"/>
            </w:r>
          </w:hyperlink>
        </w:p>
        <w:p w14:paraId="1F22517C" w14:textId="6D57AF8E" w:rsidR="00635F3E" w:rsidRDefault="00173782">
          <w:pPr>
            <w:pStyle w:val="TOC2"/>
            <w:tabs>
              <w:tab w:val="right" w:leader="dot" w:pos="9350"/>
            </w:tabs>
            <w:rPr>
              <w:rFonts w:cstheme="minorBidi"/>
              <w:b w:val="0"/>
              <w:bCs w:val="0"/>
              <w:noProof/>
              <w:sz w:val="24"/>
              <w:szCs w:val="24"/>
            </w:rPr>
          </w:pPr>
          <w:hyperlink w:anchor="_Toc113273231" w:history="1">
            <w:r w:rsidR="00635F3E" w:rsidRPr="007B5827">
              <w:rPr>
                <w:rStyle w:val="Hyperlink"/>
                <w:rFonts w:asciiTheme="majorHAnsi" w:hAnsiTheme="majorHAnsi" w:cstheme="majorHAnsi"/>
                <w:noProof/>
              </w:rPr>
              <w:t>Results</w:t>
            </w:r>
            <w:r w:rsidR="00635F3E">
              <w:rPr>
                <w:noProof/>
                <w:webHidden/>
              </w:rPr>
              <w:tab/>
            </w:r>
            <w:r w:rsidR="00635F3E">
              <w:rPr>
                <w:noProof/>
                <w:webHidden/>
              </w:rPr>
              <w:fldChar w:fldCharType="begin"/>
            </w:r>
            <w:r w:rsidR="00635F3E">
              <w:rPr>
                <w:noProof/>
                <w:webHidden/>
              </w:rPr>
              <w:instrText xml:space="preserve"> PAGEREF _Toc113273231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29CB407" w14:textId="722674D0" w:rsidR="00635F3E" w:rsidRDefault="00173782">
          <w:pPr>
            <w:pStyle w:val="TOC3"/>
            <w:tabs>
              <w:tab w:val="right" w:leader="dot" w:pos="9350"/>
            </w:tabs>
            <w:rPr>
              <w:rFonts w:cstheme="minorBidi"/>
              <w:noProof/>
              <w:sz w:val="24"/>
              <w:szCs w:val="24"/>
            </w:rPr>
          </w:pPr>
          <w:hyperlink w:anchor="_Toc113273232"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_Toc113273232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50B329F0" w14:textId="0AB0C5A1" w:rsidR="00635F3E" w:rsidRDefault="00173782">
          <w:pPr>
            <w:pStyle w:val="TOC3"/>
            <w:tabs>
              <w:tab w:val="right" w:leader="dot" w:pos="9350"/>
            </w:tabs>
            <w:rPr>
              <w:rFonts w:cstheme="minorBidi"/>
              <w:noProof/>
              <w:sz w:val="24"/>
              <w:szCs w:val="24"/>
            </w:rPr>
          </w:pPr>
          <w:hyperlink w:anchor="_Toc113273233"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_Toc113273233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45CBB47" w14:textId="7E338EC5" w:rsidR="00635F3E" w:rsidRDefault="00173782">
          <w:pPr>
            <w:pStyle w:val="TOC3"/>
            <w:tabs>
              <w:tab w:val="right" w:leader="dot" w:pos="9350"/>
            </w:tabs>
            <w:rPr>
              <w:rFonts w:cstheme="minorBidi"/>
              <w:noProof/>
              <w:sz w:val="24"/>
              <w:szCs w:val="24"/>
            </w:rPr>
          </w:pPr>
          <w:hyperlink w:anchor="_Toc113273234"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_Toc113273234 \h </w:instrText>
            </w:r>
            <w:r w:rsidR="00635F3E">
              <w:rPr>
                <w:noProof/>
                <w:webHidden/>
              </w:rPr>
            </w:r>
            <w:r w:rsidR="00635F3E">
              <w:rPr>
                <w:noProof/>
                <w:webHidden/>
              </w:rPr>
              <w:fldChar w:fldCharType="separate"/>
            </w:r>
            <w:r w:rsidR="00635F3E">
              <w:rPr>
                <w:noProof/>
                <w:webHidden/>
              </w:rPr>
              <w:t>21</w:t>
            </w:r>
            <w:r w:rsidR="00635F3E">
              <w:rPr>
                <w:noProof/>
                <w:webHidden/>
              </w:rPr>
              <w:fldChar w:fldCharType="end"/>
            </w:r>
          </w:hyperlink>
        </w:p>
        <w:p w14:paraId="74894A29" w14:textId="4A7BEA39" w:rsidR="00635F3E" w:rsidRDefault="00173782">
          <w:pPr>
            <w:pStyle w:val="TOC3"/>
            <w:tabs>
              <w:tab w:val="right" w:leader="dot" w:pos="9350"/>
            </w:tabs>
            <w:rPr>
              <w:rFonts w:cstheme="minorBidi"/>
              <w:noProof/>
              <w:sz w:val="24"/>
              <w:szCs w:val="24"/>
            </w:rPr>
          </w:pPr>
          <w:hyperlink w:anchor="_Toc113273235"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_Toc113273235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1EF1003" w14:textId="7FE3ABC2" w:rsidR="00635F3E" w:rsidRDefault="00173782">
          <w:pPr>
            <w:pStyle w:val="TOC3"/>
            <w:tabs>
              <w:tab w:val="right" w:leader="dot" w:pos="9350"/>
            </w:tabs>
            <w:rPr>
              <w:rFonts w:cstheme="minorBidi"/>
              <w:noProof/>
              <w:sz w:val="24"/>
              <w:szCs w:val="24"/>
            </w:rPr>
          </w:pPr>
          <w:hyperlink w:anchor="_Toc113273236"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_Toc113273236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B462C83" w14:textId="36EAEA97" w:rsidR="00635F3E" w:rsidRDefault="00173782">
          <w:pPr>
            <w:pStyle w:val="TOC3"/>
            <w:tabs>
              <w:tab w:val="right" w:leader="dot" w:pos="9350"/>
            </w:tabs>
            <w:rPr>
              <w:rFonts w:cstheme="minorBidi"/>
              <w:noProof/>
              <w:sz w:val="24"/>
              <w:szCs w:val="24"/>
            </w:rPr>
          </w:pPr>
          <w:hyperlink w:anchor="_Toc113273237"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_Toc113273237 \h </w:instrText>
            </w:r>
            <w:r w:rsidR="00635F3E">
              <w:rPr>
                <w:noProof/>
                <w:webHidden/>
              </w:rPr>
            </w:r>
            <w:r w:rsidR="00635F3E">
              <w:rPr>
                <w:noProof/>
                <w:webHidden/>
              </w:rPr>
              <w:fldChar w:fldCharType="separate"/>
            </w:r>
            <w:r w:rsidR="00635F3E">
              <w:rPr>
                <w:noProof/>
                <w:webHidden/>
              </w:rPr>
              <w:t>23</w:t>
            </w:r>
            <w:r w:rsidR="00635F3E">
              <w:rPr>
                <w:noProof/>
                <w:webHidden/>
              </w:rPr>
              <w:fldChar w:fldCharType="end"/>
            </w:r>
          </w:hyperlink>
        </w:p>
        <w:p w14:paraId="2E268D3C" w14:textId="7F8F789E" w:rsidR="00635F3E" w:rsidRDefault="00173782">
          <w:pPr>
            <w:pStyle w:val="TOC2"/>
            <w:tabs>
              <w:tab w:val="right" w:leader="dot" w:pos="9350"/>
            </w:tabs>
            <w:rPr>
              <w:rFonts w:cstheme="minorBidi"/>
              <w:b w:val="0"/>
              <w:bCs w:val="0"/>
              <w:noProof/>
              <w:sz w:val="24"/>
              <w:szCs w:val="24"/>
            </w:rPr>
          </w:pPr>
          <w:hyperlink w:anchor="_Toc113273238" w:history="1">
            <w:r w:rsidR="00635F3E" w:rsidRPr="007B5827">
              <w:rPr>
                <w:rStyle w:val="Hyperlink"/>
                <w:rFonts w:asciiTheme="majorHAnsi" w:hAnsiTheme="majorHAnsi" w:cstheme="majorHAnsi"/>
                <w:noProof/>
              </w:rPr>
              <w:t>Discussion &amp; Conclusion</w:t>
            </w:r>
            <w:r w:rsidR="00635F3E">
              <w:rPr>
                <w:noProof/>
                <w:webHidden/>
              </w:rPr>
              <w:tab/>
            </w:r>
            <w:r w:rsidR="00635F3E">
              <w:rPr>
                <w:noProof/>
                <w:webHidden/>
              </w:rPr>
              <w:fldChar w:fldCharType="begin"/>
            </w:r>
            <w:r w:rsidR="00635F3E">
              <w:rPr>
                <w:noProof/>
                <w:webHidden/>
              </w:rPr>
              <w:instrText xml:space="preserve"> PAGEREF _Toc113273238 \h </w:instrText>
            </w:r>
            <w:r w:rsidR="00635F3E">
              <w:rPr>
                <w:noProof/>
                <w:webHidden/>
              </w:rPr>
            </w:r>
            <w:r w:rsidR="00635F3E">
              <w:rPr>
                <w:noProof/>
                <w:webHidden/>
              </w:rPr>
              <w:fldChar w:fldCharType="separate"/>
            </w:r>
            <w:r w:rsidR="00635F3E">
              <w:rPr>
                <w:noProof/>
                <w:webHidden/>
              </w:rPr>
              <w:t>24</w:t>
            </w:r>
            <w:r w:rsidR="00635F3E">
              <w:rPr>
                <w:noProof/>
                <w:webHidden/>
              </w:rPr>
              <w:fldChar w:fldCharType="end"/>
            </w:r>
          </w:hyperlink>
        </w:p>
        <w:p w14:paraId="18050300" w14:textId="242488D9" w:rsidR="00635F3E" w:rsidRDefault="00173782">
          <w:pPr>
            <w:pStyle w:val="TOC1"/>
            <w:tabs>
              <w:tab w:val="right" w:leader="dot" w:pos="9350"/>
            </w:tabs>
            <w:rPr>
              <w:rFonts w:cstheme="minorBidi"/>
              <w:b w:val="0"/>
              <w:bCs w:val="0"/>
              <w:i w:val="0"/>
              <w:iCs w:val="0"/>
              <w:noProof/>
            </w:rPr>
          </w:pPr>
          <w:hyperlink w:anchor="_Toc113273239" w:history="1">
            <w:r w:rsidR="00635F3E" w:rsidRPr="007B5827">
              <w:rPr>
                <w:rStyle w:val="Hyperlink"/>
                <w:noProof/>
              </w:rPr>
              <w:t>Works Cited</w:t>
            </w:r>
            <w:r w:rsidR="00635F3E">
              <w:rPr>
                <w:noProof/>
                <w:webHidden/>
              </w:rPr>
              <w:tab/>
            </w:r>
            <w:r w:rsidR="00635F3E">
              <w:rPr>
                <w:noProof/>
                <w:webHidden/>
              </w:rPr>
              <w:fldChar w:fldCharType="begin"/>
            </w:r>
            <w:r w:rsidR="00635F3E">
              <w:rPr>
                <w:noProof/>
                <w:webHidden/>
              </w:rPr>
              <w:instrText xml:space="preserve"> PAGEREF _Toc113273239 \h </w:instrText>
            </w:r>
            <w:r w:rsidR="00635F3E">
              <w:rPr>
                <w:noProof/>
                <w:webHidden/>
              </w:rPr>
            </w:r>
            <w:r w:rsidR="00635F3E">
              <w:rPr>
                <w:noProof/>
                <w:webHidden/>
              </w:rPr>
              <w:fldChar w:fldCharType="separate"/>
            </w:r>
            <w:r w:rsidR="00635F3E">
              <w:rPr>
                <w:noProof/>
                <w:webHidden/>
              </w:rPr>
              <w:t>27</w:t>
            </w:r>
            <w:r w:rsidR="00635F3E">
              <w:rPr>
                <w:noProof/>
                <w:webHidden/>
              </w:rPr>
              <w:fldChar w:fldCharType="end"/>
            </w:r>
          </w:hyperlink>
        </w:p>
        <w:p w14:paraId="1350E66D" w14:textId="2AD7119C" w:rsidR="00635F3E" w:rsidRDefault="00173782">
          <w:pPr>
            <w:pStyle w:val="TOC1"/>
            <w:tabs>
              <w:tab w:val="right" w:leader="dot" w:pos="9350"/>
            </w:tabs>
            <w:rPr>
              <w:rFonts w:cstheme="minorBidi"/>
              <w:b w:val="0"/>
              <w:bCs w:val="0"/>
              <w:i w:val="0"/>
              <w:iCs w:val="0"/>
              <w:noProof/>
            </w:rPr>
          </w:pPr>
          <w:hyperlink w:anchor="_Toc113273240" w:history="1">
            <w:r w:rsidR="00635F3E" w:rsidRPr="007B5827">
              <w:rPr>
                <w:rStyle w:val="Hyperlink"/>
                <w:noProof/>
              </w:rPr>
              <w:t>Tables and Figures</w:t>
            </w:r>
            <w:r w:rsidR="00635F3E">
              <w:rPr>
                <w:noProof/>
                <w:webHidden/>
              </w:rPr>
              <w:tab/>
            </w:r>
            <w:r w:rsidR="00635F3E">
              <w:rPr>
                <w:noProof/>
                <w:webHidden/>
              </w:rPr>
              <w:fldChar w:fldCharType="begin"/>
            </w:r>
            <w:r w:rsidR="00635F3E">
              <w:rPr>
                <w:noProof/>
                <w:webHidden/>
              </w:rPr>
              <w:instrText xml:space="preserve"> PAGEREF _Toc113273240 \h </w:instrText>
            </w:r>
            <w:r w:rsidR="00635F3E">
              <w:rPr>
                <w:noProof/>
                <w:webHidden/>
              </w:rPr>
            </w:r>
            <w:r w:rsidR="00635F3E">
              <w:rPr>
                <w:noProof/>
                <w:webHidden/>
              </w:rPr>
              <w:fldChar w:fldCharType="separate"/>
            </w:r>
            <w:r w:rsidR="00635F3E">
              <w:rPr>
                <w:noProof/>
                <w:webHidden/>
              </w:rPr>
              <w:t>35</w:t>
            </w:r>
            <w:r w:rsidR="00635F3E">
              <w:rPr>
                <w:noProof/>
                <w:webHidden/>
              </w:rPr>
              <w:fldChar w:fldCharType="end"/>
            </w:r>
          </w:hyperlink>
        </w:p>
        <w:p w14:paraId="54EEFF92" w14:textId="21A4ABC1" w:rsidR="003903DF" w:rsidRDefault="003903DF" w:rsidP="003903DF">
          <w:pPr>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7A1054">
      <w:pPr>
        <w:spacing w:line="48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32E5798" w:rsidR="003F5039" w:rsidRPr="003903DF" w:rsidRDefault="003903DF" w:rsidP="003903DF">
      <w:pPr>
        <w:pStyle w:val="TOCHeading"/>
        <w:tabs>
          <w:tab w:val="left" w:pos="532"/>
        </w:tabs>
        <w:spacing w:line="480" w:lineRule="auto"/>
        <w:outlineLvl w:val="0"/>
      </w:pPr>
      <w:bookmarkStart w:id="8" w:name="_Toc113273219"/>
      <w:commentRangeStart w:id="9"/>
      <w:r w:rsidRPr="00852508">
        <w:lastRenderedPageBreak/>
        <w:t>C</w:t>
      </w:r>
      <w:commentRangeEnd w:id="9"/>
      <w:r w:rsidR="005A4907">
        <w:rPr>
          <w:rStyle w:val="CommentReference"/>
          <w:rFonts w:asciiTheme="minorHAnsi" w:hAnsiTheme="minorHAnsi"/>
          <w:smallCaps w:val="0"/>
          <w:spacing w:val="0"/>
        </w:rPr>
        <w:commentReference w:id="9"/>
      </w:r>
      <w:r w:rsidRPr="00852508">
        <w:t>hapter 1 –</w:t>
      </w:r>
      <w:r>
        <w:t xml:space="preserve"> Introduction</w:t>
      </w:r>
      <w:bookmarkEnd w:id="8"/>
    </w:p>
    <w:p w14:paraId="332E5E6F" w14:textId="2E2048DD" w:rsidR="003F5039" w:rsidRPr="00173AE9" w:rsidRDefault="002C69E3" w:rsidP="003F5039">
      <w:pPr>
        <w:pStyle w:val="Header"/>
        <w:spacing w:line="480" w:lineRule="auto"/>
        <w:outlineLvl w:val="1"/>
        <w:rPr>
          <w:rFonts w:asciiTheme="majorHAnsi" w:hAnsiTheme="majorHAnsi" w:cstheme="majorHAnsi"/>
        </w:rPr>
      </w:pPr>
      <w:bookmarkStart w:id="10" w:name="_Toc113123180"/>
      <w:bookmarkStart w:id="11" w:name="_Toc113273220"/>
      <w:r>
        <w:rPr>
          <w:rFonts w:asciiTheme="majorHAnsi" w:hAnsiTheme="majorHAnsi" w:cstheme="majorHAnsi"/>
        </w:rPr>
        <w:t>D</w:t>
      </w:r>
      <w:r w:rsidR="003F5039" w:rsidRPr="00173AE9">
        <w:rPr>
          <w:rFonts w:asciiTheme="majorHAnsi" w:hAnsiTheme="majorHAnsi" w:cstheme="majorHAnsi"/>
        </w:rPr>
        <w:t>elta smelt</w:t>
      </w:r>
      <w:bookmarkEnd w:id="10"/>
      <w:r w:rsidR="00DE4254" w:rsidRPr="00173AE9">
        <w:rPr>
          <w:rFonts w:asciiTheme="majorHAnsi" w:hAnsiTheme="majorHAnsi" w:cstheme="majorHAnsi"/>
        </w:rPr>
        <w:t xml:space="preserve"> &amp; the S</w:t>
      </w:r>
      <w:r>
        <w:rPr>
          <w:rFonts w:asciiTheme="majorHAnsi" w:hAnsiTheme="majorHAnsi" w:cstheme="majorHAnsi"/>
        </w:rPr>
        <w:t xml:space="preserve">an </w:t>
      </w:r>
      <w:r w:rsidR="00DE4254" w:rsidRPr="00173AE9">
        <w:rPr>
          <w:rFonts w:asciiTheme="majorHAnsi" w:hAnsiTheme="majorHAnsi" w:cstheme="majorHAnsi"/>
        </w:rPr>
        <w:t>F</w:t>
      </w:r>
      <w:r>
        <w:rPr>
          <w:rFonts w:asciiTheme="majorHAnsi" w:hAnsiTheme="majorHAnsi" w:cstheme="majorHAnsi"/>
        </w:rPr>
        <w:t xml:space="preserve">rancisco </w:t>
      </w:r>
      <w:r w:rsidR="00DE4254" w:rsidRPr="00173AE9">
        <w:rPr>
          <w:rFonts w:asciiTheme="majorHAnsi" w:hAnsiTheme="majorHAnsi" w:cstheme="majorHAnsi"/>
        </w:rPr>
        <w:t>E</w:t>
      </w:r>
      <w:bookmarkEnd w:id="11"/>
      <w:r>
        <w:rPr>
          <w:rFonts w:asciiTheme="majorHAnsi" w:hAnsiTheme="majorHAnsi" w:cstheme="majorHAnsi"/>
        </w:rPr>
        <w:t>stuary</w:t>
      </w:r>
    </w:p>
    <w:p w14:paraId="6F00716F" w14:textId="0FCD47B4" w:rsidR="007A1054"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is a dynamic ecosystem encompassing 1,000 square miles of open water and wetlands in Northern California. </w:t>
      </w:r>
      <w:commentRangeStart w:id="12"/>
      <w:r w:rsidRPr="00382793">
        <w:rPr>
          <w:rFonts w:asciiTheme="majorHAnsi" w:hAnsiTheme="majorHAnsi" w:cstheme="majorHAnsi"/>
          <w:sz w:val="24"/>
          <w:szCs w:val="24"/>
          <w:lang w:val="en"/>
        </w:rPr>
        <w:t xml:space="preserve">Since the area became the primary distribution </w:t>
      </w:r>
      <w:commentRangeEnd w:id="12"/>
      <w:r w:rsidR="002C69E3">
        <w:rPr>
          <w:rStyle w:val="CommentReference"/>
        </w:rPr>
        <w:commentReference w:id="12"/>
      </w:r>
      <w:r w:rsidRPr="00382793">
        <w:rPr>
          <w:rFonts w:asciiTheme="majorHAnsi" w:hAnsiTheme="majorHAnsi" w:cstheme="majorHAnsi"/>
          <w:sz w:val="24"/>
          <w:szCs w:val="24"/>
          <w:lang w:val="en"/>
        </w:rPr>
        <w:t xml:space="preserve">hub of California’s water supply in the 1960’s, the composition of </w:t>
      </w:r>
      <w:r w:rsidR="002C69E3">
        <w:rPr>
          <w:rFonts w:asciiTheme="majorHAnsi" w:hAnsiTheme="majorHAnsi" w:cstheme="majorHAnsi"/>
          <w:sz w:val="24"/>
          <w:szCs w:val="24"/>
          <w:lang w:val="en"/>
        </w:rPr>
        <w:t xml:space="preserve">the </w:t>
      </w:r>
      <w:r w:rsidRPr="00382793">
        <w:rPr>
          <w:rFonts w:asciiTheme="majorHAnsi" w:hAnsiTheme="majorHAnsi" w:cstheme="majorHAnsi"/>
          <w:sz w:val="24"/>
          <w:szCs w:val="24"/>
          <w:lang w:val="en"/>
        </w:rPr>
        <w:t>SFE has been heavily altered by anthropogenic activity. Agriculture, water delivery, shipping, and urban development have spurred changes in the way water is distributed throughout the estuarine environment. 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within the SFE many </w:t>
      </w:r>
      <w:commentRangeStart w:id="13"/>
      <w:r w:rsidRPr="00382793">
        <w:rPr>
          <w:rFonts w:asciiTheme="majorHAnsi" w:hAnsiTheme="majorHAnsi" w:cstheme="majorHAnsi"/>
          <w:sz w:val="24"/>
          <w:szCs w:val="24"/>
          <w:lang w:val="en"/>
        </w:rPr>
        <w:t xml:space="preserve">once abundant endemic pelagic </w:t>
      </w:r>
      <w:commentRangeEnd w:id="13"/>
      <w:r w:rsidR="00291495">
        <w:rPr>
          <w:rStyle w:val="CommentReference"/>
        </w:rPr>
        <w:commentReference w:id="13"/>
      </w:r>
      <w:r w:rsidRPr="00382793">
        <w:rPr>
          <w:rFonts w:asciiTheme="majorHAnsi" w:hAnsiTheme="majorHAnsi" w:cstheme="majorHAnsi"/>
          <w:sz w:val="24"/>
          <w:szCs w:val="24"/>
          <w:lang w:val="en"/>
        </w:rPr>
        <w:t>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{"citationID":"uGS1u3ae","properties":{"formattedCitation":"(Moyle, 2002; Moyle et al., 2018)","plainCitation":"(Moyle, 2002; Moyle et al., 2018)","noteIndex":0},"citationItems":[{"id":"m5bjFnHH/d9jQAi3S","uris":["http://www.mendeley.com/documents/?uuid=8a207c06-c2f2-478e-9d4c-46bac4bc2a70"],"itemData":{"author":[{"dropping-particle":"","family":"Moyle","given":"Peter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(Moyle, 2002; Moyle et al., 2018)</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286C2D79" w14:textId="77777777" w:rsidR="00173AE9" w:rsidRPr="00382793" w:rsidRDefault="00173AE9" w:rsidP="007A1054">
      <w:pPr>
        <w:spacing w:line="480" w:lineRule="auto"/>
        <w:rPr>
          <w:rFonts w:asciiTheme="majorHAnsi" w:hAnsiTheme="majorHAnsi" w:cstheme="majorHAnsi"/>
          <w:sz w:val="24"/>
          <w:szCs w:val="24"/>
          <w:lang w:val="en"/>
        </w:rPr>
      </w:pPr>
    </w:p>
    <w:p w14:paraId="14E9A670" w14:textId="5950D454" w:rsidR="003F5039" w:rsidRDefault="007A1054" w:rsidP="007A1054">
      <w:pPr>
        <w:spacing w:line="48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m5bjFnHH/X39yz5zk","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2007)","noteIndex":0},"citationItems":[{"id":"m5bjFnHH/WjMjcuCy","uris":["http://www.mendeley.com/documents/?uuid=154a621a-a2e3-443b-849e-2593b42c5c2d"],"itemData":{"author":[{"dropping-particle":"","family":"McAllister","given":"D.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Estuary","type":"article-journal","volume":"14"}},{"id":"m5bjFnHH/6cUitXwB","uris":["http://www.mendeley.com/documents/?uuid=757f5833-fa11-466a-b871-160ad1fface1"],"itemData":{"DOI":"10.1577/T06-148.1","ISSN":"0002-8487","abstract":"The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w:t>
      </w:r>
      <w:r w:rsidRPr="00382793">
        <w:rPr>
          <w:rFonts w:asciiTheme="majorHAnsi" w:hAnsiTheme="majorHAnsi" w:cstheme="majorHAnsi"/>
          <w:sz w:val="24"/>
          <w:szCs w:val="24"/>
          <w:lang w:val="en"/>
        </w:rPr>
        <w:lastRenderedPageBreak/>
        <w:t>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1992)","noteIndex":0},"citationItems":[{"id":"m5bjFnHH/ZDdOAyZt","uris":["http://www.mendeley.com/documents/?uuid=b174141a-6f6e-47bf-9926-35120a427171"],"itemData":{"DOI":"10.1016/j.fertnstert.2012.04.042","ISSN":"1556-5653","PMID":"22656306","abstract":"To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ederal Endangered Species Act (ESA) in 1993 and endangered under the California ESA in 2009. Pelagic productivity and water temperature 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D86949">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2016)","noteIndex":0},"citationItems":[{"id":"m5bjFnHH/aeWCOmUd","uris":["http://www.mendeley.com/documents/?uuid=23e53af3-288d-48bc-b9a7-174ca5e00a87"],"itemData":{"DOI":"10.1007/s10592-011-0240-y","ISBN":"1566-0621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Bay-Delta","type":"article-journal","volume":"12"}},{"id":"m5bjFnHH/XYE9NrGY","uris":["http://www.mendeley.com/documents/?uuid=ff1406d1-77ea-4ab5-a57b-d2db2ba74817"],"itemData":{"abstract":"This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 </w:t>
      </w:r>
    </w:p>
    <w:p w14:paraId="0CA99728" w14:textId="04614E9B" w:rsidR="00EC36DE" w:rsidRDefault="005A4907">
      <w:pPr>
        <w:spacing w:after="0" w:line="240" w:lineRule="auto"/>
        <w:jc w:val="left"/>
        <w:rPr>
          <w:rFonts w:asciiTheme="majorHAnsi" w:hAnsiTheme="majorHAnsi" w:cstheme="majorHAnsi"/>
          <w:sz w:val="24"/>
          <w:szCs w:val="24"/>
          <w:lang w:val="en"/>
        </w:rPr>
      </w:pPr>
      <w:ins w:id="14" w:author="Andrea Schreier" w:date="2022-09-07T14:00:00Z">
        <w:r>
          <w:rPr>
            <w:rFonts w:asciiTheme="majorHAnsi" w:hAnsiTheme="majorHAnsi" w:cstheme="majorHAnsi"/>
            <w:sz w:val="24"/>
            <w:szCs w:val="24"/>
            <w:lang w:val="en"/>
          </w:rPr>
          <w:t>This would be the place for</w:t>
        </w:r>
      </w:ins>
      <w:ins w:id="15" w:author="Andrea Schreier" w:date="2022-09-06T16:25:00Z">
        <w:r w:rsidR="00577B48">
          <w:rPr>
            <w:rFonts w:asciiTheme="majorHAnsi" w:hAnsiTheme="majorHAnsi" w:cstheme="majorHAnsi"/>
            <w:sz w:val="24"/>
            <w:szCs w:val="24"/>
            <w:lang w:val="en"/>
          </w:rPr>
          <w:t xml:space="preserve"> a </w:t>
        </w:r>
      </w:ins>
      <w:ins w:id="16" w:author="Andrea Schreier" w:date="2022-09-06T16:24:00Z">
        <w:r w:rsidR="00577B48">
          <w:rPr>
            <w:rFonts w:asciiTheme="majorHAnsi" w:hAnsiTheme="majorHAnsi" w:cstheme="majorHAnsi"/>
            <w:sz w:val="24"/>
            <w:szCs w:val="24"/>
            <w:lang w:val="en"/>
          </w:rPr>
          <w:t xml:space="preserve">paragraph </w:t>
        </w:r>
      </w:ins>
      <w:ins w:id="17" w:author="Andrea Schreier" w:date="2022-09-06T16:25:00Z">
        <w:r w:rsidR="00577B48">
          <w:rPr>
            <w:rFonts w:asciiTheme="majorHAnsi" w:hAnsiTheme="majorHAnsi" w:cstheme="majorHAnsi"/>
            <w:sz w:val="24"/>
            <w:szCs w:val="24"/>
            <w:lang w:val="en"/>
          </w:rPr>
          <w:t>introducing</w:t>
        </w:r>
      </w:ins>
      <w:ins w:id="18" w:author="Andrea Schreier" w:date="2022-09-06T16:24:00Z">
        <w:r w:rsidR="00577B48">
          <w:rPr>
            <w:rFonts w:asciiTheme="majorHAnsi" w:hAnsiTheme="majorHAnsi" w:cstheme="majorHAnsi"/>
            <w:sz w:val="24"/>
            <w:szCs w:val="24"/>
            <w:lang w:val="en"/>
          </w:rPr>
          <w:t xml:space="preserve"> </w:t>
        </w:r>
      </w:ins>
      <w:ins w:id="19" w:author="Andrea Schreier" w:date="2022-09-06T16:25:00Z">
        <w:r w:rsidR="00577B48">
          <w:rPr>
            <w:rFonts w:asciiTheme="majorHAnsi" w:hAnsiTheme="majorHAnsi" w:cstheme="majorHAnsi"/>
            <w:sz w:val="24"/>
            <w:szCs w:val="24"/>
            <w:lang w:val="en"/>
          </w:rPr>
          <w:t xml:space="preserve">your </w:t>
        </w:r>
      </w:ins>
      <w:ins w:id="20" w:author="Andrea Schreier" w:date="2022-09-07T14:00:00Z">
        <w:r>
          <w:rPr>
            <w:rFonts w:asciiTheme="majorHAnsi" w:hAnsiTheme="majorHAnsi" w:cstheme="majorHAnsi"/>
            <w:sz w:val="24"/>
            <w:szCs w:val="24"/>
            <w:lang w:val="en"/>
          </w:rPr>
          <w:t xml:space="preserve">genomics </w:t>
        </w:r>
      </w:ins>
      <w:ins w:id="21" w:author="Andrea Schreier" w:date="2022-09-06T16:25:00Z">
        <w:r w:rsidR="00577B48">
          <w:rPr>
            <w:rFonts w:asciiTheme="majorHAnsi" w:hAnsiTheme="majorHAnsi" w:cstheme="majorHAnsi"/>
            <w:sz w:val="24"/>
            <w:szCs w:val="24"/>
            <w:lang w:val="en"/>
          </w:rPr>
          <w:t>work</w:t>
        </w:r>
      </w:ins>
      <w:ins w:id="22" w:author="Andrea Schreier" w:date="2022-09-06T16:24:00Z">
        <w:r w:rsidR="00577B48">
          <w:rPr>
            <w:rFonts w:asciiTheme="majorHAnsi" w:hAnsiTheme="majorHAnsi" w:cstheme="majorHAnsi"/>
            <w:sz w:val="24"/>
            <w:szCs w:val="24"/>
            <w:lang w:val="en"/>
          </w:rPr>
          <w:t xml:space="preserve"> and how it fits into conservation of delta smelt. </w:t>
        </w:r>
      </w:ins>
      <w:r w:rsidR="00EC36DE">
        <w:rPr>
          <w:rFonts w:asciiTheme="majorHAnsi" w:hAnsiTheme="majorHAnsi" w:cstheme="majorHAnsi"/>
          <w:sz w:val="24"/>
          <w:szCs w:val="24"/>
          <w:lang w:val="en"/>
        </w:rPr>
        <w:br w:type="page"/>
      </w:r>
    </w:p>
    <w:p w14:paraId="0254D28F" w14:textId="77777777" w:rsidR="003F5039" w:rsidRPr="00011FA5" w:rsidRDefault="003F5039" w:rsidP="003F5039">
      <w:pPr>
        <w:pStyle w:val="TOCHeading"/>
        <w:spacing w:line="480" w:lineRule="auto"/>
        <w:outlineLvl w:val="0"/>
      </w:pPr>
      <w:bookmarkStart w:id="23" w:name="_Toc113123182"/>
      <w:bookmarkStart w:id="24" w:name="_Toc113273221"/>
      <w:r w:rsidRPr="00011FA5">
        <w:lastRenderedPageBreak/>
        <w:t xml:space="preserve">Chapter 2 – Genome assembly of </w:t>
      </w:r>
      <w:r w:rsidRPr="00011FA5">
        <w:rPr>
          <w:i/>
          <w:iCs/>
        </w:rPr>
        <w:t>Hypomesus transpacificus</w:t>
      </w:r>
      <w:r w:rsidRPr="00011FA5">
        <w:t xml:space="preserve"> (delta smelt)</w:t>
      </w:r>
      <w:bookmarkEnd w:id="23"/>
      <w:bookmarkEnd w:id="24"/>
    </w:p>
    <w:p w14:paraId="0B1E5CAB" w14:textId="77777777" w:rsidR="003F5039" w:rsidRPr="00FD21E9" w:rsidRDefault="003F5039" w:rsidP="003F5039">
      <w:pPr>
        <w:pStyle w:val="Header"/>
        <w:spacing w:line="480" w:lineRule="auto"/>
        <w:outlineLvl w:val="1"/>
        <w:rPr>
          <w:rFonts w:asciiTheme="majorHAnsi" w:hAnsiTheme="majorHAnsi" w:cstheme="majorHAnsi"/>
          <w:szCs w:val="24"/>
        </w:rPr>
      </w:pPr>
      <w:bookmarkStart w:id="25" w:name="_Toc113123183"/>
      <w:bookmarkStart w:id="26" w:name="_Toc113273222"/>
      <w:commentRangeStart w:id="27"/>
      <w:r w:rsidRPr="00FD21E9">
        <w:rPr>
          <w:rFonts w:asciiTheme="majorHAnsi" w:hAnsiTheme="majorHAnsi" w:cstheme="majorHAnsi"/>
          <w:szCs w:val="24"/>
        </w:rPr>
        <w:t>Intr</w:t>
      </w:r>
      <w:commentRangeEnd w:id="27"/>
      <w:r w:rsidR="00415561">
        <w:rPr>
          <w:rStyle w:val="CommentReference"/>
          <w:rFonts w:asciiTheme="minorHAnsi" w:hAnsiTheme="minorHAnsi"/>
          <w:b w:val="0"/>
        </w:rPr>
        <w:commentReference w:id="27"/>
      </w:r>
      <w:r w:rsidRPr="00FD21E9">
        <w:rPr>
          <w:rFonts w:asciiTheme="majorHAnsi" w:hAnsiTheme="majorHAnsi" w:cstheme="majorHAnsi"/>
          <w:szCs w:val="24"/>
        </w:rPr>
        <w:t>oduction</w:t>
      </w:r>
      <w:bookmarkEnd w:id="25"/>
      <w:bookmarkEnd w:id="26"/>
    </w:p>
    <w:p w14:paraId="26D5BFC0" w14:textId="37735BE0" w:rsidR="003F5039" w:rsidRPr="004B6F68"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color w:val="00000A"/>
          <w:sz w:val="24"/>
          <w:szCs w:val="24"/>
        </w:rPr>
        <w:t xml:space="preserve">From life-saving coagulation inhibitors isolated from bats, ticks, leeches, and hookworms to developing the theory of natural selection, understanding a diverse landscape of animal biology has led to scientific advances and </w:t>
      </w:r>
      <w:r w:rsidRPr="004B6F68">
        <w:rPr>
          <w:rFonts w:asciiTheme="majorHAnsi" w:hAnsiTheme="majorHAnsi" w:cstheme="majorHAnsi"/>
          <w:sz w:val="24"/>
          <w:szCs w:val="24"/>
        </w:rPr>
        <w:t>innovation</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{"citationID":"ddVCuO3Z","properties":{"formattedCitation":"(Darwin, 1859; Gardell et al., 1991; Jacobs et al., 1990; Sawyer, 1991; Tanaka-Azevedo et al., 2010)","plainCitation":"(Darwin, 1859; Gardell et al., 1991; Jacobs et al., 1990; Sawyer, 1991; Tanaka-Azevedo et al., 2010)","noteIndex":0},"citationItems":[{"id":540,"uris":["http://zotero.org/users/local/3tku6QP0/items/64WFTIPW"],"itemData":{"id":540,"type":"chapter","abstract":"Kebler, Leonard","language":"English","publisher":"London: J. Murray","title":"On the origin of species by means of natural selection, or, The preservation of favoured races in the struggle for life.","author":[{"family":"Darwin","given":"Charles"}],"issued":{"date-parts":[["1859"]]}}},{"id":559,"uris":["http://zotero.org/users/local/3tku6QP0/items/GHLPWBHN"],"itemData":{"id":559,"type":"article-journal","abstract":"Background. The use of recombinant tissue-type plasminogen activator (t-PA) in thrombolytic therapy is frequently associated with significant fibrinogenolysis. In contrast, recombinant vampire bat salivary plasminogen activator (Bat-PA) displays strict fibrin specificity, an attribute that could be desirable in a fibrinolytic agent.\nMethods and Results. The efficacy and fibrin selectivity of Bat-PA was evaluated and compared with that of t-PA using a rabbit model of femoral arterial thrombosis. Administration of 8.1, 14, and 42 nmol Bat-PA/kg by bolus intravenous injection restored flow in 50%o, 75%, and 80% of the rabbits, respectively. The incidence of reperfusion after bolus intravenous injection of 14 and 42 nmol t-PA/kg was 15% and 78%, respectively. The maximal femoral artery reperfusion flows were equivalent after treatment with 42 nmol Bat-PA/kg or 42 nmol t-PA/kg, but the time to reach maximal flow for Bat-PA was approximately one half that of t-PA. Furthermore, the rapid restoration of flow by 42 nmol Bat-PA/kg, in contrast to equimolar t-PA, was accomplished without fibrinogenolysis and with only small decreases in the plasminogen and a2-antiplasmin levels. Equipotent doses of Bat-PA and t-PA both resulted in approximate 2.5-fold increases in the template bleeding times of aspirin-pretreated rabbits. The clearance of Bat-PA from rabbits exhibited biexponential elimination kinetics; approximately 80% was cleared by the relatively slow phase (half-life of 17.1 minutes). Overall, Bat-PA was cleared approximately fourfold slower than t-PA.\nConclusions. Bolus intravenous administration of Bat-PA would facilitate prompt initiation of thrombolytic therapy, and the avoidance of plasminemia could result in fewer and less severe bleeding complications. (Circulation 1991;84:244-253)","container-title":"Circulation","DOI":"10.1161/01.CIR.84.1.244","ISSN":"0009-7322, 1524-4539","issue":"1","journalAbbreviation":"Circulation","language":"en","page":"244-253","source":"DOI.org (Crossref)","title":"Effective thrombolysis without marked plasminemia after bolus intravenous administration of vampire bat salivary plasminogen activator in rabbits.","volume":"84","author":[{"family":"Gardell","given":"S J"},{"family":"Ramjit","given":"D R"},{"family":"Stabilito","given":"I I"},{"family":"Fujita","given":"T"},{"family":"Lynch","given":"J J"},{"family":"Cuca","given":"G C"},{"family":"Jain","given":"D"},{"family":"Wang","given":"S P"},{"family":"Tung","given":"J S"},{"family":"Mark","given":"G E"}],"issued":{"date-parts":[["1991",7]]}}},{"id":563,"uris":["http://zotero.org/users/local/3tku6QP0/items/W7URASNH"],"itemData":{"id":563,"type":"article-journal","abstract":"Venous and arterial thromboembolic diseases are still the most frequent causes of death and disability in high-income countries. Clinical anticoagulants are  inhibitors of enzymes involved in the coagulation pathway, such as thrombin and  factor X(a). Thrombin is a key enzyme of blood coagulation system, activating the  platelets, converting the fibrinogen to the fibrin net, and amplifying its  self-generation by the activation of factors V, VIII, and XI. Thrombin has long  been a target for the development of oral anticoagulants. Furthermore, selective  inhibitors of thrombin represent a new class of antithrombotic agents. For these  reasons, a number of specific thrombin inhibitors are under evaluation for  possible use as antithrombotic drugs. This paper summarizes old and new interests  of specific thrombin inhibitors described in different animals.","container-title":"Journal of biomedicine &amp; biotechnology","DOI":"10.1155/2010/641025","ISSN":"1110-7251 1110-7243","journalAbbreviation":"J Biomed Biotechnol","language":"eng","note":"PMID: 20976270 \nPMCID: PMC2953280","page":"641025","title":"Thrombin inhibitors from different animals.","volume":"2010","author":[{"family":"Tanaka-Azevedo","given":"A. M."},{"family":"Morais-Zani","given":"K."},{"family":"Torquato","given":"R. J. S."},{"family":"Tanaka","given":"A. S."}],"issued":{"date-parts":[["2010"]]}}},{"id":564,"uris":["http://zotero.org/users/local/3tku6QP0/items/F2UFLR4R"],"itemData":{"id":564,"type":"article-journal","container-title":"Bio/technology (Nature Publishing Company)","DOI":"10.1038/nbt0691-513","ISSN":"0733-222X","issue":"6","journalAbbreviation":"Biotechnology (N Y)","language":"eng","note":"publisher-place: United States\nPMID: 1367219","page":"513-515, 518","title":"Thrombolytics and anti-coagulants from leeches.","volume":"9","author":[{"family":"Sawyer","given":"R. T."}],"issued":{"date-parts":[["1991",6]]}}},{"id":561,"uris":["http://zotero.org/users/local/3tku6QP0/items/K9GCATIP"],"itemData":{"id":561,"type":"article-journal","abstract":"We have discovered and characterized a novel coagulation factor Xa inhibitor from the salivary gland of the black fly, Simulium vittatum. Salivary glands were  surgically dissected from the flies and a crude salivary gland extract was tested  for inhibition of a number of coagulation assays. The gland extract inhibited  both thrombin and factor Xa. To purify further the factor Xa inhibitor, a factor  Xa affinity column was utilized. Final purification of the black fly factor Xa  inhibitor was achieved by reverse-phase C8 microbore high pressure liquid  chromatography. Inhibition of factor Xa was nearly stoichiometric by the purified  inhibitor with no inhibitor of thrombin detected. SDS-polyacrylamide gel  electrophoresis indicated the inhibitor had a molecular weight of 18,000 and  sequence analysis of the inhibitor revealed a blocked amino terminus. These data  indicate that the blood-sucking black fly has evolved a highly potent inhibitor  of mammalian coagulation factor Xa to disrupt its host normal hemostatic clotting  mechanisms.","container-title":"Thrombosis and haemostasis","ISSN":"0340-6245","issue":"2","journalAbbreviation":"Thromb Haemost","language":"eng","note":"publisher-place: Germany\nPMID: 2270532","page":"235-238","title":"Isolation and characterization of a coagulation factor Xa inhibitor from black fly salivary glands.","volume":"64","author":[{"family":"Jacobs","given":"J. W."},{"family":"Cupp","given":"E. W."},{"family":"Sardana","given":"M."},{"family":"Friedman","given":"P. A."}],"issued":{"date-parts":[["1990",10,22]]}}}],"schema":"https://github.com/citation-style-language/schema/raw/master/csl-citation.json"}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(Darwin, 1859; Gardell et al., 1991; Jacobs et al., 1990; Sawyer, 1991; Tanaka-Azevedo et al., 2010)</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Historically, molecular biology has focused on single genes to understand disease and fuel innovation. However, single gene studies fail to account for how genes don’t exist as independent units but rather work </w:t>
      </w:r>
      <w:r w:rsidR="00577B48">
        <w:rPr>
          <w:rFonts w:asciiTheme="majorHAnsi" w:hAnsiTheme="majorHAnsi" w:cstheme="majorHAnsi"/>
          <w:color w:val="00000A"/>
          <w:sz w:val="24"/>
          <w:szCs w:val="24"/>
        </w:rPr>
        <w:t xml:space="preserve">in </w:t>
      </w:r>
      <w:r w:rsidRPr="00FD21E9">
        <w:rPr>
          <w:rFonts w:asciiTheme="majorHAnsi" w:hAnsiTheme="majorHAnsi" w:cstheme="majorHAnsi"/>
          <w:color w:val="00000A"/>
          <w:sz w:val="24"/>
          <w:szCs w:val="24"/>
        </w:rPr>
        <w:t xml:space="preserve">combination and coordination with other genes in a complex network of interactions within each organism’s genome. Just as many macroscopic observations led to innovation and understanding of the processes that effect organisms, such as the theory of evolution by natural selection, current molecular biology is in an age of compiling accurate microscopic observations for current and future scientific advancement unobtainable with previous technologies. Rapid development of high-throughput sequencing technologies over the past few decades have led to an era of genomic research, and much genomic research begins with </w:t>
      </w:r>
      <w:r w:rsidR="007D1AB2">
        <w:rPr>
          <w:rFonts w:asciiTheme="majorHAnsi" w:hAnsiTheme="majorHAnsi" w:cstheme="majorHAnsi"/>
          <w:color w:val="00000A"/>
          <w:sz w:val="24"/>
          <w:szCs w:val="24"/>
        </w:rPr>
        <w:t xml:space="preserve">development of genomic resources such as </w:t>
      </w:r>
      <w:r w:rsidRPr="00FD21E9">
        <w:rPr>
          <w:rFonts w:asciiTheme="majorHAnsi" w:hAnsiTheme="majorHAnsi" w:cstheme="majorHAnsi"/>
          <w:color w:val="00000A"/>
          <w:sz w:val="24"/>
          <w:szCs w:val="24"/>
        </w:rPr>
        <w:t xml:space="preserve">reference genomes. Genomic resources contribute to two broad categories: medicine and biodiversity. Medicine has benefitted from genomic resources using comparative </w:t>
      </w:r>
      <w:r w:rsidRPr="004B6F68">
        <w:rPr>
          <w:rFonts w:asciiTheme="majorHAnsi" w:hAnsiTheme="majorHAnsi" w:cstheme="majorHAnsi"/>
          <w:sz w:val="24"/>
          <w:szCs w:val="24"/>
        </w:rPr>
        <w:t>methods to identify conserved loci essential to life or different classes of organisms as well as identify genetic variants associated with disease, disease susceptibility and other phenotypic traits</w:t>
      </w:r>
      <w:r w:rsid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{"citationID":"5w9UMziP","properties":{"formattedCitation":"(Claussnitzer et al., 2020)","plainCitation":"(Claussnitzer et al., 2020)","noteIndex":0},"citationItems":[{"id":587,"uris":["http://zotero.org/users/local/3tku6QP0/items/9RLALRYB"],"itemData":{"id":587,"type":"article-journal","container-title":"Nature","DOI":"10.1038/s41586-019-1879-7","ISSN":"0028-0836, 1476-4687","issue":"7789","journalAbbreviation":"Nature","language":"en","page":"179-189","source":"DOI.org (Crossref)","title":"A brief history of human disease genetics","volume":"577","author":[{"family":"Claussnitzer","given":"Melina"},{"family":"Cho","given":"Judy H."},{"family":"Collins","given":"Rory"},{"family":"Cox","given":"Nancy J."},{"family":"Dermitzakis","given":"Emmanouil T."},{"family":"Hurles","given":"Matthew E."},{"family":"Kathiresan","given":"Sekar"},{"family":"Kenny","given":"Eimear E."},{"family":"Lindgren","given":"Cecilia M."},{"family":"MacArthur","given":"Daniel G."},{"family":"North","given":"Kathryn N."},{"family":"Plon","given":"Sharon E."},{"family":"Rehm","given":"Heidi L."},{"family":"Risch","given":"Neil"},{"family":"Rotimi","given":"Charles N."},{"family":"Shendure","given":"Jay"},{"family":"Soranzo","given":"Nicole"},{"family":"McCarthy","given":"Mark I."}],"issued":{"date-parts":[["2020",1,9]]}}}],"schema":"https://github.com/citation-style-language/schema/raw/master/csl-citation.json"}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(Claussnitzer et al.,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commentRangeStart w:id="28"/>
      <w:r w:rsidR="007D1AB2">
        <w:rPr>
          <w:rFonts w:asciiTheme="majorHAnsi" w:hAnsiTheme="majorHAnsi" w:cstheme="majorHAnsi"/>
          <w:sz w:val="24"/>
          <w:szCs w:val="24"/>
        </w:rPr>
        <w:t>The protection of b</w:t>
      </w:r>
      <w:r w:rsidRPr="004B6F68">
        <w:rPr>
          <w:rFonts w:asciiTheme="majorHAnsi" w:hAnsiTheme="majorHAnsi" w:cstheme="majorHAnsi"/>
          <w:sz w:val="24"/>
          <w:szCs w:val="24"/>
        </w:rPr>
        <w:t xml:space="preserve">iodiversity relies on having genetically diverse organisms within </w:t>
      </w:r>
      <w:r w:rsidRPr="00FD21E9">
        <w:rPr>
          <w:rFonts w:asciiTheme="majorHAnsi" w:hAnsiTheme="majorHAnsi" w:cstheme="majorHAnsi"/>
          <w:color w:val="00000A"/>
          <w:sz w:val="24"/>
          <w:szCs w:val="24"/>
        </w:rPr>
        <w:t xml:space="preserve">and between species, as genetic diversity is related to </w:t>
      </w:r>
      <w:r w:rsidRPr="004B6F68">
        <w:rPr>
          <w:rFonts w:asciiTheme="majorHAnsi" w:hAnsiTheme="majorHAnsi" w:cstheme="majorHAnsi"/>
          <w:sz w:val="24"/>
          <w:szCs w:val="24"/>
        </w:rPr>
        <w:t>the evolutionary capacity for adaptation to environmental change</w:t>
      </w:r>
      <w:commentRangeEnd w:id="28"/>
      <w:r w:rsidR="007D1AB2">
        <w:rPr>
          <w:rStyle w:val="CommentReference"/>
        </w:rPr>
        <w:commentReference w:id="28"/>
      </w:r>
      <w:r w:rsidRPr="004B6F68">
        <w:rPr>
          <w:rFonts w:asciiTheme="majorHAnsi" w:hAnsiTheme="majorHAnsi" w:cstheme="majorHAnsi"/>
          <w:sz w:val="24"/>
          <w:szCs w:val="24"/>
        </w:rPr>
        <w:t xml:space="preserve">. Comparative methods allow for a broad </w:t>
      </w:r>
      <w:r w:rsidRPr="004B6F68">
        <w:rPr>
          <w:rFonts w:asciiTheme="majorHAnsi" w:hAnsiTheme="majorHAnsi" w:cstheme="majorHAnsi"/>
          <w:sz w:val="24"/>
          <w:szCs w:val="24"/>
        </w:rPr>
        <w:lastRenderedPageBreak/>
        <w:t>investigation of genomic motifs in endangered animals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{"citationID":"JTaD3rFz","properties":{"formattedCitation":"(Zoonomia Consortium, 2020)","plainCitation":"(Zoonomia Consortium, 2020)","noteIndex":0},"citationItems":[{"id":589,"uris":["http://zotero.org/users/local/3tku6QP0/items/PRDYXQX3"],"itemData":{"id":589,"type":"article-journal","abstract":"Abstract\n            The Zoonomia Project is investigating the genomics of shared and specialized traits in eutherian mammals. Here we provide genome assemblies for 131 species, of which all but 9 are previously uncharacterized, and describe a whole-genome alignment of 240 species of considerable phylogenetic diversity, comprising representatives from more than 80% of mammalian families. We find that regions of reduced genetic diversity are more abundant in species at a high risk of extinction, discern signals of evolutionary selection at high resolution and provide insights from individual reference genomes. By prioritizing phylogenetic diversity and making data available quickly and without restriction, the Zoonomia Project aims to support biological discovery, medical research and the conservation of biodiversity.","container-title":"Nature","DOI":"10.1038/s41586-020-2876-6","ISSN":"0028-0836, 1476-4687","issue":"7833","journalAbbreviation":"Nature","language":"en","page":"240-245","source":"DOI.org (Crossref)","title":"A comparative genomics multitool for scientific discovery and conservation","volume":"587","author":[{"literal":"Zoonomia Consortium"}],"issued":{"date-parts":[["2020",11,12]]}}}],"schema":"https://github.com/citation-style-language/schema/raw/master/csl-citation.json"}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(Zoonomia Consortium, 2020)</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and the identification of physical threats to endangered species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{"citationID":"CU5vBqNs","properties":{"formattedCitation":"(Wasser et al., 2015; Wright et al., 2015)","plainCitation":"(Wasser et al., 2015; Wright et al., 2015)","noteIndex":0},"citationItems":[{"id":588,"uris":["http://zotero.org/users/local/3tku6QP0/items/M3RGS7U9"],"itemData":{"id":588,"type":"article-journal","abstract":"Focused on protecting a few\n            \n              The illegal ivory trade threatens the persistence of stable wild elephant populations. The underground and covert nature of poaching makes it difficult to police. Wasser\n              et al.\n              used genetic tools to identify the origins of elephant tusks seized during transit (see the Perspective by Hoelzel). The majority of source animals were part of just a few wild elephant populations in Africa—and just two areas since 2006. Increased focus on enforcement in a few such areas could help interrupt poaching activities and restore wild elephant populations.\n            \n            \n              Science\n              , this issue p.\n              84\n              ; see also p.\n              34\n            \n          , \n            \n              Tracing the origins of elephant ivory pinpoints two major poaching areas.\n              \n                [Also see Perspective by\n                Hoelzel\n                ]\n              \n            \n          , \n            Poaching of elephants is now occurring at rates that threaten African populations with extinction. Identifying the number and location of Africa’s major poaching hotspots may assist efforts to end poaching and facilitate recovery of elephant populations. We genetically assign origin to 28 large ivory seizures (≥0.5 metric tons) made between 1996 and 2014, also testing assignment accuracy. Results suggest that the major poaching hotspots in Africa may be currently concentrated in as few as two areas. Increasing law enforcement in these two hotspots could help curtail future elephant losses across Africa and disrupt this organized transnational crime.","container-title":"Science","DOI":"10.1126/science.aaa2457","ISSN":"0036-8075, 1095-9203","issue":"6243","journalAbbreviation":"Science","language":"en","page":"84-87","source":"DOI.org (Crossref)","title":"Genetic assignment of large seizures of elephant ivory reveals Africa’s major poaching hotspots","volume":"349","author":[{"family":"Wasser","given":"S. K."},{"family":"Brown","given":"L."},{"family":"Mailand","given":"C."},{"family":"Mondol","given":"S."},{"family":"Clark","given":"W."},{"family":"Laurie","given":"C."},{"family":"Weir","given":"B. S."}],"issued":{"date-parts":[["2015",7,3]]}}},{"id":591,"uris":["http://zotero.org/users/local/3tku6QP0/items/9RMQLC7W"],"itemData":{"id":591,"type":"article-journal","abstract":"Background: The Tasmanian devil (Sarcophilus harrisii) has undergone a recent, drastic population decline due to the highly contagious devil facial tumor disease. The tumor is one of only two naturally occurring transmissible cancers and is almost inevitably fatal. In 2006 a disease-free insurance population was established to ensure that the Tasmanian devil is protected from extinction. The insurance program is dependent upon preserving as much wild genetic diversity as possible to maximize the success of subsequent reintroductions to the wild. Accurate genotypic data is vital to the success of the program to ensure that loss of genetic diversity does not occur in captivity. Until recently, microsatellite markers have been used to study devil population genetics, however as genetic diversity is low in the devil and potentially decreasing in the captive population, a more sensitive genotyping assay is required.\nMethods: Utilising the devil reference genome and whole genome re-sequencing data, we have identified polymorphic regions for use in a custom genotyping assay. These regions were amplified using PCR and sequenced on the Illumina MiSeq platform to refine a set a markers to genotype the Tasmanian devil insurance population.\nResults: We have developed a set of single nucleotide polymorphic (SNP) markers, assayed by amplicon sequencing, that provide a high-throughput method for monitoring genetic diversity and assessing familial relationships among devils. To date we have used a total of 267 unique SNPs within both putatively neutral and functional loci to genotype 305 individuals in the Tasmanian devil insurance population. We have used these data to assess genetic diversity in the population as well as resolve the parentage of 21 offspring.\nConclusions: Our molecular data has been incorporated with studbook management practices to provide more accurate pedigree information and to inform breeding recommendations. The assay will continue to be used to monitor the genetic diversity of the insurance population of Tasmanian devils with the aim of reducing inbreeding and maximizing success of reintroductions to the wild.","container-title":"BMC Genomics","DOI":"10.1186/s12864-015-2020-4","ISSN":"1471-2164","issue":"1","journalAbbreviation":"BMC Genomics","language":"en","page":"791","source":"DOI.org (Crossref)","title":"Development of a SNP-based assay for measuring genetic diversity in the Tasmanian devil insurance population","volume":"16","author":[{"family":"Wright","given":"Belinda"},{"family":"Morris","given":"Katrina"},{"family":"Grueber","given":"Catherine E."},{"family":"Willet","given":"Cali E."},{"family":"Gooley","given":"Rebecca"},{"family":"Hogg","given":"Carolyn J."},{"family":"O’Meally","given":"Denis"},{"family":"Hamede","given":"Rodrigo"},{"family":"Jones","given":"Menna"},{"family":"Wade","given":"Claire"},{"family":"Belov","given":"Katherine"}],"issued":{"date-parts":[["2015",12]]}}}],"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(Wasser et al., 2015; Wright et al., 2015)</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In both categories, genomic studies involving reference genomes are limited by the completeness of the assembled resource. As such, the utilization of multiple sequencing technolog</w:t>
      </w:r>
      <w:r w:rsidR="007D1AB2">
        <w:rPr>
          <w:rFonts w:asciiTheme="majorHAnsi" w:hAnsiTheme="majorHAnsi" w:cstheme="majorHAnsi"/>
          <w:sz w:val="24"/>
          <w:szCs w:val="24"/>
        </w:rPr>
        <w:t>ie</w:t>
      </w:r>
      <w:r w:rsidRPr="004B6F68">
        <w:rPr>
          <w:rFonts w:asciiTheme="majorHAnsi" w:hAnsiTheme="majorHAnsi" w:cstheme="majorHAnsi"/>
          <w:sz w:val="24"/>
          <w:szCs w:val="24"/>
        </w:rPr>
        <w:t>s to carry out “hybrid” methods of genome assembly increases the capacity for capturing and assembling increasingly more of an organism’s actual genome.</w:t>
      </w:r>
    </w:p>
    <w:p w14:paraId="7129F8FC" w14:textId="2968CD27" w:rsidR="003F5039" w:rsidRPr="004B6F68" w:rsidRDefault="003F5039" w:rsidP="003F5039">
      <w:pPr>
        <w:spacing w:line="48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Sequencing technologies have been in an era of rapid growth and next generation sequencing (NGS) and third generation sequencing (TGS) technologies have </w:t>
      </w:r>
      <w:r w:rsidR="007D1AB2">
        <w:rPr>
          <w:rFonts w:asciiTheme="majorHAnsi" w:hAnsiTheme="majorHAnsi" w:cstheme="majorHAnsi"/>
          <w:sz w:val="24"/>
          <w:szCs w:val="24"/>
        </w:rPr>
        <w:t>made it</w:t>
      </w:r>
      <w:r w:rsidRPr="004B6F68">
        <w:rPr>
          <w:rFonts w:asciiTheme="majorHAnsi" w:hAnsiTheme="majorHAnsi" w:cstheme="majorHAnsi"/>
          <w:sz w:val="24"/>
          <w:szCs w:val="24"/>
        </w:rPr>
        <w:t xml:space="preserve"> relatively easy to generate, low cost, high-throughput sequencing data. Of the numerous new methods to generate sequencing data for assembly, long-read sequencing, short-read sequencing, and interaction mapping have transformed the quality and contiguity of genome assemblies today. Current </w:t>
      </w:r>
      <w:r w:rsidRPr="004B6F68">
        <w:rPr>
          <w:rFonts w:asciiTheme="majorHAnsi" w:hAnsiTheme="majorHAnsi" w:cstheme="majorHAnsi"/>
          <w:i/>
          <w:iCs/>
          <w:sz w:val="24"/>
          <w:szCs w:val="24"/>
        </w:rPr>
        <w:t>de novo</w:t>
      </w:r>
      <w:r w:rsidRPr="004B6F68">
        <w:rPr>
          <w:rFonts w:asciiTheme="majorHAnsi" w:hAnsiTheme="majorHAnsi" w:cstheme="majorHAnsi"/>
          <w:sz w:val="24"/>
          <w:szCs w:val="24"/>
        </w:rPr>
        <w:t xml:space="preserve"> genomes</w:t>
      </w:r>
      <w:r w:rsidR="00217A92">
        <w:rPr>
          <w:rFonts w:asciiTheme="majorHAnsi" w:hAnsiTheme="majorHAnsi" w:cstheme="majorHAnsi"/>
          <w:sz w:val="24"/>
          <w:szCs w:val="24"/>
        </w:rPr>
        <w:t xml:space="preserve"> require collaboration between relatively few scientists and</w:t>
      </w:r>
      <w:r w:rsidRPr="004B6F68">
        <w:rPr>
          <w:rFonts w:asciiTheme="majorHAnsi" w:hAnsiTheme="majorHAnsi" w:cstheme="majorHAnsi"/>
          <w:sz w:val="24"/>
          <w:szCs w:val="24"/>
        </w:rPr>
        <w:t xml:space="preserve"> reach completeness standards which took decades for the first human genome to reach at a fraction of the cost and by</w:t>
      </w:r>
      <w:r w:rsidR="009C0C92">
        <w:rPr>
          <w:rFonts w:asciiTheme="majorHAnsi" w:hAnsiTheme="majorHAnsi" w:cstheme="majorHAnsi"/>
          <w:sz w:val="24"/>
          <w:szCs w:val="24"/>
        </w:rPr>
        <w:t xml:space="preserve"> the collaboration</w:t>
      </w:r>
      <w:r w:rsidRPr="004B6F68">
        <w:rPr>
          <w:rFonts w:asciiTheme="majorHAnsi" w:hAnsiTheme="majorHAnsi" w:cstheme="majorHAnsi"/>
          <w:sz w:val="24"/>
          <w:szCs w:val="24"/>
        </w:rPr>
        <w:t xml:space="preserve"> relatively few individuals</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{"citationID":"GMjmbx8c","properties":{"formattedCitation":"(International Human Genome Sequencing Consortium et al., 2001)","plainCitation":"(International Human Genome Sequencing Consortium et al., 2001)","noteIndex":0},"citationItems":[{"id":593,"uris":["http://zotero.org/users/local/3tku6QP0/items/9MIGJWAT"],"itemData":{"id":593,"type":"article-journal","container-title":"Nature","DOI":"10.1038/35057062","ISSN":"0028-0836, 1476-4687","issue":"6822","journalAbbreviation":"Nature","language":"en","page":"860-921","source":"DOI.org (Crossref)","title":"Initial sequencing and analysis of the human genome","volume":"409","author":[{"literal":"International Human Genome Sequencing Consortium"},{"literal":"Whitehead Institute for Biomedical Research, Center for Genome Research:"},{"family":"Lander","given":"Eric S."},{"family":"Linton","given":"Lauren M."},{"family":"Birren","given":"Bruce"},{"family":"Nusbaum","given":"Chad"},{"family":"Zody","given":"Michael C."},{"family":"Baldwin","given":"Jennifer"},{"family":"Devon","given":"Keri"},{"family":"Dewar","given":"Ken"},{"family":"Doyle","given":"Michael"},{"family":"FitzHugh","given":"William"},{"family":"Funke","given":"Roel"},{"family":"Gage","given":"Diane"},{"family":"Harris","given":"Katrina"},{"family":"Heaford","given":"Andrew"},{"family":"Howland","given":"John"},{"family":"Kann","given":"Lisa"},{"family":"Lehoczky","given":"Jessica"},{"family":"LeVine","given":"Rosie"},{"family":"McEwan","given":"Paul"},{"family":"McKernan","given":"Kevin"},{"family":"Meldrim","given":"James"},{"family":"Mesirov","given":"Jill P."},{"family":"Miranda","given":"Cher"},{"family":"Morris","given":"William"},{"family":"Naylor","given":"Jerome"},{"family":"Raymond","given":"Christina"},{"family":"Rosetti","given":"Mark"},{"family":"Santos","given":"Ralph"},{"family":"Sheridan","given":"Andrew"},{"family":"Sougnez","given":"Carrie"},{"family":"Stange-Thomann","given":"Nicole"},{"family":"Stojanovic","given":"Nikola"},{"family":"Subramanian","given":"Aravind"},{"family":"Wyman","given":"Dudley"},{"literal":"The Sanger Centre:"},{"family":"Rogers","given":"Jane"},{"family":"Sulston","given":"John"},{"family":"Ainscough","given":"Rachael"},{"family":"Beck","given":"Stephan"},{"family":"Bentley","given":"David"},{"family":"Burton","given":"John"},{"family":"Clee","given":"Christopher"},{"family":"Carter","given":"Nigel"},{"family":"Coulson","given":"Alan"},{"family":"Deadman","given":"Rebecca"},{"family":"Deloukas","given":"Panos"},{"family":"Dunham","given":"Andrew"},{"family":"Dunham","given":"Ian"},{"family":"Durbin","given":"Richard"},{"family":"French","given":"Lisa"},{"family":"Grafham","given":"Darren"},{"family":"Gregory","given":"Simon"},{"family":"Hubbard","given":"Tim"},{"family":"Humphray","given":"Sean"},{"family":"Hunt","given":"Adrienne"},{"family":"Jones","given":"Matthew"},{"family":"Lloyd","given":"Christine"},{"family":"McMurray","given":"Amanda"},{"family":"Matthews","given":"Lucy"},{"family":"Mercer","given":"Simon"},{"family":"Milne","given":"Sarah"},{"family":"Mullikin","given":"James C."},{"family":"Mungall","given":"Andrew"},{"family":"Plumb","given":"Robert"},{"family":"Ross","given":"Mark"},{"family":"Shownkeen","given":"Ratna"},{"family":"Sims","given":"Sarah"},{"literal":"Washington University Genome Sequencing Center"},{"family":"Waterston","given":"Robert H."},{"family":"Wilson","given":"Richard K."},{"family":"Hillier","given":"LaDeana W."},{"family":"McPherson","given":"John D."},{"family":"Marra","given":"Marco A."},{"family":"Mardis","given":"Elaine R."},{"family":"Fulton","given":"Lucinda A."},{"family":"Chinwalla","given":"Asif T."},{"family":"Pepin","given":"Kymberlie H."},{"family":"Gish","given":"Warren R."},{"family":"Chissoe","given":"Stephanie L."},{"family":"Wendl","given":"Michael C."},{"family":"Delehaunty","given":"Kim D."},{"family":"Miner","given":"Tracie L."},{"family":"Delehaunty","given":"Andrew"},{"family":"Kramer","given":"Jason B."},{"family":"Cook","given":"Lisa L."},{"family":"Fulton","given":"Robert S."},{"family":"Johnson","given":"Douglas L."},{"family":"Minx","given":"Patrick J."},{"family":"Clifton","given":"Sandra W."},{"literal":"US DOE Joint Genome Institute:"},{"family":"Hawkins","given":"Trevor"},{"family":"Branscomb","given":"Elbert"},{"family":"Predki","given":"Paul"},{"family":"Richardson","given":"Paul"},{"family":"Wenning","given":"Sarah"},{"family":"Slezak","given":"Tom"},{"family":"Doggett","given":"Norman"},{"family":"Cheng","given":"Jan-Fang"},{"family":"Olsen","given":"Anne"},{"family":"Lucas","given":"Susan"},{"family":"Elkin","given":"Christopher"},{"family":"Uberbacher","given":"Edward"},{"family":"Frazier","given":"Marvin"},{"literal":"Baylor College of Medicine Human Genome Sequencing Center:"},{"family":"Gibbs","given":"Richard A."},{"family":"Muzny","given":"Donna M."},{"family":"Scherer","given":"Steven E."},{"family":"Bouck","given":"John B."},{"family":"Sodergren","given":"Erica J."},{"family":"Worley","given":"Kim C."},{"family":"Rives","given":"Catherine M."},{"family":"Gorrell","given":"James H."},{"family":"Metzker","given":"Michael L."},{"family":"Naylor","given":"Susan L."},{"family":"Kucherlapati","given":"Raju S."},{"family":"Nelson","given":"David L."},{"family":"Weinstock","given":"George M."},{"literal":"RIKEN Genomic Sciences Center:"},{"family":"Sakaki","given":"Yoshiyuki"},{"family":"Fujiyama","given":"Asao"},{"family":"Hattori","given":"Masahira"},{"family":"Yada","given":"Tetsushi"},{"family":"Toyoda","given":"Atsushi"},{"family":"Itoh","given":"Takehiko"},{"family":"Kawagoe","given":"Chiharu"},{"family":"Watanabe","given":"Hidemi"},{"family":"Totoki","given":"Yasushi"},{"family":"Taylor","given":"Todd"},{"literal":"Genoscope and CNRS UMR-8030:"},{"family":"Weissenbach","given":"Jean"},{"family":"Heilig","given":"Roland"},{"family":"Saurin","given":"William"},{"family":"Artiguenave","given":"Francois"},{"family":"Brottier","given":"Philippe"},{"family":"Bruls","given":"Thomas"},{"family":"Pelletier","given":"Eric"},{"family":"Robert","given":"Catherine"},{"family":"Wincker","given":"Patrick"},{"literal":"Department of Genome Analysis, Institute of Molecular Biotechnology:"},{"family":"Rosenthal","given":"André"},{"family":"Platzer","given":"Matthias"},{"family":"Nyakatura","given":"Gerald"},{"family":"Taudien","given":"Stefan"},{"family":"Rump","given":"Andreas"},{"literal":"GTC Sequencing Center:"},{"family":"Smith","given":"Douglas R."},{"family":"Doucette-Stamm","given":"Lynn"},{"family":"Rubenfield","given":"Marc"},{"family":"Weinstock","given":"Keith"},{"family":"Lee","given":"Hong Mei"},{"family":"Dubois","given":"JoAnn"},{"literal":"Beijing Genomics Institute/Human Genome Center:"},{"family":"Yang","given":"Huanming"},{"family":"Yu","given":"Jun"},{"family":"Wang","given":"Jian"},{"family":"Huang","given":"Guyang"},{"family":"Gu","given":"Jun"},{"literal":"Multimegabase Sequencing Center, The Institute for Systems Biology:"},{"family":"Hood","given":"Leroy"},{"family":"Rowen","given":"Lee"},{"family":"Madan","given":"Anup"},{"family":"Qin","given":"Shizen"},{"literal":"Stanford Genome Technology Center:"},{"family":"Davis","given":"Ronald W."},{"family":"Federspiel","given":"Nancy A."},{"family":"Abola","given":"A. Pia"},{"family":"Proctor","given":"Michael J."},{"literal":"University of Oklahoma's Advanced Center for Genome Technology:"},{"family":"Roe","given":"Bruce A."},{"family":"Chen","given":"Feng"},{"family":"Pan","given":"Huaqin"},{"literal":"Max Planck Institute for Molecular Genetics:"},{"family":"Ramser","given":"Juliane"},{"family":"Lehrach","given":"Hans"},{"family":"Reinhardt","given":"Richard"},{"literal":"Cold Spring Harbor Laboratory, Lita Annenberg Hazen Genome Center:"},{"family":"McCombie","given":"W. Richard"},{"family":"Bastide","given":"Melissa","non-dropping-particle":"de la"},{"family":"Dedhia","given":"Neilay"},{"literal":"GBF—German Research Centre for Biotechnology:"},{"family":"Blöcker","given":"Helmut"},{"family":"Hornischer","given":"Klaus"},{"family":"Nordsiek","given":"Gabriele"},{"literal":"*Genome Analysis Group (listed in alphabetical order, also includes individuals listed under other headings):"},{"family":"Agarwala","given":"Richa"},{"family":"Aravind","given":"L."},{"family":"Bailey","given":"Jeffrey A."},{"family":"Bateman","given":"Alex"},{"family":"Batzoglou","given":"Serafim"},{"family":"Birney","given":"Ewan"},{"family":"Bork","given":"Peer"},{"family":"Brown","given":"Daniel G."},{"family":"Burge","given":"Christopher B."},{"family":"Cerutti","given":"Lorenzo"},{"family":"Chen","given":"Hsiu-Chuan"},{"family":"Church","given":"Deanna"},{"family":"Clamp","given":"Michele"},{"family":"Copley","given":"Richard R."},{"family":"Doerks","given":"Tobias"},{"family":"Eddy","given":"Sean R."},{"family":"Eichler","given":"Evan E."},{"family":"Furey","given":"Terrence S."},{"family":"Galagan","given":"James"},{"family":"Gilbert","given":"James G. R."},{"family":"Harmon","given":"Cyrus"},{"family":"Hayashizaki","given":"Yoshihide"},{"family":"Haussler","given":"David"},{"family":"Hermjakob","given":"Henning"},{"family":"Hokamp","given":"Karsten"},{"family":"Jang","given":"Wonhee"},{"family":"Johnson","given":"L. Steven"},{"family":"Jones","given":"Thomas A."},{"family":"Kasif","given":"Simon"},{"family":"Kaspryzk","given":"Arek"},{"family":"Kennedy","given":"Scot"},{"family":"Kent","given":"W. James"},{"family":"Kitts","given":"Paul"},{"family":"Koonin","given":"Eugene V."},{"family":"Korf","given":"Ian"},{"family":"Kulp","given":"David"},{"family":"Lancet","given":"Doron"},{"family":"Lowe","given":"Todd M."},{"family":"McLysaght","given":"Aoife"},{"family":"Mikkelsen","given":"Tarjei"},{"family":"Moran","given":"John V."},{"family":"Mulder","given":"Nicola"},{"family":"Pollara","given":"Victor J."},{"family":"Ponting","given":"Chris P."},{"family":"Schuler","given":"Greg"},{"family":"Schultz","given":"Jörg"},{"family":"Slater","given":"Guy"},{"family":"Smit","given":"Arian F. A."},{"family":"Stupka","given":"Elia"},{"family":"Szustakowki","given":"Joseph"},{"family":"Thierry-Mieg","given":"Danielle"},{"family":"Thierry-Mieg","given":"Jean"},{"family":"Wagner","given":"Lukas"},{"family":"Wallis","given":"John"},{"family":"Wheeler","given":"Raymond"},{"family":"Williams","given":"Alan"},{"family":"Wolf","given":"Yuri I."},{"family":"Wolfe","given":"Kenneth H."},{"family":"Yang","given":"Shiaw-Pyng"},{"family":"Yeh","given":"Ru-Fang"},{"literal":"Scientific management: National Human Genome Research Institute, US National Institutes of Health:"},{"family":"Collins","given":"Francis"},{"family":"Guyer","given":"Mark S."},{"family":"Peterson","given":"Jane"},{"family":"Felsenfeld","given":"Adam"},{"family":"Wetterstrand","given":"Kris A."},{"literal":"Stanford Human Genome Center:"},{"family":"Myers","given":"Richard M."},{"family":"Schmutz","given":"Jeremy"},{"family":"Dickson","given":"Mark"},{"family":"Grimwood","given":"Jane"},{"family":"Cox","given":"David R."},{"literal":"University of Washington Genome Center:"},{"family":"Olson","given":"Maynard V."},{"family":"Kaul","given":"Rajinder"},{"family":"Raymond","given":"Christopher"},{"literal":"Department of Molecular Biology, Keio University School of Medicine:"},{"family":"Shimizu","given":"Nobuyoshi"},{"family":"Kawasaki","given":"Kazuhiko"},{"family":"Minoshima","given":"Shinsei"},{"literal":"University of Texas Southwestern Medical Center at Dallas:"},{"family":"Evans","given":"Glen A."},{"family":"Athanasiou","given":"Maria"},{"family":"Schultz","given":"Roger"},{"literal":"Office of Science, US Department of Energy:"},{"family":"Patrinos","given":"Aristides"},{"literal":"The Wellcome Trust:"},{"family":"Morgan","given":"Michael J."}],"issued":{"date-parts":[["2001",2,15]]}}}],"schema":"https://github.com/citation-style-language/schema/raw/master/csl-citation.json"}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(International Human Genome Sequencing Consortium et al., 2001)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r w:rsidR="00B21CD8">
        <w:rPr>
          <w:rFonts w:asciiTheme="majorHAnsi" w:hAnsiTheme="majorHAnsi" w:cstheme="majorHAnsi"/>
          <w:sz w:val="24"/>
          <w:szCs w:val="24"/>
        </w:rPr>
        <w:t xml:space="preserve">A recent example showcasing the power of hybrid </w:t>
      </w:r>
      <w:r w:rsidR="00B21CD8">
        <w:rPr>
          <w:rFonts w:asciiTheme="majorHAnsi" w:hAnsiTheme="majorHAnsi" w:cstheme="majorHAnsi"/>
          <w:i/>
          <w:iCs/>
          <w:sz w:val="24"/>
          <w:szCs w:val="24"/>
        </w:rPr>
        <w:t xml:space="preserve">de novo </w:t>
      </w:r>
      <w:r w:rsidR="00B21CD8">
        <w:rPr>
          <w:rFonts w:asciiTheme="majorHAnsi" w:hAnsiTheme="majorHAnsi" w:cstheme="majorHAnsi"/>
          <w:sz w:val="24"/>
          <w:szCs w:val="24"/>
        </w:rPr>
        <w:t>assembl</w:t>
      </w:r>
      <w:r w:rsidR="003E074C">
        <w:rPr>
          <w:rFonts w:asciiTheme="majorHAnsi" w:hAnsiTheme="majorHAnsi" w:cstheme="majorHAnsi"/>
          <w:sz w:val="24"/>
          <w:szCs w:val="24"/>
        </w:rPr>
        <w:t>y</w:t>
      </w:r>
      <w:r w:rsidR="00B21CD8">
        <w:rPr>
          <w:rFonts w:asciiTheme="majorHAnsi" w:hAnsiTheme="majorHAnsi" w:cstheme="majorHAnsi"/>
          <w:sz w:val="24"/>
          <w:szCs w:val="24"/>
        </w:rPr>
        <w:t xml:space="preserve"> was the sequencing and assembly of the domestic goat genome in 2017.</w:t>
      </w:r>
      <w:r w:rsidR="003E074C">
        <w:rPr>
          <w:rFonts w:asciiTheme="majorHAnsi" w:hAnsiTheme="majorHAnsi" w:cstheme="majorHAnsi"/>
          <w:sz w:val="24"/>
          <w:szCs w:val="24"/>
        </w:rPr>
        <w:t xml:space="preserve"> Through the use of high-quality DNA extraction and combining recently stablished sequencing technologies the</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{"citationID":"kGxlro9w","properties":{"formattedCitation":"(Bickhart et al., 2017)","plainCitation":"(Bickhart et al., 2017)","noteIndex":0},"citationItems":[{"id":476,"uris":["http://zotero.org/users/local/3tku6QP0/items/BJS9BBAU"],"itemData":{"id":476,"type":"article-journal","container-title":"Nature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L"}],"issued":{"date-parts":[["2017",4]]}}}],"schema":"https://github.com/citation-style-language/schema/raw/master/csl-citation.json"} </w:instrText>
      </w:r>
      <w:r w:rsidRPr="004B6F68">
        <w:rPr>
          <w:rFonts w:asciiTheme="majorHAnsi" w:hAnsiTheme="majorHAnsi" w:cstheme="majorHAnsi"/>
          <w:sz w:val="24"/>
          <w:szCs w:val="24"/>
        </w:rPr>
        <w:fldChar w:fldCharType="separate"/>
      </w:r>
      <w:proofErr w:type="spellStart"/>
      <w:r w:rsidR="00D86949" w:rsidRPr="004B6F68">
        <w:rPr>
          <w:rFonts w:ascii="Calibri Light" w:hAnsiTheme="majorHAnsi" w:cs="Calibri Light"/>
          <w:sz w:val="24"/>
        </w:rPr>
        <w:t>Bickhart</w:t>
      </w:r>
      <w:proofErr w:type="spellEnd"/>
      <w:r w:rsidR="00D86949" w:rsidRPr="004B6F68">
        <w:rPr>
          <w:rFonts w:ascii="Calibri Light" w:hAnsiTheme="majorHAnsi" w:cs="Calibri Light"/>
          <w:sz w:val="24"/>
        </w:rPr>
        <w:t xml:space="preserve"> et al., </w:t>
      </w:r>
      <w:r w:rsidR="00222108">
        <w:rPr>
          <w:rFonts w:ascii="Calibri Light" w:hAnsiTheme="majorHAnsi" w:cs="Calibri Light"/>
          <w:sz w:val="24"/>
        </w:rPr>
        <w:t>(</w:t>
      </w:r>
      <w:r w:rsidR="00D86949" w:rsidRPr="004B6F68">
        <w:rPr>
          <w:rFonts w:ascii="Calibri Light" w:hAnsiTheme="majorHAnsi" w:cs="Calibri Light"/>
          <w:sz w:val="24"/>
        </w:rPr>
        <w:t>2017)</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used long-read </w:t>
      </w:r>
      <w:r w:rsidRPr="00FD21E9">
        <w:rPr>
          <w:rFonts w:asciiTheme="majorHAnsi" w:hAnsiTheme="majorHAnsi" w:cstheme="majorHAnsi"/>
          <w:color w:val="00000A"/>
          <w:sz w:val="24"/>
          <w:szCs w:val="24"/>
        </w:rPr>
        <w:t xml:space="preserve">sequencing, short-read sequencing, and interaction mapping to </w:t>
      </w:r>
      <w:r w:rsidR="003E074C">
        <w:rPr>
          <w:rFonts w:asciiTheme="majorHAnsi" w:hAnsiTheme="majorHAnsi" w:cstheme="majorHAnsi"/>
          <w:color w:val="00000A"/>
          <w:sz w:val="24"/>
          <w:szCs w:val="24"/>
        </w:rPr>
        <w:t xml:space="preserve">produce a </w:t>
      </w:r>
      <w:r w:rsidR="003E074C">
        <w:rPr>
          <w:rFonts w:asciiTheme="majorHAnsi" w:hAnsiTheme="majorHAnsi" w:cstheme="majorHAnsi"/>
          <w:i/>
          <w:iCs/>
          <w:color w:val="00000A"/>
          <w:sz w:val="24"/>
          <w:szCs w:val="24"/>
        </w:rPr>
        <w:t xml:space="preserve">de novo </w:t>
      </w:r>
      <w:r w:rsidR="003E074C">
        <w:rPr>
          <w:rFonts w:asciiTheme="majorHAnsi" w:hAnsiTheme="majorHAnsi" w:cstheme="majorHAnsi"/>
          <w:color w:val="00000A"/>
          <w:sz w:val="24"/>
          <w:szCs w:val="24"/>
        </w:rPr>
        <w:t xml:space="preserve">assembly that was </w:t>
      </w:r>
      <w:r w:rsidR="003E074C" w:rsidRPr="00FD21E9">
        <w:rPr>
          <w:rFonts w:asciiTheme="majorHAnsi" w:hAnsiTheme="majorHAnsi" w:cstheme="majorHAnsi"/>
          <w:color w:val="00000A"/>
          <w:sz w:val="24"/>
          <w:szCs w:val="24"/>
        </w:rPr>
        <w:t xml:space="preserve">over two orders of magnitude </w:t>
      </w:r>
      <w:r w:rsidR="003E074C">
        <w:rPr>
          <w:rFonts w:asciiTheme="majorHAnsi" w:hAnsiTheme="majorHAnsi" w:cstheme="majorHAnsi"/>
          <w:color w:val="00000A"/>
          <w:sz w:val="24"/>
          <w:szCs w:val="24"/>
        </w:rPr>
        <w:t xml:space="preserve">more contiguous than </w:t>
      </w:r>
      <w:r w:rsidRPr="00FD21E9">
        <w:rPr>
          <w:rFonts w:asciiTheme="majorHAnsi" w:hAnsiTheme="majorHAnsi" w:cstheme="majorHAnsi"/>
          <w:color w:val="00000A"/>
          <w:sz w:val="24"/>
          <w:szCs w:val="24"/>
        </w:rPr>
        <w:t>the previous</w:t>
      </w:r>
      <w:r w:rsidR="003E074C">
        <w:rPr>
          <w:rFonts w:asciiTheme="majorHAnsi" w:hAnsiTheme="majorHAnsi" w:cstheme="majorHAnsi"/>
          <w:color w:val="00000A"/>
          <w:sz w:val="24"/>
          <w:szCs w:val="24"/>
        </w:rPr>
        <w:t>ly published</w:t>
      </w:r>
      <w:r w:rsidRPr="00FD21E9">
        <w:rPr>
          <w:rFonts w:asciiTheme="majorHAnsi" w:hAnsiTheme="majorHAnsi" w:cstheme="majorHAnsi"/>
          <w:color w:val="00000A"/>
          <w:sz w:val="24"/>
          <w:szCs w:val="24"/>
        </w:rPr>
        <w:t xml:space="preserve"> goat</w:t>
      </w:r>
      <w:r w:rsidR="003E074C">
        <w:rPr>
          <w:rFonts w:asciiTheme="majorHAnsi" w:hAnsiTheme="majorHAnsi" w:cstheme="majorHAnsi"/>
          <w:color w:val="00000A"/>
          <w:sz w:val="24"/>
          <w:szCs w:val="24"/>
        </w:rPr>
        <w:t>. The paper also</w:t>
      </w:r>
      <w:r w:rsidRPr="00FD21E9">
        <w:rPr>
          <w:rFonts w:asciiTheme="majorHAnsi" w:hAnsiTheme="majorHAnsi" w:cstheme="majorHAnsi"/>
          <w:color w:val="00000A"/>
          <w:sz w:val="24"/>
          <w:szCs w:val="24"/>
        </w:rPr>
        <w:t xml:space="preserve"> proposed it was the most continuous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 xml:space="preserve">mammalian assembly of its time. Since the publication of the </w:t>
      </w:r>
      <w:r w:rsidRPr="00FD21E9">
        <w:rPr>
          <w:rFonts w:asciiTheme="majorHAnsi" w:hAnsiTheme="majorHAnsi" w:cstheme="majorHAnsi"/>
          <w:i/>
          <w:iCs/>
          <w:color w:val="00000A"/>
          <w:sz w:val="24"/>
          <w:szCs w:val="24"/>
        </w:rPr>
        <w:t xml:space="preserve">de novo </w:t>
      </w:r>
      <w:r w:rsidRPr="00FD21E9">
        <w:rPr>
          <w:rFonts w:asciiTheme="majorHAnsi" w:hAnsiTheme="majorHAnsi" w:cstheme="majorHAnsi"/>
          <w:color w:val="00000A"/>
          <w:sz w:val="24"/>
          <w:szCs w:val="24"/>
        </w:rPr>
        <w:t>goat assembly</w:t>
      </w:r>
      <w:r w:rsidR="00222108">
        <w:rPr>
          <w:rFonts w:asciiTheme="majorHAnsi" w:hAnsiTheme="majorHAnsi" w:cstheme="majorHAnsi"/>
          <w:color w:val="00000A"/>
          <w:sz w:val="24"/>
          <w:szCs w:val="24"/>
        </w:rPr>
        <w:t>,</w:t>
      </w:r>
      <w:r w:rsidRPr="00FD21E9">
        <w:rPr>
          <w:rFonts w:asciiTheme="majorHAnsi" w:hAnsiTheme="majorHAnsi" w:cstheme="majorHAnsi"/>
          <w:color w:val="00000A"/>
          <w:sz w:val="24"/>
          <w:szCs w:val="24"/>
        </w:rPr>
        <w:t xml:space="preserve"> hybrid assembly publications are commonplace. As such, hybrid </w:t>
      </w:r>
      <w:r w:rsidRPr="004B6F68">
        <w:rPr>
          <w:rFonts w:asciiTheme="majorHAnsi" w:hAnsiTheme="majorHAnsi" w:cstheme="majorHAnsi"/>
          <w:sz w:val="24"/>
          <w:szCs w:val="24"/>
        </w:rPr>
        <w:t xml:space="preserve">assembly is an </w:t>
      </w:r>
      <w:r w:rsidRPr="004B6F68">
        <w:rPr>
          <w:rFonts w:asciiTheme="majorHAnsi" w:hAnsiTheme="majorHAnsi" w:cstheme="majorHAnsi"/>
          <w:sz w:val="24"/>
          <w:szCs w:val="24"/>
        </w:rPr>
        <w:lastRenderedPageBreak/>
        <w:t>accepted and reliable way to achieve a chromosome-scale high-quality reference genome</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{"citationID":"bj9GvkSb","properties":{"formattedCitation":"(Bickhart et al., 2017; Rhie et al., 2021)","plainCitation":"(Bickhart et al., 2017; Rhie et al., 2021)","noteIndex":0},"citationItems":[{"id":476,"uris":["http://zotero.org/users/local/3tku6QP0/items/BJS9BBAU"],"itemData":{"id":476,"type":"article-journal","container-title":"Nature Genetics","DOI":"10.1038/ng.3802","ISSN":"1061-4036, 1546-1718","issue":"4","journalAbbreviation":"Nat Genet","language":"en","page":"643-650","source":"DOI.org (Crossref)","title":"Single-molecule sequencing and chromatin conformation capture enable de novo reference assembly of the domestic goat genome","volume":"49","author":[{"family":"Bickhart","given":"Derek M"},{"family":"Rosen","given":"Benjamin D"},{"family":"Koren","given":"Sergey"},{"family":"Sayre","given":"Brian L"},{"family":"Hastie","given":"Alex R"},{"family":"Chan","given":"Saki"},{"family":"Lee","given":"Joyce"},{"family":"Lam","given":"Ernest T"},{"family":"Liachko","given":"Ivan"},{"family":"Sullivan","given":"Shawn T"},{"family":"Burton","given":"Joshua N"},{"family":"Huson","given":"Heather J"},{"family":"Nystrom","given":"John C"},{"family":"Kelley","given":"Christy M"},{"family":"Hutchison","given":"Jana L"},{"family":"Zhou","given":"Yang"},{"family":"Sun","given":"Jiajie"},{"family":"Crisà","given":"Alessandra"},{"family":"Ponce de León","given":"F Abel"},{"family":"Schwartz","given":"John C"},{"family":"Hammond","given":"John A"},{"family":"Waldbieser","given":"Geoffrey C"},{"family":"Schroeder","given":"Steven G"},{"family":"Liu","given":"George E"},{"family":"Dunham","given":"Maitreya J"},{"family":"Shendure","given":"Jay"},{"family":"Sonstegard","given":"Tad S"},{"family":"Phillippy","given":"Adam M"},{"family":"Van Tassell","given":"Curtis P"},{"family":"Smith","given":"Timothy P L"}],"issued":{"date-parts":[["2017",4]]}}},{"id":478,"uris":["http://zotero.org/users/local/3tku6QP0/items/M6KU66UR"],"itemData":{"id":478,"type":"article-journal","abstract":"Abstract\n            \n              High-quality and complete reference genome assemblies are fundamental for the application of genomics to biology, disease, and biodiversity conservation. However, such assemblies are available for only a few non-microbial species\n              1–4\n              . To address this issue, the international Genome 10K (G10K) consortium\n              5,6\n              has worked over a five-year period to evaluate and develop cost-effective methods for assembling highly accurate and nearly complete reference genomes. Here we present lessons learned from generating assemblies for 16 species that represent six major vertebrate lineages. We confirm that long-read sequencing technologies are essential for maximizing genome quality, and that unresolved complex repeats and haplotype heterozygosity are major sources of assembly error when not handled correctly. Our assemblies correct substantial errors, add missing sequence in some of the best historical reference genomes, and reveal biological discoveries. These include the identification of many false gene duplications, increases in gene sizes, chromosome rearrangements that are specific to lineages, a repeated independent chromosome breakpoint in bat genomes, and a canonical GC-rich pattern in protein-coding genes and their regulatory regions. Adopting these lessons, we have embarked on the Vertebrate Genomes Project (VGP), an international effort to generate high-quality, complete reference genomes for all of the roughly 70,000 extant vertebrate species and to help to enable a new era of discovery across the life sciences.","container-title":"Nature","DOI":"10.1038/s41586-021-03451-0","ISSN":"0028-0836, 1476-4687","issue":"7856","journalAbbreviation":"Nature","language":"en","page":"737-746","source":"DOI.org (Crossref)","title":"Towards complete and error-free genome assemblies of all vertebrate species","volume":"592","author":[{"family":"Rhie","given":"Arang"},{"family":"McCarthy","given":"Shane A."},{"family":"Fedrigo","given":"Olivier"},{"family":"Damas","given":"Joana"},{"family":"Formenti","given":"Giulio"},{"family":"Koren","given":"Sergey"},{"family":"Uliano-Silva","given":"Marcela"},{"family":"Chow","given":"William"},{"family":"Fungtammasan","given":"Arkarachai"},{"family":"Kim","given":"Juwan"},{"family":"Lee","given":"Chul"},{"family":"Ko","given":"Byung June"},{"family":"Chaisson","given":"Mark"},{"family":"Gedman","given":"Gregory L."},{"family":"Cantin","given":"Lindsey J."},{"family":"Thibaud-Nissen","given":"Francoise"},{"family":"Haggerty","given":"Leanne"},{"family":"Bista","given":"Iliana"},{"family":"Smith","given":"Michelle"},{"family":"Haase","given":"Bettina"},{"family":"Mountcastle","given":"Jacquelyn"},{"family":"Winkler","given":"Sylke"},{"family":"Paez","given":"Sadye"},{"family":"Howard","given":"Jason"},{"family":"Vernes","given":"Sonja C."},{"family":"Lama","given":"Tanya M."},{"family":"Grutzner","given":"Frank"},{"family":"Warren","given":"Wesley C."},{"family":"Balakrishnan","given":"Christopher N."},{"family":"Burt","given":"Dave"},{"family":"George","given":"Julia M."},{"family":"Biegler","given":"Matthew T."},{"family":"Iorns","given":"David"},{"family":"Digby","given":"Andrew"},{"family":"Eason","given":"Daryl"},{"family":"Robertson","given":"Bruce"},{"family":"Edwards","given":"Taylor"},{"family":"Wilkinson","given":"Mark"},{"family":"Turner","given":"George"},{"family":"Meyer","given":"Axel"},{"family":"Kautt","given":"Andreas F."},{"family":"Franchini","given":"Paolo"},{"family":"Detrich","given":"H. William"},{"family":"Svardal","given":"Hannes"},{"family":"Wagner","given":"Maximilian"},{"family":"Naylor","given":"Gavin J. P."},{"family":"Pippel","given":"Martin"},{"family":"Malinsky","given":"Milan"},{"family":"Mooney","given":"Mark"},{"family":"Simbirsky","given":"Maria"},{"family":"Hannigan","given":"Brett T."},{"family":"Pesout","given":"Trevor"},{"family":"Houck","given":"Marlys"},{"family":"Misuraca","given":"Ann"},{"family":"Kingan","given":"Sarah B."},{"family":"Hall","given":"Richard"},{"family":"Kronenberg","given":"Zev"},{"family":"Sović","given":"Ivan"},{"family":"Dunn","given":"Christopher"},{"family":"Ning","given":"Zemin"},{"family":"Hastie","given":"Alex"},{"family":"Lee","given":"Joyce"},{"family":"Selvaraj","given":"Siddarth"},{"family":"Green","given":"Richard E."},{"family":"Putnam","given":"Nicholas H."},{"family":"Gut","given":"Ivo"},{"family":"Ghurye","given":"Jay"},{"family":"Garrison","given":"Erik"},{"family":"Sims","given":"Ying"},{"family":"Collins","given":"Joanna"},{"family":"Pelan","given":"Sarah"},{"family":"Torrance","given":"James"},{"family":"Tracey","given":"Alan"},{"family":"Wood","given":"Jonathan"},{"family":"Dagnew","given":"Robel E."},{"family":"Guan","given":"Dengfeng"},{"family":"London","given":"Sarah E."},{"family":"Clayton","given":"David F."},{"family":"Mello","given":"Claudio V."},{"family":"Friedrich","given":"Samantha R."},{"family":"Lovell","given":"Peter V."},{"family":"Osipova","given":"Ekaterina"},{"family":"Al-Ajli","given":"Farooq O."},{"family":"Secomandi","given":"Simona"},{"family":"Kim","given":"Heebal"},{"family":"Theofanopoulou","given":"Constantina"},{"family":"Hiller","given":"Michael"},{"family":"Zhou","given":"Yang"},{"family":"Harris","given":"Robert S."},{"family":"Makova","given":"Kateryna D."},{"family":"Medvedev","given":"Paul"},{"family":"Hoffman","given":"Jinna"},{"family":"Masterson","given":"Patrick"},{"family":"Clark","given":"Karen"},{"family":"Martin","given":"Fergal"},{"family":"Howe","given":"Kevin"},{"family":"Flicek","given":"Paul"},{"family":"Walenz","given":"Brian P."},{"family":"Kwak","given":"Woori"},{"family":"Clawson","given":"Hiram"},{"family":"Diekhans","given":"Mark"},{"family":"Nassar","given":"Luis"},{"family":"Paten","given":"Benedict"},{"family":"Kraus","given":"Robert H. S."},{"family":"Crawford","given":"Andrew J."},{"family":"Gilbert","given":"M. Thomas P."},{"family":"Zhang","given":"Guojie"},{"family":"Venkatesh","given":"Byrappa"},{"family":"Murphy","given":"Robert W."},{"family":"Koepfli","given":"Klaus-Peter"},{"family":"Shapiro","given":"Beth"},{"family":"Johnson","given":"Warren E."},{"family":"Di Palma","given":"Federica"},{"family":"Marques-Bonet","given":"Tomas"},{"family":"Teeling","given":"Emma C."},{"family":"Warnow","given":"Tandy"},{"family":"Graves","given":"Jennifer Marshall"},{"family":"Ryder","given":"Oliver A."},{"family":"Haussler","given":"David"},{"family":"O’Brien","given":"Stephen J."},{"family":"Korlach","given":"Jonas"},{"family":"Lewin","given":"Harris A."},{"family":"Howe","given":"Kerstin"},{"family":"Myers","given":"Eugene W."},{"family":"Durbin","given":"Richard"},{"family":"Phillippy","given":"Adam M."},{"family":"Jarvis","given":"Erich D."}],"issued":{"date-parts":[["2021",4,29]]}}}],"schema":"https://github.com/citation-style-language/schema/raw/master/csl-citation.json"}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w:t>
      </w:r>
      <w:proofErr w:type="spellStart"/>
      <w:r w:rsidR="00D86949" w:rsidRPr="004B6F68">
        <w:rPr>
          <w:rFonts w:ascii="Calibri Light" w:hAnsiTheme="majorHAnsi" w:cs="Calibri Light"/>
          <w:sz w:val="24"/>
        </w:rPr>
        <w:t>Bickhart</w:t>
      </w:r>
      <w:proofErr w:type="spellEnd"/>
      <w:r w:rsidR="00D86949" w:rsidRPr="004B6F68">
        <w:rPr>
          <w:rFonts w:ascii="Calibri Light" w:hAnsiTheme="majorHAnsi" w:cs="Calibri Light"/>
          <w:sz w:val="24"/>
        </w:rPr>
        <w:t xml:space="preserve"> et al., 2017; Rhie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Since 2017, over half of all vertebrate chromosome-level assemblies submit</w:t>
      </w:r>
      <w:r w:rsidR="00415561">
        <w:rPr>
          <w:rFonts w:asciiTheme="majorHAnsi" w:hAnsiTheme="majorHAnsi" w:cstheme="majorHAnsi"/>
          <w:sz w:val="24"/>
          <w:szCs w:val="24"/>
        </w:rPr>
        <w:t>ted</w:t>
      </w:r>
      <w:r w:rsidRPr="004B6F68">
        <w:rPr>
          <w:rFonts w:asciiTheme="majorHAnsi" w:hAnsiTheme="majorHAnsi" w:cstheme="majorHAnsi"/>
          <w:sz w:val="24"/>
          <w:szCs w:val="24"/>
        </w:rPr>
        <w:t xml:space="preserve"> to GenBank implemented a hybrid assembly approach to genome assembly</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{"citationID":"cuv5cNry","properties":{"formattedCitation":"(Hotaling et al., 2021)","plainCitation":"(Hotaling et al., 2021)","noteIndex":0},"citationItems":[{"id":558,"uris":["http://zotero.org/users/local/3tku6QP0/items/SYV8SXHL"],"itemData":{"id":558,"type":"article-journal","abstract":"In less than 25 y, the field of animal genome science has transformed from a discipline seeking its first glimpses into genome sequences across the Tree of Life to a global enterprise with ambitions to sequence genomes for all of Earth’s eukaryotic diversity [H. A. Lewin\n              et al.\n              ,\n              Proc. Natl. Acad. Sci. U.S.A.\n              115, 4325–4333 (2018)]. As the field rapidly moves forward, it is important to take stock of the progress that has been made to best inform the discipline’s future. In this Perspective, we provide a contemporary, quantitative overview of animal genome sequencing. We identified the best available genome assemblies in GenBank, the world’s most extensive genetic database, for 3,278 unique animal species across 24 phyla. We assessed taxonomic representation, assembly quality, and annotation status for major clades. We show that while tremendous taxonomic progress has occurred, stark disparities in genomic representation exist, highlighted by a systemic overrepresentation of vertebrates and underrepresentation of arthropods. In terms of assembly quality, long-read sequencing has dramatically improved contiguity, whereas gene annotations are available for just 34.3% of taxa. Furthermore, we show that animal genome science has diversified in recent years with an ever-expanding pool of researchers participating. However, the field still appears to be dominated by institutions in the Global North, which have been listed as the submitting institution for 77% of all assemblies. We conclude by offering recommendations for improving genomic resource availability and research value while also broadening global representation.","container-title":"Proceedings of the National Academy of Sciences","DOI":"10.1073/pnas.2109019118","ISSN":"0027-8424, 1091-6490","issue":"52","journalAbbreviation":"Proc. Natl. Acad. Sci. U.S.A.","language":"en","page":"e2109019118","source":"DOI.org (Crossref)","title":"Toward a genome sequence for every animal: Where are we now?","title-short":"Toward a genome sequence for every animal","volume":"118","author":[{"family":"Hotaling","given":"Scott"},{"family":"Kelley","given":"Joanna L."},{"family":"Frandsen","given":"Paul B."}],"issued":{"date-parts":[["2021",12,28]]}}}],"schema":"https://github.com/citation-style-language/schema/raw/master/csl-citation.json"}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(Hotaling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p>
    <w:p w14:paraId="7241E11B" w14:textId="2C5EF3EF" w:rsidR="003F5039" w:rsidRPr="00FD21E9" w:rsidRDefault="003F5039" w:rsidP="003F5039">
      <w:pPr>
        <w:spacing w:line="480" w:lineRule="auto"/>
        <w:ind w:right="270"/>
        <w:rPr>
          <w:rFonts w:asciiTheme="majorHAnsi" w:hAnsiTheme="majorHAnsi" w:cstheme="majorHAnsi"/>
          <w:color w:val="00000A"/>
          <w:sz w:val="24"/>
          <w:szCs w:val="24"/>
        </w:rPr>
      </w:pPr>
      <w:commentRangeStart w:id="29"/>
      <w:r w:rsidRPr="004B6F68">
        <w:rPr>
          <w:rFonts w:asciiTheme="majorHAnsi" w:hAnsiTheme="majorHAnsi" w:cstheme="majorHAnsi"/>
          <w:sz w:val="24"/>
          <w:szCs w:val="24"/>
        </w:rPr>
        <w:t xml:space="preserve">Each of the three technology types </w:t>
      </w:r>
      <w:r w:rsidR="00415561">
        <w:rPr>
          <w:rFonts w:asciiTheme="majorHAnsi" w:hAnsiTheme="majorHAnsi" w:cstheme="majorHAnsi"/>
          <w:sz w:val="24"/>
          <w:szCs w:val="24"/>
        </w:rPr>
        <w:t xml:space="preserve">involved in hybrid assembly </w:t>
      </w:r>
      <w:r w:rsidRPr="004B6F68">
        <w:rPr>
          <w:rFonts w:asciiTheme="majorHAnsi" w:hAnsiTheme="majorHAnsi" w:cstheme="majorHAnsi"/>
          <w:sz w:val="24"/>
          <w:szCs w:val="24"/>
        </w:rPr>
        <w:t xml:space="preserve">have different biases, errors, and </w:t>
      </w:r>
      <w:r w:rsidRPr="00FD21E9">
        <w:rPr>
          <w:rFonts w:asciiTheme="majorHAnsi" w:hAnsiTheme="majorHAnsi" w:cstheme="majorHAnsi"/>
          <w:color w:val="00000A"/>
          <w:sz w:val="24"/>
          <w:szCs w:val="24"/>
        </w:rPr>
        <w:t>uses. In general, hybrid assemblies use long error prone reads to generate scaffolds, correct base calling errors with short reads which have high accuracy but cannot span highly repetitive sequences, and anchor scaffolds into chromosomes using interaction mapping which shows physical associations to span and link proximal scaffolds</w:t>
      </w:r>
      <w:commentRangeEnd w:id="29"/>
      <w:r w:rsidR="00415561">
        <w:rPr>
          <w:rStyle w:val="CommentReference"/>
        </w:rPr>
        <w:commentReference w:id="29"/>
      </w:r>
      <w:r w:rsidRPr="00FD21E9">
        <w:rPr>
          <w:rFonts w:asciiTheme="majorHAnsi" w:hAnsiTheme="majorHAnsi" w:cstheme="majorHAnsi"/>
          <w:color w:val="00000A"/>
          <w:sz w:val="24"/>
          <w:szCs w:val="24"/>
        </w:rPr>
        <w:t xml:space="preserve">. </w:t>
      </w:r>
    </w:p>
    <w:p w14:paraId="6465AD49" w14:textId="34931D39" w:rsidR="003F5039" w:rsidRPr="004B6F68" w:rsidRDefault="00415561" w:rsidP="003F5039">
      <w:pPr>
        <w:spacing w:line="480" w:lineRule="auto"/>
        <w:rPr>
          <w:rFonts w:asciiTheme="majorHAnsi" w:hAnsiTheme="majorHAnsi" w:cstheme="majorHAnsi"/>
          <w:sz w:val="24"/>
          <w:szCs w:val="24"/>
        </w:rPr>
      </w:pPr>
      <w:r>
        <w:rPr>
          <w:rFonts w:asciiTheme="majorHAnsi" w:hAnsiTheme="majorHAnsi" w:cstheme="majorHAnsi"/>
          <w:color w:val="00000A"/>
          <w:sz w:val="24"/>
          <w:szCs w:val="24"/>
        </w:rPr>
        <w:t>In our assembly of the delta smelt genome, w</w:t>
      </w:r>
      <w:r w:rsidR="003F5039" w:rsidRPr="00FD21E9">
        <w:rPr>
          <w:rFonts w:asciiTheme="majorHAnsi" w:hAnsiTheme="majorHAnsi" w:cstheme="majorHAnsi"/>
          <w:color w:val="00000A"/>
          <w:sz w:val="24"/>
          <w:szCs w:val="24"/>
        </w:rPr>
        <w:t xml:space="preserve">e used PacBio HiFi long-reads, 10X Genomics linked-reads, and Phase Genomics chromatin confirmation capture. In addition to these three sequencing technologies, we sought to further increase the </w:t>
      </w:r>
      <w:r w:rsidR="003F5039" w:rsidRPr="004B6F68">
        <w:rPr>
          <w:rFonts w:asciiTheme="majorHAnsi" w:hAnsiTheme="majorHAnsi" w:cstheme="majorHAnsi"/>
          <w:sz w:val="24"/>
          <w:szCs w:val="24"/>
        </w:rPr>
        <w:t>contiguity of the genome by incorporating information from a previously published linkage map</w:t>
      </w:r>
      <w:r w:rsidR="004B6F68" w:rsidRPr="004B6F68">
        <w:rPr>
          <w:rFonts w:asciiTheme="majorHAnsi" w:hAnsiTheme="majorHAnsi" w:cstheme="majorHAnsi"/>
          <w:sz w:val="24"/>
          <w:szCs w:val="24"/>
        </w:rPr>
        <w:t xml:space="preserve"> </w:t>
      </w:r>
      <w:r w:rsidR="003F5039"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{"citationID":"0O5buVzQ","properties":{"formattedCitation":"(Lew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003F5039"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(Lew et al., 2015)</w:t>
      </w:r>
      <w:r w:rsidR="003F5039" w:rsidRPr="004B6F68">
        <w:rPr>
          <w:rFonts w:asciiTheme="majorHAnsi" w:hAnsiTheme="majorHAnsi" w:cstheme="majorHAnsi"/>
          <w:sz w:val="24"/>
          <w:szCs w:val="24"/>
        </w:rPr>
        <w:fldChar w:fldCharType="end"/>
      </w:r>
      <w:r w:rsidR="003F5039" w:rsidRPr="004B6F68">
        <w:rPr>
          <w:rFonts w:asciiTheme="majorHAnsi" w:hAnsiTheme="majorHAnsi" w:cstheme="majorHAnsi"/>
          <w:sz w:val="24"/>
          <w:szCs w:val="24"/>
        </w:rPr>
        <w:t>. Finally, we independently validated the number of expected chromosomes in the final delta smelt assembly by karyotyping the species.</w:t>
      </w:r>
    </w:p>
    <w:p w14:paraId="2BB5B9B0" w14:textId="30A04833" w:rsidR="003F5039" w:rsidRPr="00FD21E9" w:rsidRDefault="003F5039" w:rsidP="003F5039">
      <w:pPr>
        <w:spacing w:line="480" w:lineRule="auto"/>
        <w:ind w:right="270"/>
        <w:rPr>
          <w:rFonts w:asciiTheme="majorHAnsi" w:hAnsiTheme="majorHAnsi" w:cstheme="majorHAnsi"/>
          <w:color w:val="00000A"/>
          <w:sz w:val="24"/>
          <w:szCs w:val="24"/>
        </w:rPr>
      </w:pPr>
      <w:r w:rsidRPr="004B6F68">
        <w:rPr>
          <w:rFonts w:asciiTheme="majorHAnsi" w:hAnsiTheme="majorHAnsi" w:cstheme="majorHAnsi"/>
          <w:sz w:val="24"/>
          <w:szCs w:val="24"/>
        </w:rPr>
        <w:t>Prior to this work</w:t>
      </w:r>
      <w:r w:rsidR="003F11BA">
        <w:rPr>
          <w:rFonts w:asciiTheme="majorHAnsi" w:hAnsiTheme="majorHAnsi" w:cstheme="majorHAnsi"/>
          <w:sz w:val="24"/>
          <w:szCs w:val="24"/>
        </w:rPr>
        <w:t xml:space="preserve">, only </w:t>
      </w:r>
      <w:r w:rsidRPr="004B6F68">
        <w:rPr>
          <w:rFonts w:asciiTheme="majorHAnsi" w:hAnsiTheme="majorHAnsi" w:cstheme="majorHAnsi"/>
          <w:sz w:val="24"/>
          <w:szCs w:val="24"/>
        </w:rPr>
        <w:t xml:space="preserve">three highly fragmented genome assemblies from the </w:t>
      </w:r>
      <w:proofErr w:type="spellStart"/>
      <w:r w:rsidRPr="004B6F68">
        <w:rPr>
          <w:rFonts w:asciiTheme="majorHAnsi" w:hAnsiTheme="majorHAnsi" w:cstheme="majorHAnsi"/>
          <w:sz w:val="24"/>
          <w:szCs w:val="24"/>
        </w:rPr>
        <w:t>Osmeridae</w:t>
      </w:r>
      <w:proofErr w:type="spellEnd"/>
      <w:r w:rsidRPr="004B6F68">
        <w:rPr>
          <w:rFonts w:asciiTheme="majorHAnsi" w:hAnsiTheme="majorHAnsi" w:cstheme="majorHAnsi"/>
          <w:i/>
          <w:iCs/>
          <w:sz w:val="24"/>
          <w:szCs w:val="24"/>
        </w:rPr>
        <w:t xml:space="preserve"> </w:t>
      </w:r>
      <w:r w:rsidRPr="004B6F68">
        <w:rPr>
          <w:rFonts w:asciiTheme="majorHAnsi" w:hAnsiTheme="majorHAnsi" w:cstheme="majorHAnsi"/>
          <w:sz w:val="24"/>
          <w:szCs w:val="24"/>
        </w:rPr>
        <w:t>(smelt) family were publicly available through GenBank</w:t>
      </w:r>
      <w:r w:rsidR="003F11BA">
        <w:rPr>
          <w:rFonts w:asciiTheme="majorHAnsi" w:hAnsiTheme="majorHAnsi" w:cstheme="majorHAnsi"/>
          <w:sz w:val="24"/>
          <w:szCs w:val="24"/>
        </w:rPr>
        <w:t xml:space="preserve"> and none of these was from endangered species</w:t>
      </w:r>
      <w:r w:rsidRPr="004B6F68">
        <w:rPr>
          <w:rFonts w:asciiTheme="majorHAnsi" w:hAnsiTheme="majorHAnsi" w:cstheme="majorHAnsi"/>
          <w:sz w:val="24"/>
          <w:szCs w:val="24"/>
        </w:rPr>
        <w:t>. These assemblies came from three different genera (</w:t>
      </w:r>
      <w:r w:rsidRPr="004B6F68">
        <w:rPr>
          <w:rFonts w:asciiTheme="majorHAnsi" w:hAnsiTheme="majorHAnsi" w:cstheme="majorHAnsi"/>
          <w:i/>
          <w:iCs/>
          <w:sz w:val="24"/>
          <w:szCs w:val="24"/>
        </w:rPr>
        <w:t xml:space="preserve">Hypomesus, </w:t>
      </w:r>
      <w:proofErr w:type="spellStart"/>
      <w:r w:rsidRPr="004B6F68">
        <w:rPr>
          <w:rFonts w:asciiTheme="majorHAnsi" w:hAnsiTheme="majorHAnsi" w:cstheme="majorHAnsi"/>
          <w:i/>
          <w:iCs/>
          <w:sz w:val="24"/>
          <w:szCs w:val="24"/>
        </w:rPr>
        <w:t>Thaleichthys</w:t>
      </w:r>
      <w:proofErr w:type="spellEnd"/>
      <w:r w:rsidRPr="004B6F68">
        <w:rPr>
          <w:rFonts w:asciiTheme="majorHAnsi" w:hAnsiTheme="majorHAnsi" w:cstheme="majorHAnsi"/>
          <w:sz w:val="24"/>
          <w:szCs w:val="24"/>
        </w:rPr>
        <w:t xml:space="preserve">, and </w:t>
      </w:r>
      <w:r w:rsidRPr="004B6F68">
        <w:rPr>
          <w:rFonts w:asciiTheme="majorHAnsi" w:hAnsiTheme="majorHAnsi" w:cstheme="majorHAnsi"/>
          <w:i/>
          <w:iCs/>
          <w:sz w:val="24"/>
          <w:szCs w:val="24"/>
        </w:rPr>
        <w:t>Osmerus</w:t>
      </w:r>
      <w:r w:rsidRPr="004B6F68">
        <w:rPr>
          <w:rFonts w:asciiTheme="majorHAnsi" w:hAnsiTheme="majorHAnsi" w:cstheme="majorHAnsi"/>
          <w:sz w:val="24"/>
          <w:szCs w:val="24"/>
        </w:rPr>
        <w:t xml:space="preserve">) and the most closely related assembly publicly available was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t>
      </w:r>
      <w:proofErr w:type="spellStart"/>
      <w:r w:rsidRPr="004B6F68">
        <w:rPr>
          <w:rFonts w:asciiTheme="majorHAnsi" w:hAnsiTheme="majorHAnsi" w:cstheme="majorHAnsi"/>
          <w:sz w:val="24"/>
          <w:szCs w:val="24"/>
        </w:rPr>
        <w:t>wakasagi</w:t>
      </w:r>
      <w:proofErr w:type="spellEnd"/>
      <w:r w:rsidRPr="004B6F68">
        <w:rPr>
          <w:rFonts w:asciiTheme="majorHAnsi" w:hAnsiTheme="majorHAnsi" w:cstheme="majorHAnsi"/>
          <w:sz w:val="24"/>
          <w:szCs w:val="24"/>
        </w:rPr>
        <w:t xml:space="preserve"> smelt), a common species of smelt endemic to and used as a food commodity in Japan, introduced into the SFE and known to hybridize with delta smelt</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{"citationID":"Vr2t7BYc","properties":{"formattedCitation":"(Dill &amp; Cordone, n.d.)","plainCitation":"(Dill &amp; Cordone, n.d.)","noteIndex":0},"citationItems":[{"id":557,"uris":["http://zotero.org/users/local/3tku6QP0/items/HT5KIB2E"],"itemData":{"id":557,"type":"article-journal","language":"en","page":"415","source":"Zotero","title":"History And Status of Introduced Fishes In California, 1871 – 1996","author":[{"family":"Dill","given":"William A"},{"family":"Cordone","given":"Almo J"}]}}],"schema":"https://github.com/citation-style-language/schema/raw/master/csl-citation.json"}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(Dill &amp; Cordone, n.d.)</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r w:rsidRPr="004B6F68">
        <w:rPr>
          <w:rFonts w:asciiTheme="majorHAnsi" w:hAnsiTheme="majorHAnsi" w:cstheme="majorHAnsi"/>
          <w:sz w:val="24"/>
          <w:szCs w:val="24"/>
        </w:rPr>
        <w:lastRenderedPageBreak/>
        <w:t xml:space="preserve">While the wakasagi smelt genome, estimated to be 464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in size with 2n=26, was the most contiguous resource within the Smelt family, the assembly was not a chromosome-level assembly with an N50 of 0.46 </w:t>
      </w:r>
      <w:proofErr w:type="spellStart"/>
      <w:r w:rsidRPr="004B6F68">
        <w:rPr>
          <w:rFonts w:asciiTheme="majorHAnsi" w:hAnsiTheme="majorHAnsi" w:cstheme="majorHAnsi"/>
          <w:sz w:val="24"/>
          <w:szCs w:val="24"/>
        </w:rPr>
        <w:t>Mbp</w:t>
      </w:r>
      <w:proofErr w:type="spellEnd"/>
      <w:r w:rsidRPr="004B6F68">
        <w:rPr>
          <w:rFonts w:asciiTheme="majorHAnsi" w:hAnsiTheme="majorHAnsi" w:cstheme="majorHAnsi"/>
          <w:sz w:val="24"/>
          <w:szCs w:val="24"/>
        </w:rPr>
        <w:t xml:space="preserve"> and L50 of 477 (Table 2.1</w:t>
      </w:r>
      <w:r w:rsidR="004B6F68" w:rsidRPr="004B6F68">
        <w:rPr>
          <w:rFonts w:asciiTheme="majorHAnsi" w:hAnsiTheme="majorHAnsi" w:cstheme="majorHAnsi"/>
          <w:sz w:val="24"/>
          <w:szCs w:val="24"/>
        </w:rPr>
        <w:t xml:space="preserve">, </w:t>
      </w:r>
      <w:r w:rsidRPr="004B6F68">
        <w:rPr>
          <w:rFonts w:asciiTheme="majorHAnsi" w:hAnsiTheme="majorHAnsi" w:cstheme="majorHAnsi"/>
          <w:sz w:val="24"/>
          <w:szCs w:val="24"/>
        </w:rPr>
        <w:fldChar w:fldCharType="begin"/>
      </w:r>
      <w:r w:rsidR="00D86949" w:rsidRPr="004B6F68">
        <w:rPr>
          <w:rFonts w:asciiTheme="majorHAnsi" w:hAnsiTheme="majorHAnsi" w:cstheme="majorHAnsi"/>
          <w:sz w:val="24"/>
          <w:szCs w:val="24"/>
        </w:rPr>
        <w:instrText xml:space="preserve"> ADDIN ZOTERO_ITEM CSL_CITATION {"citationID":"W4RHzmgn","properties":{"formattedCitation":"(Kitada et al., 1980; Xuan et al., 2021)","plainCitation":"(Kitada et al., 1980; Xuan et al., 2021)","noteIndex":0},"citationItems":[{"id":493,"uris":["http://zotero.org/users/local/3tku6QP0/items/NSNAJYQZ"],"itemData":{"id":493,"type":"article-journal","container-title":"Chrom.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sidR="00D86949" w:rsidRPr="004B6F68">
        <w:rPr>
          <w:rFonts w:ascii="Calibri Light" w:hAnsiTheme="majorHAnsi" w:cs="Calibri Light"/>
          <w:sz w:val="24"/>
        </w:rPr>
        <w:t>Kitada et al., 1980; Xuan et al., 2021)</w:t>
      </w:r>
      <w:r w:rsidRPr="004B6F68">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t>
      </w:r>
    </w:p>
    <w:p w14:paraId="427BC8FD" w14:textId="77777777" w:rsidR="003F5039" w:rsidRPr="00FD21E9" w:rsidRDefault="003F5039" w:rsidP="003F5039">
      <w:pPr>
        <w:pStyle w:val="Header"/>
        <w:spacing w:line="480" w:lineRule="auto"/>
        <w:outlineLvl w:val="1"/>
        <w:rPr>
          <w:rFonts w:asciiTheme="majorHAnsi" w:hAnsiTheme="majorHAnsi" w:cstheme="majorHAnsi"/>
          <w:szCs w:val="24"/>
        </w:rPr>
      </w:pPr>
      <w:bookmarkStart w:id="30" w:name="_Toc113123184"/>
      <w:bookmarkStart w:id="31" w:name="_Toc113273223"/>
      <w:commentRangeStart w:id="32"/>
      <w:r w:rsidRPr="00FD21E9">
        <w:rPr>
          <w:rFonts w:asciiTheme="majorHAnsi" w:hAnsiTheme="majorHAnsi" w:cstheme="majorHAnsi"/>
          <w:szCs w:val="24"/>
        </w:rPr>
        <w:t>Methods</w:t>
      </w:r>
      <w:bookmarkEnd w:id="30"/>
      <w:bookmarkEnd w:id="31"/>
      <w:commentRangeEnd w:id="32"/>
      <w:r w:rsidR="007373D1">
        <w:rPr>
          <w:rStyle w:val="CommentReference"/>
          <w:rFonts w:asciiTheme="minorHAnsi" w:hAnsiTheme="minorHAnsi"/>
          <w:b w:val="0"/>
        </w:rPr>
        <w:commentReference w:id="32"/>
      </w:r>
    </w:p>
    <w:p w14:paraId="21DA6502"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33" w:name="_Toc113123185"/>
      <w:bookmarkStart w:id="34" w:name="_Toc113273224"/>
      <w:r w:rsidRPr="00FD21E9">
        <w:rPr>
          <w:rFonts w:asciiTheme="majorHAnsi" w:hAnsiTheme="majorHAnsi" w:cstheme="majorHAnsi"/>
          <w:sz w:val="24"/>
          <w:szCs w:val="24"/>
        </w:rPr>
        <w:t>Sample collection &amp; DNA extraction</w:t>
      </w:r>
      <w:bookmarkEnd w:id="33"/>
      <w:bookmarkEnd w:id="34"/>
      <w:r w:rsidRPr="00FD21E9">
        <w:rPr>
          <w:rFonts w:asciiTheme="majorHAnsi" w:hAnsiTheme="majorHAnsi" w:cstheme="majorHAnsi"/>
          <w:sz w:val="24"/>
          <w:szCs w:val="24"/>
        </w:rPr>
        <w:t xml:space="preserve"> </w:t>
      </w:r>
    </w:p>
    <w:p w14:paraId="5261C20F" w14:textId="61353110"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obtain high molecular weight (HMW) genomic DNA (gDNA), we collected tissue samples from </w:t>
      </w:r>
      <w:r w:rsidR="006E58E9">
        <w:rPr>
          <w:rFonts w:asciiTheme="majorHAnsi" w:hAnsiTheme="majorHAnsi" w:cstheme="majorHAnsi"/>
          <w:sz w:val="24"/>
          <w:szCs w:val="24"/>
        </w:rPr>
        <w:t xml:space="preserve">2 </w:t>
      </w:r>
      <w:r w:rsidRPr="00FD21E9">
        <w:rPr>
          <w:rFonts w:asciiTheme="majorHAnsi" w:hAnsiTheme="majorHAnsi" w:cstheme="majorHAnsi"/>
          <w:sz w:val="24"/>
          <w:szCs w:val="24"/>
        </w:rPr>
        <w:t xml:space="preserve">male and </w:t>
      </w:r>
      <w:r w:rsidR="006E58E9">
        <w:rPr>
          <w:rFonts w:asciiTheme="majorHAnsi" w:hAnsiTheme="majorHAnsi" w:cstheme="majorHAnsi"/>
          <w:sz w:val="24"/>
          <w:szCs w:val="24"/>
        </w:rPr>
        <w:t xml:space="preserve">2 </w:t>
      </w:r>
      <w:r w:rsidRPr="00FD21E9">
        <w:rPr>
          <w:rFonts w:asciiTheme="majorHAnsi" w:hAnsiTheme="majorHAnsi" w:cstheme="majorHAnsi"/>
          <w:sz w:val="24"/>
          <w:szCs w:val="24"/>
        </w:rPr>
        <w:t xml:space="preserve">female </w:t>
      </w:r>
      <w:proofErr w:type="gramStart"/>
      <w:r w:rsidRPr="00FD21E9">
        <w:rPr>
          <w:rFonts w:asciiTheme="majorHAnsi" w:hAnsiTheme="majorHAnsi" w:cstheme="majorHAnsi"/>
          <w:sz w:val="24"/>
          <w:szCs w:val="24"/>
        </w:rPr>
        <w:t>delta</w:t>
      </w:r>
      <w:proofErr w:type="gramEnd"/>
      <w:r w:rsidRPr="00FD21E9">
        <w:rPr>
          <w:rFonts w:asciiTheme="majorHAnsi" w:hAnsiTheme="majorHAnsi" w:cstheme="majorHAnsi"/>
          <w:sz w:val="24"/>
          <w:szCs w:val="24"/>
        </w:rPr>
        <w:t xml:space="preserve"> smelt reared within the refuge population at the</w:t>
      </w:r>
      <w:r w:rsidR="006E58E9">
        <w:rPr>
          <w:rFonts w:asciiTheme="majorHAnsi" w:hAnsiTheme="majorHAnsi" w:cstheme="majorHAnsi"/>
          <w:sz w:val="24"/>
          <w:szCs w:val="24"/>
        </w:rPr>
        <w:t xml:space="preserve"> </w:t>
      </w:r>
      <w:r w:rsidR="006E58E9" w:rsidRPr="006E58E9">
        <w:rPr>
          <w:rFonts w:asciiTheme="majorHAnsi" w:hAnsiTheme="majorHAnsi" w:cstheme="majorHAnsi"/>
          <w:sz w:val="24"/>
          <w:szCs w:val="24"/>
        </w:rPr>
        <w:t>UC Davis Fish Conservation and Culture Laboratory</w:t>
      </w:r>
      <w:r w:rsidR="006E58E9" w:rsidRPr="006E58E9">
        <w:rPr>
          <w:rFonts w:asciiTheme="majorHAnsi" w:hAnsiTheme="majorHAnsi" w:cstheme="majorHAnsi"/>
          <w:sz w:val="24"/>
          <w:szCs w:val="24"/>
        </w:rPr>
        <w:t xml:space="preserve"> </w:t>
      </w:r>
      <w:r w:rsidR="006E58E9">
        <w:rPr>
          <w:rFonts w:asciiTheme="majorHAnsi" w:hAnsiTheme="majorHAnsi" w:cstheme="majorHAnsi"/>
          <w:sz w:val="24"/>
          <w:szCs w:val="24"/>
        </w:rPr>
        <w:t>(</w:t>
      </w:r>
      <w:r w:rsidRPr="00FD21E9">
        <w:rPr>
          <w:rFonts w:asciiTheme="majorHAnsi" w:hAnsiTheme="majorHAnsi" w:cstheme="majorHAnsi"/>
          <w:sz w:val="24"/>
          <w:szCs w:val="24"/>
        </w:rPr>
        <w:t>FCCL</w:t>
      </w:r>
      <w:r w:rsidR="006E58E9">
        <w:rPr>
          <w:rFonts w:asciiTheme="majorHAnsi" w:hAnsiTheme="majorHAnsi" w:cstheme="majorHAnsi"/>
          <w:sz w:val="24"/>
          <w:szCs w:val="24"/>
        </w:rPr>
        <w:t>)</w:t>
      </w:r>
      <w:r w:rsidRPr="00FD21E9">
        <w:rPr>
          <w:rFonts w:asciiTheme="majorHAnsi" w:hAnsiTheme="majorHAnsi" w:cstheme="majorHAnsi"/>
          <w:sz w:val="24"/>
          <w:szCs w:val="24"/>
        </w:rPr>
        <w:t xml:space="preserve"> at 600 days post hatch. Fish were euthanized according to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IACUC protocol #21533. After euthanasia, we dissected the fish, sampled tissue including muscle, internal organs (heart, liver and spleen) and gills, immediately flash froze all tissue samples, and stored samples isolated or suspended in propylene glycol – two storage methods known to be conducive to HMW gDNA 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6F9A3EB6"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Laboratory following the protocol as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{"citationID":"WgOrGXT5","properties":{"formattedCitation":"(Wasko et al., 2003)","plainCitation":"(Wasko et al., 2003)","noteIndex":0},"citationItems":[{"id":415,"uris":["http://zotero.org/users/local/3tku6QP0/items/T2QWZR2A"],"itemData":{"id":415,"type":"article-journal","abstract":"DNA-based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0.3M and 2X </w:t>
      </w:r>
      <w:r w:rsidRPr="00FD21E9">
        <w:rPr>
          <w:rFonts w:asciiTheme="majorHAnsi" w:hAnsiTheme="majorHAnsi" w:cstheme="majorHAnsi"/>
          <w:sz w:val="24"/>
          <w:szCs w:val="24"/>
        </w:rPr>
        <w:lastRenderedPageBreak/>
        <w:t>volume of ice-cold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NanoDrop. Libraries of relevant sequencing technologies were created from extractions with an average read fragment length of 50kb.</w:t>
      </w:r>
    </w:p>
    <w:p w14:paraId="4A0B241A" w14:textId="77777777" w:rsidR="003F5039" w:rsidRPr="00FD21E9" w:rsidRDefault="003F5039" w:rsidP="003F5039">
      <w:pPr>
        <w:spacing w:line="480" w:lineRule="auto"/>
        <w:ind w:right="270"/>
        <w:rPr>
          <w:rFonts w:asciiTheme="majorHAnsi" w:hAnsiTheme="majorHAnsi" w:cstheme="majorHAnsi"/>
          <w:sz w:val="24"/>
          <w:szCs w:val="24"/>
        </w:rPr>
      </w:pPr>
    </w:p>
    <w:p w14:paraId="2874CF3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35" w:name="_Toc113123186"/>
      <w:bookmarkStart w:id="36" w:name="_Toc113273225"/>
      <w:r w:rsidRPr="00FD21E9">
        <w:rPr>
          <w:rFonts w:asciiTheme="majorHAnsi" w:hAnsiTheme="majorHAnsi" w:cstheme="majorHAnsi"/>
          <w:sz w:val="24"/>
          <w:szCs w:val="24"/>
        </w:rPr>
        <w:t>Linked-read library prep, sequencing &amp; quality control</w:t>
      </w:r>
      <w:bookmarkEnd w:id="35"/>
      <w:bookmarkEnd w:id="36"/>
    </w:p>
    <w:p w14:paraId="243F302D" w14:textId="2B95D74E" w:rsidR="003F5039" w:rsidRPr="00FD21E9" w:rsidRDefault="006E58E9" w:rsidP="003F5039">
      <w:pPr>
        <w:spacing w:line="480" w:lineRule="auto"/>
        <w:ind w:right="270"/>
        <w:rPr>
          <w:rFonts w:asciiTheme="majorHAnsi" w:hAnsiTheme="majorHAnsi" w:cstheme="majorHAnsi"/>
          <w:sz w:val="24"/>
          <w:szCs w:val="24"/>
        </w:rPr>
      </w:pPr>
      <w:r>
        <w:rPr>
          <w:rFonts w:asciiTheme="majorHAnsi" w:hAnsiTheme="majorHAnsi" w:cstheme="majorHAnsi"/>
          <w:sz w:val="24"/>
          <w:szCs w:val="24"/>
        </w:rPr>
        <w:t>L</w:t>
      </w:r>
      <w:r w:rsidR="008142CF">
        <w:rPr>
          <w:rFonts w:asciiTheme="majorHAnsi" w:hAnsiTheme="majorHAnsi" w:cstheme="majorHAnsi"/>
          <w:sz w:val="24"/>
          <w:szCs w:val="24"/>
        </w:rPr>
        <w:t>inked-read l</w:t>
      </w:r>
      <w:r>
        <w:rPr>
          <w:rFonts w:asciiTheme="majorHAnsi" w:hAnsiTheme="majorHAnsi" w:cstheme="majorHAnsi"/>
          <w:sz w:val="24"/>
          <w:szCs w:val="24"/>
        </w:rPr>
        <w:t>ibrary prep was carried out</w:t>
      </w:r>
      <w:r w:rsidRPr="00FD21E9">
        <w:rPr>
          <w:rFonts w:asciiTheme="majorHAnsi" w:hAnsiTheme="majorHAnsi" w:cstheme="majorHAnsi"/>
          <w:sz w:val="24"/>
          <w:szCs w:val="24"/>
        </w:rPr>
        <w:t xml:space="preserve"> by the UC Davis DNA Technologies &amp; Expression Analysis Core Laboratory</w:t>
      </w:r>
      <w:r>
        <w:rPr>
          <w:rFonts w:asciiTheme="majorHAnsi" w:hAnsiTheme="majorHAnsi" w:cstheme="majorHAnsi"/>
          <w:sz w:val="24"/>
          <w:szCs w:val="24"/>
        </w:rPr>
        <w:t>.</w:t>
      </w:r>
      <w:r w:rsidRPr="00FD21E9">
        <w:rPr>
          <w:rFonts w:asciiTheme="majorHAnsi" w:hAnsiTheme="majorHAnsi" w:cstheme="majorHAnsi"/>
          <w:sz w:val="24"/>
          <w:szCs w:val="24"/>
        </w:rPr>
        <w:t xml:space="preserve"> </w:t>
      </w:r>
      <w:commentRangeStart w:id="37"/>
      <w:r w:rsidR="003F5039" w:rsidRPr="00FD21E9">
        <w:rPr>
          <w:rFonts w:asciiTheme="majorHAnsi" w:hAnsiTheme="majorHAnsi" w:cstheme="majorHAnsi"/>
          <w:sz w:val="24"/>
          <w:szCs w:val="24"/>
        </w:rPr>
        <w:t>Genomic DNA</w:t>
      </w:r>
      <w:commentRangeEnd w:id="37"/>
      <w:r w:rsidR="00480C67">
        <w:rPr>
          <w:rStyle w:val="CommentReference"/>
        </w:rPr>
        <w:commentReference w:id="37"/>
      </w:r>
      <w:r w:rsidR="003F5039" w:rsidRPr="00FD21E9">
        <w:rPr>
          <w:rFonts w:asciiTheme="majorHAnsi" w:hAnsiTheme="majorHAnsi" w:cstheme="majorHAnsi"/>
          <w:sz w:val="24"/>
          <w:szCs w:val="24"/>
        </w:rPr>
        <w:t xml:space="preserve"> </w:t>
      </w:r>
      <w:commentRangeStart w:id="38"/>
      <w:r w:rsidR="003F5039" w:rsidRPr="00FD21E9">
        <w:rPr>
          <w:rFonts w:asciiTheme="majorHAnsi" w:hAnsiTheme="majorHAnsi" w:cstheme="majorHAnsi"/>
          <w:sz w:val="24"/>
          <w:szCs w:val="24"/>
        </w:rPr>
        <w:t>was</w:t>
      </w:r>
      <w:commentRangeEnd w:id="38"/>
      <w:r w:rsidR="00EE4C3F">
        <w:rPr>
          <w:rStyle w:val="CommentReference"/>
        </w:rPr>
        <w:commentReference w:id="38"/>
      </w:r>
      <w:r w:rsidR="003F5039" w:rsidRPr="00FD21E9">
        <w:rPr>
          <w:rFonts w:asciiTheme="majorHAnsi" w:hAnsiTheme="majorHAnsi" w:cstheme="majorHAnsi"/>
          <w:sz w:val="24"/>
          <w:szCs w:val="24"/>
        </w:rPr>
        <w:t xml:space="preserve">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µl of sample on a Bioanalyzer 2100 with an Agilent High sensitivity DNA kit (Agilent, cat. 5067-4626). Prior to </w:t>
      </w:r>
      <w:r w:rsidR="003F5039" w:rsidRPr="00FD21E9">
        <w:rPr>
          <w:rFonts w:asciiTheme="majorHAnsi" w:hAnsiTheme="majorHAnsi" w:cstheme="majorHAnsi"/>
          <w:sz w:val="24"/>
          <w:szCs w:val="24"/>
        </w:rPr>
        <w:lastRenderedPageBreak/>
        <w:t xml:space="preserve">Illumina library construction, the GEM amplification product was sheared on an E220 Focused </w:t>
      </w:r>
      <w:proofErr w:type="spellStart"/>
      <w:r w:rsidR="003F5039" w:rsidRPr="00FD21E9">
        <w:rPr>
          <w:rFonts w:asciiTheme="majorHAnsi" w:hAnsiTheme="majorHAnsi" w:cstheme="majorHAnsi"/>
          <w:sz w:val="24"/>
          <w:szCs w:val="24"/>
        </w:rPr>
        <w:t>Ultrasonicator</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Covaris</w:t>
      </w:r>
      <w:proofErr w:type="spellEnd"/>
      <w:r w:rsidR="003F5039" w:rsidRPr="00FD21E9">
        <w:rPr>
          <w:rFonts w:asciiTheme="majorHAnsi" w:hAnsiTheme="majorHAnsi" w:cstheme="majorHAnsi"/>
          <w:sz w:val="24"/>
          <w:szCs w:val="24"/>
        </w:rPr>
        <w:t>, Woburn, MA) to approximately 350</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78D2F0D6"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 (Illumina, San Diego, CA) with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38C3432A"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{"citationID":"2s2M40cJ","properties":{"formattedCitation":"(Andrews,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m5bjFnHH/FKXcirWX","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w:t>
      </w:r>
      <w:r w:rsidRPr="00FD21E9">
        <w:rPr>
          <w:rFonts w:asciiTheme="majorHAnsi" w:hAnsiTheme="majorHAnsi" w:cstheme="majorHAnsi"/>
          <w:sz w:val="24"/>
          <w:szCs w:val="24"/>
        </w:rPr>
        <w:lastRenderedPageBreak/>
        <w:t xml:space="preserve">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proportion of the k-mers comprised of the G and C nucleotides against the frequency of that k-mer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Lastly, we evaluated the data for sequencing bias between the forward (R1) and reverse (R2) sequencing data.</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3F5039">
      <w:pPr>
        <w:spacing w:line="480" w:lineRule="auto"/>
        <w:ind w:right="270"/>
        <w:rPr>
          <w:rFonts w:asciiTheme="majorHAnsi" w:hAnsiTheme="majorHAnsi" w:cstheme="majorHAnsi"/>
          <w:sz w:val="24"/>
          <w:szCs w:val="24"/>
        </w:rPr>
      </w:pPr>
    </w:p>
    <w:p w14:paraId="7BB90EA3"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39" w:name="_Toc113123187"/>
      <w:bookmarkStart w:id="40" w:name="_Toc113273226"/>
      <w:r w:rsidRPr="00FD21E9">
        <w:rPr>
          <w:rFonts w:asciiTheme="majorHAnsi" w:hAnsiTheme="majorHAnsi" w:cstheme="majorHAnsi"/>
          <w:sz w:val="24"/>
          <w:szCs w:val="24"/>
        </w:rPr>
        <w:t>Long-read library prep, sequencing &amp; quality control</w:t>
      </w:r>
      <w:bookmarkEnd w:id="39"/>
      <w:bookmarkEnd w:id="40"/>
    </w:p>
    <w:p w14:paraId="0573720A" w14:textId="3FE4817C" w:rsidR="003F5039" w:rsidRPr="00FD21E9" w:rsidRDefault="008142CF" w:rsidP="003F5039">
      <w:pPr>
        <w:spacing w:line="480" w:lineRule="auto"/>
        <w:ind w:right="270"/>
        <w:rPr>
          <w:rFonts w:asciiTheme="majorHAnsi" w:hAnsiTheme="majorHAnsi" w:cstheme="majorHAnsi"/>
          <w:sz w:val="24"/>
          <w:szCs w:val="24"/>
        </w:rPr>
      </w:pPr>
      <w:r>
        <w:rPr>
          <w:rFonts w:asciiTheme="majorHAnsi" w:hAnsiTheme="majorHAnsi" w:cstheme="majorHAnsi"/>
          <w:sz w:val="24"/>
          <w:szCs w:val="24"/>
        </w:rPr>
        <w:t>Long</w:t>
      </w:r>
      <w:r>
        <w:rPr>
          <w:rFonts w:asciiTheme="majorHAnsi" w:hAnsiTheme="majorHAnsi" w:cstheme="majorHAnsi"/>
          <w:sz w:val="24"/>
          <w:szCs w:val="24"/>
        </w:rPr>
        <w:t>-read library prep was carried out</w:t>
      </w:r>
      <w:r w:rsidRPr="00FD21E9">
        <w:rPr>
          <w:rFonts w:asciiTheme="majorHAnsi" w:hAnsiTheme="majorHAnsi" w:cstheme="majorHAnsi"/>
          <w:sz w:val="24"/>
          <w:szCs w:val="24"/>
        </w:rPr>
        <w:t xml:space="preserve"> by the UC Davis DNA Technologies &amp; Expression Analysis Core Laboratory</w:t>
      </w:r>
      <w:r>
        <w:rPr>
          <w:rFonts w:asciiTheme="majorHAnsi" w:hAnsiTheme="majorHAnsi" w:cstheme="majorHAnsi"/>
          <w:sz w:val="24"/>
          <w:szCs w:val="24"/>
        </w:rPr>
        <w:t>.</w:t>
      </w:r>
      <w:r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Genomic </w:t>
      </w:r>
      <w:commentRangeStart w:id="41"/>
      <w:r w:rsidR="003F5039" w:rsidRPr="00FD21E9">
        <w:rPr>
          <w:rFonts w:asciiTheme="majorHAnsi" w:hAnsiTheme="majorHAnsi" w:cstheme="majorHAnsi"/>
          <w:sz w:val="24"/>
          <w:szCs w:val="24"/>
        </w:rPr>
        <w:t>DNA</w:t>
      </w:r>
      <w:commentRangeEnd w:id="41"/>
      <w:r w:rsidR="00EE4C3F">
        <w:rPr>
          <w:rStyle w:val="CommentReference"/>
        </w:rPr>
        <w:commentReference w:id="41"/>
      </w:r>
      <w:r w:rsidR="003F5039" w:rsidRPr="00FD21E9">
        <w:rPr>
          <w:rFonts w:asciiTheme="majorHAnsi" w:hAnsiTheme="majorHAnsi" w:cstheme="majorHAnsi"/>
          <w:sz w:val="24"/>
          <w:szCs w:val="24"/>
        </w:rPr>
        <w:t xml:space="preserve"> was sheared to roughly 17</w:t>
      </w:r>
      <w:ins w:id="42" w:author="Andrea Schreier" w:date="2022-09-07T12:21:00Z">
        <w:r w:rsidR="006161D8">
          <w:rPr>
            <w:rFonts w:asciiTheme="majorHAnsi" w:hAnsiTheme="majorHAnsi" w:cstheme="majorHAnsi"/>
            <w:sz w:val="24"/>
            <w:szCs w:val="24"/>
          </w:rPr>
          <w:t xml:space="preserve"> </w:t>
        </w:r>
      </w:ins>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w:t>
      </w:r>
      <w:r w:rsidR="003F5039" w:rsidRPr="00FD21E9">
        <w:rPr>
          <w:rFonts w:asciiTheme="majorHAnsi" w:hAnsiTheme="majorHAnsi" w:cstheme="majorHAnsi"/>
          <w:sz w:val="24"/>
          <w:szCs w:val="24"/>
        </w:rPr>
        <w:lastRenderedPageBreak/>
        <w:t xml:space="preserve">library construction was carried out based on the amount of available concentrated sheared gDNA present for each sample. </w:t>
      </w:r>
    </w:p>
    <w:p w14:paraId="38EA8F9F"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 library at 37°C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ELD7510) using cassette definition 0.75% 1-18 kb v2 for the run protocol. Fragments roughly 16 kb to 18 kb were collected from elution wells and the size-selected SMRTbell® library was purified and concentrated with 0.5X AMPure beads (Pacific Biosciences, cat 100-265-900). </w:t>
      </w:r>
    </w:p>
    <w:p w14:paraId="1994A420" w14:textId="77777777"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Low-input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37°C for 15 minutes, followed by further enzymatic steps of DNA damage repair at 37°C for 30 minutes, </w:t>
      </w:r>
      <w:r w:rsidRPr="00FD21E9">
        <w:rPr>
          <w:rFonts w:asciiTheme="majorHAnsi" w:hAnsiTheme="majorHAnsi" w:cstheme="majorHAnsi"/>
          <w:sz w:val="24"/>
          <w:szCs w:val="24"/>
        </w:rPr>
        <w:lastRenderedPageBreak/>
        <w:t xml:space="preserve">End Repair and A-tailing at 20°C for 10 minutes and 65°C for 30 minutes, ligation of overhang adapters v3 at 20°C for 1 hour. Low Input HiFi SMRTbell® library was purified and concentrated twice first by 1.8X AMPure PB beads (Pacific Biosciences, cat #100-265-900) and 40% diluted AMPure beads to remove &lt; 3 kb SMRTbell® templates. Both high and low-input libraries were subsequently loaded onto </w:t>
      </w:r>
      <w:commentRangeStart w:id="43"/>
      <w:r w:rsidRPr="00FD21E9">
        <w:rPr>
          <w:rFonts w:asciiTheme="majorHAnsi" w:hAnsiTheme="majorHAnsi" w:cstheme="majorHAnsi"/>
          <w:sz w:val="24"/>
          <w:szCs w:val="24"/>
        </w:rPr>
        <w:t>8M</w:t>
      </w:r>
      <w:commentRangeEnd w:id="43"/>
      <w:r w:rsidR="009C7280">
        <w:rPr>
          <w:rStyle w:val="CommentReference"/>
        </w:rPr>
        <w:commentReference w:id="43"/>
      </w:r>
      <w:r w:rsidRPr="00FD21E9">
        <w:rPr>
          <w:rFonts w:asciiTheme="majorHAnsi" w:hAnsiTheme="majorHAnsi" w:cstheme="majorHAnsi"/>
          <w:sz w:val="24"/>
          <w:szCs w:val="24"/>
        </w:rPr>
        <w:t xml:space="preserve"> SMRT Cells and sequenced using a Sequel II sequencing plate 2.0 on Pacific Biosciences Sequel II sequencer.</w:t>
      </w:r>
    </w:p>
    <w:p w14:paraId="76691F89" w14:textId="338AB28C"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We used PacBio’s CCS v3.3.0 statistical model on raw reads (</w:t>
      </w:r>
      <w:hyperlink r:id="rId11">
        <w:r w:rsidRPr="00FD21E9">
          <w:rPr>
            <w:rStyle w:val="Hyperlink"/>
            <w:rFonts w:asciiTheme="majorHAnsi" w:hAnsiTheme="majorHAnsi" w:cstheme="majorHAnsi"/>
            <w:sz w:val="24"/>
            <w:szCs w:val="24"/>
          </w:rPr>
          <w:t>https://github.com/PacificBiosciences/ccs</w:t>
        </w:r>
      </w:hyperlink>
      <w:r w:rsidRPr="00FD21E9">
        <w:rPr>
          <w:rFonts w:asciiTheme="majorHAnsi" w:hAnsiTheme="majorHAnsi" w:cstheme="majorHAnsi"/>
          <w:sz w:val="24"/>
          <w:szCs w:val="24"/>
        </w:rPr>
        <w:t xml:space="preserve">)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p>
    <w:p w14:paraId="6AF0661F" w14:textId="77777777" w:rsidR="003F5039" w:rsidRPr="00FD21E9" w:rsidRDefault="003F5039" w:rsidP="003F5039">
      <w:pPr>
        <w:spacing w:line="480" w:lineRule="auto"/>
        <w:rPr>
          <w:rFonts w:asciiTheme="majorHAnsi" w:hAnsiTheme="majorHAnsi" w:cstheme="majorHAnsi"/>
          <w:b/>
          <w:bCs/>
          <w:sz w:val="24"/>
          <w:szCs w:val="24"/>
          <w:u w:val="single"/>
        </w:rPr>
      </w:pPr>
    </w:p>
    <w:p w14:paraId="39EBC8A6"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44" w:name="_Toc113123188"/>
      <w:bookmarkStart w:id="45" w:name="_Toc113273227"/>
      <w:r w:rsidRPr="00FD21E9">
        <w:rPr>
          <w:rFonts w:asciiTheme="majorHAnsi" w:hAnsiTheme="majorHAnsi" w:cstheme="majorHAnsi"/>
          <w:sz w:val="24"/>
          <w:szCs w:val="24"/>
        </w:rPr>
        <w:t>Hi-C chromatin conformation capture library prep, sequencing &amp; quality control</w:t>
      </w:r>
      <w:bookmarkEnd w:id="44"/>
      <w:bookmarkEnd w:id="45"/>
    </w:p>
    <w:p w14:paraId="257D6824" w14:textId="1BB74438"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 xml:space="preserve">using </w:t>
      </w:r>
      <w:r w:rsidRPr="00EC0C3A">
        <w:rPr>
          <w:rFonts w:asciiTheme="majorHAnsi" w:hAnsiTheme="majorHAnsi" w:cstheme="majorHAnsi"/>
          <w:sz w:val="24"/>
          <w:szCs w:val="24"/>
        </w:rPr>
        <w:t>Proximo Hi-C 2.0 Kit, a commercially available version of the Hi-C protocol</w:t>
      </w:r>
      <w:r w:rsidRPr="00FD21E9">
        <w:rPr>
          <w:rFonts w:asciiTheme="majorHAnsi" w:hAnsiTheme="majorHAnsi" w:cstheme="majorHAnsi"/>
          <w:sz w:val="24"/>
          <w:szCs w:val="24"/>
        </w:rPr>
        <w:t>, in 2019</w:t>
      </w:r>
      <w:r w:rsidRPr="00EC0C3A">
        <w:rPr>
          <w:rFonts w:asciiTheme="majorHAnsi" w:hAnsiTheme="majorHAnsi" w:cstheme="majorHAnsi"/>
          <w:sz w:val="24"/>
          <w:szCs w:val="24"/>
        </w:rPr>
        <w:t xml:space="preserve">. Following the manufacturer's instructions for the kit, </w:t>
      </w:r>
      <w:commentRangeStart w:id="46"/>
      <w:r w:rsidRPr="00EC0C3A">
        <w:rPr>
          <w:rFonts w:asciiTheme="majorHAnsi" w:hAnsiTheme="majorHAnsi" w:cstheme="majorHAnsi"/>
          <w:sz w:val="24"/>
          <w:szCs w:val="24"/>
        </w:rPr>
        <w:t xml:space="preserve">intact cells from two samples </w:t>
      </w:r>
      <w:commentRangeEnd w:id="46"/>
      <w:r w:rsidR="00EE4C3F">
        <w:rPr>
          <w:rStyle w:val="CommentReference"/>
        </w:rPr>
        <w:commentReference w:id="46"/>
      </w:r>
      <w:r w:rsidRPr="00EC0C3A">
        <w:rPr>
          <w:rFonts w:asciiTheme="majorHAnsi" w:hAnsiTheme="majorHAnsi" w:cstheme="majorHAnsi"/>
          <w:sz w:val="24"/>
          <w:szCs w:val="24"/>
        </w:rPr>
        <w:t>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xml:space="preserve">. Continuing with the manufacturer's protocol, molecules were pulled down with streptavidin beads and processed </w:t>
      </w:r>
      <w:r w:rsidRPr="00EC0C3A">
        <w:rPr>
          <w:rFonts w:asciiTheme="majorHAnsi" w:hAnsiTheme="majorHAnsi" w:cstheme="majorHAnsi"/>
          <w:sz w:val="24"/>
          <w:szCs w:val="24"/>
        </w:rPr>
        <w:lastRenderedPageBreak/>
        <w:t>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bp paired-end reads were generated on an Illumina HiSeq</w:t>
      </w:r>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commentRangeStart w:id="47"/>
      <w:r w:rsidRPr="00FD21E9">
        <w:rPr>
          <w:rFonts w:asciiTheme="majorHAnsi" w:hAnsiTheme="majorHAnsi" w:cstheme="majorHAnsi"/>
          <w:sz w:val="24"/>
          <w:szCs w:val="24"/>
        </w:rPr>
        <w:t xml:space="preserve">Due to the lack of availability of sequencing centers accepting new material during the COVID-19 pandemic, we outsourced the 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t>sequencing to the Vertebrate Genome Project (VGP) at Rockefeller. The data from these sequencing runs had yet to be returned upon the completion of the research for this dissertation.</w:t>
      </w:r>
      <w:commentRangeEnd w:id="47"/>
      <w:r w:rsidR="00C8509D">
        <w:rPr>
          <w:rStyle w:val="CommentReference"/>
        </w:rPr>
        <w:commentReference w:id="47"/>
      </w:r>
      <w:r w:rsidRPr="00FD21E9">
        <w:rPr>
          <w:rFonts w:asciiTheme="majorHAnsi" w:hAnsiTheme="majorHAnsi" w:cstheme="majorHAnsi"/>
          <w:sz w:val="24"/>
          <w:szCs w:val="24"/>
        </w:rPr>
        <w:t xml:space="preserve"> Because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links long-range interactions, we used 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t>sequencing data for both male and female scaffolding.</w:t>
      </w:r>
    </w:p>
    <w:p w14:paraId="5710ECC4" w14:textId="0E664399" w:rsidR="003F5039" w:rsidRPr="00FD21E9" w:rsidRDefault="003F5039" w:rsidP="003F5039">
      <w:pPr>
        <w:spacing w:line="48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{"citationID":"i6l6KGxI","properties":{"formattedCitation":"(Andrews, Simon, 2010)","plainCitation":"(Andrews, Simon, 2010)","noteIndex":0},"citationItems":[{"id":594,"uris":["http://zotero.org/users/local/3tku6QP0/items/6F4G7GJS"],"itemData":{"id":594,"type":"software","title":"FastQC: a quality control tool for high throughput sequence data.","URL":"https://www.bioinformatics.babraham.ac.uk/projects/fastqc/","version":"0.11.9","author":[{"family":"Andrews, Simon","given":""}],"issued":{"date-parts":[["2010"]]}}}],"schema":"https://github.com/citation-style-language/schema/raw/master/csl-citation.json"}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(Andrews, Simon,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looked at a percentage of high-quality reads (minimum mapping quality of greater than or equal to 20, a maximum edit distance of less than or equal to 5, and no duplications) that mapped to our draft assembly created from </w:t>
      </w:r>
      <w:commentRangeStart w:id="48"/>
      <w:r w:rsidRPr="00FD21E9">
        <w:rPr>
          <w:rFonts w:asciiTheme="majorHAnsi" w:hAnsiTheme="majorHAnsi" w:cstheme="majorHAnsi"/>
          <w:sz w:val="24"/>
          <w:szCs w:val="24"/>
        </w:rPr>
        <w:t>the prior step</w:t>
      </w:r>
      <w:commentRangeEnd w:id="48"/>
      <w:r w:rsidR="00C8509D">
        <w:rPr>
          <w:rStyle w:val="CommentReference"/>
        </w:rPr>
        <w:commentReference w:id="48"/>
      </w:r>
      <w:r w:rsidRPr="00FD21E9">
        <w:rPr>
          <w:rFonts w:asciiTheme="majorHAnsi" w:hAnsiTheme="majorHAnsi" w:cstheme="majorHAnsi"/>
          <w:sz w:val="24"/>
          <w:szCs w:val="24"/>
        </w:rPr>
        <w:t>. We also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(1-15% expected).</w:t>
      </w:r>
    </w:p>
    <w:p w14:paraId="3F58042E" w14:textId="77777777" w:rsidR="003F5039" w:rsidRPr="0087338E" w:rsidRDefault="003F5039" w:rsidP="003F5039">
      <w:pPr>
        <w:spacing w:line="480" w:lineRule="auto"/>
        <w:ind w:right="270"/>
        <w:rPr>
          <w:rFonts w:asciiTheme="majorHAnsi" w:hAnsiTheme="majorHAnsi" w:cstheme="majorHAnsi"/>
          <w:sz w:val="24"/>
          <w:szCs w:val="24"/>
        </w:rPr>
      </w:pPr>
    </w:p>
    <w:p w14:paraId="2EA51E8C" w14:textId="77777777" w:rsidR="003F5039" w:rsidRPr="0087338E" w:rsidRDefault="003F5039" w:rsidP="003F5039">
      <w:pPr>
        <w:pStyle w:val="HTMLAddress"/>
        <w:spacing w:line="480" w:lineRule="auto"/>
        <w:outlineLvl w:val="2"/>
        <w:rPr>
          <w:rFonts w:asciiTheme="majorHAnsi" w:hAnsiTheme="majorHAnsi" w:cstheme="majorHAnsi"/>
          <w:sz w:val="24"/>
          <w:szCs w:val="24"/>
        </w:rPr>
      </w:pPr>
      <w:bookmarkStart w:id="49" w:name="_Toc113123189"/>
      <w:bookmarkStart w:id="50" w:name="_Toc113273228"/>
      <w:r w:rsidRPr="0087338E">
        <w:rPr>
          <w:rFonts w:asciiTheme="majorHAnsi" w:hAnsiTheme="majorHAnsi" w:cstheme="majorHAnsi"/>
          <w:sz w:val="24"/>
          <w:szCs w:val="24"/>
        </w:rPr>
        <w:t>Genome assembly</w:t>
      </w:r>
      <w:bookmarkEnd w:id="49"/>
      <w:bookmarkEnd w:id="50"/>
    </w:p>
    <w:p w14:paraId="0F919F6E" w14:textId="61B37A81" w:rsidR="003F5039" w:rsidRPr="0087338E" w:rsidRDefault="003F5039" w:rsidP="003F5039">
      <w:pPr>
        <w:spacing w:line="48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w:t>
      </w:r>
      <w:r w:rsidRPr="0087338E">
        <w:rPr>
          <w:rFonts w:asciiTheme="majorHAnsi" w:hAnsiTheme="majorHAnsi" w:cstheme="majorHAnsi"/>
          <w:sz w:val="24"/>
          <w:szCs w:val="24"/>
        </w:rPr>
        <w:lastRenderedPageBreak/>
        <w:t>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w:t>
      </w:r>
      <w:commentRangeStart w:id="51"/>
      <w:r w:rsidRPr="00FD21E9">
        <w:rPr>
          <w:rFonts w:asciiTheme="majorHAnsi" w:hAnsiTheme="majorHAnsi" w:cstheme="majorHAnsi"/>
          <w:color w:val="00000A"/>
          <w:sz w:val="24"/>
          <w:szCs w:val="24"/>
        </w:rPr>
        <w:t>filtering</w:t>
      </w:r>
      <w:commentRangeEnd w:id="51"/>
      <w:r w:rsidR="006514C3">
        <w:rPr>
          <w:rStyle w:val="CommentReference"/>
        </w:rPr>
        <w:commentReference w:id="51"/>
      </w:r>
      <w:r w:rsidRPr="00FD21E9">
        <w:rPr>
          <w:rFonts w:asciiTheme="majorHAnsi" w:hAnsiTheme="majorHAnsi" w:cstheme="majorHAnsi"/>
          <w:color w:val="00000A"/>
          <w:sz w:val="24"/>
          <w:szCs w:val="24"/>
        </w:rPr>
        <w:t xml:space="preserve">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3F5039">
      <w:pPr>
        <w:spacing w:line="480" w:lineRule="auto"/>
        <w:ind w:right="270"/>
        <w:rPr>
          <w:rFonts w:asciiTheme="majorHAnsi" w:hAnsiTheme="majorHAnsi" w:cstheme="majorHAnsi"/>
          <w:sz w:val="24"/>
          <w:szCs w:val="24"/>
        </w:rPr>
      </w:pPr>
    </w:p>
    <w:p w14:paraId="2484BA38"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52" w:name="_Toc113123190"/>
      <w:bookmarkStart w:id="53" w:name="_Toc113273229"/>
      <w:r w:rsidRPr="00FD21E9">
        <w:rPr>
          <w:rFonts w:asciiTheme="majorHAnsi" w:hAnsiTheme="majorHAnsi" w:cstheme="majorHAnsi"/>
          <w:sz w:val="24"/>
          <w:szCs w:val="24"/>
        </w:rPr>
        <w:lastRenderedPageBreak/>
        <w:t>Assembly quality assessment</w:t>
      </w:r>
      <w:bookmarkEnd w:id="52"/>
      <w:bookmarkEnd w:id="53"/>
    </w:p>
    <w:p w14:paraId="12E8AF4B" w14:textId="38B86592"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A3D7B81"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54" w:name="_Toc113123191"/>
      <w:bookmarkStart w:id="55" w:name="_Toc113273230"/>
      <w:r w:rsidRPr="00FD21E9">
        <w:rPr>
          <w:rFonts w:asciiTheme="majorHAnsi" w:hAnsiTheme="majorHAnsi" w:cstheme="majorHAnsi"/>
          <w:sz w:val="24"/>
          <w:szCs w:val="24"/>
        </w:rPr>
        <w:t>Cytogenic chromosome validation</w:t>
      </w:r>
      <w:bookmarkEnd w:id="54"/>
      <w:bookmarkEnd w:id="55"/>
    </w:p>
    <w:p w14:paraId="63B7DB14" w14:textId="4BCBB4DE" w:rsidR="003F5039" w:rsidRPr="00FD21E9" w:rsidRDefault="003F5039" w:rsidP="003F5039">
      <w:pPr>
        <w:spacing w:line="480" w:lineRule="auto"/>
        <w:rPr>
          <w:rFonts w:asciiTheme="majorHAnsi" w:hAnsiTheme="majorHAnsi" w:cstheme="majorHAnsi"/>
          <w:sz w:val="24"/>
          <w:szCs w:val="24"/>
        </w:rPr>
      </w:pPr>
      <w:commentRangeStart w:id="56"/>
      <w:r w:rsidRPr="00FD21E9">
        <w:rPr>
          <w:rFonts w:asciiTheme="majorHAnsi" w:hAnsiTheme="majorHAnsi" w:cstheme="majorHAnsi"/>
          <w:sz w:val="24"/>
          <w:szCs w:val="24"/>
        </w:rPr>
        <w:t>Fish</w:t>
      </w:r>
      <w:commentRangeEnd w:id="56"/>
      <w:r w:rsidR="006514C3">
        <w:rPr>
          <w:rStyle w:val="CommentReference"/>
        </w:rPr>
        <w:commentReference w:id="56"/>
      </w:r>
      <w:r w:rsidRPr="00FD21E9">
        <w:rPr>
          <w:rFonts w:asciiTheme="majorHAnsi" w:hAnsiTheme="majorHAnsi" w:cstheme="majorHAnsi"/>
          <w:sz w:val="24"/>
          <w:szCs w:val="24"/>
        </w:rPr>
        <w:t xml:space="preserve"> were anesthetized with Colchicine (10 microliters of 1 mg/ml stock) and returned to water after sampling. Individual fish lengths were measured. In both cases </w:t>
      </w:r>
      <w:commentRangeStart w:id="57"/>
      <w:r w:rsidRPr="00FD21E9">
        <w:rPr>
          <w:rFonts w:asciiTheme="majorHAnsi" w:hAnsiTheme="majorHAnsi" w:cstheme="majorHAnsi"/>
          <w:sz w:val="24"/>
          <w:szCs w:val="24"/>
        </w:rPr>
        <w:t>organs</w:t>
      </w:r>
      <w:commentRangeEnd w:id="57"/>
      <w:r w:rsidR="006514C3">
        <w:rPr>
          <w:rStyle w:val="CommentReference"/>
        </w:rPr>
        <w:commentReference w:id="57"/>
      </w:r>
      <w:r w:rsidRPr="00FD21E9">
        <w:rPr>
          <w:rFonts w:asciiTheme="majorHAnsi" w:hAnsiTheme="majorHAnsi" w:cstheme="majorHAnsi"/>
          <w:sz w:val="24"/>
          <w:szCs w:val="24"/>
        </w:rPr>
        <w:t xml:space="preserve"> were rinsed, stored in PBS at </w:t>
      </w:r>
      <w:r w:rsidR="00D32D4D">
        <w:rPr>
          <w:rFonts w:asciiTheme="majorHAnsi" w:hAnsiTheme="majorHAnsi" w:cstheme="majorHAnsi"/>
          <w:sz w:val="24"/>
          <w:szCs w:val="24"/>
        </w:rPr>
        <w:t xml:space="preserve">the </w:t>
      </w:r>
      <w:r w:rsidRPr="00FD21E9">
        <w:rPr>
          <w:rFonts w:asciiTheme="majorHAnsi" w:hAnsiTheme="majorHAnsi" w:cstheme="majorHAnsi"/>
          <w:sz w:val="24"/>
          <w:szCs w:val="24"/>
        </w:rPr>
        <w:t xml:space="preserve">ambient temperature of the </w:t>
      </w:r>
      <w:r w:rsidR="00D32D4D">
        <w:rPr>
          <w:rFonts w:asciiTheme="majorHAnsi" w:hAnsiTheme="majorHAnsi" w:cstheme="majorHAnsi"/>
          <w:sz w:val="24"/>
          <w:szCs w:val="24"/>
        </w:rPr>
        <w:t xml:space="preserve">UC Davis </w:t>
      </w:r>
      <w:r w:rsidR="00D32D4D" w:rsidRPr="00D32D4D">
        <w:rPr>
          <w:rFonts w:asciiTheme="majorHAnsi" w:hAnsiTheme="majorHAnsi" w:cstheme="majorHAnsi"/>
          <w:sz w:val="24"/>
          <w:szCs w:val="24"/>
        </w:rPr>
        <w:t xml:space="preserve">Center </w:t>
      </w:r>
      <w:proofErr w:type="gramStart"/>
      <w:r w:rsidR="00D32D4D" w:rsidRPr="00D32D4D">
        <w:rPr>
          <w:rFonts w:asciiTheme="majorHAnsi" w:hAnsiTheme="majorHAnsi" w:cstheme="majorHAnsi"/>
          <w:sz w:val="24"/>
          <w:szCs w:val="24"/>
        </w:rPr>
        <w:t>For</w:t>
      </w:r>
      <w:proofErr w:type="gramEnd"/>
      <w:r w:rsidR="00D32D4D" w:rsidRPr="00D32D4D">
        <w:rPr>
          <w:rFonts w:asciiTheme="majorHAnsi" w:hAnsiTheme="majorHAnsi" w:cstheme="majorHAnsi"/>
          <w:sz w:val="24"/>
          <w:szCs w:val="24"/>
        </w:rPr>
        <w:t xml:space="preserve"> Aquatic Biology and Aquaculture</w:t>
      </w:r>
      <w:r w:rsidR="00D32D4D" w:rsidRPr="00D32D4D">
        <w:rPr>
          <w:rFonts w:asciiTheme="majorHAnsi" w:hAnsiTheme="majorHAnsi" w:cstheme="majorHAnsi"/>
          <w:sz w:val="24"/>
          <w:szCs w:val="24"/>
        </w:rPr>
        <w:t xml:space="preserve"> </w:t>
      </w:r>
      <w:r w:rsidR="00D32D4D">
        <w:rPr>
          <w:rFonts w:asciiTheme="majorHAnsi" w:hAnsiTheme="majorHAnsi" w:cstheme="majorHAnsi"/>
          <w:sz w:val="24"/>
          <w:szCs w:val="24"/>
        </w:rPr>
        <w:t>(</w:t>
      </w:r>
      <w:commentRangeStart w:id="58"/>
      <w:r w:rsidRPr="00FD21E9">
        <w:rPr>
          <w:rFonts w:asciiTheme="majorHAnsi" w:hAnsiTheme="majorHAnsi" w:cstheme="majorHAnsi"/>
          <w:sz w:val="24"/>
          <w:szCs w:val="24"/>
        </w:rPr>
        <w:t>CABA</w:t>
      </w:r>
      <w:commentRangeEnd w:id="58"/>
      <w:r w:rsidR="00D32D4D">
        <w:rPr>
          <w:rFonts w:asciiTheme="majorHAnsi" w:hAnsiTheme="majorHAnsi" w:cstheme="majorHAnsi"/>
          <w:sz w:val="24"/>
          <w:szCs w:val="24"/>
        </w:rPr>
        <w:t>)</w:t>
      </w:r>
      <w:r w:rsidR="000C6B61">
        <w:rPr>
          <w:rStyle w:val="CommentReference"/>
        </w:rPr>
        <w:commentReference w:id="58"/>
      </w:r>
      <w:r w:rsidRPr="00FD21E9">
        <w:rPr>
          <w:rFonts w:asciiTheme="majorHAnsi" w:hAnsiTheme="majorHAnsi" w:cstheme="majorHAnsi"/>
          <w:sz w:val="24"/>
          <w:szCs w:val="24"/>
        </w:rPr>
        <w:t xml:space="preserve"> </w:t>
      </w:r>
      <w:r w:rsidR="00D32D4D">
        <w:rPr>
          <w:rFonts w:asciiTheme="majorHAnsi" w:hAnsiTheme="majorHAnsi" w:cstheme="majorHAnsi"/>
          <w:sz w:val="24"/>
          <w:szCs w:val="24"/>
        </w:rPr>
        <w:t xml:space="preserve"> </w:t>
      </w:r>
      <w:r w:rsidRPr="00FD21E9">
        <w:rPr>
          <w:rFonts w:asciiTheme="majorHAnsi" w:hAnsiTheme="majorHAnsi" w:cstheme="majorHAnsi"/>
          <w:sz w:val="24"/>
          <w:szCs w:val="24"/>
        </w:rPr>
        <w:t xml:space="preserve">environment. We established two spleen pools, one of male (n = 15), and one of female (n = 13) specimens and one additional male gonad was harvested. Organ pools were gently aspirated into single cell suspensions by pipetting in </w:t>
      </w:r>
      <w:r w:rsidR="000C6B61">
        <w:rPr>
          <w:rFonts w:asciiTheme="majorHAnsi" w:hAnsiTheme="majorHAnsi" w:cstheme="majorHAnsi"/>
          <w:sz w:val="24"/>
          <w:szCs w:val="24"/>
        </w:rPr>
        <w:t xml:space="preserve">a </w:t>
      </w:r>
      <w:r w:rsidRPr="00FD21E9">
        <w:rPr>
          <w:rFonts w:asciiTheme="majorHAnsi" w:hAnsiTheme="majorHAnsi" w:cstheme="majorHAnsi"/>
          <w:sz w:val="24"/>
          <w:szCs w:val="24"/>
        </w:rPr>
        <w:t xml:space="preserve">hypotonic solution (0.56% </w:t>
      </w:r>
      <w:proofErr w:type="spellStart"/>
      <w:r w:rsidRPr="00FD21E9">
        <w:rPr>
          <w:rFonts w:asciiTheme="majorHAnsi" w:hAnsiTheme="majorHAnsi" w:cstheme="majorHAnsi"/>
          <w:sz w:val="24"/>
          <w:szCs w:val="24"/>
        </w:rPr>
        <w:t>KCl</w:t>
      </w:r>
      <w:proofErr w:type="spellEnd"/>
      <w:r w:rsidRPr="00FD21E9">
        <w:rPr>
          <w:rFonts w:asciiTheme="majorHAnsi" w:hAnsiTheme="majorHAnsi" w:cstheme="majorHAnsi"/>
          <w:sz w:val="24"/>
          <w:szCs w:val="24"/>
        </w:rPr>
        <w:t>) for 15-20 min. Cells were centrifuged at ~1000 rpm for 10 min, supernatant hypotonic solution was removed and a 3:1 fixative (</w:t>
      </w:r>
      <w:proofErr w:type="spellStart"/>
      <w:proofErr w:type="gramStart"/>
      <w:r w:rsidRPr="00FD21E9">
        <w:rPr>
          <w:rFonts w:asciiTheme="majorHAnsi" w:hAnsiTheme="majorHAnsi" w:cstheme="majorHAnsi"/>
          <w:sz w:val="24"/>
          <w:szCs w:val="24"/>
        </w:rPr>
        <w:t>methanol:glacial</w:t>
      </w:r>
      <w:proofErr w:type="spellEnd"/>
      <w:proofErr w:type="gramEnd"/>
      <w:r w:rsidRPr="00FD21E9">
        <w:rPr>
          <w:rFonts w:asciiTheme="majorHAnsi" w:hAnsiTheme="majorHAnsi" w:cstheme="majorHAnsi"/>
          <w:sz w:val="24"/>
          <w:szCs w:val="24"/>
        </w:rPr>
        <w:t xml:space="preserve"> acetic acid) was added. Cell pellets were resuspended and stored at 4ºC. Two to three more fixative washes (centrifugation, resuspension in new fixative) were conducted, and cells were applied to slides one week later. Slides were stained using </w:t>
      </w:r>
      <w:r w:rsidR="000C6B61">
        <w:rPr>
          <w:rFonts w:asciiTheme="majorHAnsi" w:hAnsiTheme="majorHAnsi" w:cstheme="majorHAnsi"/>
          <w:sz w:val="24"/>
          <w:szCs w:val="24"/>
        </w:rPr>
        <w:t>a</w:t>
      </w:r>
      <w:r w:rsidRPr="00FD21E9">
        <w:rPr>
          <w:rFonts w:asciiTheme="majorHAnsi" w:hAnsiTheme="majorHAnsi" w:cstheme="majorHAnsi"/>
          <w:sz w:val="24"/>
          <w:szCs w:val="24"/>
        </w:rPr>
        <w:t xml:space="preserve"> DNA </w:t>
      </w:r>
      <w:r w:rsidRPr="00FD21E9">
        <w:rPr>
          <w:rFonts w:asciiTheme="majorHAnsi" w:hAnsiTheme="majorHAnsi" w:cstheme="majorHAnsi"/>
          <w:sz w:val="24"/>
          <w:szCs w:val="24"/>
        </w:rPr>
        <w:lastRenderedPageBreak/>
        <w:t xml:space="preserve">staining fluorescent dye (DAPI) and </w:t>
      </w:r>
      <w:commentRangeStart w:id="59"/>
      <w:r w:rsidRPr="00FD21E9">
        <w:rPr>
          <w:rFonts w:asciiTheme="majorHAnsi" w:hAnsiTheme="majorHAnsi" w:cstheme="majorHAnsi"/>
          <w:sz w:val="24"/>
          <w:szCs w:val="24"/>
        </w:rPr>
        <w:t>cell</w:t>
      </w:r>
      <w:r w:rsidR="000C6B61">
        <w:rPr>
          <w:rFonts w:asciiTheme="majorHAnsi" w:hAnsiTheme="majorHAnsi" w:cstheme="majorHAnsi"/>
          <w:sz w:val="24"/>
          <w:szCs w:val="24"/>
        </w:rPr>
        <w:t xml:space="preserve"> nuclei</w:t>
      </w:r>
      <w:r w:rsidRPr="00FD21E9">
        <w:rPr>
          <w:rFonts w:asciiTheme="majorHAnsi" w:hAnsiTheme="majorHAnsi" w:cstheme="majorHAnsi"/>
          <w:sz w:val="24"/>
          <w:szCs w:val="24"/>
        </w:rPr>
        <w:t xml:space="preserve"> </w:t>
      </w:r>
      <w:commentRangeEnd w:id="59"/>
      <w:r w:rsidR="000C6B61">
        <w:rPr>
          <w:rStyle w:val="CommentReference"/>
        </w:rPr>
        <w:commentReference w:id="59"/>
      </w:r>
      <w:r w:rsidRPr="00FD21E9">
        <w:rPr>
          <w:rFonts w:asciiTheme="majorHAnsi" w:hAnsiTheme="majorHAnsi" w:cstheme="majorHAnsi"/>
          <w:sz w:val="24"/>
          <w:szCs w:val="24"/>
        </w:rPr>
        <w:t xml:space="preserve">were examined using an Olympus BX-40 Microscope. Images of cells were captured and stored using the </w:t>
      </w:r>
      <w:proofErr w:type="spellStart"/>
      <w:r w:rsidRPr="00FD21E9">
        <w:rPr>
          <w:rFonts w:asciiTheme="majorHAnsi" w:hAnsiTheme="majorHAnsi" w:cstheme="majorHAnsi"/>
          <w:sz w:val="24"/>
          <w:szCs w:val="24"/>
        </w:rPr>
        <w:t>CytoVision</w:t>
      </w:r>
      <w:proofErr w:type="spellEnd"/>
      <w:r w:rsidRPr="00FD21E9">
        <w:rPr>
          <w:rFonts w:asciiTheme="majorHAnsi" w:hAnsiTheme="majorHAnsi" w:cstheme="majorHAnsi"/>
          <w:sz w:val="24"/>
          <w:szCs w:val="24"/>
        </w:rPr>
        <w:t xml:space="preserve"> Software and the number of chromosomes in the species were determined from those images.</w:t>
      </w:r>
    </w:p>
    <w:p w14:paraId="1F5C7897" w14:textId="46537906" w:rsidR="0087338E" w:rsidRDefault="0087338E">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0B56A36A" w14:textId="77777777" w:rsidR="003F5039" w:rsidRPr="00FD21E9" w:rsidRDefault="003F5039" w:rsidP="003F5039">
      <w:pPr>
        <w:spacing w:line="480" w:lineRule="auto"/>
        <w:rPr>
          <w:rFonts w:asciiTheme="majorHAnsi" w:hAnsiTheme="majorHAnsi" w:cstheme="majorHAnsi"/>
          <w:b/>
          <w:bCs/>
          <w:sz w:val="24"/>
          <w:szCs w:val="24"/>
        </w:rPr>
      </w:pPr>
    </w:p>
    <w:p w14:paraId="398B0908" w14:textId="77777777" w:rsidR="003F5039" w:rsidRPr="00FD21E9" w:rsidRDefault="003F5039" w:rsidP="003F5039">
      <w:pPr>
        <w:pStyle w:val="Header"/>
        <w:spacing w:line="480" w:lineRule="auto"/>
        <w:outlineLvl w:val="1"/>
        <w:rPr>
          <w:rFonts w:asciiTheme="majorHAnsi" w:hAnsiTheme="majorHAnsi" w:cstheme="majorHAnsi"/>
          <w:i/>
          <w:szCs w:val="24"/>
        </w:rPr>
      </w:pPr>
      <w:bookmarkStart w:id="60" w:name="_Toc113123192"/>
      <w:bookmarkStart w:id="61" w:name="_Toc113273231"/>
      <w:r w:rsidRPr="00FD21E9">
        <w:rPr>
          <w:rFonts w:asciiTheme="majorHAnsi" w:hAnsiTheme="majorHAnsi" w:cstheme="majorHAnsi"/>
          <w:szCs w:val="24"/>
        </w:rPr>
        <w:t>Results</w:t>
      </w:r>
      <w:bookmarkEnd w:id="60"/>
      <w:bookmarkEnd w:id="61"/>
    </w:p>
    <w:p w14:paraId="25E6390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62" w:name="_Toc113123193"/>
      <w:bookmarkStart w:id="63" w:name="_Toc113273232"/>
      <w:r w:rsidRPr="00FD21E9">
        <w:rPr>
          <w:rFonts w:asciiTheme="majorHAnsi" w:hAnsiTheme="majorHAnsi" w:cstheme="majorHAnsi"/>
          <w:sz w:val="24"/>
          <w:szCs w:val="24"/>
        </w:rPr>
        <w:t>Sample collection &amp; DNA extraction</w:t>
      </w:r>
      <w:bookmarkEnd w:id="62"/>
      <w:bookmarkEnd w:id="63"/>
    </w:p>
    <w:p w14:paraId="0C2648BD" w14:textId="26EB0A40"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iCs/>
          <w:sz w:val="24"/>
          <w:szCs w:val="24"/>
        </w:rPr>
        <w:t>After mixed results in length and quantity yield of HMW gDNA from back muscle tissue flash frozen and stored unsuspended in liquid, 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tissue samples 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Back muscle tissue from one female individual (T1F02_BM_FF) was used for </w:t>
      </w:r>
      <w:proofErr w:type="gramStart"/>
      <w:r w:rsidRPr="00FD21E9">
        <w:rPr>
          <w:rFonts w:asciiTheme="majorHAnsi" w:hAnsiTheme="majorHAnsi" w:cstheme="majorHAnsi"/>
          <w:iCs/>
          <w:sz w:val="24"/>
          <w:szCs w:val="24"/>
        </w:rPr>
        <w:t>linked-read</w:t>
      </w:r>
      <w:proofErr w:type="gramEnd"/>
      <w:r w:rsidRPr="00FD21E9">
        <w:rPr>
          <w:rFonts w:asciiTheme="majorHAnsi" w:hAnsiTheme="majorHAnsi" w:cstheme="majorHAnsi"/>
          <w:iCs/>
          <w:sz w:val="24"/>
          <w:szCs w:val="24"/>
        </w:rPr>
        <w:t xml:space="preserve">, long-read, and </w:t>
      </w:r>
      <w:r w:rsidR="000C6B61">
        <w:rPr>
          <w:rFonts w:asciiTheme="majorHAnsi" w:hAnsiTheme="majorHAnsi" w:cstheme="majorHAnsi"/>
          <w:iCs/>
          <w:sz w:val="24"/>
          <w:szCs w:val="24"/>
        </w:rPr>
        <w:t>H</w:t>
      </w:r>
      <w:r w:rsidRPr="00FD21E9">
        <w:rPr>
          <w:rFonts w:asciiTheme="majorHAnsi" w:hAnsiTheme="majorHAnsi" w:cstheme="majorHAnsi"/>
          <w:iCs/>
          <w:sz w:val="24"/>
          <w:szCs w:val="24"/>
        </w:rPr>
        <w:t>i-</w:t>
      </w:r>
      <w:r w:rsidR="000C6B61">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and gill tissue from one female (T3F02_SC_FF) was used for </w:t>
      </w:r>
      <w:commentRangeStart w:id="64"/>
      <w:r w:rsidRPr="00FD21E9">
        <w:rPr>
          <w:rFonts w:asciiTheme="majorHAnsi" w:hAnsiTheme="majorHAnsi" w:cstheme="majorHAnsi"/>
          <w:iCs/>
          <w:sz w:val="24"/>
          <w:szCs w:val="24"/>
        </w:rPr>
        <w:t xml:space="preserve">further PacBio </w:t>
      </w:r>
      <w:commentRangeEnd w:id="64"/>
      <w:r w:rsidR="000C6B61">
        <w:rPr>
          <w:rStyle w:val="CommentReference"/>
        </w:rPr>
        <w:commentReference w:id="64"/>
      </w:r>
      <w:r w:rsidRPr="00FD21E9">
        <w:rPr>
          <w:rFonts w:asciiTheme="majorHAnsi" w:hAnsiTheme="majorHAnsi" w:cstheme="majorHAnsi"/>
          <w:iCs/>
          <w:sz w:val="24"/>
          <w:szCs w:val="24"/>
        </w:rPr>
        <w:t xml:space="preserve">sequencing. </w:t>
      </w:r>
      <w:commentRangeStart w:id="65"/>
      <w:r w:rsidRPr="00FD21E9">
        <w:rPr>
          <w:rFonts w:asciiTheme="majorHAnsi" w:hAnsiTheme="majorHAnsi" w:cstheme="majorHAnsi"/>
          <w:iCs/>
          <w:sz w:val="24"/>
          <w:szCs w:val="24"/>
        </w:rPr>
        <w:t xml:space="preserve">One male individual (T3M02_BM_FF) was used for linked and long read sequencing, and internal organ tissue from the second male (T4M01_IO_FF) was used for generating </w:t>
      </w:r>
      <w:r w:rsidR="00315B1D">
        <w:rPr>
          <w:rFonts w:asciiTheme="majorHAnsi" w:hAnsiTheme="majorHAnsi" w:cstheme="majorHAnsi"/>
          <w:iCs/>
          <w:sz w:val="24"/>
          <w:szCs w:val="24"/>
        </w:rPr>
        <w:t>Hi</w:t>
      </w:r>
      <w:r w:rsidRPr="00FD21E9">
        <w:rPr>
          <w:rFonts w:asciiTheme="majorHAnsi" w:hAnsiTheme="majorHAnsi" w:cstheme="majorHAnsi"/>
          <w:iCs/>
          <w:sz w:val="24"/>
          <w:szCs w:val="24"/>
        </w:rPr>
        <w:t>-</w:t>
      </w:r>
      <w:r w:rsidR="00315B1D">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data (Table 2.2). </w:t>
      </w:r>
      <w:commentRangeEnd w:id="65"/>
      <w:r w:rsidR="00EE4C3F">
        <w:rPr>
          <w:rStyle w:val="CommentReference"/>
        </w:rPr>
        <w:commentReference w:id="65"/>
      </w:r>
      <w:r w:rsidRPr="00FD21E9">
        <w:rPr>
          <w:rFonts w:asciiTheme="majorHAnsi" w:hAnsiTheme="majorHAnsi" w:cstheme="majorHAnsi"/>
          <w:iCs/>
          <w:sz w:val="24"/>
          <w:szCs w:val="24"/>
        </w:rPr>
        <w:t xml:space="preserve">Suspending tissues in propylene glycol did not increase the success rate or yield of extracted HMW gDNA in our experience, and all successful extractions were </w:t>
      </w:r>
      <w:r w:rsidR="00EE4C3F">
        <w:rPr>
          <w:rFonts w:asciiTheme="majorHAnsi" w:hAnsiTheme="majorHAnsi" w:cstheme="majorHAnsi"/>
          <w:iCs/>
          <w:sz w:val="24"/>
          <w:szCs w:val="24"/>
        </w:rPr>
        <w:t xml:space="preserve">from tissues </w:t>
      </w:r>
      <w:r w:rsidRPr="00FD21E9">
        <w:rPr>
          <w:rFonts w:asciiTheme="majorHAnsi" w:hAnsiTheme="majorHAnsi" w:cstheme="majorHAnsi"/>
          <w:iCs/>
          <w:sz w:val="24"/>
          <w:szCs w:val="24"/>
        </w:rPr>
        <w:t xml:space="preserve">not suspended in any kind of solution after flash freezing. NanoDrop 260/280 absorbance ratios of </w:t>
      </w:r>
      <w:commentRangeStart w:id="66"/>
      <w:r w:rsidRPr="00FD21E9">
        <w:rPr>
          <w:rFonts w:asciiTheme="majorHAnsi" w:hAnsiTheme="majorHAnsi" w:cstheme="majorHAnsi"/>
          <w:iCs/>
          <w:sz w:val="24"/>
          <w:szCs w:val="24"/>
        </w:rPr>
        <w:t xml:space="preserve">male and female extractions </w:t>
      </w:r>
      <w:commentRangeEnd w:id="66"/>
      <w:r w:rsidR="00315B1D">
        <w:rPr>
          <w:rStyle w:val="CommentReference"/>
        </w:rPr>
        <w:commentReference w:id="66"/>
      </w:r>
      <w:r w:rsidRPr="00FD21E9">
        <w:rPr>
          <w:rFonts w:asciiTheme="majorHAnsi" w:hAnsiTheme="majorHAnsi" w:cstheme="majorHAnsi"/>
          <w:iCs/>
          <w:sz w:val="24"/>
          <w:szCs w:val="24"/>
        </w:rPr>
        <w:t>were 1.91 and 1.90, respectively. NanoDrop 260/230 ratios for male and female extractions were 2.02 and 1.79, respectively.</w:t>
      </w:r>
    </w:p>
    <w:p w14:paraId="1687826F" w14:textId="77777777" w:rsidR="003F5039" w:rsidRPr="00FD21E9" w:rsidRDefault="003F5039" w:rsidP="003F5039">
      <w:pPr>
        <w:spacing w:line="480" w:lineRule="auto"/>
        <w:ind w:right="270"/>
        <w:rPr>
          <w:rFonts w:asciiTheme="majorHAnsi" w:hAnsiTheme="majorHAnsi" w:cstheme="majorHAnsi"/>
          <w:iCs/>
          <w:sz w:val="24"/>
          <w:szCs w:val="24"/>
        </w:rPr>
      </w:pPr>
    </w:p>
    <w:p w14:paraId="304B44DD"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67" w:name="_Toc113123194"/>
      <w:bookmarkStart w:id="68" w:name="_Toc113273233"/>
      <w:r w:rsidRPr="00FD21E9">
        <w:rPr>
          <w:rFonts w:asciiTheme="majorHAnsi" w:hAnsiTheme="majorHAnsi" w:cstheme="majorHAnsi"/>
          <w:sz w:val="24"/>
          <w:szCs w:val="24"/>
        </w:rPr>
        <w:lastRenderedPageBreak/>
        <w:t>Linked-read library prep, sequencing &amp; quality control</w:t>
      </w:r>
      <w:bookmarkEnd w:id="67"/>
      <w:bookmarkEnd w:id="68"/>
    </w:p>
    <w:p w14:paraId="529DA7B4" w14:textId="46657F73"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quantified 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r w:rsidRPr="009A34FE">
        <w:rPr>
          <w:rFonts w:asciiTheme="majorHAnsi" w:hAnsiTheme="majorHAnsi" w:cstheme="majorHAnsi"/>
          <w:sz w:val="24"/>
          <w:szCs w:val="24"/>
        </w:rPr>
        <w:t xml:space="preserve">. </w:t>
      </w:r>
      <w:r w:rsidRPr="00FD21E9">
        <w:rPr>
          <w:rFonts w:asciiTheme="majorHAnsi" w:hAnsiTheme="majorHAnsi" w:cstheme="majorHAnsi"/>
          <w:sz w:val="24"/>
          <w:szCs w:val="24"/>
        </w:rPr>
        <w:t xml:space="preserve">In total, we generated 94,825,601,818 bp and 65,806,680,934 bp of female and male linked-read sequencing data, respectively.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3F5039">
      <w:pPr>
        <w:spacing w:line="480" w:lineRule="auto"/>
        <w:ind w:right="270"/>
        <w:rPr>
          <w:rFonts w:asciiTheme="majorHAnsi" w:hAnsiTheme="majorHAnsi" w:cstheme="majorHAnsi"/>
          <w:sz w:val="24"/>
          <w:szCs w:val="24"/>
        </w:rPr>
      </w:pPr>
    </w:p>
    <w:p w14:paraId="3D2EF21E"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69" w:name="_Toc113123195"/>
      <w:bookmarkStart w:id="70" w:name="_Toc113273234"/>
      <w:r w:rsidRPr="00FD21E9">
        <w:rPr>
          <w:rFonts w:asciiTheme="majorHAnsi" w:hAnsiTheme="majorHAnsi" w:cstheme="majorHAnsi"/>
          <w:sz w:val="24"/>
          <w:szCs w:val="24"/>
        </w:rPr>
        <w:t>Long-read library prep, sequencing &amp; quality control</w:t>
      </w:r>
      <w:bookmarkEnd w:id="69"/>
      <w:bookmarkEnd w:id="70"/>
    </w:p>
    <w:p w14:paraId="4D0B36AC" w14:textId="5F961A24" w:rsidR="003F5039" w:rsidRPr="00FD21E9" w:rsidRDefault="003F5039" w:rsidP="003F5039">
      <w:pPr>
        <w:spacing w:line="480" w:lineRule="auto"/>
        <w:ind w:right="270"/>
        <w:rPr>
          <w:rFonts w:asciiTheme="majorHAnsi" w:hAnsiTheme="majorHAnsi" w:cstheme="majorHAnsi"/>
          <w:sz w:val="24"/>
          <w:szCs w:val="24"/>
        </w:rPr>
      </w:pPr>
      <w:commentRangeStart w:id="71"/>
      <w:r w:rsidRPr="00FD21E9">
        <w:rPr>
          <w:rFonts w:asciiTheme="majorHAnsi" w:hAnsiTheme="majorHAnsi" w:cstheme="majorHAnsi"/>
          <w:sz w:val="24"/>
          <w:szCs w:val="24"/>
        </w:rPr>
        <w:t xml:space="preserve">We constructed one high-input library from the male HMW gDNA extractions. To reach sufficient coverage sequencing data with the available HMW gDNA from the female individual, </w:t>
      </w:r>
      <w:r w:rsidRPr="00FD21E9">
        <w:rPr>
          <w:rFonts w:asciiTheme="majorHAnsi" w:hAnsiTheme="majorHAnsi" w:cstheme="majorHAnsi"/>
          <w:sz w:val="24"/>
          <w:szCs w:val="24"/>
        </w:rPr>
        <w:lastRenderedPageBreak/>
        <w:t>we constructed one high-input and one low-input library</w:t>
      </w:r>
      <w:commentRangeEnd w:id="71"/>
      <w:r w:rsidR="00315B1D">
        <w:rPr>
          <w:rStyle w:val="CommentReference"/>
        </w:rPr>
        <w:commentReference w:id="71"/>
      </w:r>
      <w:r w:rsidRPr="00FD21E9">
        <w:rPr>
          <w:rFonts w:asciiTheme="majorHAnsi" w:hAnsiTheme="majorHAnsi" w:cstheme="majorHAnsi"/>
          <w:sz w:val="24"/>
          <w:szCs w:val="24"/>
        </w:rPr>
        <w:t>. Starting gDNA inputs ranged from 6.5</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ug of gDNA. The sheared gDNA input for the removal of single strand overhangs ranged from 1000</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Pr="00FD21E9">
        <w:rPr>
          <w:rFonts w:asciiTheme="majorHAnsi" w:hAnsiTheme="majorHAnsi" w:cstheme="majorHAnsi"/>
          <w:sz w:val="24"/>
          <w:szCs w:val="24"/>
        </w:rPr>
        <w:t xml:space="preserve">kb. </w:t>
      </w:r>
    </w:p>
    <w:p w14:paraId="423D5327" w14:textId="77777777" w:rsidR="003F5039" w:rsidRPr="00FD21E9" w:rsidRDefault="003F5039" w:rsidP="003F5039">
      <w:pPr>
        <w:spacing w:line="48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3F5039">
      <w:pPr>
        <w:spacing w:line="480" w:lineRule="auto"/>
        <w:rPr>
          <w:rFonts w:asciiTheme="majorHAnsi" w:hAnsiTheme="majorHAnsi" w:cstheme="majorHAnsi"/>
          <w:b/>
          <w:bCs/>
          <w:sz w:val="24"/>
          <w:szCs w:val="24"/>
          <w:u w:val="single"/>
        </w:rPr>
      </w:pPr>
    </w:p>
    <w:p w14:paraId="6E51C0A5"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72" w:name="_Toc113123196"/>
      <w:bookmarkStart w:id="73" w:name="_Toc113273235"/>
      <w:r w:rsidRPr="00FD21E9">
        <w:rPr>
          <w:rFonts w:asciiTheme="majorHAnsi" w:hAnsiTheme="majorHAnsi" w:cstheme="majorHAnsi"/>
          <w:sz w:val="24"/>
          <w:szCs w:val="24"/>
        </w:rPr>
        <w:t>Hi-C chromatin conformation capture library prep, sequencing &amp; quality control</w:t>
      </w:r>
      <w:bookmarkEnd w:id="72"/>
      <w:bookmarkEnd w:id="73"/>
    </w:p>
    <w:p w14:paraId="51586397" w14:textId="4819096F" w:rsidR="003F5039" w:rsidRPr="00FD21E9" w:rsidRDefault="003F5039" w:rsidP="003F5039">
      <w:pPr>
        <w:spacing w:line="48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r w:rsidR="00315B1D">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18.78% of the read pairs mapped to greater than 10 kilobases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3F5039">
      <w:pPr>
        <w:spacing w:line="480" w:lineRule="auto"/>
        <w:ind w:right="270"/>
        <w:rPr>
          <w:rFonts w:asciiTheme="majorHAnsi" w:hAnsiTheme="majorHAnsi" w:cstheme="majorHAnsi"/>
          <w:b/>
          <w:bCs/>
          <w:sz w:val="24"/>
          <w:szCs w:val="24"/>
          <w:u w:val="single"/>
        </w:rPr>
      </w:pPr>
    </w:p>
    <w:p w14:paraId="38500394" w14:textId="77777777" w:rsidR="003F5039" w:rsidRPr="00FD21E9" w:rsidRDefault="003F5039" w:rsidP="003F5039">
      <w:pPr>
        <w:pStyle w:val="HTMLAddress"/>
        <w:spacing w:line="480" w:lineRule="auto"/>
        <w:outlineLvl w:val="2"/>
        <w:rPr>
          <w:rFonts w:asciiTheme="majorHAnsi" w:hAnsiTheme="majorHAnsi" w:cstheme="majorHAnsi"/>
          <w:sz w:val="24"/>
          <w:szCs w:val="24"/>
        </w:rPr>
      </w:pPr>
      <w:bookmarkStart w:id="74" w:name="_Toc113123197"/>
      <w:bookmarkStart w:id="75" w:name="_Toc113273236"/>
      <w:r w:rsidRPr="00FD21E9">
        <w:rPr>
          <w:rFonts w:asciiTheme="majorHAnsi" w:hAnsiTheme="majorHAnsi" w:cstheme="majorHAnsi"/>
          <w:sz w:val="24"/>
          <w:szCs w:val="24"/>
        </w:rPr>
        <w:t>Assembly quality assessment</w:t>
      </w:r>
      <w:bookmarkEnd w:id="74"/>
      <w:bookmarkEnd w:id="75"/>
    </w:p>
    <w:p w14:paraId="4DE85359" w14:textId="523D5A6E" w:rsidR="00422626"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single-copy orthologs contained within the 05 August 2020 Actinopterygii lineage dataset using BUSCO. The quality filtered female and male HiFi data contained whole genes or sequence fragments of 95.6% (3.3% complete single copy, 89.3% complete double copy, and 3.0% fragmented) and 94.4% (3.4% </w:t>
      </w:r>
      <w:r w:rsidRPr="00FD21E9">
        <w:rPr>
          <w:rFonts w:asciiTheme="majorHAnsi" w:hAnsiTheme="majorHAnsi" w:cstheme="majorHAnsi"/>
          <w:sz w:val="24"/>
          <w:szCs w:val="24"/>
        </w:rPr>
        <w:lastRenderedPageBreak/>
        <w:t>complete single copy, 87.0% complete double copy, and 4.0% fragmented) of the conserved Actinopterygii gene dataset, respectively (Table 2.4).</w:t>
      </w:r>
    </w:p>
    <w:p w14:paraId="081ECC0D" w14:textId="638E35DA"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3F5039">
      <w:pPr>
        <w:spacing w:line="480" w:lineRule="auto"/>
        <w:rPr>
          <w:rFonts w:asciiTheme="majorHAnsi" w:hAnsiTheme="majorHAnsi" w:cstheme="majorHAnsi"/>
          <w:sz w:val="24"/>
          <w:szCs w:val="24"/>
        </w:rPr>
      </w:pPr>
    </w:p>
    <w:p w14:paraId="7737965B" w14:textId="77777777" w:rsidR="003F5039" w:rsidRPr="00FD21E9" w:rsidRDefault="003F5039" w:rsidP="003F5039">
      <w:pPr>
        <w:pStyle w:val="HTMLAddress"/>
        <w:spacing w:line="480" w:lineRule="auto"/>
        <w:outlineLvl w:val="2"/>
        <w:rPr>
          <w:rFonts w:asciiTheme="majorHAnsi" w:hAnsiTheme="majorHAnsi" w:cstheme="majorHAnsi"/>
          <w:b/>
          <w:bCs/>
          <w:sz w:val="24"/>
          <w:szCs w:val="24"/>
          <w:u w:val="single"/>
        </w:rPr>
      </w:pPr>
      <w:bookmarkStart w:id="76" w:name="_Toc113123198"/>
      <w:bookmarkStart w:id="77" w:name="_Toc113273237"/>
      <w:r w:rsidRPr="00FD21E9">
        <w:rPr>
          <w:rFonts w:asciiTheme="majorHAnsi" w:hAnsiTheme="majorHAnsi" w:cstheme="majorHAnsi"/>
          <w:sz w:val="24"/>
          <w:szCs w:val="24"/>
        </w:rPr>
        <w:t>Cytogenic chromosome validation</w:t>
      </w:r>
      <w:bookmarkEnd w:id="76"/>
      <w:bookmarkEnd w:id="77"/>
      <w:r w:rsidRPr="00FD21E9">
        <w:rPr>
          <w:rFonts w:asciiTheme="majorHAnsi" w:hAnsiTheme="majorHAnsi" w:cstheme="majorHAnsi"/>
          <w:sz w:val="24"/>
          <w:szCs w:val="24"/>
        </w:rPr>
        <w:t xml:space="preserve"> </w:t>
      </w:r>
    </w:p>
    <w:p w14:paraId="2A9017F9" w14:textId="74B968C4"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Seventy-five cell images were collected from the three pooled sample sets (</w:t>
      </w:r>
      <w:commentRangeStart w:id="78"/>
      <w:r w:rsidRPr="00FD21E9">
        <w:rPr>
          <w:rFonts w:asciiTheme="majorHAnsi" w:hAnsiTheme="majorHAnsi" w:cstheme="majorHAnsi"/>
          <w:sz w:val="24"/>
          <w:szCs w:val="24"/>
        </w:rPr>
        <w:t>mixed sex</w:t>
      </w:r>
      <w:commentRangeEnd w:id="78"/>
      <w:r w:rsidR="00A3519E">
        <w:rPr>
          <w:rStyle w:val="CommentReference"/>
        </w:rPr>
        <w:commentReference w:id="78"/>
      </w:r>
      <w:r w:rsidRPr="00FD21E9">
        <w:rPr>
          <w:rFonts w:asciiTheme="majorHAnsi" w:hAnsiTheme="majorHAnsi" w:cstheme="majorHAnsi"/>
          <w:sz w:val="24"/>
          <w:szCs w:val="24"/>
        </w:rPr>
        <w:t xml:space="preserve">, males-only, females-only). Quality control steps discarded cells that were not intact, did not contain clearly defined chromosomes, or had significantly overlapping chromosomes. After quality control filtration, 18 cells were retained for counting/analysis. From these 18 cells, we determined the 2n (diploid) chromosome count for the delta smelt to be 56, with 15 cells exhibiting 2n=56 and 3 cells with </w:t>
      </w:r>
      <w:proofErr w:type="spellStart"/>
      <w:r w:rsidRPr="00FD21E9">
        <w:rPr>
          <w:rFonts w:asciiTheme="majorHAnsi" w:hAnsiTheme="majorHAnsi" w:cstheme="majorHAnsi"/>
          <w:sz w:val="24"/>
          <w:szCs w:val="24"/>
        </w:rPr>
        <w:t>hypomodal</w:t>
      </w:r>
      <w:proofErr w:type="spellEnd"/>
      <w:r w:rsidRPr="00FD21E9">
        <w:rPr>
          <w:rFonts w:asciiTheme="majorHAnsi" w:hAnsiTheme="majorHAnsi" w:cstheme="majorHAnsi"/>
          <w:sz w:val="24"/>
          <w:szCs w:val="24"/>
        </w:rPr>
        <w:t xml:space="preserve"> counts (1 cell with 2n=54, 2 cells with 2n=55, Table 2.5). Figure 2.</w:t>
      </w:r>
      <w:r w:rsidR="00644092" w:rsidRPr="00FD21E9">
        <w:rPr>
          <w:rFonts w:asciiTheme="majorHAnsi" w:hAnsiTheme="majorHAnsi" w:cstheme="majorHAnsi"/>
          <w:sz w:val="24"/>
          <w:szCs w:val="24"/>
        </w:rPr>
        <w:t>8</w:t>
      </w:r>
      <w:r w:rsidRPr="00FD21E9">
        <w:rPr>
          <w:rFonts w:asciiTheme="majorHAnsi" w:hAnsiTheme="majorHAnsi" w:cstheme="majorHAnsi"/>
          <w:sz w:val="24"/>
          <w:szCs w:val="24"/>
        </w:rPr>
        <w:t xml:space="preserve"> shows a representative mitotic </w:t>
      </w:r>
      <w:commentRangeStart w:id="79"/>
      <w:r w:rsidRPr="00FD21E9">
        <w:rPr>
          <w:rFonts w:asciiTheme="majorHAnsi" w:hAnsiTheme="majorHAnsi" w:cstheme="majorHAnsi"/>
          <w:sz w:val="24"/>
          <w:szCs w:val="24"/>
        </w:rPr>
        <w:t>metaphase</w:t>
      </w:r>
      <w:commentRangeEnd w:id="79"/>
      <w:r w:rsidR="00E7195E">
        <w:rPr>
          <w:rStyle w:val="CommentReference"/>
        </w:rPr>
        <w:commentReference w:id="79"/>
      </w:r>
      <w:r w:rsidRPr="00FD21E9">
        <w:rPr>
          <w:rFonts w:asciiTheme="majorHAnsi" w:hAnsiTheme="majorHAnsi" w:cstheme="majorHAnsi"/>
          <w:sz w:val="24"/>
          <w:szCs w:val="24"/>
        </w:rPr>
        <w:t xml:space="preserve"> cell from a male spleen cell exhibiting 56 chromosomes.</w:t>
      </w:r>
    </w:p>
    <w:p w14:paraId="128F8D9F" w14:textId="77777777" w:rsidR="003F5039" w:rsidRPr="00FD21E9" w:rsidRDefault="003F5039" w:rsidP="003F5039">
      <w:pPr>
        <w:spacing w:line="480" w:lineRule="auto"/>
        <w:rPr>
          <w:rFonts w:asciiTheme="majorHAnsi" w:hAnsiTheme="majorHAnsi" w:cstheme="majorHAnsi"/>
          <w:sz w:val="24"/>
          <w:szCs w:val="24"/>
        </w:rPr>
      </w:pPr>
    </w:p>
    <w:p w14:paraId="2C92E786" w14:textId="77777777" w:rsidR="003F5039" w:rsidRPr="00FD21E9" w:rsidRDefault="003F5039" w:rsidP="003F5039">
      <w:pPr>
        <w:pStyle w:val="Header"/>
        <w:spacing w:line="480" w:lineRule="auto"/>
        <w:outlineLvl w:val="1"/>
        <w:rPr>
          <w:rFonts w:asciiTheme="majorHAnsi" w:hAnsiTheme="majorHAnsi" w:cstheme="majorHAnsi"/>
          <w:szCs w:val="24"/>
        </w:rPr>
      </w:pPr>
      <w:bookmarkStart w:id="80" w:name="_Toc113123199"/>
      <w:bookmarkStart w:id="81" w:name="_Toc113273238"/>
      <w:r w:rsidRPr="00FD21E9">
        <w:rPr>
          <w:rFonts w:asciiTheme="majorHAnsi" w:hAnsiTheme="majorHAnsi" w:cstheme="majorHAnsi"/>
          <w:szCs w:val="24"/>
        </w:rPr>
        <w:lastRenderedPageBreak/>
        <w:t>Discussion &amp; Conclusion</w:t>
      </w:r>
      <w:bookmarkEnd w:id="80"/>
      <w:bookmarkEnd w:id="81"/>
    </w:p>
    <w:p w14:paraId="1AC8CE0F" w14:textId="46AEF708" w:rsidR="003F5039" w:rsidRPr="00FD21E9" w:rsidRDefault="003F5039" w:rsidP="003F5039">
      <w:pPr>
        <w:spacing w:line="480" w:lineRule="auto"/>
        <w:rPr>
          <w:rFonts w:asciiTheme="majorHAnsi" w:hAnsiTheme="majorHAnsi" w:cstheme="majorHAnsi"/>
          <w:sz w:val="24"/>
          <w:szCs w:val="24"/>
        </w:rPr>
      </w:pPr>
      <w:commentRangeStart w:id="82"/>
      <w:r w:rsidRPr="00FD21E9">
        <w:rPr>
          <w:rFonts w:asciiTheme="majorHAnsi" w:hAnsiTheme="majorHAnsi" w:cstheme="majorHAnsi"/>
          <w:sz w:val="24"/>
          <w:szCs w:val="24"/>
        </w:rPr>
        <w:t xml:space="preserve">The diploid chromosome </w:t>
      </w:r>
      <w:commentRangeEnd w:id="82"/>
      <w:r w:rsidR="00DF2390">
        <w:rPr>
          <w:rStyle w:val="CommentReference"/>
        </w:rPr>
        <w:commentReference w:id="82"/>
      </w:r>
      <w:r w:rsidRPr="00FD21E9">
        <w:rPr>
          <w:rFonts w:asciiTheme="majorHAnsi" w:hAnsiTheme="majorHAnsi" w:cstheme="majorHAnsi"/>
          <w:sz w:val="24"/>
          <w:szCs w:val="24"/>
        </w:rPr>
        <w:t xml:space="preserve">number of 56 for delta smelt </w:t>
      </w:r>
      <w:r w:rsidR="0079787C">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the source of the karyotype variation, which is also the basis for karyotype variation observed within and among salmonid species</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those smelts studied cytogenetically, and here we found no evidence for sex-specific chromosomes although a more detailed study is necessary given the small sample size and low resolution of images. </w:t>
      </w:r>
      <w:proofErr w:type="gramStart"/>
      <w:r w:rsidRPr="00FD21E9">
        <w:rPr>
          <w:rFonts w:asciiTheme="majorHAnsi" w:hAnsiTheme="majorHAnsi" w:cstheme="majorHAnsi"/>
          <w:sz w:val="24"/>
          <w:szCs w:val="24"/>
        </w:rPr>
        <w:t>Similar to</w:t>
      </w:r>
      <w:proofErr w:type="gramEnd"/>
      <w:r w:rsidRPr="00FD21E9">
        <w:rPr>
          <w:rFonts w:asciiTheme="majorHAnsi" w:hAnsiTheme="majorHAnsi" w:cstheme="majorHAnsi"/>
          <w:sz w:val="24"/>
          <w:szCs w:val="24"/>
        </w:rPr>
        <w:t xml:space="preserve"> reports</w:t>
      </w:r>
      <w:r w:rsidR="0079787C">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subtelocentric</w:t>
      </w:r>
      <w:proofErr w:type="spellEnd"/>
      <w:r w:rsidRPr="00FD21E9">
        <w:rPr>
          <w:rFonts w:asciiTheme="majorHAnsi" w:hAnsiTheme="majorHAnsi" w:cstheme="majorHAnsi"/>
          <w:sz w:val="24"/>
          <w:szCs w:val="24"/>
        </w:rPr>
        <w:t>/acrocentric chromosome pairs over metacentric chromosome pair</w:t>
      </w:r>
      <w:r w:rsidR="0079787C">
        <w:rPr>
          <w:rFonts w:asciiTheme="majorHAnsi" w:hAnsiTheme="majorHAnsi" w:cstheme="majorHAnsi"/>
          <w:sz w:val="24"/>
          <w:szCs w:val="24"/>
        </w:rPr>
        <w:t>s</w:t>
      </w:r>
      <w:r w:rsidRPr="00FD21E9">
        <w:rPr>
          <w:rFonts w:asciiTheme="majorHAnsi" w:hAnsiTheme="majorHAnsi" w:cstheme="majorHAnsi"/>
          <w:sz w:val="24"/>
          <w:szCs w:val="24"/>
        </w:rPr>
        <w:t>, as one might expect for closely related species. Chromosome composition is a descriptive metric, and our findings did not alter or affect our genome assembly process.</w:t>
      </w:r>
    </w:p>
    <w:p w14:paraId="2495C8C7" w14:textId="77777777" w:rsidR="003F5039" w:rsidRPr="00FD21E9" w:rsidRDefault="003F5039" w:rsidP="003F5039">
      <w:pPr>
        <w:spacing w:line="480" w:lineRule="auto"/>
        <w:rPr>
          <w:rFonts w:asciiTheme="majorHAnsi" w:hAnsiTheme="majorHAnsi" w:cstheme="majorHAnsi"/>
          <w:sz w:val="24"/>
          <w:szCs w:val="24"/>
        </w:rPr>
      </w:pPr>
      <w:commentRangeStart w:id="83"/>
      <w:r w:rsidRPr="00FD21E9">
        <w:rPr>
          <w:rFonts w:asciiTheme="majorHAnsi" w:hAnsiTheme="majorHAnsi" w:cstheme="majorHAnsi"/>
          <w:sz w:val="24"/>
          <w:szCs w:val="24"/>
        </w:rPr>
        <w:t>Long-read sequencing files contained a high frequency of double-copy genes. This is inherent in generating high-coverage sequence data covering the same genes multiple times. As expected, upon assembling long-reads, the number of single-copy orthologs found in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dropped precipitously and the number of single-copy genes found in the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assembly is roughly equal to the numbers of double-copy genes in the sequencing data files used for input. The female assembly A</w:t>
      </w:r>
      <w:r w:rsidRPr="00FD21E9">
        <w:rPr>
          <w:rFonts w:asciiTheme="majorHAnsi" w:hAnsiTheme="majorHAnsi" w:cstheme="majorHAnsi"/>
          <w:sz w:val="24"/>
          <w:szCs w:val="24"/>
          <w:vertAlign w:val="subscript"/>
        </w:rPr>
        <w:t>1</w:t>
      </w:r>
      <w:r w:rsidRPr="00FD21E9">
        <w:rPr>
          <w:rFonts w:asciiTheme="majorHAnsi" w:hAnsiTheme="majorHAnsi" w:cstheme="majorHAnsi"/>
          <w:sz w:val="24"/>
          <w:szCs w:val="24"/>
        </w:rPr>
        <w:t xml:space="preserve"> contained more single-copy genes than double-copy genes in the raw sequencing data. This could result from having high coverage over fragmented genes contained within the raw sequencing data, which could then be assembled into complete genes in A</w:t>
      </w:r>
      <w:r w:rsidRPr="00FD21E9">
        <w:rPr>
          <w:rFonts w:asciiTheme="majorHAnsi" w:hAnsiTheme="majorHAnsi" w:cstheme="majorHAnsi"/>
          <w:sz w:val="24"/>
          <w:szCs w:val="24"/>
          <w:vertAlign w:val="subscript"/>
        </w:rPr>
        <w:t>1</w:t>
      </w:r>
      <w:commentRangeEnd w:id="83"/>
      <w:r w:rsidR="00051847">
        <w:rPr>
          <w:rStyle w:val="CommentReference"/>
        </w:rPr>
        <w:commentReference w:id="83"/>
      </w:r>
      <w:r w:rsidRPr="00FD21E9">
        <w:rPr>
          <w:rFonts w:asciiTheme="majorHAnsi" w:hAnsiTheme="majorHAnsi" w:cstheme="majorHAnsi"/>
          <w:sz w:val="24"/>
          <w:szCs w:val="24"/>
        </w:rPr>
        <w:t>.</w:t>
      </w:r>
    </w:p>
    <w:p w14:paraId="21443E08" w14:textId="4147D2E9" w:rsidR="003F5039" w:rsidRPr="00FD21E9" w:rsidRDefault="003F5039" w:rsidP="003F5039">
      <w:pPr>
        <w:spacing w:line="480" w:lineRule="auto"/>
        <w:rPr>
          <w:rFonts w:asciiTheme="majorHAnsi" w:hAnsiTheme="majorHAnsi" w:cstheme="majorHAnsi"/>
          <w:sz w:val="24"/>
          <w:szCs w:val="24"/>
        </w:rPr>
      </w:pPr>
      <w:commentRangeStart w:id="84"/>
      <w:r w:rsidRPr="00FD21E9">
        <w:rPr>
          <w:rFonts w:asciiTheme="majorHAnsi" w:hAnsiTheme="majorHAnsi" w:cstheme="majorHAnsi"/>
          <w:sz w:val="24"/>
          <w:szCs w:val="24"/>
        </w:rPr>
        <w:lastRenderedPageBreak/>
        <w:t xml:space="preserve">The final total lengths </w:t>
      </w:r>
      <w:commentRangeEnd w:id="84"/>
      <w:r w:rsidR="00DF2390">
        <w:rPr>
          <w:rStyle w:val="CommentReference"/>
        </w:rPr>
        <w:commentReference w:id="84"/>
      </w:r>
      <w:r w:rsidRPr="00FD21E9">
        <w:rPr>
          <w:rFonts w:asciiTheme="majorHAnsi" w:hAnsiTheme="majorHAnsi" w:cstheme="majorHAnsi"/>
          <w:sz w:val="24"/>
          <w:szCs w:val="24"/>
        </w:rPr>
        <w:t>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 xml:space="preserve">Gb, respectively. The first 28 contigs, representing the number of haploid chromosomes confirmed by cytogenetic karyotyping, contain 73.3% and 81.6% of the sequencing data of total assemblies in male and females, respectively. The delta smelt reference assemblies are </w:t>
      </w:r>
      <w:commentRangeStart w:id="85"/>
      <w:r w:rsidRPr="00FD21E9">
        <w:rPr>
          <w:rFonts w:asciiTheme="majorHAnsi" w:hAnsiTheme="majorHAnsi" w:cstheme="majorHAnsi"/>
          <w:sz w:val="24"/>
          <w:szCs w:val="24"/>
        </w:rPr>
        <w:t>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w:t>
      </w:r>
      <w:commentRangeEnd w:id="85"/>
      <w:r w:rsidR="0079787C">
        <w:rPr>
          <w:rStyle w:val="CommentReference"/>
        </w:rPr>
        <w:commentReference w:id="85"/>
      </w:r>
      <w:r w:rsidRPr="00FD21E9">
        <w:rPr>
          <w:rFonts w:asciiTheme="majorHAnsi" w:hAnsiTheme="majorHAnsi" w:cstheme="majorHAnsi"/>
          <w:sz w:val="24"/>
          <w:szCs w:val="24"/>
        </w:rPr>
        <w:t xml:space="preserve">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7B7308C9" w:rsidR="003F5039" w:rsidRPr="00FD21E9" w:rsidRDefault="003F5039" w:rsidP="003F5039">
      <w:pPr>
        <w:spacing w:line="48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42D1AFD3" w14:textId="6D45CAF8" w:rsidR="003F5039" w:rsidRDefault="003F5039" w:rsidP="003F5039">
      <w:pPr>
        <w:spacing w:line="480" w:lineRule="auto"/>
        <w:rPr>
          <w:ins w:id="86" w:author="Andrea Schreier" w:date="2022-09-07T13:49:00Z"/>
          <w:rFonts w:asciiTheme="majorHAnsi" w:hAnsiTheme="majorHAnsi" w:cstheme="majorHAnsi"/>
          <w:sz w:val="24"/>
          <w:szCs w:val="24"/>
        </w:rPr>
      </w:pPr>
      <w:commentRangeStart w:id="87"/>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genome assembly for use within and beyond the scope of this dissertation. We have achieved two chromosome-scale reference genomes, one for a female fish and one for a male fish, where a chromosome counts of 2n=56 for the species was independently validated by sequencing-free cytogenetic methods.</w:t>
      </w:r>
      <w:commentRangeEnd w:id="87"/>
      <w:r w:rsidR="00051847">
        <w:rPr>
          <w:rStyle w:val="CommentReference"/>
        </w:rPr>
        <w:commentReference w:id="87"/>
      </w:r>
      <w:r w:rsidRPr="00FD21E9">
        <w:rPr>
          <w:rFonts w:asciiTheme="majorHAnsi" w:hAnsiTheme="majorHAnsi" w:cstheme="majorHAnsi"/>
          <w:sz w:val="24"/>
          <w:szCs w:val="24"/>
        </w:rPr>
        <w:t xml:space="preserve"> Our two reference genomes were published to NCBI with GenBank assembly accession numbers GCA_021917145.1 (female) and GCA_021870715.1 (male) on </w:t>
      </w:r>
      <w:r w:rsidRPr="00FD21E9">
        <w:rPr>
          <w:rFonts w:asciiTheme="majorHAnsi" w:hAnsiTheme="majorHAnsi" w:cstheme="majorHAnsi"/>
          <w:sz w:val="24"/>
          <w:szCs w:val="24"/>
        </w:rPr>
        <w:lastRenderedPageBreak/>
        <w:t xml:space="preserve">February 02, 2022 and February 03, 2022, respectively and the more contiguous female genome has subsequently </w:t>
      </w:r>
      <w:ins w:id="88" w:author="Andrea Schreier" w:date="2022-09-07T13:38:00Z">
        <w:r w:rsidR="007373D1">
          <w:rPr>
            <w:rFonts w:asciiTheme="majorHAnsi" w:hAnsiTheme="majorHAnsi" w:cstheme="majorHAnsi"/>
            <w:sz w:val="24"/>
            <w:szCs w:val="24"/>
          </w:rPr>
          <w:t xml:space="preserve">been </w:t>
        </w:r>
      </w:ins>
      <w:r w:rsidRPr="00FD21E9">
        <w:rPr>
          <w:rFonts w:asciiTheme="majorHAnsi" w:hAnsiTheme="majorHAnsi" w:cstheme="majorHAnsi"/>
          <w:sz w:val="24"/>
          <w:szCs w:val="24"/>
        </w:rPr>
        <w:t xml:space="preserve">annotated by the NCBI Eukaryotic Genome Annotation Pipeline. </w:t>
      </w:r>
    </w:p>
    <w:p w14:paraId="29887AC4" w14:textId="4DA07966" w:rsidR="00DF2390" w:rsidRPr="00FD21E9" w:rsidRDefault="00DF2390" w:rsidP="003F5039">
      <w:pPr>
        <w:spacing w:line="480" w:lineRule="auto"/>
        <w:rPr>
          <w:rFonts w:asciiTheme="majorHAnsi" w:hAnsiTheme="majorHAnsi" w:cstheme="majorHAnsi"/>
          <w:sz w:val="24"/>
          <w:szCs w:val="24"/>
        </w:rPr>
      </w:pPr>
      <w:ins w:id="89" w:author="Andrea Schreier" w:date="2022-09-07T13:49:00Z">
        <w:r>
          <w:rPr>
            <w:rFonts w:asciiTheme="majorHAnsi" w:hAnsiTheme="majorHAnsi" w:cstheme="majorHAnsi"/>
            <w:sz w:val="24"/>
            <w:szCs w:val="24"/>
          </w:rPr>
          <w:t>Would be great to end the Discussion section with material talking about how what you’ve learned could inform conservation of smelt species (delta or longfin, since long</w:t>
        </w:r>
      </w:ins>
      <w:ins w:id="90" w:author="Andrea Schreier" w:date="2022-09-07T13:50:00Z">
        <w:r>
          <w:rPr>
            <w:rFonts w:asciiTheme="majorHAnsi" w:hAnsiTheme="majorHAnsi" w:cstheme="majorHAnsi"/>
            <w:sz w:val="24"/>
            <w:szCs w:val="24"/>
          </w:rPr>
          <w:t xml:space="preserve">fin is about </w:t>
        </w:r>
        <w:proofErr w:type="gramStart"/>
        <w:r>
          <w:rPr>
            <w:rFonts w:asciiTheme="majorHAnsi" w:hAnsiTheme="majorHAnsi" w:cstheme="majorHAnsi"/>
            <w:sz w:val="24"/>
            <w:szCs w:val="24"/>
          </w:rPr>
          <w:t>to  be</w:t>
        </w:r>
        <w:proofErr w:type="gramEnd"/>
        <w:r>
          <w:rPr>
            <w:rFonts w:asciiTheme="majorHAnsi" w:hAnsiTheme="majorHAnsi" w:cstheme="majorHAnsi"/>
            <w:sz w:val="24"/>
            <w:szCs w:val="24"/>
          </w:rPr>
          <w:t xml:space="preserve"> listed).</w:t>
        </w:r>
      </w:ins>
    </w:p>
    <w:p w14:paraId="645139E1" w14:textId="77777777" w:rsidR="008914E8" w:rsidRDefault="008914E8">
      <w:pPr>
        <w:spacing w:after="0" w:line="240" w:lineRule="auto"/>
        <w:jc w:val="left"/>
        <w:rPr>
          <w:rFonts w:asciiTheme="majorHAnsi" w:eastAsiaTheme="majorEastAsia" w:hAnsiTheme="majorHAnsi" w:cstheme="majorBidi"/>
          <w:b/>
          <w:bCs/>
          <w:sz w:val="24"/>
          <w:szCs w:val="24"/>
        </w:rPr>
      </w:pPr>
      <w:r>
        <w:br w:type="page"/>
      </w:r>
    </w:p>
    <w:p w14:paraId="766E5B6B" w14:textId="1011E498" w:rsidR="008914E8" w:rsidRPr="005549A1" w:rsidRDefault="00EC36DE" w:rsidP="00EC36DE">
      <w:pPr>
        <w:pStyle w:val="TOCHeading"/>
        <w:tabs>
          <w:tab w:val="left" w:pos="532"/>
        </w:tabs>
        <w:spacing w:line="480" w:lineRule="auto"/>
        <w:outlineLvl w:val="0"/>
      </w:pPr>
      <w:bookmarkStart w:id="91" w:name="_Toc113273239"/>
      <w:r>
        <w:lastRenderedPageBreak/>
        <w:t>Works Cited</w:t>
      </w:r>
      <w:bookmarkEnd w:id="91"/>
    </w:p>
    <w:p w14:paraId="1161112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eastAsia="Times New Roman" w:hAnsiTheme="majorHAnsi" w:cstheme="majorHAnsi"/>
          <w:color w:val="000000"/>
          <w:sz w:val="24"/>
          <w:szCs w:val="24"/>
        </w:rPr>
        <w:fldChar w:fldCharType="begin"/>
      </w:r>
      <w:r w:rsidRPr="003B7B17">
        <w:rPr>
          <w:rFonts w:asciiTheme="majorHAnsi" w:eastAsia="Times New Roman" w:hAnsiTheme="majorHAnsi" w:cstheme="majorHAnsi"/>
          <w:color w:val="000000"/>
          <w:sz w:val="24"/>
          <w:szCs w:val="24"/>
        </w:rPr>
        <w:instrText xml:space="preserve"> ADDIN ZOTERO_BIBL {"uncited":[],"omitted":[],"custom":[]} CSL_BIBLIOGRAPHY </w:instrText>
      </w:r>
      <w:r w:rsidRPr="003B7B17">
        <w:rPr>
          <w:rFonts w:asciiTheme="majorHAnsi" w:eastAsia="Times New Roman" w:hAnsiTheme="majorHAnsi" w:cstheme="majorHAnsi"/>
          <w:color w:val="000000"/>
          <w:sz w:val="24"/>
          <w:szCs w:val="24"/>
        </w:rPr>
        <w:fldChar w:fldCharType="separate"/>
      </w:r>
      <w:r w:rsidRPr="003B7B17">
        <w:rPr>
          <w:rFonts w:asciiTheme="majorHAnsi" w:hAnsiTheme="majorHAnsi" w:cstheme="majorHAnsi"/>
          <w:color w:val="000000"/>
          <w:sz w:val="24"/>
          <w:szCs w:val="24"/>
        </w:rPr>
        <w:t xml:space="preserve">Andrews, Simon. (2010). </w:t>
      </w:r>
      <w:r w:rsidRPr="003B7B17">
        <w:rPr>
          <w:rFonts w:asciiTheme="majorHAnsi" w:hAnsiTheme="majorHAnsi" w:cstheme="majorHAnsi"/>
          <w:i/>
          <w:iCs/>
          <w:color w:val="000000"/>
          <w:sz w:val="24"/>
          <w:szCs w:val="24"/>
        </w:rPr>
        <w:t>FastQC: a quality control tool for high throughput sequence data.</w:t>
      </w:r>
      <w:r w:rsidRPr="003B7B17">
        <w:rPr>
          <w:rFonts w:asciiTheme="majorHAnsi" w:hAnsiTheme="majorHAnsi" w:cstheme="majorHAnsi"/>
          <w:color w:val="000000"/>
          <w:sz w:val="24"/>
          <w:szCs w:val="24"/>
        </w:rPr>
        <w:t xml:space="preserve"> (0.11.9). https://www.bioinformatics.babraham.ac.uk/projects/fastqc/</w:t>
      </w:r>
    </w:p>
    <w:p w14:paraId="53DB4B7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Belarmino, E., Nóbrega, M. F. de, Grimm, A. M., Copertino, M. da S., Vieira, J. P., &amp; Garcia, A. M. (2021). Long-term trends in the abundance of an estuarine fish and relationships with El Niño climatic impacts and seagrass meadows reduction.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261</w:t>
      </w:r>
      <w:r w:rsidRPr="003B7B17">
        <w:rPr>
          <w:rFonts w:asciiTheme="majorHAnsi" w:hAnsiTheme="majorHAnsi" w:cstheme="majorHAnsi"/>
          <w:color w:val="000000"/>
          <w:sz w:val="24"/>
          <w:szCs w:val="24"/>
        </w:rPr>
        <w:t>, 107565. https://doi.org/10.1016/j.ecss.2021.107565</w:t>
      </w:r>
    </w:p>
    <w:p w14:paraId="1EEB570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Bickhart, D. M., Rosen, B. D., Koren, S., Sayre, B. L., Hastie, A. R., Chan, S., Lee, J., Lam, E. T., Liachko, I., Sullivan, S. T., Burton, J. N., Huson, H. J., Nystrom, J. C., Kelley, C. M., Hutchison, J. L., Zhou, Y., Sun, J., Crisà, A., Ponce de León, F. A., … Smith, T. P. L. (2017). Single-molecule sequencing and chromatin conformation capture enable de novo reference assembly of the domestic goat genome. </w:t>
      </w:r>
      <w:r w:rsidRPr="003B7B17">
        <w:rPr>
          <w:rFonts w:asciiTheme="majorHAnsi" w:hAnsiTheme="majorHAnsi" w:cstheme="majorHAnsi"/>
          <w:i/>
          <w:iCs/>
          <w:color w:val="000000"/>
          <w:sz w:val="24"/>
          <w:szCs w:val="24"/>
        </w:rPr>
        <w:t>Nature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49</w:t>
      </w:r>
      <w:r w:rsidRPr="003B7B17">
        <w:rPr>
          <w:rFonts w:asciiTheme="majorHAnsi" w:hAnsiTheme="majorHAnsi" w:cstheme="majorHAnsi"/>
          <w:color w:val="000000"/>
          <w:sz w:val="24"/>
          <w:szCs w:val="24"/>
        </w:rPr>
        <w:t>(4), 643–650. https://doi.org/10.1038/ng.3802</w:t>
      </w:r>
    </w:p>
    <w:p w14:paraId="4577250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Campbell, M. A., Joslin, S. E. K., Goodbla, A. M., Willmes, M., Hobbs, J. A., Lewis, L. S., &amp; Finger, A. J. (2022). Polygenic discrimination of migratory phenotypes in an estuarine forage fish.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(8), jkac133. https://doi.org/10.1093/g3journal/jkac133</w:t>
      </w:r>
    </w:p>
    <w:p w14:paraId="06D443D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Catchen, J., Amores, A., &amp; Bassham, S. (2020). Chromonomer: A Tool Set for Repairing and Enhancing Assembled Genomes Through Integration of Genetic Maps and Conserved Synteny.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(11), 4115–4128. https://doi.org/10.1534/g3.120.401485</w:t>
      </w:r>
    </w:p>
    <w:p w14:paraId="183ADE0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Claussnitzer, M., Cho, J. H., Collins, R., Cox, N. J., Dermitzakis, E. T., Hurles, M. E., Kathiresan, S., Kenny, E. E., Lindgren, C. M., MacArthur, D. G., North, K. N., Plon, S. E., Rehm, H. L., Risch, </w:t>
      </w:r>
      <w:r w:rsidRPr="003B7B17">
        <w:rPr>
          <w:rFonts w:asciiTheme="majorHAnsi" w:hAnsiTheme="majorHAnsi" w:cstheme="majorHAnsi"/>
          <w:color w:val="000000"/>
          <w:sz w:val="24"/>
          <w:szCs w:val="24"/>
        </w:rPr>
        <w:lastRenderedPageBreak/>
        <w:t xml:space="preserve">N., Rotimi, C. N., Shendure, J., Soranzo, N., &amp; McCarthy, M. I. (2020). A brief history of human disease genetics.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577</w:t>
      </w:r>
      <w:r w:rsidRPr="003B7B17">
        <w:rPr>
          <w:rFonts w:asciiTheme="majorHAnsi" w:hAnsiTheme="majorHAnsi" w:cstheme="majorHAnsi"/>
          <w:color w:val="000000"/>
          <w:sz w:val="24"/>
          <w:szCs w:val="24"/>
        </w:rPr>
        <w:t>(7789), 179–189. https://doi.org/10.1038/s41586-019-1879-7</w:t>
      </w:r>
    </w:p>
    <w:p w14:paraId="25648D5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Cottingham, A., Huang, P., Hipsey, M. R., Hall, N. G., Ashworth, E., Williams, J., &amp; Potter, I. C. (n.d.). </w:t>
      </w:r>
      <w:r w:rsidRPr="003B7B17">
        <w:rPr>
          <w:rFonts w:asciiTheme="majorHAnsi" w:hAnsiTheme="majorHAnsi" w:cstheme="majorHAnsi"/>
          <w:i/>
          <w:iCs/>
          <w:color w:val="000000"/>
          <w:sz w:val="24"/>
          <w:szCs w:val="24"/>
        </w:rPr>
        <w:t>Growth, condition, and maturity schedules of an estuarine fish species change in estuaries following increased hypoxia due to climate change</w:t>
      </w:r>
      <w:r w:rsidRPr="003B7B17">
        <w:rPr>
          <w:rFonts w:asciiTheme="majorHAnsi" w:hAnsiTheme="majorHAnsi" w:cstheme="majorHAnsi"/>
          <w:color w:val="000000"/>
          <w:sz w:val="24"/>
          <w:szCs w:val="24"/>
        </w:rPr>
        <w:t>. 20.</w:t>
      </w:r>
    </w:p>
    <w:p w14:paraId="1D8FBB9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Darwin, C. (1859). </w:t>
      </w:r>
      <w:r w:rsidRPr="003B7B17">
        <w:rPr>
          <w:rFonts w:asciiTheme="majorHAnsi" w:hAnsiTheme="majorHAnsi" w:cstheme="majorHAnsi"/>
          <w:i/>
          <w:iCs/>
          <w:color w:val="000000"/>
          <w:sz w:val="24"/>
          <w:szCs w:val="24"/>
        </w:rPr>
        <w:t>On the origin of species by means of natural selection, or, The preservation of favoured races in the struggle for life.</w:t>
      </w:r>
      <w:r w:rsidRPr="003B7B17">
        <w:rPr>
          <w:rFonts w:asciiTheme="majorHAnsi" w:hAnsiTheme="majorHAnsi" w:cstheme="majorHAnsi"/>
          <w:color w:val="000000"/>
          <w:sz w:val="24"/>
          <w:szCs w:val="24"/>
        </w:rPr>
        <w:t xml:space="preserve"> London: J. Murray.</w:t>
      </w:r>
    </w:p>
    <w:p w14:paraId="2E1C806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Dill, W. A., &amp; Cordone, A. J. (n.d.). </w:t>
      </w:r>
      <w:r w:rsidRPr="003B7B17">
        <w:rPr>
          <w:rFonts w:asciiTheme="majorHAnsi" w:hAnsiTheme="majorHAnsi" w:cstheme="majorHAnsi"/>
          <w:i/>
          <w:iCs/>
          <w:color w:val="000000"/>
          <w:sz w:val="24"/>
          <w:szCs w:val="24"/>
        </w:rPr>
        <w:t>History And Status of Introduced Fishes In California, 1871 – 1996</w:t>
      </w:r>
      <w:r w:rsidRPr="003B7B17">
        <w:rPr>
          <w:rFonts w:asciiTheme="majorHAnsi" w:hAnsiTheme="majorHAnsi" w:cstheme="majorHAnsi"/>
          <w:color w:val="000000"/>
          <w:sz w:val="24"/>
          <w:szCs w:val="24"/>
        </w:rPr>
        <w:t>. 415.</w:t>
      </w:r>
    </w:p>
    <w:p w14:paraId="16769C2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Fisch, K. M., Henderson, J. M., Burton, R. S., &amp; May, B. (2011). Population genetics and conservation implications for the endangered delta smelt in the San Francisco Bay-Delta. </w:t>
      </w:r>
      <w:r w:rsidRPr="003B7B17">
        <w:rPr>
          <w:rFonts w:asciiTheme="majorHAnsi" w:hAnsiTheme="majorHAnsi" w:cstheme="majorHAnsi"/>
          <w:i/>
          <w:iCs/>
          <w:color w:val="000000"/>
          <w:sz w:val="24"/>
          <w:szCs w:val="24"/>
        </w:rPr>
        <w:t>Conservation Genetics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w:t>
      </w:r>
      <w:r w:rsidRPr="003B7B17">
        <w:rPr>
          <w:rFonts w:asciiTheme="majorHAnsi" w:hAnsiTheme="majorHAnsi" w:cstheme="majorHAnsi"/>
          <w:color w:val="000000"/>
          <w:sz w:val="24"/>
          <w:szCs w:val="24"/>
        </w:rPr>
        <w:t>(6), 1421–1434. https://doi.org/10.1007/s10592-011-0240-y</w:t>
      </w:r>
    </w:p>
    <w:p w14:paraId="5F5148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Gardell, S. J., Ramjit, D. R., Stabilito, I. I., Fujita, T., Lynch, J. J., Cuca, G. C., Jain, D., Wang, S. P., Tung, J. S., &amp; Mark, G. E. (1991). Effective thrombolysis without marked plasminemia after bolus intravenous administration of vampire bat salivary plasminogen activator in rabbits. </w:t>
      </w:r>
      <w:r w:rsidRPr="003B7B17">
        <w:rPr>
          <w:rFonts w:asciiTheme="majorHAnsi" w:hAnsiTheme="majorHAnsi" w:cstheme="majorHAnsi"/>
          <w:i/>
          <w:iCs/>
          <w:color w:val="000000"/>
          <w:sz w:val="24"/>
          <w:szCs w:val="24"/>
        </w:rPr>
        <w:t>Circulation</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w:t>
      </w:r>
      <w:r w:rsidRPr="003B7B17">
        <w:rPr>
          <w:rFonts w:asciiTheme="majorHAnsi" w:hAnsiTheme="majorHAnsi" w:cstheme="majorHAnsi"/>
          <w:color w:val="000000"/>
          <w:sz w:val="24"/>
          <w:szCs w:val="24"/>
        </w:rPr>
        <w:t>(1), 244–253. https://doi.org/10.1161/01.CIR.84.1.244</w:t>
      </w:r>
    </w:p>
    <w:p w14:paraId="4C57498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Ghurye, J., Rhie, A., Walenz, B. P., Schmitt, A., Selvaraj, S., Pop, M., Phillippy, A. M., &amp; Koren, S. (2019). Integrating Hi-C links with assembly graphs for chromosome-scale assembly. </w:t>
      </w:r>
      <w:r w:rsidRPr="003B7B17">
        <w:rPr>
          <w:rFonts w:asciiTheme="majorHAnsi" w:hAnsiTheme="majorHAnsi" w:cstheme="majorHAnsi"/>
          <w:i/>
          <w:iCs/>
          <w:color w:val="000000"/>
          <w:sz w:val="24"/>
          <w:szCs w:val="24"/>
        </w:rPr>
        <w:t>PLOS Computational Biology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15</w:t>
      </w:r>
      <w:r w:rsidRPr="003B7B17">
        <w:rPr>
          <w:rFonts w:asciiTheme="majorHAnsi" w:hAnsiTheme="majorHAnsi" w:cstheme="majorHAnsi"/>
          <w:color w:val="000000"/>
          <w:sz w:val="24"/>
          <w:szCs w:val="24"/>
        </w:rPr>
        <w:t>(8), e1007273. https://doi.org/10.1371/journal.pcbi.1007273</w:t>
      </w:r>
    </w:p>
    <w:p w14:paraId="4BAC1FD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Gremme, G., Steinbiss, S., &amp; Kurtz, S. (2013). GenomeTools: A Comprehensive Software Library for Efficient Processing of Structured Genome Annotations. </w:t>
      </w:r>
      <w:r w:rsidRPr="003B7B17">
        <w:rPr>
          <w:rFonts w:asciiTheme="majorHAnsi" w:hAnsiTheme="majorHAnsi" w:cstheme="majorHAnsi"/>
          <w:i/>
          <w:iCs/>
          <w:color w:val="000000"/>
          <w:sz w:val="24"/>
          <w:szCs w:val="24"/>
        </w:rPr>
        <w:t xml:space="preserve">IEEE/ACM Transactions on </w:t>
      </w:r>
      <w:r w:rsidRPr="003B7B17">
        <w:rPr>
          <w:rFonts w:asciiTheme="majorHAnsi" w:hAnsiTheme="majorHAnsi" w:cstheme="majorHAnsi"/>
          <w:i/>
          <w:iCs/>
          <w:color w:val="000000"/>
          <w:sz w:val="24"/>
          <w:szCs w:val="24"/>
        </w:rPr>
        <w:lastRenderedPageBreak/>
        <w:t>Computational Biology and Bioinformatics / IEEE, ACM</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w:t>
      </w:r>
      <w:r w:rsidRPr="003B7B17">
        <w:rPr>
          <w:rFonts w:asciiTheme="majorHAnsi" w:hAnsiTheme="majorHAnsi" w:cstheme="majorHAnsi"/>
          <w:color w:val="000000"/>
          <w:sz w:val="24"/>
          <w:szCs w:val="24"/>
        </w:rPr>
        <w:t>, 645–656. https://doi.org/10.1109/TCBB.2013.68</w:t>
      </w:r>
    </w:p>
    <w:p w14:paraId="254DB77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Guan, D., McCarthy, S. A., Wood, J., Howe, K., Wang, Y., &amp; Durbin, R. (2020). Identifying and removing haplotypic duplication in primary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36</w:t>
      </w:r>
      <w:r w:rsidRPr="003B7B17">
        <w:rPr>
          <w:rFonts w:asciiTheme="majorHAnsi" w:hAnsiTheme="majorHAnsi" w:cstheme="majorHAnsi"/>
          <w:color w:val="000000"/>
          <w:sz w:val="24"/>
          <w:szCs w:val="24"/>
        </w:rPr>
        <w:t>(9), 2896–2898. https://doi.org/10.1093/bioinformatics/btaa025</w:t>
      </w:r>
    </w:p>
    <w:p w14:paraId="3183696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Gurevich, A., Saveliev, V., Vyahhi, N., &amp; Tesler, G. (2013). QUAST: Quality assessment tool for genome assemblies.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29</w:t>
      </w:r>
      <w:r w:rsidRPr="003B7B17">
        <w:rPr>
          <w:rFonts w:asciiTheme="majorHAnsi" w:hAnsiTheme="majorHAnsi" w:cstheme="majorHAnsi"/>
          <w:color w:val="000000"/>
          <w:sz w:val="24"/>
          <w:szCs w:val="24"/>
        </w:rPr>
        <w:t>(8), 1072–1075. https://doi.org/10.1093/bioinformatics/btt086</w:t>
      </w:r>
    </w:p>
    <w:p w14:paraId="197072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Hammock, B. G., Hartman, R., Dahlgren, R. A., Johnston, C., Kurobe, T., Lehman, P. W., Lewis, L. S., Van Nieuwenhuyse, E., Ramírez-Duarte, W. F., Schultz, A. A., &amp; Teh, S. J. (2022). Patterns and predictors of condition indices in a critically endangered fish. </w:t>
      </w:r>
      <w:r w:rsidRPr="003B7B17">
        <w:rPr>
          <w:rFonts w:asciiTheme="majorHAnsi" w:hAnsiTheme="majorHAnsi" w:cstheme="majorHAnsi"/>
          <w:i/>
          <w:iCs/>
          <w:color w:val="000000"/>
          <w:sz w:val="24"/>
          <w:szCs w:val="24"/>
        </w:rPr>
        <w:t>Hydrobiologia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849</w:t>
      </w:r>
      <w:r w:rsidRPr="003B7B17">
        <w:rPr>
          <w:rFonts w:asciiTheme="majorHAnsi" w:hAnsiTheme="majorHAnsi" w:cstheme="majorHAnsi"/>
          <w:color w:val="000000"/>
          <w:sz w:val="24"/>
          <w:szCs w:val="24"/>
        </w:rPr>
        <w:t>(3), 675–695. https://doi.org/10.1007/s10750-021-04738-z</w:t>
      </w:r>
    </w:p>
    <w:p w14:paraId="09ED6A1E"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Hartley, S. E. (1987). THE CHROMOSOMES OF SALMONID FISHES. </w:t>
      </w:r>
      <w:r w:rsidRPr="003B7B17">
        <w:rPr>
          <w:rFonts w:asciiTheme="majorHAnsi" w:hAnsiTheme="majorHAnsi" w:cstheme="majorHAnsi"/>
          <w:i/>
          <w:iCs/>
          <w:color w:val="000000"/>
          <w:sz w:val="24"/>
          <w:szCs w:val="24"/>
        </w:rPr>
        <w:t>Biological Reviews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62</w:t>
      </w:r>
      <w:r w:rsidRPr="003B7B17">
        <w:rPr>
          <w:rFonts w:asciiTheme="majorHAnsi" w:hAnsiTheme="majorHAnsi" w:cstheme="majorHAnsi"/>
          <w:color w:val="000000"/>
          <w:sz w:val="24"/>
          <w:szCs w:val="24"/>
        </w:rPr>
        <w:t>(3), 197–214. https://doi.org/10.1111/j.1469-185X.1987.tb00663.x</w:t>
      </w:r>
    </w:p>
    <w:p w14:paraId="740CA4A3"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Hobbs, J. A., Lewis, L. S., Willmes, M., Denney, C., &amp; Bush, E. (2019). Complex life histories discovered in a critically endangered fish. </w:t>
      </w:r>
      <w:r w:rsidRPr="003B7B17">
        <w:rPr>
          <w:rFonts w:asciiTheme="majorHAnsi" w:hAnsiTheme="majorHAnsi" w:cstheme="majorHAnsi"/>
          <w:i/>
          <w:iCs/>
          <w:color w:val="000000"/>
          <w:sz w:val="24"/>
          <w:szCs w:val="24"/>
        </w:rPr>
        <w:t>Scientific Reports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(1), 16772. https://doi.org/10.1038/s41598-019-52273-8</w:t>
      </w:r>
    </w:p>
    <w:p w14:paraId="2414F3B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Hotaling, S., Kelley, J. L., &amp; Frandsen, P. B. (2021). Toward a genome sequence for every animal: Where are we now? </w:t>
      </w:r>
      <w:r w:rsidRPr="003B7B17">
        <w:rPr>
          <w:rFonts w:asciiTheme="majorHAnsi" w:hAnsiTheme="majorHAnsi" w:cstheme="majorHAnsi"/>
          <w:i/>
          <w:iCs/>
          <w:color w:val="000000"/>
          <w:sz w:val="24"/>
          <w:szCs w:val="24"/>
        </w:rPr>
        <w:t>Proceedings of the National Academy of Sciences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118</w:t>
      </w:r>
      <w:r w:rsidRPr="003B7B17">
        <w:rPr>
          <w:rFonts w:asciiTheme="majorHAnsi" w:hAnsiTheme="majorHAnsi" w:cstheme="majorHAnsi"/>
          <w:color w:val="000000"/>
          <w:sz w:val="24"/>
          <w:szCs w:val="24"/>
        </w:rPr>
        <w:t>(52), e2109019118. https://doi.org/10.1073/pnas.2109019118</w:t>
      </w:r>
    </w:p>
    <w:p w14:paraId="52D62F3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International Human Genome Sequencing Consortium, Whitehead Institute for Biomedical Research, Center for Genome Research:, Lander, E. S., Linton, L. M., Birren, B., Nusbaum, </w:t>
      </w:r>
      <w:r w:rsidRPr="003B7B17">
        <w:rPr>
          <w:rFonts w:asciiTheme="majorHAnsi" w:hAnsiTheme="majorHAnsi" w:cstheme="majorHAnsi"/>
          <w:color w:val="000000"/>
          <w:sz w:val="24"/>
          <w:szCs w:val="24"/>
        </w:rPr>
        <w:lastRenderedPageBreak/>
        <w:t xml:space="preserve">C., Zody, M. C., Baldwin, J., Devon, K., Dewar, K., Doyle, M., FitzHugh, W., Funke, R., Gage, D., Harris, K., Heaford, A., Howland, J., Kann, L., Lehoczky, J., … Morgan, M. J. (2001). Initial sequencing and analysis of the human genome.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409</w:t>
      </w:r>
      <w:r w:rsidRPr="003B7B17">
        <w:rPr>
          <w:rFonts w:asciiTheme="majorHAnsi" w:hAnsiTheme="majorHAnsi" w:cstheme="majorHAnsi"/>
          <w:color w:val="000000"/>
          <w:sz w:val="24"/>
          <w:szCs w:val="24"/>
        </w:rPr>
        <w:t>(6822), 860–921. https://doi.org/10.1038/35057062</w:t>
      </w:r>
    </w:p>
    <w:p w14:paraId="7DDDF6E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Jacobs, J. W., Cupp, E. W., Sardana, M., &amp; Friedman, P. A. (1990). Isolation and characterization of a coagulation factor Xa inhibitor from black fly salivary glands. </w:t>
      </w:r>
      <w:r w:rsidRPr="003B7B17">
        <w:rPr>
          <w:rFonts w:asciiTheme="majorHAnsi" w:hAnsiTheme="majorHAnsi" w:cstheme="majorHAnsi"/>
          <w:i/>
          <w:iCs/>
          <w:color w:val="000000"/>
          <w:sz w:val="24"/>
          <w:szCs w:val="24"/>
        </w:rPr>
        <w:t>Thrombosis and Haemostasis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64</w:t>
      </w:r>
      <w:r w:rsidRPr="003B7B17">
        <w:rPr>
          <w:rFonts w:asciiTheme="majorHAnsi" w:hAnsiTheme="majorHAnsi" w:cstheme="majorHAnsi"/>
          <w:color w:val="000000"/>
          <w:sz w:val="24"/>
          <w:szCs w:val="24"/>
        </w:rPr>
        <w:t>(2), 235–238.</w:t>
      </w:r>
    </w:p>
    <w:p w14:paraId="4755859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James, N. C., Cowley, P. D., &amp; Whitfield, A. K. (2018). The marine fish assemblage of the East Kleinemonde Estuary over 20 years: Declining abundance and nursery function? </w:t>
      </w:r>
      <w:r w:rsidRPr="003B7B17">
        <w:rPr>
          <w:rFonts w:asciiTheme="majorHAnsi" w:hAnsiTheme="majorHAnsi" w:cstheme="majorHAnsi"/>
          <w:i/>
          <w:iCs/>
          <w:color w:val="000000"/>
          <w:sz w:val="24"/>
          <w:szCs w:val="24"/>
        </w:rPr>
        <w:t>Estuarine, Coastal and Shelf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214</w:t>
      </w:r>
      <w:r w:rsidRPr="003B7B17">
        <w:rPr>
          <w:rFonts w:asciiTheme="majorHAnsi" w:hAnsiTheme="majorHAnsi" w:cstheme="majorHAnsi"/>
          <w:color w:val="000000"/>
          <w:sz w:val="24"/>
          <w:szCs w:val="24"/>
        </w:rPr>
        <w:t>, 64–71. https://doi.org/10.1016/j.ecss.2018.09.010</w:t>
      </w:r>
    </w:p>
    <w:p w14:paraId="36F28F9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Kitada, J., Tatewaki, R., &amp; Tagawa, M. (1980). Chromosomes of the pond smelt Hypomesus transpacificus nipponensis. </w:t>
      </w:r>
      <w:r w:rsidRPr="003B7B17">
        <w:rPr>
          <w:rFonts w:asciiTheme="majorHAnsi" w:hAnsiTheme="majorHAnsi" w:cstheme="majorHAnsi"/>
          <w:i/>
          <w:iCs/>
          <w:color w:val="000000"/>
          <w:sz w:val="24"/>
          <w:szCs w:val="24"/>
        </w:rPr>
        <w:t>Chrom. Inform. Serv.</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28</w:t>
      </w:r>
      <w:r w:rsidRPr="003B7B17">
        <w:rPr>
          <w:rFonts w:asciiTheme="majorHAnsi" w:hAnsiTheme="majorHAnsi" w:cstheme="majorHAnsi"/>
          <w:color w:val="000000"/>
          <w:sz w:val="24"/>
          <w:szCs w:val="24"/>
        </w:rPr>
        <w:t>, 8–9.</w:t>
      </w:r>
    </w:p>
    <w:p w14:paraId="127BE50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Lew, R. M., Finger, A. J., Baerwald, M. R., Goodbla, A., May, B., &amp; Meek, M. H. (2015). Using Next-Generation Sequencing to Assist a Conservation Hatchery: A Single-Nucleotide Polymorphism Panel for the Genetic Management of Endangered Delta Smelt.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144</w:t>
      </w:r>
      <w:r w:rsidRPr="003B7B17">
        <w:rPr>
          <w:rFonts w:asciiTheme="majorHAnsi" w:hAnsiTheme="majorHAnsi" w:cstheme="majorHAnsi"/>
          <w:color w:val="000000"/>
          <w:sz w:val="24"/>
          <w:szCs w:val="24"/>
        </w:rPr>
        <w:t>(4), 767–779. https://doi.org/10.1080/00028487.2015.1037016</w:t>
      </w:r>
    </w:p>
    <w:p w14:paraId="360F295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Li, H., &amp; Durbin, R. (2009). Fast and accurate short read alignment with Burrows-Wheeler transform.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(14), 1754–1760. https://doi.org/10.1093/bioinformatics/btp324</w:t>
      </w:r>
    </w:p>
    <w:p w14:paraId="7EB103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Li, H., Handsaker, B., Wysoker, A., Fennell, T., Ruan, J., Homer, N., Marth, G., Abecasis, G., &amp; Durbin, R. (2009). The Sequence Alignment/Map format and SAMtools.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25</w:t>
      </w:r>
      <w:r w:rsidRPr="003B7B17">
        <w:rPr>
          <w:rFonts w:asciiTheme="majorHAnsi" w:hAnsiTheme="majorHAnsi" w:cstheme="majorHAnsi"/>
          <w:color w:val="000000"/>
          <w:sz w:val="24"/>
          <w:szCs w:val="24"/>
        </w:rPr>
        <w:t>(16), 2078–2079. https://doi.org/10.1093/bioinformatics/btp352</w:t>
      </w:r>
    </w:p>
    <w:p w14:paraId="67DE831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Mapleson, D., Accinelli, G. G., Kettleborough, G., Wright, J., &amp; Clavijo, B. J. (2017). </w:t>
      </w:r>
      <w:r w:rsidRPr="003B7B17">
        <w:rPr>
          <w:rFonts w:asciiTheme="majorHAnsi" w:hAnsiTheme="majorHAnsi" w:cstheme="majorHAnsi"/>
          <w:i/>
          <w:iCs/>
          <w:color w:val="000000"/>
          <w:sz w:val="24"/>
          <w:szCs w:val="24"/>
        </w:rPr>
        <w:t>Sequence analysis KAT : a K-mer analysis toolkit to quality control NGS datasets and genome assemblies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(November 2016), 574–576. https://doi.org/10.1093/bioinformatics/btw663</w:t>
      </w:r>
    </w:p>
    <w:p w14:paraId="5E57A5E7"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Marçais, G., &amp; Kingsford, C. (2011). A fast, lock-free approach for efficient parallel counting of occurrences of k-mers.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(6), 764–770. https://doi.org/10.1093/bioinformatics/btr011</w:t>
      </w:r>
    </w:p>
    <w:p w14:paraId="6384709F"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McAllister, D. E. (1963). </w:t>
      </w:r>
      <w:r w:rsidRPr="003B7B17">
        <w:rPr>
          <w:rFonts w:asciiTheme="majorHAnsi" w:hAnsiTheme="majorHAnsi" w:cstheme="majorHAnsi"/>
          <w:i/>
          <w:iCs/>
          <w:color w:val="000000"/>
          <w:sz w:val="24"/>
          <w:szCs w:val="24"/>
        </w:rPr>
        <w:t>Revision of the smelt family, Osmeridae.</w:t>
      </w:r>
      <w:r w:rsidRPr="003B7B17">
        <w:rPr>
          <w:rFonts w:asciiTheme="majorHAnsi" w:hAnsiTheme="majorHAnsi" w:cstheme="majorHAnsi"/>
          <w:color w:val="000000"/>
          <w:sz w:val="24"/>
          <w:szCs w:val="24"/>
        </w:rPr>
        <w:t xml:space="preserve"> National Museum of Canada, Biological Series 191.</w:t>
      </w:r>
    </w:p>
    <w:p w14:paraId="6AE17E9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(2002). </w:t>
      </w:r>
      <w:r w:rsidRPr="003B7B17">
        <w:rPr>
          <w:rFonts w:asciiTheme="majorHAnsi" w:hAnsiTheme="majorHAnsi" w:cstheme="majorHAnsi"/>
          <w:i/>
          <w:iCs/>
          <w:color w:val="000000"/>
          <w:sz w:val="24"/>
          <w:szCs w:val="24"/>
        </w:rPr>
        <w:t>Inland Fishes of California</w:t>
      </w:r>
      <w:r w:rsidRPr="003B7B17">
        <w:rPr>
          <w:rFonts w:asciiTheme="majorHAnsi" w:hAnsiTheme="majorHAnsi" w:cstheme="majorHAnsi"/>
          <w:color w:val="000000"/>
          <w:sz w:val="24"/>
          <w:szCs w:val="24"/>
        </w:rPr>
        <w:t xml:space="preserve"> (2nd ed.). University of California Press.</w:t>
      </w:r>
    </w:p>
    <w:p w14:paraId="67C175B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Herbold, B., Stevens, D. E., &amp; Miller, L. W. (1992). Transactions of the American Fisheries Society Life History and Status of Delta Smelt in the Sacramento-San Joaquin Estuary , California.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121</w:t>
      </w:r>
      <w:r w:rsidRPr="003B7B17">
        <w:rPr>
          <w:rFonts w:asciiTheme="majorHAnsi" w:hAnsiTheme="majorHAnsi" w:cstheme="majorHAnsi"/>
          <w:color w:val="000000"/>
          <w:sz w:val="24"/>
          <w:szCs w:val="24"/>
        </w:rPr>
        <w:t>(1), 67–77. https://doi.org/10.1016/j.fertnstert.2012.04.042</w:t>
      </w:r>
    </w:p>
    <w:p w14:paraId="03CDBCD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 B., Hobbs, J. A., &amp; Durand, J. R. (2018). Delta Smelt and Water Politics in California. </w:t>
      </w:r>
      <w:r w:rsidRPr="003B7B17">
        <w:rPr>
          <w:rFonts w:asciiTheme="majorHAnsi" w:hAnsiTheme="majorHAnsi" w:cstheme="majorHAnsi"/>
          <w:i/>
          <w:iCs/>
          <w:color w:val="000000"/>
          <w:sz w:val="24"/>
          <w:szCs w:val="24"/>
        </w:rPr>
        <w:t>Fisheries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43</w:t>
      </w:r>
      <w:r w:rsidRPr="003B7B17">
        <w:rPr>
          <w:rFonts w:asciiTheme="majorHAnsi" w:hAnsiTheme="majorHAnsi" w:cstheme="majorHAnsi"/>
          <w:color w:val="000000"/>
          <w:sz w:val="24"/>
          <w:szCs w:val="24"/>
        </w:rPr>
        <w:t>(1), 42–50. https://doi.org/10.1002/fsh.10014</w:t>
      </w:r>
    </w:p>
    <w:p w14:paraId="06D1F89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Moyle, Peter B., Brown, Larry R., Durand, John R., Hobbs, J. A. (2016). Delta Smelt: LIfe History and Decline of a Once-Adundant Species in the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14</w:t>
      </w:r>
      <w:r w:rsidRPr="003B7B17">
        <w:rPr>
          <w:rFonts w:asciiTheme="majorHAnsi" w:hAnsiTheme="majorHAnsi" w:cstheme="majorHAnsi"/>
          <w:color w:val="000000"/>
          <w:sz w:val="24"/>
          <w:szCs w:val="24"/>
        </w:rPr>
        <w:t>(2), 1–40.</w:t>
      </w:r>
    </w:p>
    <w:p w14:paraId="4039AD9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Ning, Z. (n.d.). </w:t>
      </w:r>
      <w:r w:rsidRPr="003B7B17">
        <w:rPr>
          <w:rFonts w:asciiTheme="majorHAnsi" w:hAnsiTheme="majorHAnsi" w:cstheme="majorHAnsi"/>
          <w:i/>
          <w:iCs/>
          <w:color w:val="000000"/>
          <w:sz w:val="24"/>
          <w:szCs w:val="24"/>
        </w:rPr>
        <w:t>Scaff10X: Pipeline for scaffolding and breaking a genome assembly using 10x genomics linked-reads</w:t>
      </w:r>
      <w:r w:rsidRPr="003B7B17">
        <w:rPr>
          <w:rFonts w:asciiTheme="majorHAnsi" w:hAnsiTheme="majorHAnsi" w:cstheme="majorHAnsi"/>
          <w:color w:val="000000"/>
          <w:sz w:val="24"/>
          <w:szCs w:val="24"/>
        </w:rPr>
        <w:t>.</w:t>
      </w:r>
    </w:p>
    <w:p w14:paraId="7FC453D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Nygren, A., Nilsson, B., &amp; Jahnke, M. (1971). Cytological studies in the smelt (Osmerus eperlanus L.).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67</w:t>
      </w:r>
      <w:r w:rsidRPr="003B7B17">
        <w:rPr>
          <w:rFonts w:asciiTheme="majorHAnsi" w:hAnsiTheme="majorHAnsi" w:cstheme="majorHAnsi"/>
          <w:color w:val="000000"/>
          <w:sz w:val="24"/>
          <w:szCs w:val="24"/>
        </w:rPr>
        <w:t>(2), 283–286. https://doi.org/10.1111/j.1601-5223.1971.tb02381.x</w:t>
      </w:r>
    </w:p>
    <w:p w14:paraId="29D03EFC"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Ocalewicz, K., Hliwa, P., Krol, J., Rábová, M., Stabinski, R., &amp; Ráb, P. (2007). Karyotype and chromosomal characteristics of Ag–NOR sites and 5S rDNA in European smelt, Osmerus eperlanus. </w:t>
      </w:r>
      <w:r w:rsidRPr="003B7B17">
        <w:rPr>
          <w:rFonts w:asciiTheme="majorHAnsi" w:hAnsiTheme="majorHAnsi" w:cstheme="majorHAnsi"/>
          <w:i/>
          <w:iCs/>
          <w:color w:val="000000"/>
          <w:sz w:val="24"/>
          <w:szCs w:val="24"/>
        </w:rPr>
        <w:t>Genetica</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131</w:t>
      </w:r>
      <w:r w:rsidRPr="003B7B17">
        <w:rPr>
          <w:rFonts w:asciiTheme="majorHAnsi" w:hAnsiTheme="majorHAnsi" w:cstheme="majorHAnsi"/>
          <w:color w:val="000000"/>
          <w:sz w:val="24"/>
          <w:szCs w:val="24"/>
        </w:rPr>
        <w:t>(1), 29–35. https://doi.org/10.1007/s10709-006-9110-9</w:t>
      </w:r>
    </w:p>
    <w:p w14:paraId="350D1D18"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Patrick, H. J. H., Chomič, A., &amp; Armstrong, K. F. (2016). Cooled Propylene Glycol as a Pragmatic Choice for Preservation of DNA From Remote Field-Collected Diptera for Next-Generation Sequence Analysis. </w:t>
      </w:r>
      <w:r w:rsidRPr="003B7B17">
        <w:rPr>
          <w:rFonts w:asciiTheme="majorHAnsi" w:hAnsiTheme="majorHAnsi" w:cstheme="majorHAnsi"/>
          <w:i/>
          <w:iCs/>
          <w:color w:val="000000"/>
          <w:sz w:val="24"/>
          <w:szCs w:val="24"/>
        </w:rPr>
        <w:t>Journal of Economic Entomology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109</w:t>
      </w:r>
      <w:r w:rsidRPr="003B7B17">
        <w:rPr>
          <w:rFonts w:asciiTheme="majorHAnsi" w:hAnsiTheme="majorHAnsi" w:cstheme="majorHAnsi"/>
          <w:color w:val="000000"/>
          <w:sz w:val="24"/>
          <w:szCs w:val="24"/>
        </w:rPr>
        <w:t>(3), 1469–1473. https://doi.org/10.1093/jee/tow047</w:t>
      </w:r>
    </w:p>
    <w:p w14:paraId="5321E9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Quinlan, A. R., &amp; Hall, I. M. (2010). BEDTools: A flexible suite of utilities for comparing genomic features.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26</w:t>
      </w:r>
      <w:r w:rsidRPr="003B7B17">
        <w:rPr>
          <w:rFonts w:asciiTheme="majorHAnsi" w:hAnsiTheme="majorHAnsi" w:cstheme="majorHAnsi"/>
          <w:color w:val="000000"/>
          <w:sz w:val="24"/>
          <w:szCs w:val="24"/>
        </w:rPr>
        <w:t>(6), 841–842. https://doi.org/10.1093/bioinformatics/btq033</w:t>
      </w:r>
    </w:p>
    <w:p w14:paraId="5707ADCA"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Rhie, A., McCarthy, S. A., Fedrigo, O., Damas, J., Formenti, G., Koren, S., Uliano-Silva, M., Chow, W., Fungtammasan, A., Kim, J., Lee, C., Ko, B. J., Chaisson, M., Gedman, G. L., Cantin, L. J., Thibaud-Nissen, F., Haggerty, L., Bista, I., Smith, M., … Jarvis, E. D. (2021). Towards complete and error-free genome assemblies of all vertebrate species.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592</w:t>
      </w:r>
      <w:r w:rsidRPr="003B7B17">
        <w:rPr>
          <w:rFonts w:asciiTheme="majorHAnsi" w:hAnsiTheme="majorHAnsi" w:cstheme="majorHAnsi"/>
          <w:color w:val="000000"/>
          <w:sz w:val="24"/>
          <w:szCs w:val="24"/>
        </w:rPr>
        <w:t>(7856), 737–746. https://doi.org/10.1038/s41586-021-03451-0</w:t>
      </w:r>
    </w:p>
    <w:p w14:paraId="5CA2F380"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Rosenfield, J. A., &amp; Baxter, R. D. (2007). Population Dynamics and Distribution Patterns of Longfin Smelt in the San Francisco Estuary. </w:t>
      </w:r>
      <w:r w:rsidRPr="003B7B17">
        <w:rPr>
          <w:rFonts w:asciiTheme="majorHAnsi" w:hAnsiTheme="majorHAnsi" w:cstheme="majorHAnsi"/>
          <w:i/>
          <w:iCs/>
          <w:color w:val="000000"/>
          <w:sz w:val="24"/>
          <w:szCs w:val="24"/>
        </w:rPr>
        <w:t>Transactions of the American Fisheries Society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136</w:t>
      </w:r>
      <w:r w:rsidRPr="003B7B17">
        <w:rPr>
          <w:rFonts w:asciiTheme="majorHAnsi" w:hAnsiTheme="majorHAnsi" w:cstheme="majorHAnsi"/>
          <w:color w:val="000000"/>
          <w:sz w:val="24"/>
          <w:szCs w:val="24"/>
        </w:rPr>
        <w:t>(6), 1577–1592. https://doi.org/10.1577/T06-148.1</w:t>
      </w:r>
    </w:p>
    <w:p w14:paraId="72645C8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Sawyer, R. T. (1991). Thrombolytics and anti-coagulants from leeches. </w:t>
      </w:r>
      <w:r w:rsidRPr="003B7B17">
        <w:rPr>
          <w:rFonts w:asciiTheme="majorHAnsi" w:hAnsiTheme="majorHAnsi" w:cstheme="majorHAnsi"/>
          <w:i/>
          <w:iCs/>
          <w:color w:val="000000"/>
          <w:sz w:val="24"/>
          <w:szCs w:val="24"/>
        </w:rPr>
        <w:t>Bio/Technology (Nature Publishing Company)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(6), 513–515, 518. https://doi.org/10.1038/nbt0691-513</w:t>
      </w:r>
    </w:p>
    <w:p w14:paraId="0F3E7785"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Simão, F. A., Waterhouse, R. M., Ioannidis, P., Kriventseva, E. V., &amp; Zdobnov, E. M. (2015). BUSCO: Assessing genome assembly and annotation completeness with single-copy orthologs.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31</w:t>
      </w:r>
      <w:r w:rsidRPr="003B7B17">
        <w:rPr>
          <w:rFonts w:asciiTheme="majorHAnsi" w:hAnsiTheme="majorHAnsi" w:cstheme="majorHAnsi"/>
          <w:color w:val="000000"/>
          <w:sz w:val="24"/>
          <w:szCs w:val="24"/>
        </w:rPr>
        <w:t>(19), 3210–3212. https://doi.org/10.1093/bioinformatics/btv351</w:t>
      </w:r>
    </w:p>
    <w:p w14:paraId="6A7BE016"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Sommer, T., Mejia, F., Nobriga, M., Feyrer, F., &amp; Grimaldo, L. (2011). The Spawning Migration of Delta Smelt in the Upper San Francisco Estuary. </w:t>
      </w:r>
      <w:r w:rsidRPr="003B7B17">
        <w:rPr>
          <w:rFonts w:asciiTheme="majorHAnsi" w:hAnsiTheme="majorHAnsi" w:cstheme="majorHAnsi"/>
          <w:i/>
          <w:iCs/>
          <w:color w:val="000000"/>
          <w:sz w:val="24"/>
          <w:szCs w:val="24"/>
        </w:rPr>
        <w:t>San Francisco Estuary and Watershed 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9</w:t>
      </w:r>
      <w:r w:rsidRPr="003B7B17">
        <w:rPr>
          <w:rFonts w:asciiTheme="majorHAnsi" w:hAnsiTheme="majorHAnsi" w:cstheme="majorHAnsi"/>
          <w:color w:val="000000"/>
          <w:sz w:val="24"/>
          <w:szCs w:val="24"/>
        </w:rPr>
        <w:t>(2), 1–44.</w:t>
      </w:r>
    </w:p>
    <w:p w14:paraId="2D50A3B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Tanaka-Azevedo, A. M., Morais-Zani, K., Torquato, R. J. S., &amp; Tanaka, A. S. (2010). Thrombin inhibitors from different animals. </w:t>
      </w:r>
      <w:r w:rsidRPr="003B7B17">
        <w:rPr>
          <w:rFonts w:asciiTheme="majorHAnsi" w:hAnsiTheme="majorHAnsi" w:cstheme="majorHAnsi"/>
          <w:i/>
          <w:iCs/>
          <w:color w:val="000000"/>
          <w:sz w:val="24"/>
          <w:szCs w:val="24"/>
        </w:rPr>
        <w:t>Journal of Biomedicine &amp; Biotechnology</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2010</w:t>
      </w:r>
      <w:r w:rsidRPr="003B7B17">
        <w:rPr>
          <w:rFonts w:asciiTheme="majorHAnsi" w:hAnsiTheme="majorHAnsi" w:cstheme="majorHAnsi"/>
          <w:color w:val="000000"/>
          <w:sz w:val="24"/>
          <w:szCs w:val="24"/>
        </w:rPr>
        <w:t>, 641025. https://doi.org/10.1155/2010/641025</w:t>
      </w:r>
    </w:p>
    <w:p w14:paraId="09A5FA74"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Vaser, R., Sović, I., Nagarajan, N., &amp; Šikić, M. (2017). Fast and accurate de novo genome assembly from long uncorrected reads. </w:t>
      </w:r>
      <w:r w:rsidRPr="003B7B17">
        <w:rPr>
          <w:rFonts w:asciiTheme="majorHAnsi" w:hAnsiTheme="majorHAnsi" w:cstheme="majorHAnsi"/>
          <w:i/>
          <w:iCs/>
          <w:color w:val="000000"/>
          <w:sz w:val="24"/>
          <w:szCs w:val="24"/>
        </w:rPr>
        <w:t>Genome Research</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27</w:t>
      </w:r>
      <w:r w:rsidRPr="003B7B17">
        <w:rPr>
          <w:rFonts w:asciiTheme="majorHAnsi" w:hAnsiTheme="majorHAnsi" w:cstheme="majorHAnsi"/>
          <w:color w:val="000000"/>
          <w:sz w:val="24"/>
          <w:szCs w:val="24"/>
        </w:rPr>
        <w:t>(5), 737–746. https://doi.org/10.1101/gr.214270.116</w:t>
      </w:r>
    </w:p>
    <w:p w14:paraId="3F85EC7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Vurture, G. W., Sedlazeck, F. J., Nattestad, M., Underwood, C. J., Fang, H., Gurtowski, J., &amp; Schatz, M. C. (2017). GenomeScope: Fast reference-free genome profiling from short reads. </w:t>
      </w:r>
      <w:r w:rsidRPr="003B7B17">
        <w:rPr>
          <w:rFonts w:asciiTheme="majorHAnsi" w:hAnsiTheme="majorHAnsi" w:cstheme="majorHAnsi"/>
          <w:i/>
          <w:iCs/>
          <w:color w:val="000000"/>
          <w:sz w:val="24"/>
          <w:szCs w:val="24"/>
        </w:rPr>
        <w:t>Bioinformatics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33</w:t>
      </w:r>
      <w:r w:rsidRPr="003B7B17">
        <w:rPr>
          <w:rFonts w:asciiTheme="majorHAnsi" w:hAnsiTheme="majorHAnsi" w:cstheme="majorHAnsi"/>
          <w:color w:val="000000"/>
          <w:sz w:val="24"/>
          <w:szCs w:val="24"/>
        </w:rPr>
        <w:t>(14), 2202–2204. https://doi.org/10.1093/bioinformatics/btx153</w:t>
      </w:r>
    </w:p>
    <w:p w14:paraId="0FCE41AB"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Wasko, A. P., Martins, C., Oliveira, C., &amp; Foresti, F. (2003). Non-destructive genetic sampling in fish. An improved method for DNA extraction from fish fins and scales. </w:t>
      </w:r>
      <w:r w:rsidRPr="003B7B17">
        <w:rPr>
          <w:rFonts w:asciiTheme="majorHAnsi" w:hAnsiTheme="majorHAnsi" w:cstheme="majorHAnsi"/>
          <w:i/>
          <w:iCs/>
          <w:color w:val="000000"/>
          <w:sz w:val="24"/>
          <w:szCs w:val="24"/>
        </w:rPr>
        <w:t>Hereditas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138</w:t>
      </w:r>
      <w:r w:rsidRPr="003B7B17">
        <w:rPr>
          <w:rFonts w:asciiTheme="majorHAnsi" w:hAnsiTheme="majorHAnsi" w:cstheme="majorHAnsi"/>
          <w:color w:val="000000"/>
          <w:sz w:val="24"/>
          <w:szCs w:val="24"/>
        </w:rPr>
        <w:t>(3), 161–165. https://doi.org/10.1034/j.1601-5223.2003.01503.x</w:t>
      </w:r>
    </w:p>
    <w:p w14:paraId="76B9F0D2"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lastRenderedPageBreak/>
        <w:t xml:space="preserve">Wasser, S. K., Brown, L., Mailand, C., Mondol, S., Clark, W., Laurie, C., &amp; Weir, B. S. (2015). Genetic assignment of large seizures of elephant ivory reveals Africa’s major poaching hotspots. </w:t>
      </w:r>
      <w:r w:rsidRPr="003B7B17">
        <w:rPr>
          <w:rFonts w:asciiTheme="majorHAnsi" w:hAnsiTheme="majorHAnsi" w:cstheme="majorHAnsi"/>
          <w:i/>
          <w:iCs/>
          <w:color w:val="000000"/>
          <w:sz w:val="24"/>
          <w:szCs w:val="24"/>
        </w:rPr>
        <w:t>Science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349</w:t>
      </w:r>
      <w:r w:rsidRPr="003B7B17">
        <w:rPr>
          <w:rFonts w:asciiTheme="majorHAnsi" w:hAnsiTheme="majorHAnsi" w:cstheme="majorHAnsi"/>
          <w:color w:val="000000"/>
          <w:sz w:val="24"/>
          <w:szCs w:val="24"/>
        </w:rPr>
        <w:t>(6243), 84–87. https://doi.org/10.1126/science.aaa2457</w:t>
      </w:r>
    </w:p>
    <w:p w14:paraId="56588EDD"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Wright, B., Morris, K., Grueber, C. E., Willet, C. E., Gooley, R., Hogg, C. J., O’Meally, D., Hamede, R., Jones, M., Wade, C., &amp; Belov, K. (2015). Development of a SNP-based assay for measuring genetic diversity in the Tasmanian devil insurance population. </w:t>
      </w:r>
      <w:r w:rsidRPr="003B7B17">
        <w:rPr>
          <w:rFonts w:asciiTheme="majorHAnsi" w:hAnsiTheme="majorHAnsi" w:cstheme="majorHAnsi"/>
          <w:i/>
          <w:iCs/>
          <w:color w:val="000000"/>
          <w:sz w:val="24"/>
          <w:szCs w:val="24"/>
        </w:rPr>
        <w:t>BMC Genomics</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16</w:t>
      </w:r>
      <w:r w:rsidRPr="003B7B17">
        <w:rPr>
          <w:rFonts w:asciiTheme="majorHAnsi" w:hAnsiTheme="majorHAnsi" w:cstheme="majorHAnsi"/>
          <w:color w:val="000000"/>
          <w:sz w:val="24"/>
          <w:szCs w:val="24"/>
        </w:rPr>
        <w:t>(1), 791. https://doi.org/10.1186/s12864-015-2020-4</w:t>
      </w:r>
    </w:p>
    <w:p w14:paraId="1E6DA7C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Xuan, B., Kim, E. M., Song, M.-Y., Shin, Y., Jeon, J.-H., &amp; Bae, E. (2021). Draft Genome of the Korean smelt Hypomesus nipponensis and its transcriptomic. </w:t>
      </w:r>
      <w:r w:rsidRPr="003B7B17">
        <w:rPr>
          <w:rFonts w:asciiTheme="majorHAnsi" w:hAnsiTheme="majorHAnsi" w:cstheme="majorHAnsi"/>
          <w:i/>
          <w:iCs/>
          <w:color w:val="000000"/>
          <w:sz w:val="24"/>
          <w:szCs w:val="24"/>
        </w:rPr>
        <w:t>G3: Genes|Genomes|Genetics</w:t>
      </w:r>
      <w:r w:rsidRPr="003B7B17">
        <w:rPr>
          <w:rFonts w:asciiTheme="majorHAnsi" w:hAnsiTheme="majorHAnsi" w:cstheme="majorHAnsi"/>
          <w:color w:val="000000"/>
          <w:sz w:val="24"/>
          <w:szCs w:val="24"/>
        </w:rPr>
        <w:t>, 35. https://doi.org/10.1093/g3journal/jkab147</w:t>
      </w:r>
    </w:p>
    <w:p w14:paraId="6FC94711" w14:textId="77777777" w:rsidR="0087338E" w:rsidRPr="003B7B17" w:rsidRDefault="0087338E" w:rsidP="0087338E">
      <w:pPr>
        <w:pStyle w:val="Bibliography"/>
        <w:rPr>
          <w:rFonts w:asciiTheme="majorHAnsi" w:hAnsiTheme="majorHAnsi" w:cstheme="majorHAnsi"/>
          <w:color w:val="000000"/>
          <w:sz w:val="24"/>
          <w:szCs w:val="24"/>
        </w:rPr>
      </w:pPr>
      <w:r w:rsidRPr="003B7B17">
        <w:rPr>
          <w:rFonts w:asciiTheme="majorHAnsi" w:hAnsiTheme="majorHAnsi" w:cstheme="majorHAnsi"/>
          <w:color w:val="000000"/>
          <w:sz w:val="24"/>
          <w:szCs w:val="24"/>
        </w:rPr>
        <w:t xml:space="preserve">Zoonomia Consortium. (2020). A comparative genomics multitool for scientific discovery and conservation. </w:t>
      </w:r>
      <w:r w:rsidRPr="003B7B17">
        <w:rPr>
          <w:rFonts w:asciiTheme="majorHAnsi" w:hAnsiTheme="majorHAnsi" w:cstheme="majorHAnsi"/>
          <w:i/>
          <w:iCs/>
          <w:color w:val="000000"/>
          <w:sz w:val="24"/>
          <w:szCs w:val="24"/>
        </w:rPr>
        <w:t>Nature</w:t>
      </w:r>
      <w:r w:rsidRPr="003B7B17">
        <w:rPr>
          <w:rFonts w:asciiTheme="majorHAnsi" w:hAnsiTheme="majorHAnsi" w:cstheme="majorHAnsi"/>
          <w:color w:val="000000"/>
          <w:sz w:val="24"/>
          <w:szCs w:val="24"/>
        </w:rPr>
        <w:t xml:space="preserve">, </w:t>
      </w:r>
      <w:r w:rsidRPr="003B7B17">
        <w:rPr>
          <w:rFonts w:asciiTheme="majorHAnsi" w:hAnsiTheme="majorHAnsi" w:cstheme="majorHAnsi"/>
          <w:i/>
          <w:iCs/>
          <w:color w:val="000000"/>
          <w:sz w:val="24"/>
          <w:szCs w:val="24"/>
        </w:rPr>
        <w:t>587</w:t>
      </w:r>
      <w:r w:rsidRPr="003B7B17">
        <w:rPr>
          <w:rFonts w:asciiTheme="majorHAnsi" w:hAnsiTheme="majorHAnsi" w:cstheme="majorHAnsi"/>
          <w:color w:val="000000"/>
          <w:sz w:val="24"/>
          <w:szCs w:val="24"/>
        </w:rPr>
        <w:t>(7833), 240–245. https://doi.org/10.1038/s41586-020-2876-6</w:t>
      </w:r>
    </w:p>
    <w:p w14:paraId="25149163" w14:textId="11AD27A6" w:rsidR="000E70AC" w:rsidRDefault="0087338E" w:rsidP="008914E8">
      <w:pPr>
        <w:spacing w:after="0" w:line="240" w:lineRule="auto"/>
        <w:jc w:val="left"/>
        <w:rPr>
          <w:rFonts w:ascii="Calibri" w:eastAsia="Times New Roman" w:hAnsi="Calibri" w:cs="Calibri"/>
          <w:color w:val="000000"/>
        </w:rPr>
      </w:pPr>
      <w:r w:rsidRPr="003B7B17">
        <w:rPr>
          <w:rFonts w:asciiTheme="majorHAnsi" w:eastAsia="Times New Roman" w:hAnsiTheme="majorHAnsi" w:cstheme="majorHAnsi"/>
          <w:color w:val="000000"/>
          <w:sz w:val="24"/>
          <w:szCs w:val="24"/>
        </w:rPr>
        <w:fldChar w:fldCharType="end"/>
      </w:r>
    </w:p>
    <w:p w14:paraId="0978B2C1" w14:textId="77777777" w:rsidR="008914E8" w:rsidRDefault="008914E8" w:rsidP="00904693">
      <w:pPr>
        <w:spacing w:after="0" w:line="240" w:lineRule="auto"/>
        <w:jc w:val="left"/>
        <w:rPr>
          <w:rFonts w:ascii="Calibri" w:eastAsia="Times New Roman" w:hAnsi="Calibri" w:cs="Calibri"/>
          <w:color w:val="000000"/>
        </w:rPr>
      </w:pPr>
    </w:p>
    <w:p w14:paraId="75C3D4F5" w14:textId="51903A2C" w:rsidR="008914E8" w:rsidRDefault="008914E8" w:rsidP="00904693">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vertAnchor="page" w:horzAnchor="margin" w:tblpY="2488"/>
        <w:tblW w:w="18853" w:type="dxa"/>
        <w:tblLook w:val="04A0" w:firstRow="1" w:lastRow="0" w:firstColumn="1" w:lastColumn="0" w:noHBand="0" w:noVBand="1"/>
      </w:tblPr>
      <w:tblGrid>
        <w:gridCol w:w="262"/>
        <w:gridCol w:w="3240"/>
        <w:gridCol w:w="529"/>
        <w:gridCol w:w="1200"/>
        <w:gridCol w:w="1724"/>
        <w:gridCol w:w="1280"/>
        <w:gridCol w:w="971"/>
        <w:gridCol w:w="1340"/>
        <w:gridCol w:w="1000"/>
        <w:gridCol w:w="1180"/>
        <w:gridCol w:w="859"/>
        <w:gridCol w:w="900"/>
        <w:gridCol w:w="874"/>
        <w:gridCol w:w="772"/>
        <w:gridCol w:w="980"/>
        <w:gridCol w:w="1480"/>
        <w:gridCol w:w="262"/>
      </w:tblGrid>
      <w:tr w:rsidR="00644092" w:rsidRPr="00C11823" w14:paraId="2E2AFD60" w14:textId="77777777" w:rsidTr="00EC36DE">
        <w:trPr>
          <w:trHeight w:val="240"/>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329" w:type="dxa"/>
            <w:gridSpan w:val="15"/>
            <w:tcBorders>
              <w:top w:val="nil"/>
              <w:left w:val="nil"/>
              <w:bottom w:val="single" w:sz="4" w:space="0" w:color="auto"/>
              <w:right w:val="nil"/>
            </w:tcBorders>
            <w:shd w:val="clear" w:color="auto" w:fill="auto"/>
            <w:vAlign w:val="bottom"/>
            <w:hideMark/>
          </w:tcPr>
          <w:p w14:paraId="3C11CB16" w14:textId="0725068D" w:rsidR="00644092" w:rsidRPr="00C11823" w:rsidRDefault="00644092" w:rsidP="00EC36DE">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publicly available 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r w:rsidRPr="00C11823">
              <w:rPr>
                <w:rFonts w:ascii="Calibri Light" w:eastAsia="Times New Roman" w:hAnsi="Calibri Light" w:cs="Calibri Light"/>
              </w:rPr>
              <w:t>.</w:t>
            </w:r>
          </w:p>
        </w:tc>
        <w:tc>
          <w:tcPr>
            <w:tcW w:w="262"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AD80683" w14:textId="77777777" w:rsidTr="00EC36DE">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200" w:type="dxa"/>
            <w:tcBorders>
              <w:top w:val="nil"/>
              <w:left w:val="nil"/>
              <w:bottom w:val="single" w:sz="4" w:space="0" w:color="auto"/>
              <w:right w:val="nil"/>
            </w:tcBorders>
            <w:shd w:val="clear" w:color="000000" w:fill="D9D9D9"/>
            <w:vAlign w:val="bottom"/>
            <w:hideMark/>
          </w:tcPr>
          <w:p w14:paraId="13B596D9"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40"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100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8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859"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772"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8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chr. and plasmids</w:t>
            </w:r>
          </w:p>
        </w:tc>
        <w:tc>
          <w:tcPr>
            <w:tcW w:w="1480" w:type="dxa"/>
            <w:tcBorders>
              <w:top w:val="nil"/>
              <w:left w:val="nil"/>
              <w:bottom w:val="single" w:sz="4" w:space="0" w:color="auto"/>
              <w:right w:val="single" w:sz="4" w:space="0" w:color="auto"/>
            </w:tcBorders>
            <w:shd w:val="clear" w:color="000000" w:fill="D9D9D9"/>
            <w:vAlign w:val="bottom"/>
            <w:hideMark/>
          </w:tcPr>
          <w:p w14:paraId="01AB323C" w14:textId="77777777" w:rsidR="00644092" w:rsidRPr="00C11823" w:rsidRDefault="00644092" w:rsidP="00EC36DE">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component sequences (WGS or clone)</w:t>
            </w:r>
          </w:p>
        </w:tc>
        <w:tc>
          <w:tcPr>
            <w:tcW w:w="262"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200"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40"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100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8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859"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772"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8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262"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transpacificus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200"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40"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100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8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859"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772"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8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480"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262"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EC36DE">
            <w:pPr>
              <w:spacing w:after="0" w:line="240" w:lineRule="auto"/>
              <w:jc w:val="center"/>
              <w:rPr>
                <w:rFonts w:ascii="Calibri Light" w:eastAsia="Times New Roman" w:hAnsi="Calibri Light" w:cs="Calibri Light"/>
              </w:rPr>
            </w:pPr>
            <w:proofErr w:type="spellStart"/>
            <w:r w:rsidRPr="00C11823">
              <w:rPr>
                <w:rFonts w:ascii="Calibri Light" w:eastAsia="Times New Roman" w:hAnsi="Calibri Light" w:cs="Calibri Light"/>
              </w:rPr>
              <w:t>Thaleichthys</w:t>
            </w:r>
            <w:proofErr w:type="spellEnd"/>
            <w:r w:rsidRPr="00C11823">
              <w:rPr>
                <w:rFonts w:ascii="Calibri Light" w:eastAsia="Times New Roman" w:hAnsi="Calibri Light" w:cs="Calibri Light"/>
              </w:rPr>
              <w:t xml:space="preserve"> </w:t>
            </w:r>
            <w:proofErr w:type="spellStart"/>
            <w:r w:rsidRPr="00C11823">
              <w:rPr>
                <w:rFonts w:ascii="Calibri Light" w:eastAsia="Times New Roman" w:hAnsi="Calibri Light" w:cs="Calibri Light"/>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40"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100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8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859"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772"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8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6D372FC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262"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Osmerus eperlanus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40"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100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8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859"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772"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8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37BE75B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262"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EC36DE">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7A4712A" w14:textId="684F545A"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Hypomesus nipponensis (</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200"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40"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100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8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859"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772"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8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480" w:type="dxa"/>
            <w:tcBorders>
              <w:top w:val="nil"/>
              <w:left w:val="nil"/>
              <w:bottom w:val="single" w:sz="4" w:space="0" w:color="auto"/>
              <w:right w:val="single" w:sz="4" w:space="0" w:color="auto"/>
            </w:tcBorders>
            <w:shd w:val="clear" w:color="auto" w:fill="auto"/>
            <w:noWrap/>
            <w:vAlign w:val="bottom"/>
            <w:hideMark/>
          </w:tcPr>
          <w:p w14:paraId="272BDDC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262"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461DCEF" w14:textId="77777777" w:rsidTr="00EC36DE">
        <w:trPr>
          <w:trHeight w:val="240"/>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00"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40"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00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8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59"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772"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8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480"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EC36DE">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262"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EC36DE">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EC36DE">
      <w:pPr>
        <w:pStyle w:val="TOCHeading"/>
        <w:tabs>
          <w:tab w:val="left" w:pos="532"/>
        </w:tabs>
        <w:spacing w:line="480" w:lineRule="auto"/>
        <w:outlineLvl w:val="0"/>
      </w:pPr>
      <w:bookmarkStart w:id="92" w:name="_Toc113273240"/>
      <w:r>
        <w:t>Tables and Figures</w:t>
      </w:r>
      <w:bookmarkEnd w:id="92"/>
    </w:p>
    <w:p w14:paraId="0FEA9C2A" w14:textId="7E9A721A" w:rsidR="008914E8" w:rsidRPr="008914E8" w:rsidRDefault="008914E8" w:rsidP="008914E8">
      <w:pPr>
        <w:pStyle w:val="Header"/>
        <w:spacing w:line="480" w:lineRule="auto"/>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8160" w:type="dxa"/>
        <w:jc w:val="center"/>
        <w:tblLook w:val="04A0" w:firstRow="1" w:lastRow="0" w:firstColumn="1" w:lastColumn="0" w:noHBand="0" w:noVBand="1"/>
      </w:tblPr>
      <w:tblGrid>
        <w:gridCol w:w="300"/>
        <w:gridCol w:w="1300"/>
        <w:gridCol w:w="1660"/>
        <w:gridCol w:w="1500"/>
        <w:gridCol w:w="1680"/>
        <w:gridCol w:w="1440"/>
        <w:gridCol w:w="280"/>
      </w:tblGrid>
      <w:tr w:rsidR="000E70AC" w:rsidRPr="00D22895" w14:paraId="551558D1" w14:textId="77777777" w:rsidTr="00317A9B">
        <w:trPr>
          <w:trHeight w:val="280"/>
          <w:jc w:val="center"/>
        </w:trPr>
        <w:tc>
          <w:tcPr>
            <w:tcW w:w="300" w:type="dxa"/>
            <w:tcBorders>
              <w:top w:val="single" w:sz="4" w:space="0" w:color="auto"/>
              <w:left w:val="single" w:sz="4" w:space="0" w:color="auto"/>
              <w:bottom w:val="nil"/>
              <w:right w:val="nil"/>
            </w:tcBorders>
            <w:shd w:val="clear" w:color="auto" w:fill="auto"/>
            <w:noWrap/>
            <w:vAlign w:val="bottom"/>
            <w:hideMark/>
          </w:tcPr>
          <w:p w14:paraId="5907417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066886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single" w:sz="4" w:space="0" w:color="auto"/>
              <w:left w:val="nil"/>
              <w:bottom w:val="nil"/>
              <w:right w:val="nil"/>
            </w:tcBorders>
            <w:shd w:val="clear" w:color="auto" w:fill="auto"/>
            <w:noWrap/>
            <w:vAlign w:val="bottom"/>
            <w:hideMark/>
          </w:tcPr>
          <w:p w14:paraId="7307010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single" w:sz="4" w:space="0" w:color="auto"/>
              <w:left w:val="nil"/>
              <w:bottom w:val="nil"/>
              <w:right w:val="nil"/>
            </w:tcBorders>
            <w:shd w:val="clear" w:color="auto" w:fill="auto"/>
            <w:noWrap/>
            <w:vAlign w:val="bottom"/>
            <w:hideMark/>
          </w:tcPr>
          <w:p w14:paraId="6EBFD5C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single" w:sz="4" w:space="0" w:color="auto"/>
              <w:left w:val="nil"/>
              <w:bottom w:val="nil"/>
              <w:right w:val="nil"/>
            </w:tcBorders>
            <w:shd w:val="clear" w:color="auto" w:fill="auto"/>
            <w:noWrap/>
            <w:vAlign w:val="bottom"/>
            <w:hideMark/>
          </w:tcPr>
          <w:p w14:paraId="50799BA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single" w:sz="4" w:space="0" w:color="auto"/>
              <w:left w:val="nil"/>
              <w:bottom w:val="nil"/>
              <w:right w:val="nil"/>
            </w:tcBorders>
            <w:shd w:val="clear" w:color="auto" w:fill="auto"/>
            <w:noWrap/>
            <w:vAlign w:val="bottom"/>
            <w:hideMark/>
          </w:tcPr>
          <w:p w14:paraId="6454ED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2919927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B774317" w14:textId="77777777" w:rsidTr="00317A9B">
        <w:trPr>
          <w:trHeight w:val="840"/>
          <w:jc w:val="center"/>
        </w:trPr>
        <w:tc>
          <w:tcPr>
            <w:tcW w:w="300" w:type="dxa"/>
            <w:tcBorders>
              <w:top w:val="nil"/>
              <w:left w:val="single" w:sz="4" w:space="0" w:color="auto"/>
              <w:bottom w:val="nil"/>
              <w:right w:val="nil"/>
            </w:tcBorders>
            <w:shd w:val="clear" w:color="auto" w:fill="auto"/>
            <w:noWrap/>
            <w:vAlign w:val="bottom"/>
            <w:hideMark/>
          </w:tcPr>
          <w:p w14:paraId="2EFD257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7580" w:type="dxa"/>
            <w:gridSpan w:val="5"/>
            <w:tcBorders>
              <w:top w:val="nil"/>
              <w:left w:val="nil"/>
              <w:bottom w:val="single" w:sz="4" w:space="0" w:color="auto"/>
              <w:right w:val="nil"/>
            </w:tcBorders>
            <w:shd w:val="clear" w:color="auto" w:fill="auto"/>
            <w:vAlign w:val="bottom"/>
            <w:hideMark/>
          </w:tcPr>
          <w:p w14:paraId="409404E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80" w:type="dxa"/>
            <w:tcBorders>
              <w:top w:val="nil"/>
              <w:left w:val="nil"/>
              <w:bottom w:val="nil"/>
              <w:right w:val="single" w:sz="4" w:space="0" w:color="auto"/>
            </w:tcBorders>
            <w:shd w:val="clear" w:color="auto" w:fill="auto"/>
            <w:noWrap/>
            <w:vAlign w:val="bottom"/>
            <w:hideMark/>
          </w:tcPr>
          <w:p w14:paraId="098CD9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5D8B929" w14:textId="77777777" w:rsidTr="00317A9B">
        <w:trPr>
          <w:trHeight w:val="580"/>
          <w:jc w:val="center"/>
        </w:trPr>
        <w:tc>
          <w:tcPr>
            <w:tcW w:w="300" w:type="dxa"/>
            <w:tcBorders>
              <w:top w:val="nil"/>
              <w:left w:val="single" w:sz="4" w:space="0" w:color="auto"/>
              <w:bottom w:val="nil"/>
              <w:right w:val="nil"/>
            </w:tcBorders>
            <w:shd w:val="clear" w:color="auto" w:fill="auto"/>
            <w:noWrap/>
            <w:vAlign w:val="bottom"/>
            <w:hideMark/>
          </w:tcPr>
          <w:p w14:paraId="2955B73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60" w:type="dxa"/>
            <w:tcBorders>
              <w:top w:val="nil"/>
              <w:left w:val="nil"/>
              <w:bottom w:val="single" w:sz="4" w:space="0" w:color="auto"/>
              <w:right w:val="single" w:sz="4" w:space="0" w:color="auto"/>
            </w:tcBorders>
            <w:shd w:val="clear" w:color="000000" w:fill="D9D9D9"/>
            <w:vAlign w:val="center"/>
            <w:hideMark/>
          </w:tcPr>
          <w:p w14:paraId="4351C9AE"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500" w:type="dxa"/>
            <w:tcBorders>
              <w:top w:val="nil"/>
              <w:left w:val="nil"/>
              <w:bottom w:val="single" w:sz="4" w:space="0" w:color="auto"/>
              <w:right w:val="single" w:sz="4" w:space="0" w:color="auto"/>
            </w:tcBorders>
            <w:shd w:val="clear" w:color="000000" w:fill="D9D9D9"/>
            <w:vAlign w:val="center"/>
            <w:hideMark/>
          </w:tcPr>
          <w:p w14:paraId="33B2F57F"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80" w:type="dxa"/>
            <w:tcBorders>
              <w:top w:val="nil"/>
              <w:left w:val="nil"/>
              <w:bottom w:val="single" w:sz="4" w:space="0" w:color="auto"/>
              <w:right w:val="single" w:sz="4" w:space="0" w:color="auto"/>
            </w:tcBorders>
            <w:shd w:val="clear" w:color="000000" w:fill="D9D9D9"/>
            <w:vAlign w:val="center"/>
            <w:hideMark/>
          </w:tcPr>
          <w:p w14:paraId="7380E871"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440" w:type="dxa"/>
            <w:tcBorders>
              <w:top w:val="nil"/>
              <w:left w:val="nil"/>
              <w:bottom w:val="single" w:sz="4" w:space="0" w:color="auto"/>
              <w:right w:val="single" w:sz="4" w:space="0" w:color="auto"/>
            </w:tcBorders>
            <w:shd w:val="clear" w:color="000000" w:fill="D9D9D9"/>
            <w:vAlign w:val="center"/>
            <w:hideMark/>
          </w:tcPr>
          <w:p w14:paraId="3362390D" w14:textId="77777777" w:rsidR="000E70AC" w:rsidRPr="00D22895" w:rsidRDefault="000E70AC" w:rsidP="00904693">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80" w:type="dxa"/>
            <w:tcBorders>
              <w:top w:val="nil"/>
              <w:left w:val="nil"/>
              <w:bottom w:val="nil"/>
              <w:right w:val="single" w:sz="4" w:space="0" w:color="auto"/>
            </w:tcBorders>
            <w:shd w:val="clear" w:color="auto" w:fill="auto"/>
            <w:noWrap/>
            <w:vAlign w:val="bottom"/>
            <w:hideMark/>
          </w:tcPr>
          <w:p w14:paraId="5A33874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7412C4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64406A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6F41F54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500" w:type="dxa"/>
            <w:tcBorders>
              <w:top w:val="nil"/>
              <w:left w:val="nil"/>
              <w:bottom w:val="single" w:sz="4" w:space="0" w:color="auto"/>
              <w:right w:val="single" w:sz="4" w:space="0" w:color="auto"/>
            </w:tcBorders>
            <w:shd w:val="clear" w:color="auto" w:fill="auto"/>
            <w:vAlign w:val="center"/>
            <w:hideMark/>
          </w:tcPr>
          <w:p w14:paraId="506C843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E18BB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5D2541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0F1CC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34A6EA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A4C0DE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2BD877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C03D8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500" w:type="dxa"/>
            <w:tcBorders>
              <w:top w:val="nil"/>
              <w:left w:val="nil"/>
              <w:bottom w:val="single" w:sz="4" w:space="0" w:color="auto"/>
              <w:right w:val="single" w:sz="4" w:space="0" w:color="auto"/>
            </w:tcBorders>
            <w:shd w:val="clear" w:color="auto" w:fill="auto"/>
            <w:vAlign w:val="center"/>
            <w:hideMark/>
          </w:tcPr>
          <w:p w14:paraId="3A8DA8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677A05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F31744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3745FE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476FF3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984D0C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749DAF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7617D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500" w:type="dxa"/>
            <w:tcBorders>
              <w:top w:val="nil"/>
              <w:left w:val="nil"/>
              <w:bottom w:val="single" w:sz="4" w:space="0" w:color="auto"/>
              <w:right w:val="single" w:sz="4" w:space="0" w:color="auto"/>
            </w:tcBorders>
            <w:shd w:val="clear" w:color="auto" w:fill="auto"/>
            <w:vAlign w:val="center"/>
            <w:hideMark/>
          </w:tcPr>
          <w:p w14:paraId="122261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FEA1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27DEE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4419ED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71BE9B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2A97E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03E1E92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500" w:type="dxa"/>
            <w:tcBorders>
              <w:top w:val="nil"/>
              <w:left w:val="nil"/>
              <w:bottom w:val="single" w:sz="4" w:space="0" w:color="auto"/>
              <w:right w:val="single" w:sz="4" w:space="0" w:color="auto"/>
            </w:tcBorders>
            <w:shd w:val="clear" w:color="auto" w:fill="auto"/>
            <w:vAlign w:val="center"/>
            <w:hideMark/>
          </w:tcPr>
          <w:p w14:paraId="0CBB57F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A295DF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05B2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59EC5E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1F8EFA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4E107E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F962F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55678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500" w:type="dxa"/>
            <w:tcBorders>
              <w:top w:val="nil"/>
              <w:left w:val="nil"/>
              <w:bottom w:val="single" w:sz="4" w:space="0" w:color="auto"/>
              <w:right w:val="single" w:sz="4" w:space="0" w:color="auto"/>
            </w:tcBorders>
            <w:shd w:val="clear" w:color="auto" w:fill="auto"/>
            <w:vAlign w:val="center"/>
            <w:hideMark/>
          </w:tcPr>
          <w:p w14:paraId="014A0CC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0DA1D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B3D2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FAD99F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124252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60F14E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A22BC7"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77631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500" w:type="dxa"/>
            <w:tcBorders>
              <w:top w:val="nil"/>
              <w:left w:val="nil"/>
              <w:bottom w:val="single" w:sz="4" w:space="0" w:color="auto"/>
              <w:right w:val="single" w:sz="4" w:space="0" w:color="auto"/>
            </w:tcBorders>
            <w:shd w:val="clear" w:color="auto" w:fill="auto"/>
            <w:vAlign w:val="center"/>
            <w:hideMark/>
          </w:tcPr>
          <w:p w14:paraId="3C6194B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693D58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70735EB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505F8B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58E7B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B32A3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44B9D5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500" w:type="dxa"/>
            <w:tcBorders>
              <w:top w:val="nil"/>
              <w:left w:val="nil"/>
              <w:bottom w:val="single" w:sz="4" w:space="0" w:color="auto"/>
              <w:right w:val="single" w:sz="4" w:space="0" w:color="auto"/>
            </w:tcBorders>
            <w:shd w:val="clear" w:color="auto" w:fill="auto"/>
            <w:vAlign w:val="center"/>
            <w:hideMark/>
          </w:tcPr>
          <w:p w14:paraId="43E029F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9B698E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D14F4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7F9204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604591DD"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CBE24BA"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593FE3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98B52C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500" w:type="dxa"/>
            <w:tcBorders>
              <w:top w:val="nil"/>
              <w:left w:val="nil"/>
              <w:bottom w:val="single" w:sz="4" w:space="0" w:color="auto"/>
              <w:right w:val="single" w:sz="4" w:space="0" w:color="auto"/>
            </w:tcBorders>
            <w:shd w:val="clear" w:color="auto" w:fill="auto"/>
            <w:vAlign w:val="center"/>
            <w:hideMark/>
          </w:tcPr>
          <w:p w14:paraId="30F35FE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3B20E7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0E08E0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1B60E0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0522460"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7F9AB4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2C43B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D2DBE0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500" w:type="dxa"/>
            <w:tcBorders>
              <w:top w:val="nil"/>
              <w:left w:val="nil"/>
              <w:bottom w:val="single" w:sz="4" w:space="0" w:color="auto"/>
              <w:right w:val="single" w:sz="4" w:space="0" w:color="auto"/>
            </w:tcBorders>
            <w:shd w:val="clear" w:color="auto" w:fill="auto"/>
            <w:vAlign w:val="center"/>
            <w:hideMark/>
          </w:tcPr>
          <w:p w14:paraId="0EE025E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81BDA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6F880BB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1366F2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7832389"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4A331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60" w:type="dxa"/>
            <w:tcBorders>
              <w:top w:val="nil"/>
              <w:left w:val="nil"/>
              <w:bottom w:val="single" w:sz="4" w:space="0" w:color="auto"/>
              <w:right w:val="single" w:sz="4" w:space="0" w:color="auto"/>
            </w:tcBorders>
            <w:shd w:val="clear" w:color="auto" w:fill="auto"/>
            <w:vAlign w:val="center"/>
            <w:hideMark/>
          </w:tcPr>
          <w:p w14:paraId="3CA8A4B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500" w:type="dxa"/>
            <w:tcBorders>
              <w:top w:val="nil"/>
              <w:left w:val="nil"/>
              <w:bottom w:val="single" w:sz="4" w:space="0" w:color="auto"/>
              <w:right w:val="single" w:sz="4" w:space="0" w:color="auto"/>
            </w:tcBorders>
            <w:shd w:val="clear" w:color="auto" w:fill="auto"/>
            <w:vAlign w:val="center"/>
            <w:hideMark/>
          </w:tcPr>
          <w:p w14:paraId="2CC5073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DB346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194AA2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F50BD8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2831145"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CF6EEA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82E32C4"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F5E689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500" w:type="dxa"/>
            <w:tcBorders>
              <w:top w:val="nil"/>
              <w:left w:val="nil"/>
              <w:bottom w:val="single" w:sz="4" w:space="0" w:color="auto"/>
              <w:right w:val="single" w:sz="4" w:space="0" w:color="auto"/>
            </w:tcBorders>
            <w:shd w:val="clear" w:color="auto" w:fill="auto"/>
            <w:vAlign w:val="center"/>
            <w:hideMark/>
          </w:tcPr>
          <w:p w14:paraId="53DF251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29F0B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85F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F9AD8F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CFC60CE"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493A2FC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846AE9E"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AA5C36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500" w:type="dxa"/>
            <w:tcBorders>
              <w:top w:val="nil"/>
              <w:left w:val="nil"/>
              <w:bottom w:val="single" w:sz="4" w:space="0" w:color="auto"/>
              <w:right w:val="single" w:sz="4" w:space="0" w:color="auto"/>
            </w:tcBorders>
            <w:shd w:val="clear" w:color="auto" w:fill="auto"/>
            <w:vAlign w:val="center"/>
            <w:hideMark/>
          </w:tcPr>
          <w:p w14:paraId="3445543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62BD15C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AFA466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E6C54C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63DC696"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91A9FD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6D73EA1A"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2E8DB3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500" w:type="dxa"/>
            <w:tcBorders>
              <w:top w:val="nil"/>
              <w:left w:val="nil"/>
              <w:bottom w:val="single" w:sz="4" w:space="0" w:color="auto"/>
              <w:right w:val="single" w:sz="4" w:space="0" w:color="auto"/>
            </w:tcBorders>
            <w:shd w:val="clear" w:color="auto" w:fill="auto"/>
            <w:vAlign w:val="center"/>
            <w:hideMark/>
          </w:tcPr>
          <w:p w14:paraId="0A2E728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2EC323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A4FDA1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46DE02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D701B77"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5AF830B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E7206F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7812E4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500" w:type="dxa"/>
            <w:tcBorders>
              <w:top w:val="nil"/>
              <w:left w:val="nil"/>
              <w:bottom w:val="single" w:sz="4" w:space="0" w:color="auto"/>
              <w:right w:val="single" w:sz="4" w:space="0" w:color="auto"/>
            </w:tcBorders>
            <w:shd w:val="clear" w:color="auto" w:fill="auto"/>
            <w:vAlign w:val="center"/>
            <w:hideMark/>
          </w:tcPr>
          <w:p w14:paraId="31DA4F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1F32B5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775E125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EF2388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CBAC0D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0DA7E8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4934896F"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F894E5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500" w:type="dxa"/>
            <w:tcBorders>
              <w:top w:val="nil"/>
              <w:left w:val="nil"/>
              <w:bottom w:val="single" w:sz="4" w:space="0" w:color="auto"/>
              <w:right w:val="single" w:sz="4" w:space="0" w:color="auto"/>
            </w:tcBorders>
            <w:shd w:val="clear" w:color="auto" w:fill="auto"/>
            <w:vAlign w:val="center"/>
            <w:hideMark/>
          </w:tcPr>
          <w:p w14:paraId="518FA32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0E7385C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00DF34D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DFB4CB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B5A5A4C"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3845AC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79B20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05367A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500" w:type="dxa"/>
            <w:tcBorders>
              <w:top w:val="nil"/>
              <w:left w:val="nil"/>
              <w:bottom w:val="single" w:sz="4" w:space="0" w:color="auto"/>
              <w:right w:val="single" w:sz="4" w:space="0" w:color="auto"/>
            </w:tcBorders>
            <w:shd w:val="clear" w:color="auto" w:fill="auto"/>
            <w:vAlign w:val="center"/>
            <w:hideMark/>
          </w:tcPr>
          <w:p w14:paraId="1609B9A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0E247B3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969E6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3547B79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238039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446CB8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5AFBFE65"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105B539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500" w:type="dxa"/>
            <w:tcBorders>
              <w:top w:val="nil"/>
              <w:left w:val="nil"/>
              <w:bottom w:val="single" w:sz="4" w:space="0" w:color="auto"/>
              <w:right w:val="single" w:sz="4" w:space="0" w:color="auto"/>
            </w:tcBorders>
            <w:shd w:val="clear" w:color="auto" w:fill="auto"/>
            <w:vAlign w:val="center"/>
            <w:hideMark/>
          </w:tcPr>
          <w:p w14:paraId="1AA38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0FC880B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FF367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6EDA27D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1D41D25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9EE2AE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6023D9C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500" w:type="dxa"/>
            <w:tcBorders>
              <w:top w:val="nil"/>
              <w:left w:val="nil"/>
              <w:bottom w:val="single" w:sz="4" w:space="0" w:color="auto"/>
              <w:right w:val="single" w:sz="4" w:space="0" w:color="auto"/>
            </w:tcBorders>
            <w:shd w:val="clear" w:color="auto" w:fill="auto"/>
            <w:vAlign w:val="center"/>
            <w:hideMark/>
          </w:tcPr>
          <w:p w14:paraId="5A670D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E82748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2DBD9B9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5E05BD7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EF970D1"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12E83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066A62C"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D01CA04"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500" w:type="dxa"/>
            <w:tcBorders>
              <w:top w:val="nil"/>
              <w:left w:val="nil"/>
              <w:bottom w:val="single" w:sz="4" w:space="0" w:color="auto"/>
              <w:right w:val="single" w:sz="4" w:space="0" w:color="auto"/>
            </w:tcBorders>
            <w:shd w:val="clear" w:color="auto" w:fill="auto"/>
            <w:vAlign w:val="center"/>
            <w:hideMark/>
          </w:tcPr>
          <w:p w14:paraId="38AFCD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4B65BDA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9288B5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4376C89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39EA089B"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0269CB5C"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FAB3C33"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573137B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500" w:type="dxa"/>
            <w:tcBorders>
              <w:top w:val="nil"/>
              <w:left w:val="nil"/>
              <w:bottom w:val="single" w:sz="4" w:space="0" w:color="auto"/>
              <w:right w:val="single" w:sz="4" w:space="0" w:color="auto"/>
            </w:tcBorders>
            <w:shd w:val="clear" w:color="auto" w:fill="auto"/>
            <w:vAlign w:val="center"/>
            <w:hideMark/>
          </w:tcPr>
          <w:p w14:paraId="1633210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4286D03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48EE196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71508ACF"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7A36854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6259013E"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0B9186B0"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68E8B546"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500" w:type="dxa"/>
            <w:tcBorders>
              <w:top w:val="nil"/>
              <w:left w:val="nil"/>
              <w:bottom w:val="single" w:sz="4" w:space="0" w:color="auto"/>
              <w:right w:val="single" w:sz="4" w:space="0" w:color="auto"/>
            </w:tcBorders>
            <w:shd w:val="clear" w:color="auto" w:fill="auto"/>
            <w:vAlign w:val="center"/>
            <w:hideMark/>
          </w:tcPr>
          <w:p w14:paraId="427F262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2E6A8D1"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440" w:type="dxa"/>
            <w:tcBorders>
              <w:top w:val="nil"/>
              <w:left w:val="nil"/>
              <w:bottom w:val="single" w:sz="4" w:space="0" w:color="auto"/>
              <w:right w:val="single" w:sz="4" w:space="0" w:color="auto"/>
            </w:tcBorders>
            <w:shd w:val="clear" w:color="auto" w:fill="auto"/>
            <w:vAlign w:val="center"/>
            <w:hideMark/>
          </w:tcPr>
          <w:p w14:paraId="05E711D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0CA39277"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4C0D18A"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8A47294"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CC53A1"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74B14CB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500" w:type="dxa"/>
            <w:tcBorders>
              <w:top w:val="nil"/>
              <w:left w:val="nil"/>
              <w:bottom w:val="single" w:sz="4" w:space="0" w:color="auto"/>
              <w:right w:val="single" w:sz="4" w:space="0" w:color="auto"/>
            </w:tcBorders>
            <w:shd w:val="clear" w:color="auto" w:fill="auto"/>
            <w:vAlign w:val="center"/>
            <w:hideMark/>
          </w:tcPr>
          <w:p w14:paraId="50D8BA75"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2575FA5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3A119B4C"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507F753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45D1957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34338010"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36C4B2FD"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3137132"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500" w:type="dxa"/>
            <w:tcBorders>
              <w:top w:val="nil"/>
              <w:left w:val="nil"/>
              <w:bottom w:val="single" w:sz="4" w:space="0" w:color="auto"/>
              <w:right w:val="single" w:sz="4" w:space="0" w:color="auto"/>
            </w:tcBorders>
            <w:shd w:val="clear" w:color="auto" w:fill="auto"/>
            <w:vAlign w:val="center"/>
            <w:hideMark/>
          </w:tcPr>
          <w:p w14:paraId="0BEA6A7A"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B037F9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042C9A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6D3FDB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6130574"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145F471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60" w:type="dxa"/>
            <w:tcBorders>
              <w:top w:val="nil"/>
              <w:left w:val="nil"/>
              <w:bottom w:val="single" w:sz="4" w:space="0" w:color="auto"/>
              <w:right w:val="single" w:sz="4" w:space="0" w:color="auto"/>
            </w:tcBorders>
            <w:shd w:val="clear" w:color="auto" w:fill="auto"/>
            <w:vAlign w:val="center"/>
            <w:hideMark/>
          </w:tcPr>
          <w:p w14:paraId="3A4E14E0"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500" w:type="dxa"/>
            <w:tcBorders>
              <w:top w:val="nil"/>
              <w:left w:val="nil"/>
              <w:bottom w:val="single" w:sz="4" w:space="0" w:color="auto"/>
              <w:right w:val="single" w:sz="4" w:space="0" w:color="auto"/>
            </w:tcBorders>
            <w:shd w:val="clear" w:color="auto" w:fill="auto"/>
            <w:vAlign w:val="center"/>
            <w:hideMark/>
          </w:tcPr>
          <w:p w14:paraId="6083A94B"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80" w:type="dxa"/>
            <w:tcBorders>
              <w:top w:val="nil"/>
              <w:left w:val="nil"/>
              <w:bottom w:val="single" w:sz="4" w:space="0" w:color="auto"/>
              <w:right w:val="single" w:sz="4" w:space="0" w:color="auto"/>
            </w:tcBorders>
            <w:shd w:val="clear" w:color="auto" w:fill="auto"/>
            <w:vAlign w:val="center"/>
            <w:hideMark/>
          </w:tcPr>
          <w:p w14:paraId="36028CD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1AE30CB3"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136ADFA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291702F8"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22C4E95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77378869"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287928F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500" w:type="dxa"/>
            <w:tcBorders>
              <w:top w:val="nil"/>
              <w:left w:val="nil"/>
              <w:bottom w:val="single" w:sz="4" w:space="0" w:color="auto"/>
              <w:right w:val="single" w:sz="4" w:space="0" w:color="auto"/>
            </w:tcBorders>
            <w:shd w:val="clear" w:color="auto" w:fill="auto"/>
            <w:vAlign w:val="center"/>
            <w:hideMark/>
          </w:tcPr>
          <w:p w14:paraId="4B26740F"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80" w:type="dxa"/>
            <w:tcBorders>
              <w:top w:val="nil"/>
              <w:left w:val="nil"/>
              <w:bottom w:val="single" w:sz="4" w:space="0" w:color="auto"/>
              <w:right w:val="single" w:sz="4" w:space="0" w:color="auto"/>
            </w:tcBorders>
            <w:shd w:val="clear" w:color="auto" w:fill="auto"/>
            <w:vAlign w:val="center"/>
            <w:hideMark/>
          </w:tcPr>
          <w:p w14:paraId="1D3F50D9"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10D4FCE"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80" w:type="dxa"/>
            <w:tcBorders>
              <w:top w:val="nil"/>
              <w:left w:val="nil"/>
              <w:bottom w:val="nil"/>
              <w:right w:val="single" w:sz="4" w:space="0" w:color="auto"/>
            </w:tcBorders>
            <w:shd w:val="clear" w:color="auto" w:fill="auto"/>
            <w:noWrap/>
            <w:vAlign w:val="bottom"/>
            <w:hideMark/>
          </w:tcPr>
          <w:p w14:paraId="16BB4371"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0715F7C3" w14:textId="77777777" w:rsidTr="00317A9B">
        <w:trPr>
          <w:trHeight w:val="260"/>
          <w:jc w:val="center"/>
        </w:trPr>
        <w:tc>
          <w:tcPr>
            <w:tcW w:w="300" w:type="dxa"/>
            <w:tcBorders>
              <w:top w:val="nil"/>
              <w:left w:val="single" w:sz="4" w:space="0" w:color="auto"/>
              <w:bottom w:val="nil"/>
              <w:right w:val="nil"/>
            </w:tcBorders>
            <w:shd w:val="clear" w:color="auto" w:fill="auto"/>
            <w:noWrap/>
            <w:vAlign w:val="bottom"/>
            <w:hideMark/>
          </w:tcPr>
          <w:p w14:paraId="72D9B16B"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vMerge/>
            <w:tcBorders>
              <w:top w:val="nil"/>
              <w:left w:val="single" w:sz="4" w:space="0" w:color="auto"/>
              <w:bottom w:val="single" w:sz="4" w:space="0" w:color="auto"/>
              <w:right w:val="single" w:sz="4" w:space="0" w:color="auto"/>
            </w:tcBorders>
            <w:vAlign w:val="center"/>
            <w:hideMark/>
          </w:tcPr>
          <w:p w14:paraId="24784118" w14:textId="77777777" w:rsidR="000E70AC" w:rsidRPr="00D22895" w:rsidRDefault="000E70AC" w:rsidP="00904693">
            <w:pPr>
              <w:spacing w:after="0" w:line="240" w:lineRule="auto"/>
              <w:jc w:val="left"/>
              <w:rPr>
                <w:rFonts w:ascii="Calibri Light" w:eastAsia="Times New Roman" w:hAnsi="Calibri Light" w:cs="Calibri Light"/>
                <w:color w:val="000000"/>
              </w:rPr>
            </w:pPr>
          </w:p>
        </w:tc>
        <w:tc>
          <w:tcPr>
            <w:tcW w:w="1660" w:type="dxa"/>
            <w:tcBorders>
              <w:top w:val="nil"/>
              <w:left w:val="nil"/>
              <w:bottom w:val="single" w:sz="4" w:space="0" w:color="auto"/>
              <w:right w:val="single" w:sz="4" w:space="0" w:color="auto"/>
            </w:tcBorders>
            <w:shd w:val="clear" w:color="auto" w:fill="auto"/>
            <w:vAlign w:val="center"/>
            <w:hideMark/>
          </w:tcPr>
          <w:p w14:paraId="34660CDD"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500" w:type="dxa"/>
            <w:tcBorders>
              <w:top w:val="nil"/>
              <w:left w:val="nil"/>
              <w:bottom w:val="single" w:sz="4" w:space="0" w:color="auto"/>
              <w:right w:val="single" w:sz="4" w:space="0" w:color="auto"/>
            </w:tcBorders>
            <w:shd w:val="clear" w:color="auto" w:fill="auto"/>
            <w:vAlign w:val="center"/>
            <w:hideMark/>
          </w:tcPr>
          <w:p w14:paraId="4A08374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80" w:type="dxa"/>
            <w:tcBorders>
              <w:top w:val="nil"/>
              <w:left w:val="nil"/>
              <w:bottom w:val="single" w:sz="4" w:space="0" w:color="auto"/>
              <w:right w:val="single" w:sz="4" w:space="0" w:color="auto"/>
            </w:tcBorders>
            <w:shd w:val="clear" w:color="auto" w:fill="auto"/>
            <w:vAlign w:val="center"/>
            <w:hideMark/>
          </w:tcPr>
          <w:p w14:paraId="383D7317"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440" w:type="dxa"/>
            <w:tcBorders>
              <w:top w:val="nil"/>
              <w:left w:val="nil"/>
              <w:bottom w:val="single" w:sz="4" w:space="0" w:color="auto"/>
              <w:right w:val="single" w:sz="4" w:space="0" w:color="auto"/>
            </w:tcBorders>
            <w:shd w:val="clear" w:color="auto" w:fill="auto"/>
            <w:vAlign w:val="center"/>
            <w:hideMark/>
          </w:tcPr>
          <w:p w14:paraId="2874FA18" w14:textId="77777777" w:rsidR="000E70AC" w:rsidRPr="00D22895" w:rsidRDefault="000E70AC" w:rsidP="00904693">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80" w:type="dxa"/>
            <w:tcBorders>
              <w:top w:val="nil"/>
              <w:left w:val="nil"/>
              <w:bottom w:val="nil"/>
              <w:right w:val="single" w:sz="4" w:space="0" w:color="auto"/>
            </w:tcBorders>
            <w:shd w:val="clear" w:color="auto" w:fill="auto"/>
            <w:noWrap/>
            <w:vAlign w:val="bottom"/>
            <w:hideMark/>
          </w:tcPr>
          <w:p w14:paraId="2AAB4229"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0E70AC" w:rsidRPr="00D22895" w14:paraId="5BA5912D" w14:textId="77777777" w:rsidTr="00317A9B">
        <w:trPr>
          <w:trHeight w:val="280"/>
          <w:jc w:val="center"/>
        </w:trPr>
        <w:tc>
          <w:tcPr>
            <w:tcW w:w="300" w:type="dxa"/>
            <w:tcBorders>
              <w:top w:val="nil"/>
              <w:left w:val="single" w:sz="4" w:space="0" w:color="auto"/>
              <w:bottom w:val="single" w:sz="4" w:space="0" w:color="auto"/>
              <w:right w:val="nil"/>
            </w:tcBorders>
            <w:shd w:val="clear" w:color="auto" w:fill="auto"/>
            <w:noWrap/>
            <w:vAlign w:val="bottom"/>
            <w:hideMark/>
          </w:tcPr>
          <w:p w14:paraId="70CEB7A6"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300" w:type="dxa"/>
            <w:tcBorders>
              <w:top w:val="nil"/>
              <w:left w:val="nil"/>
              <w:bottom w:val="single" w:sz="4" w:space="0" w:color="auto"/>
              <w:right w:val="nil"/>
            </w:tcBorders>
            <w:shd w:val="clear" w:color="auto" w:fill="auto"/>
            <w:noWrap/>
            <w:vAlign w:val="bottom"/>
            <w:hideMark/>
          </w:tcPr>
          <w:p w14:paraId="456843E8"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60" w:type="dxa"/>
            <w:tcBorders>
              <w:top w:val="nil"/>
              <w:left w:val="nil"/>
              <w:bottom w:val="single" w:sz="4" w:space="0" w:color="auto"/>
              <w:right w:val="nil"/>
            </w:tcBorders>
            <w:shd w:val="clear" w:color="auto" w:fill="auto"/>
            <w:noWrap/>
            <w:vAlign w:val="bottom"/>
            <w:hideMark/>
          </w:tcPr>
          <w:p w14:paraId="4C01E4A3"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500" w:type="dxa"/>
            <w:tcBorders>
              <w:top w:val="nil"/>
              <w:left w:val="nil"/>
              <w:bottom w:val="single" w:sz="4" w:space="0" w:color="auto"/>
              <w:right w:val="nil"/>
            </w:tcBorders>
            <w:shd w:val="clear" w:color="auto" w:fill="auto"/>
            <w:noWrap/>
            <w:vAlign w:val="bottom"/>
            <w:hideMark/>
          </w:tcPr>
          <w:p w14:paraId="7FAD146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80" w:type="dxa"/>
            <w:tcBorders>
              <w:top w:val="nil"/>
              <w:left w:val="nil"/>
              <w:bottom w:val="single" w:sz="4" w:space="0" w:color="auto"/>
              <w:right w:val="nil"/>
            </w:tcBorders>
            <w:shd w:val="clear" w:color="auto" w:fill="auto"/>
            <w:noWrap/>
            <w:vAlign w:val="bottom"/>
            <w:hideMark/>
          </w:tcPr>
          <w:p w14:paraId="2DF3E545"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0" w:type="dxa"/>
            <w:tcBorders>
              <w:top w:val="nil"/>
              <w:left w:val="nil"/>
              <w:bottom w:val="single" w:sz="4" w:space="0" w:color="auto"/>
              <w:right w:val="nil"/>
            </w:tcBorders>
            <w:shd w:val="clear" w:color="auto" w:fill="auto"/>
            <w:noWrap/>
            <w:vAlign w:val="bottom"/>
            <w:hideMark/>
          </w:tcPr>
          <w:p w14:paraId="00AF50AD"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60B6B0B2" w14:textId="77777777" w:rsidR="000E70AC" w:rsidRPr="00D22895" w:rsidRDefault="000E70AC" w:rsidP="00904693">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3F5039">
      <w:pPr>
        <w:spacing w:line="480" w:lineRule="auto"/>
      </w:pPr>
    </w:p>
    <w:p w14:paraId="4AA37E42" w14:textId="343F3526" w:rsidR="000E70AC" w:rsidRDefault="000E70AC" w:rsidP="003F5039">
      <w:pPr>
        <w:spacing w:line="480" w:lineRule="auto"/>
      </w:pPr>
      <w:r>
        <w:br w:type="page"/>
      </w:r>
    </w:p>
    <w:p w14:paraId="3066F7BA" w14:textId="77777777" w:rsidR="000E70AC" w:rsidRDefault="000E70AC" w:rsidP="00904693">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700" w:type="dxa"/>
        <w:jc w:val="center"/>
        <w:tblLook w:val="04A0" w:firstRow="1" w:lastRow="0" w:firstColumn="1" w:lastColumn="0" w:noHBand="0" w:noVBand="1"/>
      </w:tblPr>
      <w:tblGrid>
        <w:gridCol w:w="262"/>
        <w:gridCol w:w="490"/>
        <w:gridCol w:w="2107"/>
        <w:gridCol w:w="2571"/>
        <w:gridCol w:w="1709"/>
        <w:gridCol w:w="1740"/>
        <w:gridCol w:w="1878"/>
        <w:gridCol w:w="591"/>
        <w:gridCol w:w="2259"/>
        <w:gridCol w:w="262"/>
        <w:gridCol w:w="262"/>
      </w:tblGrid>
      <w:tr w:rsidR="007E7567" w:rsidRPr="007E7567" w14:paraId="02E1A725" w14:textId="77777777" w:rsidTr="007E7567">
        <w:trPr>
          <w:gridAfter w:val="1"/>
          <w:wAfter w:w="93" w:type="dxa"/>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50EE8E23"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13127" w:type="dxa"/>
            <w:gridSpan w:val="8"/>
            <w:tcBorders>
              <w:top w:val="single" w:sz="4" w:space="0" w:color="auto"/>
              <w:left w:val="nil"/>
              <w:bottom w:val="nil"/>
              <w:right w:val="nil"/>
            </w:tcBorders>
            <w:shd w:val="clear" w:color="auto" w:fill="auto"/>
            <w:noWrap/>
            <w:vAlign w:val="bottom"/>
            <w:hideMark/>
          </w:tcPr>
          <w:p w14:paraId="6ACFAB54"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3BECB4D2"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4A31DBE4"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D5FB87"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8497" w:type="dxa"/>
            <w:gridSpan w:val="5"/>
            <w:tcBorders>
              <w:top w:val="nil"/>
              <w:left w:val="nil"/>
              <w:bottom w:val="nil"/>
              <w:right w:val="nil"/>
            </w:tcBorders>
            <w:shd w:val="clear" w:color="auto" w:fill="auto"/>
            <w:noWrap/>
            <w:vAlign w:val="bottom"/>
            <w:hideMark/>
          </w:tcPr>
          <w:p w14:paraId="1D1F2FA8"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878" w:type="dxa"/>
            <w:tcBorders>
              <w:top w:val="nil"/>
              <w:left w:val="nil"/>
              <w:bottom w:val="nil"/>
              <w:right w:val="nil"/>
            </w:tcBorders>
            <w:shd w:val="clear" w:color="auto" w:fill="auto"/>
            <w:noWrap/>
            <w:vAlign w:val="bottom"/>
            <w:hideMark/>
          </w:tcPr>
          <w:p w14:paraId="507400B2" w14:textId="77777777" w:rsidR="007E7567" w:rsidRPr="007E7567" w:rsidRDefault="007E7567" w:rsidP="007E7567">
            <w:pPr>
              <w:spacing w:after="0" w:line="240" w:lineRule="auto"/>
              <w:jc w:val="left"/>
              <w:rPr>
                <w:rFonts w:ascii="Calibri Light" w:eastAsia="Times New Roman" w:hAnsi="Calibri Light" w:cs="Calibri Light"/>
                <w:color w:val="000000"/>
              </w:rPr>
            </w:pPr>
          </w:p>
        </w:tc>
        <w:tc>
          <w:tcPr>
            <w:tcW w:w="493" w:type="dxa"/>
            <w:tcBorders>
              <w:top w:val="nil"/>
              <w:left w:val="nil"/>
              <w:bottom w:val="nil"/>
              <w:right w:val="nil"/>
            </w:tcBorders>
            <w:shd w:val="clear" w:color="auto" w:fill="auto"/>
            <w:noWrap/>
            <w:vAlign w:val="bottom"/>
            <w:hideMark/>
          </w:tcPr>
          <w:p w14:paraId="0D4B7D24" w14:textId="77777777" w:rsidR="007E7567" w:rsidRPr="007E7567" w:rsidRDefault="007E7567" w:rsidP="007E7567">
            <w:pPr>
              <w:spacing w:after="0" w:line="240" w:lineRule="auto"/>
              <w:jc w:val="left"/>
              <w:rPr>
                <w:rFonts w:ascii="Times New Roman" w:eastAsia="Times New Roman" w:hAnsi="Times New Roman" w:cs="Times New Roman"/>
              </w:rPr>
            </w:pPr>
          </w:p>
        </w:tc>
        <w:tc>
          <w:tcPr>
            <w:tcW w:w="2259" w:type="dxa"/>
            <w:tcBorders>
              <w:top w:val="nil"/>
              <w:left w:val="nil"/>
              <w:bottom w:val="nil"/>
              <w:right w:val="nil"/>
            </w:tcBorders>
            <w:shd w:val="clear" w:color="auto" w:fill="auto"/>
            <w:noWrap/>
            <w:vAlign w:val="bottom"/>
            <w:hideMark/>
          </w:tcPr>
          <w:p w14:paraId="240C84B4" w14:textId="77777777" w:rsidR="007E7567" w:rsidRPr="007E7567" w:rsidRDefault="007E7567" w:rsidP="007E7567">
            <w:pPr>
              <w:spacing w:after="0" w:line="240" w:lineRule="auto"/>
              <w:jc w:val="left"/>
              <w:rPr>
                <w:rFonts w:ascii="Times New Roman" w:eastAsia="Times New Roman" w:hAnsi="Times New Roman" w:cs="Times New Roman"/>
              </w:rPr>
            </w:pPr>
          </w:p>
        </w:tc>
        <w:tc>
          <w:tcPr>
            <w:tcW w:w="240" w:type="dxa"/>
            <w:tcBorders>
              <w:top w:val="nil"/>
              <w:left w:val="nil"/>
              <w:bottom w:val="nil"/>
              <w:right w:val="nil"/>
            </w:tcBorders>
            <w:shd w:val="clear" w:color="auto" w:fill="auto"/>
            <w:noWrap/>
            <w:vAlign w:val="bottom"/>
            <w:hideMark/>
          </w:tcPr>
          <w:p w14:paraId="0F4BB0D4" w14:textId="77777777" w:rsidR="007E7567" w:rsidRPr="007E7567" w:rsidRDefault="007E7567" w:rsidP="007E7567">
            <w:pPr>
              <w:spacing w:after="0" w:line="240" w:lineRule="auto"/>
              <w:jc w:val="left"/>
              <w:rPr>
                <w:rFonts w:ascii="Times New Roman" w:eastAsia="Times New Roman" w:hAnsi="Times New Roman" w:cs="Times New Roman"/>
              </w:rPr>
            </w:pPr>
          </w:p>
        </w:tc>
        <w:tc>
          <w:tcPr>
            <w:tcW w:w="93" w:type="dxa"/>
            <w:tcBorders>
              <w:top w:val="nil"/>
              <w:left w:val="nil"/>
              <w:bottom w:val="nil"/>
              <w:right w:val="single" w:sz="4" w:space="0" w:color="auto"/>
            </w:tcBorders>
            <w:shd w:val="clear" w:color="auto" w:fill="auto"/>
            <w:noWrap/>
            <w:vAlign w:val="bottom"/>
            <w:hideMark/>
          </w:tcPr>
          <w:p w14:paraId="65CB7AC6"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75D51B5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CD8B1F"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F2789"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07" w:type="dxa"/>
            <w:tcBorders>
              <w:top w:val="single" w:sz="4" w:space="0" w:color="auto"/>
              <w:left w:val="nil"/>
              <w:bottom w:val="single" w:sz="4" w:space="0" w:color="auto"/>
              <w:right w:val="single" w:sz="4" w:space="0" w:color="auto"/>
            </w:tcBorders>
            <w:shd w:val="clear" w:color="000000" w:fill="D9D9D9"/>
            <w:noWrap/>
            <w:vAlign w:val="bottom"/>
            <w:hideMark/>
          </w:tcPr>
          <w:p w14:paraId="027C959B"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proofErr w:type="spellStart"/>
            <w:r w:rsidRPr="007E7567">
              <w:rPr>
                <w:rFonts w:ascii="Calibri Light" w:eastAsia="Times New Roman" w:hAnsi="Calibri Light" w:cs="Calibri Light"/>
                <w:b/>
                <w:bCs/>
                <w:color w:val="000000"/>
              </w:rPr>
              <w:t>Sequening</w:t>
            </w:r>
            <w:proofErr w:type="spellEnd"/>
            <w:r w:rsidRPr="007E7567">
              <w:rPr>
                <w:rFonts w:ascii="Calibri Light" w:eastAsia="Times New Roman" w:hAnsi="Calibri Light" w:cs="Calibri Light"/>
                <w:b/>
                <w:bCs/>
                <w:color w:val="000000"/>
              </w:rPr>
              <w:t xml:space="preserve"> Company</w:t>
            </w:r>
          </w:p>
        </w:tc>
        <w:tc>
          <w:tcPr>
            <w:tcW w:w="2571" w:type="dxa"/>
            <w:tcBorders>
              <w:top w:val="single" w:sz="4" w:space="0" w:color="auto"/>
              <w:left w:val="nil"/>
              <w:bottom w:val="single" w:sz="4" w:space="0" w:color="auto"/>
              <w:right w:val="single" w:sz="4" w:space="0" w:color="auto"/>
            </w:tcBorders>
            <w:shd w:val="clear" w:color="000000" w:fill="D9D9D9"/>
            <w:noWrap/>
            <w:vAlign w:val="bottom"/>
            <w:hideMark/>
          </w:tcPr>
          <w:p w14:paraId="0083FED4"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Run ID</w:t>
            </w:r>
          </w:p>
        </w:tc>
        <w:tc>
          <w:tcPr>
            <w:tcW w:w="1709" w:type="dxa"/>
            <w:tcBorders>
              <w:top w:val="single" w:sz="4" w:space="0" w:color="auto"/>
              <w:left w:val="nil"/>
              <w:bottom w:val="single" w:sz="4" w:space="0" w:color="auto"/>
              <w:right w:val="single" w:sz="4" w:space="0" w:color="auto"/>
            </w:tcBorders>
            <w:shd w:val="clear" w:color="000000" w:fill="D9D9D9"/>
            <w:noWrap/>
            <w:vAlign w:val="bottom"/>
            <w:hideMark/>
          </w:tcPr>
          <w:p w14:paraId="62D3C23D"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70CF89F9"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878" w:type="dxa"/>
            <w:tcBorders>
              <w:top w:val="single" w:sz="4" w:space="0" w:color="auto"/>
              <w:left w:val="nil"/>
              <w:bottom w:val="single" w:sz="4" w:space="0" w:color="auto"/>
              <w:right w:val="single" w:sz="4" w:space="0" w:color="auto"/>
            </w:tcBorders>
            <w:shd w:val="clear" w:color="000000" w:fill="D9D9D9"/>
            <w:noWrap/>
            <w:vAlign w:val="bottom"/>
            <w:hideMark/>
          </w:tcPr>
          <w:p w14:paraId="64ED1129"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493" w:type="dxa"/>
            <w:tcBorders>
              <w:top w:val="single" w:sz="4" w:space="0" w:color="auto"/>
              <w:left w:val="nil"/>
              <w:bottom w:val="single" w:sz="4" w:space="0" w:color="auto"/>
              <w:right w:val="single" w:sz="4" w:space="0" w:color="auto"/>
            </w:tcBorders>
            <w:shd w:val="clear" w:color="000000" w:fill="D9D9D9"/>
            <w:noWrap/>
            <w:vAlign w:val="bottom"/>
            <w:hideMark/>
          </w:tcPr>
          <w:p w14:paraId="75B84DE6"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GC%</w:t>
            </w:r>
          </w:p>
        </w:tc>
        <w:tc>
          <w:tcPr>
            <w:tcW w:w="2259" w:type="dxa"/>
            <w:tcBorders>
              <w:top w:val="single" w:sz="4" w:space="0" w:color="auto"/>
              <w:left w:val="nil"/>
              <w:bottom w:val="single" w:sz="4" w:space="0" w:color="auto"/>
              <w:right w:val="single" w:sz="4" w:space="0" w:color="auto"/>
            </w:tcBorders>
            <w:shd w:val="clear" w:color="000000" w:fill="D9D9D9"/>
            <w:noWrap/>
            <w:vAlign w:val="bottom"/>
            <w:hideMark/>
          </w:tcPr>
          <w:p w14:paraId="3A9161FF" w14:textId="77777777" w:rsidR="007E7567" w:rsidRPr="007E7567" w:rsidRDefault="007E7567" w:rsidP="007E7567">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240" w:type="dxa"/>
            <w:tcBorders>
              <w:top w:val="nil"/>
              <w:left w:val="nil"/>
              <w:bottom w:val="nil"/>
              <w:right w:val="single" w:sz="4" w:space="0" w:color="auto"/>
            </w:tcBorders>
            <w:shd w:val="clear" w:color="auto" w:fill="auto"/>
            <w:noWrap/>
            <w:vAlign w:val="bottom"/>
            <w:hideMark/>
          </w:tcPr>
          <w:p w14:paraId="76694DC6"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0D9927A"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50CA1A96"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0B880F8A"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7DC8D6B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CE1B2B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19923C7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709" w:type="dxa"/>
            <w:tcBorders>
              <w:top w:val="nil"/>
              <w:left w:val="nil"/>
              <w:bottom w:val="single" w:sz="4" w:space="0" w:color="auto"/>
              <w:right w:val="single" w:sz="4" w:space="0" w:color="auto"/>
            </w:tcBorders>
            <w:shd w:val="clear" w:color="auto" w:fill="auto"/>
            <w:noWrap/>
            <w:vAlign w:val="bottom"/>
            <w:hideMark/>
          </w:tcPr>
          <w:p w14:paraId="1A25C81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740" w:type="dxa"/>
            <w:tcBorders>
              <w:top w:val="nil"/>
              <w:left w:val="nil"/>
              <w:bottom w:val="single" w:sz="4" w:space="0" w:color="auto"/>
              <w:right w:val="single" w:sz="4" w:space="0" w:color="auto"/>
            </w:tcBorders>
            <w:shd w:val="clear" w:color="auto" w:fill="auto"/>
            <w:noWrap/>
            <w:vAlign w:val="bottom"/>
            <w:hideMark/>
          </w:tcPr>
          <w:p w14:paraId="3679082C"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878" w:type="dxa"/>
            <w:tcBorders>
              <w:top w:val="nil"/>
              <w:left w:val="nil"/>
              <w:bottom w:val="single" w:sz="4" w:space="0" w:color="auto"/>
              <w:right w:val="single" w:sz="4" w:space="0" w:color="auto"/>
            </w:tcBorders>
            <w:shd w:val="clear" w:color="auto" w:fill="auto"/>
            <w:noWrap/>
            <w:vAlign w:val="bottom"/>
            <w:hideMark/>
          </w:tcPr>
          <w:p w14:paraId="5C3B4B3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493" w:type="dxa"/>
            <w:tcBorders>
              <w:top w:val="nil"/>
              <w:left w:val="nil"/>
              <w:bottom w:val="single" w:sz="4" w:space="0" w:color="auto"/>
              <w:right w:val="single" w:sz="4" w:space="0" w:color="auto"/>
            </w:tcBorders>
            <w:shd w:val="clear" w:color="auto" w:fill="auto"/>
            <w:noWrap/>
            <w:vAlign w:val="bottom"/>
            <w:hideMark/>
          </w:tcPr>
          <w:p w14:paraId="69C13E8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58931D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6B4ABD2E"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D487C02"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7599B7AA"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46ADFBB"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315F0B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3BC03F9F"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595597D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709" w:type="dxa"/>
            <w:tcBorders>
              <w:top w:val="nil"/>
              <w:left w:val="nil"/>
              <w:bottom w:val="single" w:sz="4" w:space="0" w:color="auto"/>
              <w:right w:val="single" w:sz="4" w:space="0" w:color="auto"/>
            </w:tcBorders>
            <w:shd w:val="clear" w:color="auto" w:fill="auto"/>
            <w:noWrap/>
            <w:vAlign w:val="bottom"/>
            <w:hideMark/>
          </w:tcPr>
          <w:p w14:paraId="43B0091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740" w:type="dxa"/>
            <w:tcBorders>
              <w:top w:val="nil"/>
              <w:left w:val="nil"/>
              <w:bottom w:val="single" w:sz="4" w:space="0" w:color="auto"/>
              <w:right w:val="single" w:sz="4" w:space="0" w:color="auto"/>
            </w:tcBorders>
            <w:shd w:val="clear" w:color="auto" w:fill="auto"/>
            <w:noWrap/>
            <w:vAlign w:val="bottom"/>
            <w:hideMark/>
          </w:tcPr>
          <w:p w14:paraId="5358E72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878" w:type="dxa"/>
            <w:tcBorders>
              <w:top w:val="nil"/>
              <w:left w:val="nil"/>
              <w:bottom w:val="single" w:sz="4" w:space="0" w:color="auto"/>
              <w:right w:val="single" w:sz="4" w:space="0" w:color="auto"/>
            </w:tcBorders>
            <w:shd w:val="clear" w:color="auto" w:fill="auto"/>
            <w:noWrap/>
            <w:vAlign w:val="bottom"/>
            <w:hideMark/>
          </w:tcPr>
          <w:p w14:paraId="14A9C247"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493" w:type="dxa"/>
            <w:tcBorders>
              <w:top w:val="nil"/>
              <w:left w:val="nil"/>
              <w:bottom w:val="single" w:sz="4" w:space="0" w:color="auto"/>
              <w:right w:val="single" w:sz="4" w:space="0" w:color="auto"/>
            </w:tcBorders>
            <w:shd w:val="clear" w:color="auto" w:fill="auto"/>
            <w:noWrap/>
            <w:vAlign w:val="bottom"/>
            <w:hideMark/>
          </w:tcPr>
          <w:p w14:paraId="4F8EED37"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92F458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658A1644"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7D851594"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5B4D389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27D9FD"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04E281A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095774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010CD54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709" w:type="dxa"/>
            <w:tcBorders>
              <w:top w:val="nil"/>
              <w:left w:val="nil"/>
              <w:bottom w:val="single" w:sz="4" w:space="0" w:color="auto"/>
              <w:right w:val="single" w:sz="4" w:space="0" w:color="auto"/>
            </w:tcBorders>
            <w:shd w:val="clear" w:color="auto" w:fill="auto"/>
            <w:noWrap/>
            <w:vAlign w:val="bottom"/>
            <w:hideMark/>
          </w:tcPr>
          <w:p w14:paraId="645FB8E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740" w:type="dxa"/>
            <w:tcBorders>
              <w:top w:val="nil"/>
              <w:left w:val="nil"/>
              <w:bottom w:val="single" w:sz="4" w:space="0" w:color="auto"/>
              <w:right w:val="single" w:sz="4" w:space="0" w:color="auto"/>
            </w:tcBorders>
            <w:shd w:val="clear" w:color="auto" w:fill="auto"/>
            <w:noWrap/>
            <w:vAlign w:val="bottom"/>
            <w:hideMark/>
          </w:tcPr>
          <w:p w14:paraId="4745314C"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878" w:type="dxa"/>
            <w:tcBorders>
              <w:top w:val="nil"/>
              <w:left w:val="nil"/>
              <w:bottom w:val="single" w:sz="4" w:space="0" w:color="auto"/>
              <w:right w:val="single" w:sz="4" w:space="0" w:color="auto"/>
            </w:tcBorders>
            <w:shd w:val="clear" w:color="auto" w:fill="auto"/>
            <w:noWrap/>
            <w:vAlign w:val="bottom"/>
            <w:hideMark/>
          </w:tcPr>
          <w:p w14:paraId="448104C1"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493" w:type="dxa"/>
            <w:tcBorders>
              <w:top w:val="nil"/>
              <w:left w:val="nil"/>
              <w:bottom w:val="single" w:sz="4" w:space="0" w:color="auto"/>
              <w:right w:val="single" w:sz="4" w:space="0" w:color="auto"/>
            </w:tcBorders>
            <w:shd w:val="clear" w:color="auto" w:fill="auto"/>
            <w:noWrap/>
            <w:vAlign w:val="bottom"/>
            <w:hideMark/>
          </w:tcPr>
          <w:p w14:paraId="24A03948"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1C2387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240" w:type="dxa"/>
            <w:tcBorders>
              <w:top w:val="nil"/>
              <w:left w:val="nil"/>
              <w:bottom w:val="nil"/>
              <w:right w:val="single" w:sz="4" w:space="0" w:color="auto"/>
            </w:tcBorders>
            <w:shd w:val="clear" w:color="auto" w:fill="auto"/>
            <w:noWrap/>
            <w:vAlign w:val="bottom"/>
            <w:hideMark/>
          </w:tcPr>
          <w:p w14:paraId="02FD7871"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1022B8A"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59CD4041"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C8088BE"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2A0AA7F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5DB228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72C930F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709" w:type="dxa"/>
            <w:tcBorders>
              <w:top w:val="nil"/>
              <w:left w:val="nil"/>
              <w:bottom w:val="single" w:sz="4" w:space="0" w:color="auto"/>
              <w:right w:val="single" w:sz="4" w:space="0" w:color="auto"/>
            </w:tcBorders>
            <w:shd w:val="clear" w:color="auto" w:fill="auto"/>
            <w:noWrap/>
            <w:vAlign w:val="bottom"/>
            <w:hideMark/>
          </w:tcPr>
          <w:p w14:paraId="2B6796E5"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740" w:type="dxa"/>
            <w:tcBorders>
              <w:top w:val="nil"/>
              <w:left w:val="nil"/>
              <w:bottom w:val="single" w:sz="4" w:space="0" w:color="auto"/>
              <w:right w:val="single" w:sz="4" w:space="0" w:color="auto"/>
            </w:tcBorders>
            <w:shd w:val="clear" w:color="auto" w:fill="auto"/>
            <w:noWrap/>
            <w:vAlign w:val="bottom"/>
            <w:hideMark/>
          </w:tcPr>
          <w:p w14:paraId="4014A715"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878" w:type="dxa"/>
            <w:tcBorders>
              <w:top w:val="nil"/>
              <w:left w:val="nil"/>
              <w:bottom w:val="single" w:sz="4" w:space="0" w:color="auto"/>
              <w:right w:val="single" w:sz="4" w:space="0" w:color="auto"/>
            </w:tcBorders>
            <w:shd w:val="clear" w:color="auto" w:fill="auto"/>
            <w:noWrap/>
            <w:vAlign w:val="bottom"/>
            <w:hideMark/>
          </w:tcPr>
          <w:p w14:paraId="735AACF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493" w:type="dxa"/>
            <w:tcBorders>
              <w:top w:val="nil"/>
              <w:left w:val="nil"/>
              <w:bottom w:val="single" w:sz="4" w:space="0" w:color="auto"/>
              <w:right w:val="single" w:sz="4" w:space="0" w:color="auto"/>
            </w:tcBorders>
            <w:shd w:val="clear" w:color="auto" w:fill="auto"/>
            <w:noWrap/>
            <w:vAlign w:val="bottom"/>
            <w:hideMark/>
          </w:tcPr>
          <w:p w14:paraId="78A96AFF"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single" w:sz="4" w:space="0" w:color="auto"/>
            </w:tcBorders>
            <w:shd w:val="clear" w:color="auto" w:fill="auto"/>
            <w:noWrap/>
            <w:vAlign w:val="bottom"/>
            <w:hideMark/>
          </w:tcPr>
          <w:p w14:paraId="167AA39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240" w:type="dxa"/>
            <w:tcBorders>
              <w:top w:val="nil"/>
              <w:left w:val="nil"/>
              <w:bottom w:val="nil"/>
              <w:right w:val="single" w:sz="4" w:space="0" w:color="auto"/>
            </w:tcBorders>
            <w:shd w:val="clear" w:color="auto" w:fill="auto"/>
            <w:noWrap/>
            <w:vAlign w:val="bottom"/>
            <w:hideMark/>
          </w:tcPr>
          <w:p w14:paraId="79E18694"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BF4CF9A"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6007767D"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226DA60"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79469C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33AA7CB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2E7E48C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709" w:type="dxa"/>
            <w:tcBorders>
              <w:top w:val="nil"/>
              <w:left w:val="nil"/>
              <w:bottom w:val="single" w:sz="4" w:space="0" w:color="auto"/>
              <w:right w:val="single" w:sz="4" w:space="0" w:color="auto"/>
            </w:tcBorders>
            <w:shd w:val="clear" w:color="auto" w:fill="auto"/>
            <w:noWrap/>
            <w:vAlign w:val="bottom"/>
            <w:hideMark/>
          </w:tcPr>
          <w:p w14:paraId="3DBAAFC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740" w:type="dxa"/>
            <w:tcBorders>
              <w:top w:val="nil"/>
              <w:left w:val="nil"/>
              <w:bottom w:val="single" w:sz="4" w:space="0" w:color="auto"/>
              <w:right w:val="single" w:sz="4" w:space="0" w:color="auto"/>
            </w:tcBorders>
            <w:shd w:val="clear" w:color="auto" w:fill="auto"/>
            <w:noWrap/>
            <w:vAlign w:val="bottom"/>
            <w:hideMark/>
          </w:tcPr>
          <w:p w14:paraId="3DF6CCBF"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878" w:type="dxa"/>
            <w:tcBorders>
              <w:top w:val="nil"/>
              <w:left w:val="nil"/>
              <w:bottom w:val="single" w:sz="4" w:space="0" w:color="auto"/>
              <w:right w:val="single" w:sz="4" w:space="0" w:color="auto"/>
            </w:tcBorders>
            <w:shd w:val="clear" w:color="auto" w:fill="auto"/>
            <w:noWrap/>
            <w:vAlign w:val="bottom"/>
            <w:hideMark/>
          </w:tcPr>
          <w:p w14:paraId="40199899"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493" w:type="dxa"/>
            <w:tcBorders>
              <w:top w:val="nil"/>
              <w:left w:val="nil"/>
              <w:bottom w:val="single" w:sz="4" w:space="0" w:color="auto"/>
              <w:right w:val="single" w:sz="4" w:space="0" w:color="auto"/>
            </w:tcBorders>
            <w:shd w:val="clear" w:color="auto" w:fill="auto"/>
            <w:noWrap/>
            <w:vAlign w:val="bottom"/>
            <w:hideMark/>
          </w:tcPr>
          <w:p w14:paraId="30FFFDEC"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2259" w:type="dxa"/>
            <w:tcBorders>
              <w:top w:val="nil"/>
              <w:left w:val="nil"/>
              <w:bottom w:val="single" w:sz="4" w:space="0" w:color="auto"/>
              <w:right w:val="single" w:sz="4" w:space="0" w:color="auto"/>
            </w:tcBorders>
            <w:shd w:val="clear" w:color="auto" w:fill="auto"/>
            <w:noWrap/>
            <w:vAlign w:val="bottom"/>
            <w:hideMark/>
          </w:tcPr>
          <w:p w14:paraId="67BD267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5E7A8EDB"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EC754A8"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18543CA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95981DD"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D7B6B5"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388F2CF"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37D7936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709" w:type="dxa"/>
            <w:tcBorders>
              <w:top w:val="nil"/>
              <w:left w:val="nil"/>
              <w:bottom w:val="single" w:sz="4" w:space="0" w:color="auto"/>
              <w:right w:val="single" w:sz="4" w:space="0" w:color="auto"/>
            </w:tcBorders>
            <w:shd w:val="clear" w:color="auto" w:fill="auto"/>
            <w:noWrap/>
            <w:vAlign w:val="bottom"/>
            <w:hideMark/>
          </w:tcPr>
          <w:p w14:paraId="643E32E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41339E0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441A79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15C819A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388D4A5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1F693B81"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31C862D"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668ACA02"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2A86188"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0B2907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D5C50F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999D3C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709" w:type="dxa"/>
            <w:tcBorders>
              <w:top w:val="nil"/>
              <w:left w:val="nil"/>
              <w:bottom w:val="single" w:sz="4" w:space="0" w:color="auto"/>
              <w:right w:val="single" w:sz="4" w:space="0" w:color="auto"/>
            </w:tcBorders>
            <w:shd w:val="clear" w:color="auto" w:fill="auto"/>
            <w:noWrap/>
            <w:vAlign w:val="bottom"/>
            <w:hideMark/>
          </w:tcPr>
          <w:p w14:paraId="1D5DD21C"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33522FCC"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30084B7"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5F057F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206C7A5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7C9D8DE7"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359C942"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1C51675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74912E"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3F2857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59F76539"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02F315A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709" w:type="dxa"/>
            <w:tcBorders>
              <w:top w:val="nil"/>
              <w:left w:val="nil"/>
              <w:bottom w:val="single" w:sz="4" w:space="0" w:color="auto"/>
              <w:right w:val="single" w:sz="4" w:space="0" w:color="auto"/>
            </w:tcBorders>
            <w:shd w:val="clear" w:color="auto" w:fill="auto"/>
            <w:noWrap/>
            <w:vAlign w:val="bottom"/>
            <w:hideMark/>
          </w:tcPr>
          <w:p w14:paraId="42914D67"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5B533DB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3726E8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80789A8"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5438F6F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2866D179"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0B7ED8D7"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62355FC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9F5D655"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72C6C65"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E473FB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E647EA9"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709" w:type="dxa"/>
            <w:tcBorders>
              <w:top w:val="nil"/>
              <w:left w:val="nil"/>
              <w:bottom w:val="single" w:sz="4" w:space="0" w:color="auto"/>
              <w:right w:val="single" w:sz="4" w:space="0" w:color="auto"/>
            </w:tcBorders>
            <w:shd w:val="clear" w:color="auto" w:fill="auto"/>
            <w:noWrap/>
            <w:vAlign w:val="bottom"/>
            <w:hideMark/>
          </w:tcPr>
          <w:p w14:paraId="705C0D28"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1671A9C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18BD11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0BE18BB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66B8D67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5C07C8C0"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31AD58D3"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4C05D34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4A86049"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3A82A83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417B00D8"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26DC3C48"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709" w:type="dxa"/>
            <w:tcBorders>
              <w:top w:val="nil"/>
              <w:left w:val="nil"/>
              <w:bottom w:val="single" w:sz="4" w:space="0" w:color="auto"/>
              <w:right w:val="single" w:sz="4" w:space="0" w:color="auto"/>
            </w:tcBorders>
            <w:shd w:val="clear" w:color="auto" w:fill="auto"/>
            <w:noWrap/>
            <w:vAlign w:val="bottom"/>
            <w:hideMark/>
          </w:tcPr>
          <w:p w14:paraId="6A01598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50D4021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7061A7E3"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6D72A6C0"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273F42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240" w:type="dxa"/>
            <w:tcBorders>
              <w:top w:val="nil"/>
              <w:left w:val="nil"/>
              <w:bottom w:val="nil"/>
              <w:right w:val="single" w:sz="4" w:space="0" w:color="auto"/>
            </w:tcBorders>
            <w:shd w:val="clear" w:color="auto" w:fill="auto"/>
            <w:noWrap/>
            <w:vAlign w:val="bottom"/>
            <w:hideMark/>
          </w:tcPr>
          <w:p w14:paraId="156B8039"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822D9AE"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6C58B3E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68760A7"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293A4E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552B3C7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76BC752D"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709" w:type="dxa"/>
            <w:tcBorders>
              <w:top w:val="nil"/>
              <w:left w:val="nil"/>
              <w:bottom w:val="single" w:sz="4" w:space="0" w:color="auto"/>
              <w:right w:val="single" w:sz="4" w:space="0" w:color="auto"/>
            </w:tcBorders>
            <w:shd w:val="clear" w:color="auto" w:fill="auto"/>
            <w:noWrap/>
            <w:vAlign w:val="bottom"/>
            <w:hideMark/>
          </w:tcPr>
          <w:p w14:paraId="36E8438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07732F0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68E077C9"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06603C1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34EE825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3D0C3095"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7B09534"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7E849AE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1FA4763"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9169B9"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A919FF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FB3BF8C"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709" w:type="dxa"/>
            <w:tcBorders>
              <w:top w:val="nil"/>
              <w:left w:val="nil"/>
              <w:bottom w:val="single" w:sz="4" w:space="0" w:color="auto"/>
              <w:right w:val="single" w:sz="4" w:space="0" w:color="auto"/>
            </w:tcBorders>
            <w:shd w:val="clear" w:color="auto" w:fill="auto"/>
            <w:noWrap/>
            <w:vAlign w:val="bottom"/>
            <w:hideMark/>
          </w:tcPr>
          <w:p w14:paraId="6DC82377"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3205829E"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1870C0F1"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38A6935A"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96FA73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7B6E68FA"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5BE3F06"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4B87888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40385675"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C5990C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3133C8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40660B6"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709" w:type="dxa"/>
            <w:tcBorders>
              <w:top w:val="nil"/>
              <w:left w:val="nil"/>
              <w:bottom w:val="single" w:sz="4" w:space="0" w:color="auto"/>
              <w:right w:val="single" w:sz="4" w:space="0" w:color="auto"/>
            </w:tcBorders>
            <w:shd w:val="clear" w:color="auto" w:fill="auto"/>
            <w:noWrap/>
            <w:vAlign w:val="bottom"/>
            <w:hideMark/>
          </w:tcPr>
          <w:p w14:paraId="73B8F324"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1954A1CB"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5ECFAA0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5FB9F095"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7B4F6682" w14:textId="77777777" w:rsidR="007E7567" w:rsidRPr="007E7567" w:rsidRDefault="007E7567" w:rsidP="007E7567">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301C7606"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EE89421"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7ED4727E"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98EB63C"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3127" w:type="dxa"/>
            <w:gridSpan w:val="8"/>
            <w:tcBorders>
              <w:top w:val="single" w:sz="4" w:space="0" w:color="auto"/>
              <w:left w:val="nil"/>
              <w:bottom w:val="nil"/>
              <w:right w:val="nil"/>
            </w:tcBorders>
            <w:shd w:val="clear" w:color="auto" w:fill="auto"/>
            <w:noWrap/>
            <w:vAlign w:val="bottom"/>
            <w:hideMark/>
          </w:tcPr>
          <w:p w14:paraId="62F1DEEE"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xml:space="preserve">* Illumina based sequencing (10X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240" w:type="dxa"/>
            <w:tcBorders>
              <w:top w:val="nil"/>
              <w:left w:val="nil"/>
              <w:bottom w:val="nil"/>
              <w:right w:val="single" w:sz="4" w:space="0" w:color="auto"/>
            </w:tcBorders>
            <w:shd w:val="clear" w:color="auto" w:fill="auto"/>
            <w:noWrap/>
            <w:vAlign w:val="bottom"/>
            <w:hideMark/>
          </w:tcPr>
          <w:p w14:paraId="74024712"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66D6BFC" w14:textId="77777777" w:rsidR="007E7567" w:rsidRPr="007E7567" w:rsidRDefault="007E7567" w:rsidP="007E7567">
            <w:pPr>
              <w:spacing w:after="0" w:line="240" w:lineRule="auto"/>
              <w:jc w:val="left"/>
              <w:rPr>
                <w:rFonts w:ascii="Times New Roman" w:eastAsia="Times New Roman" w:hAnsi="Times New Roman" w:cs="Times New Roman"/>
              </w:rPr>
            </w:pPr>
          </w:p>
        </w:tc>
      </w:tr>
      <w:tr w:rsidR="007E7567" w:rsidRPr="007E7567" w14:paraId="34ED5EB9" w14:textId="77777777" w:rsidTr="007E7567">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73944B5"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nil"/>
              <w:bottom w:val="single" w:sz="4" w:space="0" w:color="auto"/>
              <w:right w:val="nil"/>
            </w:tcBorders>
            <w:shd w:val="clear" w:color="auto" w:fill="auto"/>
            <w:noWrap/>
            <w:vAlign w:val="bottom"/>
            <w:hideMark/>
          </w:tcPr>
          <w:p w14:paraId="2B0DB430"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07" w:type="dxa"/>
            <w:tcBorders>
              <w:top w:val="nil"/>
              <w:left w:val="nil"/>
              <w:bottom w:val="single" w:sz="4" w:space="0" w:color="auto"/>
              <w:right w:val="nil"/>
            </w:tcBorders>
            <w:shd w:val="clear" w:color="auto" w:fill="auto"/>
            <w:noWrap/>
            <w:vAlign w:val="bottom"/>
            <w:hideMark/>
          </w:tcPr>
          <w:p w14:paraId="47C66682"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571" w:type="dxa"/>
            <w:tcBorders>
              <w:top w:val="nil"/>
              <w:left w:val="nil"/>
              <w:bottom w:val="single" w:sz="4" w:space="0" w:color="auto"/>
              <w:right w:val="nil"/>
            </w:tcBorders>
            <w:shd w:val="clear" w:color="auto" w:fill="auto"/>
            <w:noWrap/>
            <w:vAlign w:val="bottom"/>
            <w:hideMark/>
          </w:tcPr>
          <w:p w14:paraId="21577799"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09" w:type="dxa"/>
            <w:tcBorders>
              <w:top w:val="nil"/>
              <w:left w:val="nil"/>
              <w:bottom w:val="single" w:sz="4" w:space="0" w:color="auto"/>
              <w:right w:val="nil"/>
            </w:tcBorders>
            <w:shd w:val="clear" w:color="auto" w:fill="auto"/>
            <w:noWrap/>
            <w:vAlign w:val="bottom"/>
            <w:hideMark/>
          </w:tcPr>
          <w:p w14:paraId="3393F16A"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40" w:type="dxa"/>
            <w:tcBorders>
              <w:top w:val="nil"/>
              <w:left w:val="nil"/>
              <w:bottom w:val="single" w:sz="4" w:space="0" w:color="auto"/>
              <w:right w:val="nil"/>
            </w:tcBorders>
            <w:shd w:val="clear" w:color="auto" w:fill="auto"/>
            <w:noWrap/>
            <w:vAlign w:val="bottom"/>
            <w:hideMark/>
          </w:tcPr>
          <w:p w14:paraId="4DA13843"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78" w:type="dxa"/>
            <w:tcBorders>
              <w:top w:val="nil"/>
              <w:left w:val="nil"/>
              <w:bottom w:val="single" w:sz="4" w:space="0" w:color="auto"/>
              <w:right w:val="nil"/>
            </w:tcBorders>
            <w:shd w:val="clear" w:color="auto" w:fill="auto"/>
            <w:noWrap/>
            <w:vAlign w:val="bottom"/>
            <w:hideMark/>
          </w:tcPr>
          <w:p w14:paraId="3CF84A7E"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93" w:type="dxa"/>
            <w:tcBorders>
              <w:top w:val="nil"/>
              <w:left w:val="nil"/>
              <w:bottom w:val="single" w:sz="4" w:space="0" w:color="auto"/>
              <w:right w:val="nil"/>
            </w:tcBorders>
            <w:shd w:val="clear" w:color="auto" w:fill="auto"/>
            <w:noWrap/>
            <w:vAlign w:val="bottom"/>
            <w:hideMark/>
          </w:tcPr>
          <w:p w14:paraId="1C4E89AF"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nil"/>
            </w:tcBorders>
            <w:shd w:val="clear" w:color="auto" w:fill="auto"/>
            <w:noWrap/>
            <w:vAlign w:val="bottom"/>
            <w:hideMark/>
          </w:tcPr>
          <w:p w14:paraId="0C04C41C"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2DE42F3A" w14:textId="77777777" w:rsidR="007E7567" w:rsidRPr="007E7567" w:rsidRDefault="007E7567" w:rsidP="007E7567">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5F4A1BC" w14:textId="77777777" w:rsidR="007E7567" w:rsidRPr="007E7567" w:rsidRDefault="007E7567" w:rsidP="007E7567">
            <w:pPr>
              <w:spacing w:after="0" w:line="240" w:lineRule="auto"/>
              <w:jc w:val="left"/>
              <w:rPr>
                <w:rFonts w:ascii="Times New Roman" w:eastAsia="Times New Roman" w:hAnsi="Times New Roman" w:cs="Times New Roman"/>
              </w:rPr>
            </w:pPr>
          </w:p>
        </w:tc>
      </w:tr>
    </w:tbl>
    <w:p w14:paraId="511822C2" w14:textId="041AD48B" w:rsidR="000E70AC" w:rsidRDefault="000E70AC" w:rsidP="007E7567">
      <w:pPr>
        <w:spacing w:line="48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904693">
            <w:pPr>
              <w:spacing w:after="0" w:line="240" w:lineRule="auto"/>
              <w:jc w:val="left"/>
              <w:rPr>
                <w:rFonts w:ascii="Calibri Light" w:eastAsia="Times New Roman" w:hAnsi="Calibri Light" w:cs="Calibri Light"/>
                <w:b/>
                <w:bCs/>
                <w:color w:val="000000"/>
              </w:rPr>
            </w:pPr>
            <w:commentRangeStart w:id="93"/>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4</w:t>
            </w:r>
            <w:commentRangeEnd w:id="93"/>
            <w:r w:rsidR="00C6769A">
              <w:rPr>
                <w:rStyle w:val="CommentReference"/>
              </w:rPr>
              <w:commentReference w:id="93"/>
            </w:r>
            <w:r w:rsidRPr="002338D3">
              <w:rPr>
                <w:rFonts w:ascii="Calibri Light" w:eastAsia="Times New Roman" w:hAnsi="Calibri Light" w:cs="Calibri Light"/>
                <w:b/>
                <w:bCs/>
                <w:color w:val="000000"/>
              </w:rPr>
              <w:t xml:space="preserve">.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317A9B">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8" w:space="0" w:color="000000"/>
              <w:right w:val="single" w:sz="8" w:space="0" w:color="000000"/>
            </w:tcBorders>
            <w:shd w:val="clear" w:color="000000" w:fill="D9D9D9"/>
            <w:vAlign w:val="center"/>
            <w:hideMark/>
          </w:tcPr>
          <w:p w14:paraId="56E1F32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317A9B">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nil"/>
              <w:left w:val="single" w:sz="4" w:space="0" w:color="auto"/>
              <w:bottom w:val="nil"/>
              <w:right w:val="nil"/>
            </w:tcBorders>
            <w:vAlign w:val="center"/>
            <w:hideMark/>
          </w:tcPr>
          <w:p w14:paraId="6C86A69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478" w:type="dxa"/>
            <w:tcBorders>
              <w:top w:val="nil"/>
              <w:left w:val="nil"/>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nil"/>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904693">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904693">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904693">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3F5039">
      <w:pPr>
        <w:spacing w:line="480" w:lineRule="auto"/>
      </w:pPr>
    </w:p>
    <w:p w14:paraId="1764BBF9" w14:textId="43318B65" w:rsidR="000E70AC" w:rsidRDefault="000E70AC" w:rsidP="003F5039">
      <w:pPr>
        <w:spacing w:line="480" w:lineRule="auto"/>
      </w:pPr>
    </w:p>
    <w:p w14:paraId="5EBD7011" w14:textId="248115DE" w:rsidR="000E70AC" w:rsidRDefault="000E70AC" w:rsidP="003F5039">
      <w:pPr>
        <w:spacing w:line="480" w:lineRule="auto"/>
      </w:pPr>
    </w:p>
    <w:p w14:paraId="0730A963" w14:textId="70DEF63B" w:rsidR="000E70AC" w:rsidRDefault="000E70AC" w:rsidP="003F5039">
      <w:pPr>
        <w:spacing w:line="480" w:lineRule="auto"/>
      </w:pPr>
    </w:p>
    <w:p w14:paraId="34992946" w14:textId="72D1355F" w:rsidR="000E70AC" w:rsidRDefault="000E70AC" w:rsidP="003F5039">
      <w:pPr>
        <w:spacing w:line="480" w:lineRule="auto"/>
      </w:pPr>
    </w:p>
    <w:p w14:paraId="5EF980A2" w14:textId="24C8C243" w:rsidR="000E70AC" w:rsidRDefault="000E70AC" w:rsidP="003F5039">
      <w:pPr>
        <w:spacing w:line="480" w:lineRule="auto"/>
      </w:pPr>
    </w:p>
    <w:p w14:paraId="44D13E09" w14:textId="2A45B3DD" w:rsidR="000E70AC" w:rsidRDefault="000E70AC" w:rsidP="003F5039">
      <w:pPr>
        <w:spacing w:line="480" w:lineRule="auto"/>
      </w:pPr>
    </w:p>
    <w:p w14:paraId="4F1201E5" w14:textId="00DF9B84" w:rsidR="000E70AC" w:rsidRDefault="000E70AC" w:rsidP="003F5039">
      <w:pPr>
        <w:spacing w:line="480" w:lineRule="auto"/>
      </w:pPr>
    </w:p>
    <w:p w14:paraId="1D5DCAF5" w14:textId="77777777" w:rsidR="000E70AC" w:rsidRDefault="000E70AC" w:rsidP="003F5039">
      <w:pPr>
        <w:spacing w:line="480" w:lineRule="auto"/>
      </w:pPr>
    </w:p>
    <w:p w14:paraId="137F0557" w14:textId="0AFC9820" w:rsidR="000E70AC" w:rsidRDefault="000E70AC" w:rsidP="003F5039">
      <w:pPr>
        <w:spacing w:line="48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904693">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904693">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3F5039">
      <w:pPr>
        <w:spacing w:line="480" w:lineRule="auto"/>
      </w:pPr>
    </w:p>
    <w:p w14:paraId="06ECE021" w14:textId="66F00B10" w:rsidR="00635F3E" w:rsidRDefault="00635F3E">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635F3E">
      <w:pPr>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4756C5D3">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635F3E">
      <w:pPr>
        <w:spacing w:line="48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644092">
      <w:pPr>
        <w:spacing w:line="480" w:lineRule="auto"/>
        <w:ind w:right="270"/>
        <w:jc w:val="center"/>
        <w:rPr>
          <w:rFonts w:asciiTheme="majorHAnsi" w:hAnsiTheme="majorHAnsi" w:cstheme="majorHAnsi"/>
          <w:b/>
          <w:iCs/>
        </w:rPr>
      </w:pPr>
    </w:p>
    <w:p w14:paraId="4C6648D9" w14:textId="485F05EA" w:rsidR="00644092" w:rsidRPr="002C7062" w:rsidRDefault="00644092" w:rsidP="00644092">
      <w:pPr>
        <w:spacing w:line="48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13"/>
                    <a:stretch>
                      <a:fillRect/>
                    </a:stretch>
                  </pic:blipFill>
                  <pic:spPr bwMode="auto">
                    <a:xfrm>
                      <a:off x="0" y="0"/>
                      <a:ext cx="4106926" cy="7159617"/>
                    </a:xfrm>
                    <a:prstGeom prst="rect">
                      <a:avLst/>
                    </a:prstGeom>
                  </pic:spPr>
                </pic:pic>
              </a:graphicData>
            </a:graphic>
          </wp:inline>
        </w:drawing>
      </w:r>
    </w:p>
    <w:p w14:paraId="70B590F0" w14:textId="1D030E0B" w:rsidR="000E70AC" w:rsidRPr="005549A1" w:rsidRDefault="00644092" w:rsidP="00644092">
      <w:pPr>
        <w:spacing w:line="48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 xml:space="preserve">Pulse field gel images of extracted HMW gDNA from six rounds (A-F) of extractions. Green boxes surround lanes from extracted samples usable for long-read and linked-read </w:t>
      </w:r>
      <w:r w:rsidRPr="005549A1">
        <w:rPr>
          <w:rFonts w:asciiTheme="majorHAnsi" w:hAnsiTheme="majorHAnsi" w:cstheme="majorHAnsi"/>
          <w:bCs/>
          <w:sz w:val="24"/>
          <w:szCs w:val="24"/>
        </w:rPr>
        <w:lastRenderedPageBreak/>
        <w:t>sequencing (extraction distribution centered ~ 50</w:t>
      </w:r>
      <w:ins w:id="94" w:author="Andrea Schreier" w:date="2022-09-07T13:55:00Z">
        <w:r w:rsidR="00C6769A">
          <w:rPr>
            <w:rFonts w:asciiTheme="majorHAnsi" w:hAnsiTheme="majorHAnsi" w:cstheme="majorHAnsi"/>
            <w:bCs/>
            <w:sz w:val="24"/>
            <w:szCs w:val="24"/>
          </w:rPr>
          <w:t xml:space="preserve"> </w:t>
        </w:r>
      </w:ins>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ack muscle tissue sample (T1F02_BM_FF</w:t>
      </w:r>
      <w:r w:rsidRPr="005549A1">
        <w:rPr>
          <w:rFonts w:asciiTheme="majorHAnsi" w:hAnsiTheme="majorHAnsi" w:cstheme="majorHAnsi"/>
          <w:bCs/>
          <w:sz w:val="24"/>
          <w:szCs w:val="24"/>
        </w:rPr>
        <w:t>), B) Extraction #2: no usable samples, C) Extraction #3: no usable samples, D) Extraction #4: No usable samples, E) Extraction #5: usable HMW gDNA from male b</w:t>
      </w:r>
      <w:r w:rsidRPr="005549A1">
        <w:rPr>
          <w:rFonts w:asciiTheme="majorHAnsi" w:hAnsiTheme="majorHAnsi" w:cstheme="majorHAnsi"/>
          <w:iCs/>
          <w:sz w:val="24"/>
          <w:szCs w:val="24"/>
        </w:rPr>
        <w:t>ack muscle tissue sample</w:t>
      </w:r>
      <w:r w:rsidRPr="005549A1">
        <w:rPr>
          <w:rFonts w:asciiTheme="majorHAnsi" w:hAnsiTheme="majorHAnsi" w:cstheme="majorHAnsi"/>
          <w:bCs/>
          <w:sz w:val="24"/>
          <w:szCs w:val="24"/>
        </w:rPr>
        <w:t xml:space="preserve"> (T3M02_BM_FF); F) Extraction #6: usable HMW gDNA from female gill</w:t>
      </w:r>
      <w:r w:rsidRPr="005549A1">
        <w:rPr>
          <w:rFonts w:asciiTheme="majorHAnsi" w:hAnsiTheme="majorHAnsi" w:cstheme="majorHAnsi"/>
          <w:iCs/>
          <w:sz w:val="24"/>
          <w:szCs w:val="24"/>
        </w:rPr>
        <w:t xml:space="preserve"> tissue sample</w:t>
      </w:r>
      <w:r w:rsidRPr="005549A1">
        <w:rPr>
          <w:rFonts w:asciiTheme="majorHAnsi" w:hAnsiTheme="majorHAnsi" w:cstheme="majorHAnsi"/>
          <w:bCs/>
          <w:sz w:val="24"/>
          <w:szCs w:val="24"/>
        </w:rPr>
        <w:t xml:space="preserve"> (T3F02_SC_FF).</w:t>
      </w:r>
    </w:p>
    <w:p w14:paraId="533002A2" w14:textId="3E3852C1" w:rsidR="00C1267C" w:rsidRPr="005549A1" w:rsidRDefault="00C1267C" w:rsidP="00644092">
      <w:pPr>
        <w:spacing w:line="48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644092">
      <w:pPr>
        <w:spacing w:line="480" w:lineRule="auto"/>
        <w:rPr>
          <w:rFonts w:asciiTheme="majorHAnsi" w:hAnsiTheme="majorHAnsi" w:cstheme="majorHAnsi"/>
          <w:sz w:val="24"/>
          <w:szCs w:val="24"/>
        </w:rPr>
      </w:pPr>
    </w:p>
    <w:p w14:paraId="67C0ACE0"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linked-read library prep.</w:t>
      </w:r>
    </w:p>
    <w:p w14:paraId="7697DB82" w14:textId="77777777" w:rsidR="00644092" w:rsidRPr="005549A1" w:rsidRDefault="00644092" w:rsidP="00644092">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5"/>
                    <a:stretch>
                      <a:fillRect/>
                    </a:stretch>
                  </pic:blipFill>
                  <pic:spPr bwMode="auto">
                    <a:xfrm>
                      <a:off x="0" y="0"/>
                      <a:ext cx="5943600" cy="4955540"/>
                    </a:xfrm>
                    <a:prstGeom prst="rect">
                      <a:avLst/>
                    </a:prstGeom>
                  </pic:spPr>
                </pic:pic>
              </a:graphicData>
            </a:graphic>
          </wp:inline>
        </w:drawing>
      </w:r>
    </w:p>
    <w:p w14:paraId="142C72B1" w14:textId="5EB16344" w:rsidR="003F5039" w:rsidRPr="005549A1" w:rsidRDefault="00644092" w:rsidP="00644092">
      <w:pPr>
        <w:spacing w:line="480" w:lineRule="auto"/>
        <w:rPr>
          <w:rFonts w:asciiTheme="majorHAnsi" w:hAnsiTheme="majorHAnsi" w:cstheme="majorHAnsi"/>
          <w:sz w:val="24"/>
          <w:szCs w:val="24"/>
        </w:rPr>
      </w:pPr>
      <w:commentRangeStart w:id="95"/>
      <w:r w:rsidRPr="005549A1">
        <w:rPr>
          <w:rFonts w:asciiTheme="majorHAnsi" w:eastAsia="Times New Roman" w:hAnsiTheme="majorHAnsi" w:cstheme="majorHAnsi"/>
          <w:b/>
          <w:sz w:val="24"/>
          <w:szCs w:val="24"/>
        </w:rPr>
        <w:t>Figure 2.3</w:t>
      </w:r>
      <w:commentRangeEnd w:id="95"/>
      <w:r w:rsidR="00C6769A">
        <w:rPr>
          <w:rStyle w:val="CommentReference"/>
        </w:rPr>
        <w:commentReference w:id="95"/>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male (A &amp; B) and 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3F5039">
      <w:pPr>
        <w:spacing w:line="480" w:lineRule="auto"/>
        <w:rPr>
          <w:rFonts w:asciiTheme="majorHAnsi" w:hAnsiTheme="majorHAnsi" w:cstheme="majorHAnsi"/>
          <w:sz w:val="24"/>
          <w:szCs w:val="24"/>
        </w:rPr>
      </w:pPr>
    </w:p>
    <w:p w14:paraId="592BF6BF"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70F53FA3" w:rsidR="00644092" w:rsidRPr="005549A1" w:rsidRDefault="00644092" w:rsidP="00644092">
      <w:pPr>
        <w:spacing w:line="48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 is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3F5039">
      <w:pPr>
        <w:spacing w:line="480" w:lineRule="auto"/>
        <w:rPr>
          <w:rFonts w:asciiTheme="majorHAnsi" w:hAnsiTheme="majorHAnsi" w:cstheme="majorHAnsi"/>
          <w:sz w:val="24"/>
          <w:szCs w:val="24"/>
        </w:rPr>
      </w:pPr>
    </w:p>
    <w:p w14:paraId="5699EFD5" w14:textId="77777777" w:rsidR="00644092" w:rsidRPr="005549A1" w:rsidRDefault="00644092"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4E1802B8" w:rsidR="00644092" w:rsidRPr="005549A1" w:rsidRDefault="00644092" w:rsidP="00644092">
      <w:pPr>
        <w:spacing w:line="48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K-mer comparison plot of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with female (A &amp; B) or male (C &amp; D) samples. Plots using k=21 (A &amp; C), and k=31 (B &amp; D). For all plots the R1 (x-axis) and R2 (y-axis) captures a slightly different information, but no major sources of sequencing bias appear to occur.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83D9367">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5BC1A36C"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 xml:space="preserve">Metrics from each assembly step. A) N50 and L50 metrics and B) The total number of contigs resulting from each assembly step. Metrics show an increase in contiguity after each step of the assembly pipeline. Large raw data (a0) metrics (L50=771,808 and total contig count= 2,741,504 for the female data, and L50=1,276,120 and total contig count=3,095,133 for the </w:t>
      </w:r>
      <w:r w:rsidRPr="005549A1">
        <w:rPr>
          <w:rFonts w:asciiTheme="majorHAnsi" w:hAnsiTheme="majorHAnsi" w:cstheme="majorHAnsi"/>
          <w:sz w:val="24"/>
          <w:szCs w:val="24"/>
        </w:rPr>
        <w:lastRenderedPageBreak/>
        <w:t>male data) have been omitted to better visualize the difference of metrics in the post assembly steps.</w:t>
      </w:r>
    </w:p>
    <w:p w14:paraId="2E51180A" w14:textId="24A42C69" w:rsidR="00644092" w:rsidRPr="005549A1" w:rsidRDefault="00644092" w:rsidP="003F5039">
      <w:pPr>
        <w:spacing w:line="480" w:lineRule="auto"/>
        <w:rPr>
          <w:rFonts w:asciiTheme="majorHAnsi" w:hAnsiTheme="majorHAnsi" w:cstheme="majorHAnsi"/>
          <w:sz w:val="24"/>
          <w:szCs w:val="24"/>
        </w:rPr>
      </w:pPr>
    </w:p>
    <w:p w14:paraId="7E6BD55B" w14:textId="77777777" w:rsidR="00644092" w:rsidRPr="005549A1" w:rsidRDefault="00644092" w:rsidP="00AC6116">
      <w:pPr>
        <w:spacing w:line="48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313A9797" wp14:editId="2FD63EB1">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644092">
      <w:pPr>
        <w:spacing w:line="48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AC6116">
      <w:pPr>
        <w:spacing w:line="48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2FB457A4" w14:textId="77777777" w:rsidR="00C1267C" w:rsidRPr="005549A1" w:rsidRDefault="00C1267C" w:rsidP="00C1267C">
      <w:pPr>
        <w:spacing w:line="48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lastRenderedPageBreak/>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scale bar; C) Adobe Photoshop focused image, plus scale bar.</w:t>
      </w:r>
    </w:p>
    <w:p w14:paraId="5A151E48" w14:textId="450E030B" w:rsidR="003F5039" w:rsidRPr="005549A1" w:rsidRDefault="003F5039" w:rsidP="003F5039">
      <w:pPr>
        <w:spacing w:line="480" w:lineRule="auto"/>
        <w:rPr>
          <w:rFonts w:asciiTheme="majorHAnsi" w:hAnsiTheme="majorHAnsi" w:cstheme="majorHAnsi"/>
          <w:sz w:val="24"/>
          <w:szCs w:val="24"/>
        </w:rPr>
      </w:pPr>
    </w:p>
    <w:sectPr w:rsidR="003F5039" w:rsidRPr="005549A1"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ndrea Schreier" w:date="2022-09-07T13:59:00Z" w:initials="AS">
    <w:p w14:paraId="4D477E4D" w14:textId="4FFFCD43" w:rsidR="005A4907" w:rsidRDefault="005A4907">
      <w:pPr>
        <w:pStyle w:val="CommentText"/>
      </w:pPr>
      <w:r>
        <w:rPr>
          <w:rStyle w:val="CommentReference"/>
        </w:rPr>
        <w:annotationRef/>
      </w:r>
      <w:r>
        <w:t>You might want to consider asking your committee if they require want you to have an introduction to your whole dissertation. This is not something I typically require of my students although some people choose to. If Mike and Titus don’t care if you have one, not moving forward with this section might save you time.</w:t>
      </w:r>
    </w:p>
  </w:comment>
  <w:comment w:id="12" w:author="Andrea Schreier" w:date="2022-09-06T16:10:00Z" w:initials="AS">
    <w:p w14:paraId="5CEF2D31" w14:textId="08E879DE" w:rsidR="002C69E3" w:rsidRDefault="002C69E3">
      <w:pPr>
        <w:pStyle w:val="CommentText"/>
      </w:pPr>
      <w:r>
        <w:rPr>
          <w:rStyle w:val="CommentReference"/>
        </w:rPr>
        <w:annotationRef/>
      </w:r>
      <w:r>
        <w:t xml:space="preserve">There are a number of papers that mention the impact of </w:t>
      </w:r>
      <w:r w:rsidR="008A1BAC">
        <w:t xml:space="preserve">mining on the SFE that would have started in the </w:t>
      </w:r>
      <w:r w:rsidR="00291495">
        <w:t xml:space="preserve">mid </w:t>
      </w:r>
      <w:r w:rsidR="008A1BAC">
        <w:t>1800s, during the gold rush</w:t>
      </w:r>
      <w:r w:rsidR="00291495">
        <w:t xml:space="preserve">. </w:t>
      </w:r>
      <w:r w:rsidR="008A1BAC">
        <w:t xml:space="preserve">Hydraulic mining </w:t>
      </w:r>
      <w:r w:rsidR="00291495">
        <w:t xml:space="preserve">for gold released a bunch of mercury that is now in the sediments there, and possibly channelization started in the 1800s too. A little google </w:t>
      </w:r>
      <w:proofErr w:type="spellStart"/>
      <w:r w:rsidR="00291495">
        <w:t>scholaring</w:t>
      </w:r>
      <w:proofErr w:type="spellEnd"/>
      <w:r w:rsidR="00291495">
        <w:t xml:space="preserve"> should help you find some papers about it.</w:t>
      </w:r>
    </w:p>
  </w:comment>
  <w:comment w:id="13" w:author="Andrea Schreier" w:date="2022-09-06T16:19:00Z" w:initials="AS">
    <w:p w14:paraId="405A4976" w14:textId="2B9F2C74" w:rsidR="00291495" w:rsidRDefault="00291495">
      <w:pPr>
        <w:pStyle w:val="CommentText"/>
      </w:pPr>
      <w:r>
        <w:rPr>
          <w:rStyle w:val="CommentReference"/>
        </w:rPr>
        <w:annotationRef/>
      </w:r>
      <w:r>
        <w:t xml:space="preserve">You could cite one of the POD papers here, I think the first time POD was coined was in a Fisheries paper by Ted in 2007: </w:t>
      </w:r>
      <w:r w:rsidRPr="00291495">
        <w:t>﻿DOI: 10.1577/1548-8446(2007)32[</w:t>
      </w:r>
      <w:proofErr w:type="gramStart"/>
      <w:r w:rsidRPr="00291495">
        <w:t>270:TCOPFI</w:t>
      </w:r>
      <w:proofErr w:type="gramEnd"/>
      <w:r w:rsidRPr="00291495">
        <w:t>]2.0.CO;2</w:t>
      </w:r>
    </w:p>
  </w:comment>
  <w:comment w:id="27" w:author="Andrea Schreier" w:date="2022-09-07T09:53:00Z" w:initials="AS">
    <w:p w14:paraId="3DD17FA0" w14:textId="77777777" w:rsidR="00415561" w:rsidRDefault="00415561">
      <w:pPr>
        <w:pStyle w:val="CommentText"/>
      </w:pPr>
      <w:r>
        <w:rPr>
          <w:rStyle w:val="CommentReference"/>
        </w:rPr>
        <w:annotationRef/>
      </w:r>
      <w:r>
        <w:t xml:space="preserve">One goal of an introduction is the identify the knowledge gap that one is trying to fill. The current text provides great info on the growth of sequencing technologies and how powerful they now are, but there is no explanation of why the delta smelt genome should be assembled in the first place. </w:t>
      </w:r>
      <w:r w:rsidR="003F11BA">
        <w:t>What will we be able to do with the genome? How will it help with conservation of delta smelt? These are elements that are needed in this section.</w:t>
      </w:r>
    </w:p>
    <w:p w14:paraId="63E4F63F" w14:textId="77777777" w:rsidR="007373D1" w:rsidRDefault="007373D1">
      <w:pPr>
        <w:pStyle w:val="CommentText"/>
      </w:pPr>
    </w:p>
    <w:p w14:paraId="4A8FC509" w14:textId="321EBDDE" w:rsidR="007373D1" w:rsidRDefault="007373D1">
      <w:pPr>
        <w:pStyle w:val="CommentText"/>
      </w:pPr>
      <w:r>
        <w:t>The first few sentences of the Intro are perhaps a little wide in scope for the chapter as well. Each chapter represents a publishable manuscript (keeping in mind that some tweaking of a chapter might be required to make it fully ready for submission) and</w:t>
      </w:r>
      <w:r w:rsidR="00051847">
        <w:t xml:space="preserve"> it would be good to</w:t>
      </w:r>
      <w:r>
        <w:t xml:space="preserve"> think about what journal you’d </w:t>
      </w:r>
      <w:r w:rsidR="00051847">
        <w:t xml:space="preserve">like to </w:t>
      </w:r>
      <w:r>
        <w:t xml:space="preserve">submit the genome paper to and what level of detail would be necessary for that readership. </w:t>
      </w:r>
      <w:r w:rsidR="00051847">
        <w:t>For example, expert readers won’t need to be remined about how studying animal biology helped develop the theory of evolution, etc. Could be useful to check out a few recent genome papers and see what type of content they have in the beginnings of their intro sections to get some ideas.</w:t>
      </w:r>
    </w:p>
  </w:comment>
  <w:comment w:id="28" w:author="Andrea Schreier" w:date="2022-09-07T09:40:00Z" w:initials="AS">
    <w:p w14:paraId="290A6F6D" w14:textId="5CE54939" w:rsidR="007D1AB2" w:rsidRDefault="007D1AB2">
      <w:pPr>
        <w:pStyle w:val="CommentText"/>
      </w:pPr>
      <w:r>
        <w:rPr>
          <w:rStyle w:val="CommentReference"/>
        </w:rPr>
        <w:annotationRef/>
      </w:r>
      <w:r>
        <w:t>Or this sentence could focus on how genetic diversity is one level of biodiversity that we aim to protect.</w:t>
      </w:r>
    </w:p>
  </w:comment>
  <w:comment w:id="29" w:author="Andrea Schreier" w:date="2022-09-07T09:49:00Z" w:initials="AS">
    <w:p w14:paraId="5F74DA72" w14:textId="3564B4CE" w:rsidR="00415561" w:rsidRDefault="00415561">
      <w:pPr>
        <w:pStyle w:val="CommentText"/>
      </w:pPr>
      <w:r>
        <w:rPr>
          <w:rStyle w:val="CommentReference"/>
        </w:rPr>
        <w:annotationRef/>
      </w:r>
      <w:r>
        <w:t>This text might fit better right after hybrid assembly is introduced as a concept. You could define hybrid assembly as an assembly that uses long read, short read, and interaction mapping and which would nicely introduce this text which explains how the methods complement each other.</w:t>
      </w:r>
    </w:p>
  </w:comment>
  <w:comment w:id="32" w:author="Andrea Schreier" w:date="2022-09-07T13:39:00Z" w:initials="AS">
    <w:p w14:paraId="5C0F55AF" w14:textId="1CA5C609" w:rsidR="007373D1" w:rsidRDefault="007373D1">
      <w:pPr>
        <w:pStyle w:val="CommentText"/>
      </w:pPr>
      <w:r>
        <w:rPr>
          <w:rStyle w:val="CommentReference"/>
        </w:rPr>
        <w:annotationRef/>
      </w:r>
      <w:r>
        <w:t xml:space="preserve">Nice job capturing a high level of detail of the molecular methods! The main thing this section needs is more details on the samples and sampling and some of the text in the Results can be moved here to do that. </w:t>
      </w:r>
    </w:p>
  </w:comment>
  <w:comment w:id="37" w:author="Andrea Schreier" w:date="2022-09-07T12:12:00Z" w:initials="AS">
    <w:p w14:paraId="5431B6C3" w14:textId="4F844A42" w:rsidR="00480C67" w:rsidRDefault="00480C67">
      <w:pPr>
        <w:pStyle w:val="CommentText"/>
      </w:pPr>
      <w:r>
        <w:rPr>
          <w:rStyle w:val="CommentReference"/>
        </w:rPr>
        <w:annotationRef/>
      </w:r>
      <w:r>
        <w:t xml:space="preserve">Can a description of what linked read sequencing is be woven into this section? Otherwise it is not clear why this method is different from regular short read sequencing or why it would be chosen instead. </w:t>
      </w:r>
    </w:p>
  </w:comment>
  <w:comment w:id="38" w:author="Andrea Schreier" w:date="2022-09-07T12:42:00Z" w:initials="AS">
    <w:p w14:paraId="56CCE5BA" w14:textId="0DC2E56F" w:rsidR="00EE4C3F" w:rsidRDefault="00EE4C3F">
      <w:pPr>
        <w:pStyle w:val="CommentText"/>
      </w:pPr>
      <w:r>
        <w:rPr>
          <w:rStyle w:val="CommentReference"/>
        </w:rPr>
        <w:annotationRef/>
      </w:r>
      <w:r>
        <w:t>This was performed for one male and one female sample?</w:t>
      </w:r>
    </w:p>
  </w:comment>
  <w:comment w:id="41" w:author="Andrea Schreier" w:date="2022-09-07T12:43:00Z" w:initials="AS">
    <w:p w14:paraId="59F9AD42" w14:textId="3833C274" w:rsidR="00EE4C3F" w:rsidRDefault="00EE4C3F">
      <w:pPr>
        <w:pStyle w:val="CommentText"/>
      </w:pPr>
      <w:r>
        <w:rPr>
          <w:rStyle w:val="CommentReference"/>
        </w:rPr>
        <w:annotationRef/>
      </w:r>
      <w:r>
        <w:t>Was this done on the same male and female sample as used for linked read sequencing?</w:t>
      </w:r>
    </w:p>
  </w:comment>
  <w:comment w:id="43" w:author="Andrea Schreier" w:date="2022-09-07T12:24:00Z" w:initials="AS">
    <w:p w14:paraId="337BEB46" w14:textId="2490A49A" w:rsidR="009C7280" w:rsidRDefault="009C7280">
      <w:pPr>
        <w:pStyle w:val="CommentText"/>
      </w:pPr>
      <w:r>
        <w:rPr>
          <w:rStyle w:val="CommentReference"/>
        </w:rPr>
        <w:annotationRef/>
      </w:r>
      <w:proofErr w:type="gramStart"/>
      <w:r>
        <w:t>So</w:t>
      </w:r>
      <w:proofErr w:type="gramEnd"/>
      <w:r>
        <w:t xml:space="preserve"> was this four SMRT cells per individual?</w:t>
      </w:r>
    </w:p>
  </w:comment>
  <w:comment w:id="46" w:author="Andrea Schreier" w:date="2022-09-07T12:44:00Z" w:initials="AS">
    <w:p w14:paraId="0E5F4D2E" w14:textId="7FF4F790" w:rsidR="00EE4C3F" w:rsidRDefault="00EE4C3F">
      <w:pPr>
        <w:pStyle w:val="CommentText"/>
      </w:pPr>
      <w:r>
        <w:rPr>
          <w:rStyle w:val="CommentReference"/>
        </w:rPr>
        <w:annotationRef/>
      </w:r>
      <w:r>
        <w:t>So was this one female in addition to the one used for linked read and/or Pac Bio sequencing?</w:t>
      </w:r>
    </w:p>
  </w:comment>
  <w:comment w:id="47" w:author="Andrea Schreier" w:date="2022-09-07T12:26:00Z" w:initials="AS">
    <w:p w14:paraId="2CAC168A" w14:textId="6E24C5A2" w:rsidR="00C8509D" w:rsidRDefault="00C8509D">
      <w:pPr>
        <w:pStyle w:val="CommentText"/>
      </w:pPr>
      <w:r>
        <w:rPr>
          <w:rStyle w:val="CommentReference"/>
        </w:rPr>
        <w:annotationRef/>
      </w:r>
      <w:r>
        <w:t>Since the results of this aren’t being presented, I wouldn’t include this text.</w:t>
      </w:r>
    </w:p>
  </w:comment>
  <w:comment w:id="48" w:author="Andrea Schreier" w:date="2022-09-07T12:28:00Z" w:initials="AS">
    <w:p w14:paraId="70346C25" w14:textId="4DCA9E8E" w:rsidR="00C8509D" w:rsidRDefault="00C8509D">
      <w:pPr>
        <w:pStyle w:val="CommentText"/>
      </w:pPr>
      <w:r>
        <w:rPr>
          <w:rStyle w:val="CommentReference"/>
        </w:rPr>
        <w:annotationRef/>
      </w:r>
      <w:r>
        <w:t>From long read sequencing? Or 10X Genomics?</w:t>
      </w:r>
    </w:p>
  </w:comment>
  <w:comment w:id="51" w:author="Andrea Schreier" w:date="2022-09-07T12:33:00Z" w:initials="AS">
    <w:p w14:paraId="10212612" w14:textId="5BDD09C3" w:rsidR="006514C3" w:rsidRDefault="006514C3">
      <w:pPr>
        <w:pStyle w:val="CommentText"/>
      </w:pPr>
      <w:r>
        <w:rPr>
          <w:rStyle w:val="CommentReference"/>
        </w:rPr>
        <w:annotationRef/>
      </w:r>
      <w:r>
        <w:t>Following parameters described in the sequencing and quality control sections?</w:t>
      </w:r>
    </w:p>
  </w:comment>
  <w:comment w:id="56" w:author="Andrea Schreier" w:date="2022-09-07T12:35:00Z" w:initials="AS">
    <w:p w14:paraId="68C5AD7C" w14:textId="085A7C70" w:rsidR="006514C3" w:rsidRDefault="006514C3">
      <w:pPr>
        <w:pStyle w:val="CommentText"/>
      </w:pPr>
      <w:r>
        <w:rPr>
          <w:rStyle w:val="CommentReference"/>
        </w:rPr>
        <w:annotationRef/>
      </w:r>
      <w:r>
        <w:t>How many? What size tank where they in and where? Are these fish from the FCCL?</w:t>
      </w:r>
    </w:p>
  </w:comment>
  <w:comment w:id="57" w:author="Andrea Schreier" w:date="2022-09-07T12:36:00Z" w:initials="AS">
    <w:p w14:paraId="75FAB327" w14:textId="1AF13343" w:rsidR="006514C3" w:rsidRDefault="006514C3">
      <w:pPr>
        <w:pStyle w:val="CommentText"/>
      </w:pPr>
      <w:r>
        <w:rPr>
          <w:rStyle w:val="CommentReference"/>
        </w:rPr>
        <w:annotationRef/>
      </w:r>
      <w:r>
        <w:t xml:space="preserve">Which organs were sampled? </w:t>
      </w:r>
    </w:p>
  </w:comment>
  <w:comment w:id="58" w:author="Andrea Schreier" w:date="2022-09-07T12:36:00Z" w:initials="AS">
    <w:p w14:paraId="35C29546" w14:textId="68C7F89A" w:rsidR="000C6B61" w:rsidRDefault="000C6B61">
      <w:pPr>
        <w:pStyle w:val="CommentText"/>
      </w:pPr>
      <w:r>
        <w:rPr>
          <w:rStyle w:val="CommentReference"/>
        </w:rPr>
        <w:annotationRef/>
      </w:r>
      <w:r>
        <w:t xml:space="preserve">This answers my question above. </w:t>
      </w:r>
      <w:r>
        <w:sym w:font="Wingdings" w:char="F04A"/>
      </w:r>
      <w:r>
        <w:t xml:space="preserve"> But it should be mentioned that the fish were in X size tanks at CABA in the first sentence.</w:t>
      </w:r>
    </w:p>
  </w:comment>
  <w:comment w:id="59" w:author="Andrea Schreier" w:date="2022-09-07T12:38:00Z" w:initials="AS">
    <w:p w14:paraId="6FC8F1E7" w14:textId="3A8D63D2" w:rsidR="000C6B61" w:rsidRDefault="000C6B61">
      <w:pPr>
        <w:pStyle w:val="CommentText"/>
      </w:pPr>
      <w:r>
        <w:rPr>
          <w:rStyle w:val="CommentReference"/>
        </w:rPr>
        <w:annotationRef/>
      </w:r>
      <w:r>
        <w:t xml:space="preserve">Were only cells in a particular cell cycle stage examined? I thought the chromosomes needed to be in a particular state to be observed. </w:t>
      </w:r>
    </w:p>
  </w:comment>
  <w:comment w:id="64" w:author="Andrea Schreier" w:date="2022-09-07T12:40:00Z" w:initials="AS">
    <w:p w14:paraId="1FCA9DBC" w14:textId="318B8298" w:rsidR="000C6B61" w:rsidRDefault="000C6B61">
      <w:pPr>
        <w:pStyle w:val="CommentText"/>
      </w:pPr>
      <w:r>
        <w:rPr>
          <w:rStyle w:val="CommentReference"/>
        </w:rPr>
        <w:annotationRef/>
      </w:r>
      <w:r>
        <w:t>If this is in addition to the sequencing described above, this should be mentioned in the methods.</w:t>
      </w:r>
    </w:p>
  </w:comment>
  <w:comment w:id="65" w:author="Andrea Schreier" w:date="2022-09-07T12:45:00Z" w:initials="AS">
    <w:p w14:paraId="43B51EB8" w14:textId="367DF91E" w:rsidR="00EE4C3F" w:rsidRDefault="00EE4C3F">
      <w:pPr>
        <w:pStyle w:val="CommentText"/>
      </w:pPr>
      <w:r>
        <w:rPr>
          <w:rStyle w:val="CommentReference"/>
        </w:rPr>
        <w:annotationRef/>
      </w:r>
      <w:r>
        <w:t>I feel that this should be mentioned in the Methods as well. I think this whole “Sample collection &amp; DNA extraction” section could be worked into the methods. It is not clear which samples were used for which type of sequencing in the current version of the Methods and this text would clarify it.</w:t>
      </w:r>
    </w:p>
  </w:comment>
  <w:comment w:id="66" w:author="Andrea Schreier" w:date="2022-09-07T12:47:00Z" w:initials="AS">
    <w:p w14:paraId="0C3AA213" w14:textId="3DA90D5A" w:rsidR="00315B1D" w:rsidRDefault="00315B1D">
      <w:pPr>
        <w:pStyle w:val="CommentText"/>
      </w:pPr>
      <w:r>
        <w:rPr>
          <w:rStyle w:val="CommentReference"/>
        </w:rPr>
        <w:annotationRef/>
      </w:r>
      <w:r>
        <w:t>Were the male and female extractions pooled before these ratios were measured? Or were these measured for only some of the samples?</w:t>
      </w:r>
    </w:p>
  </w:comment>
  <w:comment w:id="71" w:author="Andrea Schreier" w:date="2022-09-07T12:49:00Z" w:initials="AS">
    <w:p w14:paraId="6D5913DF" w14:textId="441F5CA8" w:rsidR="00315B1D" w:rsidRDefault="00315B1D">
      <w:pPr>
        <w:pStyle w:val="CommentText"/>
      </w:pPr>
      <w:r>
        <w:rPr>
          <w:rStyle w:val="CommentReference"/>
        </w:rPr>
        <w:annotationRef/>
      </w:r>
      <w:r>
        <w:t>This needs to be in the Methods.</w:t>
      </w:r>
    </w:p>
  </w:comment>
  <w:comment w:id="78" w:author="Andrea Schreier" w:date="2022-09-07T12:56:00Z" w:initials="AS">
    <w:p w14:paraId="62BA2C93" w14:textId="495B79F5" w:rsidR="00A3519E" w:rsidRDefault="00A3519E">
      <w:pPr>
        <w:pStyle w:val="CommentText"/>
      </w:pPr>
      <w:r>
        <w:rPr>
          <w:rStyle w:val="CommentReference"/>
        </w:rPr>
        <w:annotationRef/>
      </w:r>
      <w:r>
        <w:t>It isn’t clear from the methods that a mixed sex pool was created.</w:t>
      </w:r>
    </w:p>
  </w:comment>
  <w:comment w:id="79" w:author="Andrea Schreier" w:date="2022-09-07T12:57:00Z" w:initials="AS">
    <w:p w14:paraId="671289C6" w14:textId="25A184F7" w:rsidR="00E7195E" w:rsidRDefault="00E7195E">
      <w:pPr>
        <w:pStyle w:val="CommentText"/>
      </w:pPr>
      <w:r>
        <w:rPr>
          <w:rStyle w:val="CommentReference"/>
        </w:rPr>
        <w:annotationRef/>
      </w:r>
      <w:r>
        <w:t>Should be indicated in Methods that metaphase cells were targeted. Does the colchicine arrest the cells in metaphase?</w:t>
      </w:r>
    </w:p>
  </w:comment>
  <w:comment w:id="82" w:author="Andrea Schreier" w:date="2022-09-07T13:49:00Z" w:initials="AS">
    <w:p w14:paraId="2F484E54" w14:textId="06819B28" w:rsidR="00DF2390" w:rsidRDefault="00DF2390">
      <w:pPr>
        <w:pStyle w:val="CommentText"/>
      </w:pPr>
      <w:r>
        <w:rPr>
          <w:rStyle w:val="CommentReference"/>
        </w:rPr>
        <w:annotationRef/>
      </w:r>
      <w:r>
        <w:t>I might put this after the sections discussing the genome assembly as that was the main thrust of the chapter.</w:t>
      </w:r>
    </w:p>
  </w:comment>
  <w:comment w:id="83" w:author="Andrea Schreier" w:date="2022-09-07T13:47:00Z" w:initials="AS">
    <w:p w14:paraId="608DD1B0" w14:textId="1BD93C09" w:rsidR="00051847" w:rsidRDefault="00051847">
      <w:pPr>
        <w:pStyle w:val="CommentText"/>
      </w:pPr>
      <w:r>
        <w:rPr>
          <w:rStyle w:val="CommentReference"/>
        </w:rPr>
        <w:annotationRef/>
      </w:r>
      <w:r>
        <w:t>I think this is fine for the dissertation but this material would probably not be appropriate for the manuscript since the double copy gene issue was solved by assembly. I’d think this would be the case for all genome assemblies.</w:t>
      </w:r>
    </w:p>
  </w:comment>
  <w:comment w:id="84" w:author="Andrea Schreier" w:date="2022-09-07T13:48:00Z" w:initials="AS">
    <w:p w14:paraId="7F997059" w14:textId="03D8113F" w:rsidR="00DF2390" w:rsidRDefault="00DF2390">
      <w:pPr>
        <w:pStyle w:val="CommentText"/>
      </w:pPr>
      <w:r>
        <w:rPr>
          <w:rStyle w:val="CommentReference"/>
        </w:rPr>
        <w:annotationRef/>
      </w:r>
      <w:r>
        <w:t>This would be a good place to start the dissertation, after the recap text below (see comment)</w:t>
      </w:r>
    </w:p>
  </w:comment>
  <w:comment w:id="85" w:author="Andrea Schreier" w:date="2022-09-07T13:37:00Z" w:initials="AS">
    <w:p w14:paraId="0DA4829D" w14:textId="7725BFE7" w:rsidR="0079787C" w:rsidRDefault="0079787C">
      <w:pPr>
        <w:pStyle w:val="CommentText"/>
      </w:pPr>
      <w:r>
        <w:rPr>
          <w:rStyle w:val="CommentReference"/>
        </w:rPr>
        <w:annotationRef/>
      </w:r>
      <w:r>
        <w:t xml:space="preserve">Nice work! </w:t>
      </w:r>
      <w:r>
        <w:sym w:font="Wingdings" w:char="F04A"/>
      </w:r>
    </w:p>
  </w:comment>
  <w:comment w:id="87" w:author="Andrea Schreier" w:date="2022-09-07T13:45:00Z" w:initials="AS">
    <w:p w14:paraId="28032863" w14:textId="68C29735" w:rsidR="00051847" w:rsidRDefault="00051847">
      <w:pPr>
        <w:pStyle w:val="CommentText"/>
      </w:pPr>
      <w:r>
        <w:rPr>
          <w:rStyle w:val="CommentReference"/>
        </w:rPr>
        <w:annotationRef/>
      </w:r>
      <w:r>
        <w:t xml:space="preserve">I love this sentence and I think it would fit really nicely as the first sentence of the Introduction. Check out some of the literature you cited in this chapter and see how they often start Discussion sections by providing a brief recap of what the research accomplished. </w:t>
      </w:r>
    </w:p>
  </w:comment>
  <w:comment w:id="93" w:author="Andrea Schreier" w:date="2022-09-07T13:54:00Z" w:initials="AS">
    <w:p w14:paraId="0E769F58" w14:textId="3858CA45" w:rsidR="00C6769A" w:rsidRDefault="00C6769A">
      <w:pPr>
        <w:pStyle w:val="CommentText"/>
      </w:pPr>
      <w:r>
        <w:rPr>
          <w:rStyle w:val="CommentReference"/>
        </w:rPr>
        <w:annotationRef/>
      </w:r>
      <w:r>
        <w:t>I really like this table!</w:t>
      </w:r>
    </w:p>
  </w:comment>
  <w:comment w:id="95" w:author="Andrea Schreier" w:date="2022-09-07T13:56:00Z" w:initials="AS">
    <w:p w14:paraId="0E108BCF" w14:textId="0749892A" w:rsidR="00C6769A" w:rsidRDefault="00C6769A">
      <w:pPr>
        <w:pStyle w:val="CommentText"/>
      </w:pPr>
      <w:r>
        <w:rPr>
          <w:rStyle w:val="CommentReference"/>
        </w:rPr>
        <w:annotationRef/>
      </w:r>
      <w:r>
        <w:t>Could the axis labels be made larger?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477E4D" w15:done="0"/>
  <w15:commentEx w15:paraId="5CEF2D31" w15:done="0"/>
  <w15:commentEx w15:paraId="405A4976" w15:done="0"/>
  <w15:commentEx w15:paraId="4A8FC509" w15:done="0"/>
  <w15:commentEx w15:paraId="290A6F6D" w15:done="0"/>
  <w15:commentEx w15:paraId="5F74DA72" w15:done="0"/>
  <w15:commentEx w15:paraId="5C0F55AF" w15:done="0"/>
  <w15:commentEx w15:paraId="5431B6C3" w15:done="0"/>
  <w15:commentEx w15:paraId="56CCE5BA" w15:done="0"/>
  <w15:commentEx w15:paraId="59F9AD42" w15:done="0"/>
  <w15:commentEx w15:paraId="337BEB46" w15:done="0"/>
  <w15:commentEx w15:paraId="0E5F4D2E" w15:done="0"/>
  <w15:commentEx w15:paraId="2CAC168A" w15:done="0"/>
  <w15:commentEx w15:paraId="70346C25" w15:done="0"/>
  <w15:commentEx w15:paraId="10212612" w15:done="0"/>
  <w15:commentEx w15:paraId="68C5AD7C" w15:done="0"/>
  <w15:commentEx w15:paraId="75FAB327" w15:done="0"/>
  <w15:commentEx w15:paraId="35C29546" w15:done="0"/>
  <w15:commentEx w15:paraId="6FC8F1E7" w15:done="0"/>
  <w15:commentEx w15:paraId="1FCA9DBC" w15:done="0"/>
  <w15:commentEx w15:paraId="43B51EB8" w15:done="0"/>
  <w15:commentEx w15:paraId="0C3AA213" w15:done="0"/>
  <w15:commentEx w15:paraId="6D5913DF" w15:done="0"/>
  <w15:commentEx w15:paraId="62BA2C93" w15:done="0"/>
  <w15:commentEx w15:paraId="671289C6" w15:done="0"/>
  <w15:commentEx w15:paraId="2F484E54" w15:done="0"/>
  <w15:commentEx w15:paraId="608DD1B0" w15:done="0"/>
  <w15:commentEx w15:paraId="7F997059" w15:done="0"/>
  <w15:commentEx w15:paraId="0DA4829D" w15:done="0"/>
  <w15:commentEx w15:paraId="28032863" w15:done="0"/>
  <w15:commentEx w15:paraId="0E769F58" w15:done="0"/>
  <w15:commentEx w15:paraId="0E108B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32237" w16cex:dateUtc="2022-09-07T20:59:00Z"/>
  <w16cex:commentExtensible w16cex:durableId="26C1EF83" w16cex:dateUtc="2022-09-06T23:10:00Z"/>
  <w16cex:commentExtensible w16cex:durableId="26C1F18F" w16cex:dateUtc="2022-09-06T23:19:00Z"/>
  <w16cex:commentExtensible w16cex:durableId="26C2E87F" w16cex:dateUtc="2022-09-07T16:53:00Z"/>
  <w16cex:commentExtensible w16cex:durableId="26C2E591" w16cex:dateUtc="2022-09-07T16:40:00Z"/>
  <w16cex:commentExtensible w16cex:durableId="26C2E7BF" w16cex:dateUtc="2022-09-07T16:49:00Z"/>
  <w16cex:commentExtensible w16cex:durableId="26C31D8C" w16cex:dateUtc="2022-09-07T20:39:00Z"/>
  <w16cex:commentExtensible w16cex:durableId="26C30929" w16cex:dateUtc="2022-09-07T19:12:00Z"/>
  <w16cex:commentExtensible w16cex:durableId="26C31048" w16cex:dateUtc="2022-09-07T19:42:00Z"/>
  <w16cex:commentExtensible w16cex:durableId="26C31062" w16cex:dateUtc="2022-09-07T19:43:00Z"/>
  <w16cex:commentExtensible w16cex:durableId="26C30C0C" w16cex:dateUtc="2022-09-07T19:24:00Z"/>
  <w16cex:commentExtensible w16cex:durableId="26C3109F" w16cex:dateUtc="2022-09-07T19:44:00Z"/>
  <w16cex:commentExtensible w16cex:durableId="26C30C90" w16cex:dateUtc="2022-09-07T19:26:00Z"/>
  <w16cex:commentExtensible w16cex:durableId="26C30CDB" w16cex:dateUtc="2022-09-07T19:28:00Z"/>
  <w16cex:commentExtensible w16cex:durableId="26C30E13" w16cex:dateUtc="2022-09-07T19:33:00Z"/>
  <w16cex:commentExtensible w16cex:durableId="26C30E9D" w16cex:dateUtc="2022-09-07T19:35:00Z"/>
  <w16cex:commentExtensible w16cex:durableId="26C30ED1" w16cex:dateUtc="2022-09-07T19:36:00Z"/>
  <w16cex:commentExtensible w16cex:durableId="26C30EE1" w16cex:dateUtc="2022-09-07T19:36:00Z"/>
  <w16cex:commentExtensible w16cex:durableId="26C30F41" w16cex:dateUtc="2022-09-07T19:38:00Z"/>
  <w16cex:commentExtensible w16cex:durableId="26C30FC0" w16cex:dateUtc="2022-09-07T19:40:00Z"/>
  <w16cex:commentExtensible w16cex:durableId="26C310CC" w16cex:dateUtc="2022-09-07T19:45:00Z"/>
  <w16cex:commentExtensible w16cex:durableId="26C31150" w16cex:dateUtc="2022-09-07T19:47:00Z"/>
  <w16cex:commentExtensible w16cex:durableId="26C311F3" w16cex:dateUtc="2022-09-07T19:49:00Z"/>
  <w16cex:commentExtensible w16cex:durableId="26C3138D" w16cex:dateUtc="2022-09-07T19:56:00Z"/>
  <w16cex:commentExtensible w16cex:durableId="26C313B2" w16cex:dateUtc="2022-09-07T19:57:00Z"/>
  <w16cex:commentExtensible w16cex:durableId="26C31FCE" w16cex:dateUtc="2022-09-07T20:49:00Z"/>
  <w16cex:commentExtensible w16cex:durableId="26C31F7F" w16cex:dateUtc="2022-09-07T20:47:00Z"/>
  <w16cex:commentExtensible w16cex:durableId="26C31FAE" w16cex:dateUtc="2022-09-07T20:48:00Z"/>
  <w16cex:commentExtensible w16cex:durableId="26C31D23" w16cex:dateUtc="2022-09-07T20:37:00Z"/>
  <w16cex:commentExtensible w16cex:durableId="26C31F13" w16cex:dateUtc="2022-09-07T20:45:00Z"/>
  <w16cex:commentExtensible w16cex:durableId="26C32111" w16cex:dateUtc="2022-09-07T20:54:00Z"/>
  <w16cex:commentExtensible w16cex:durableId="26C32191" w16cex:dateUtc="2022-09-07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477E4D" w16cid:durableId="26C32237"/>
  <w16cid:commentId w16cid:paraId="5CEF2D31" w16cid:durableId="26C1EF83"/>
  <w16cid:commentId w16cid:paraId="405A4976" w16cid:durableId="26C1F18F"/>
  <w16cid:commentId w16cid:paraId="4A8FC509" w16cid:durableId="26C2E87F"/>
  <w16cid:commentId w16cid:paraId="290A6F6D" w16cid:durableId="26C2E591"/>
  <w16cid:commentId w16cid:paraId="5F74DA72" w16cid:durableId="26C2E7BF"/>
  <w16cid:commentId w16cid:paraId="5C0F55AF" w16cid:durableId="26C31D8C"/>
  <w16cid:commentId w16cid:paraId="5431B6C3" w16cid:durableId="26C30929"/>
  <w16cid:commentId w16cid:paraId="56CCE5BA" w16cid:durableId="26C31048"/>
  <w16cid:commentId w16cid:paraId="59F9AD42" w16cid:durableId="26C31062"/>
  <w16cid:commentId w16cid:paraId="337BEB46" w16cid:durableId="26C30C0C"/>
  <w16cid:commentId w16cid:paraId="0E5F4D2E" w16cid:durableId="26C3109F"/>
  <w16cid:commentId w16cid:paraId="2CAC168A" w16cid:durableId="26C30C90"/>
  <w16cid:commentId w16cid:paraId="70346C25" w16cid:durableId="26C30CDB"/>
  <w16cid:commentId w16cid:paraId="10212612" w16cid:durableId="26C30E13"/>
  <w16cid:commentId w16cid:paraId="68C5AD7C" w16cid:durableId="26C30E9D"/>
  <w16cid:commentId w16cid:paraId="75FAB327" w16cid:durableId="26C30ED1"/>
  <w16cid:commentId w16cid:paraId="35C29546" w16cid:durableId="26C30EE1"/>
  <w16cid:commentId w16cid:paraId="6FC8F1E7" w16cid:durableId="26C30F41"/>
  <w16cid:commentId w16cid:paraId="1FCA9DBC" w16cid:durableId="26C30FC0"/>
  <w16cid:commentId w16cid:paraId="43B51EB8" w16cid:durableId="26C310CC"/>
  <w16cid:commentId w16cid:paraId="0C3AA213" w16cid:durableId="26C31150"/>
  <w16cid:commentId w16cid:paraId="6D5913DF" w16cid:durableId="26C311F3"/>
  <w16cid:commentId w16cid:paraId="62BA2C93" w16cid:durableId="26C3138D"/>
  <w16cid:commentId w16cid:paraId="671289C6" w16cid:durableId="26C313B2"/>
  <w16cid:commentId w16cid:paraId="2F484E54" w16cid:durableId="26C31FCE"/>
  <w16cid:commentId w16cid:paraId="608DD1B0" w16cid:durableId="26C31F7F"/>
  <w16cid:commentId w16cid:paraId="7F997059" w16cid:durableId="26C31FAE"/>
  <w16cid:commentId w16cid:paraId="0DA4829D" w16cid:durableId="26C31D23"/>
  <w16cid:commentId w16cid:paraId="28032863" w16cid:durableId="26C31F13"/>
  <w16cid:commentId w16cid:paraId="0E769F58" w16cid:durableId="26C32111"/>
  <w16cid:commentId w16cid:paraId="0E108BCF" w16cid:durableId="26C321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45143" w14:textId="77777777" w:rsidR="00173782" w:rsidRDefault="00173782" w:rsidP="000E70AC">
      <w:pPr>
        <w:spacing w:after="0" w:line="240" w:lineRule="auto"/>
      </w:pPr>
      <w:r>
        <w:separator/>
      </w:r>
    </w:p>
  </w:endnote>
  <w:endnote w:type="continuationSeparator" w:id="0">
    <w:p w14:paraId="74DB065B" w14:textId="77777777" w:rsidR="00173782" w:rsidRDefault="00173782"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Wingdings">
    <w:panose1 w:val="05000000000000000000"/>
    <w:charset w:val="4D"/>
    <w:family w:val="decorative"/>
    <w:pitch w:val="variable"/>
    <w:sig w:usb0="00000003" w:usb1="00000000" w:usb2="00000000" w:usb3="00000000" w:csb0="8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3F95E" w14:textId="77777777" w:rsidR="00173782" w:rsidRDefault="00173782" w:rsidP="000E70AC">
      <w:pPr>
        <w:spacing w:after="0" w:line="240" w:lineRule="auto"/>
      </w:pPr>
      <w:r>
        <w:separator/>
      </w:r>
    </w:p>
  </w:footnote>
  <w:footnote w:type="continuationSeparator" w:id="0">
    <w:p w14:paraId="7C8816D2" w14:textId="77777777" w:rsidR="00173782" w:rsidRDefault="00173782" w:rsidP="000E70A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Schreier">
    <w15:presenceInfo w15:providerId="None" w15:userId="Andrea Schre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24DBD"/>
    <w:rsid w:val="00047A5C"/>
    <w:rsid w:val="00051847"/>
    <w:rsid w:val="000C6B61"/>
    <w:rsid w:val="000D523C"/>
    <w:rsid w:val="000E70AC"/>
    <w:rsid w:val="00173782"/>
    <w:rsid w:val="00173AE9"/>
    <w:rsid w:val="0019361B"/>
    <w:rsid w:val="001A31AE"/>
    <w:rsid w:val="001B09B1"/>
    <w:rsid w:val="00217A92"/>
    <w:rsid w:val="00222108"/>
    <w:rsid w:val="00235867"/>
    <w:rsid w:val="00240056"/>
    <w:rsid w:val="00287783"/>
    <w:rsid w:val="00291495"/>
    <w:rsid w:val="002C2F3F"/>
    <w:rsid w:val="002C69E3"/>
    <w:rsid w:val="00315B1D"/>
    <w:rsid w:val="00317A9B"/>
    <w:rsid w:val="00355F91"/>
    <w:rsid w:val="003903DF"/>
    <w:rsid w:val="003B7B17"/>
    <w:rsid w:val="003E074C"/>
    <w:rsid w:val="003F11BA"/>
    <w:rsid w:val="003F5039"/>
    <w:rsid w:val="00415561"/>
    <w:rsid w:val="00422626"/>
    <w:rsid w:val="00430654"/>
    <w:rsid w:val="00480C67"/>
    <w:rsid w:val="004B5697"/>
    <w:rsid w:val="004B6F68"/>
    <w:rsid w:val="005549A1"/>
    <w:rsid w:val="00577B48"/>
    <w:rsid w:val="00594BE3"/>
    <w:rsid w:val="005A4907"/>
    <w:rsid w:val="005B1B8B"/>
    <w:rsid w:val="006030AE"/>
    <w:rsid w:val="006161D8"/>
    <w:rsid w:val="00634ADB"/>
    <w:rsid w:val="00635F3E"/>
    <w:rsid w:val="00644092"/>
    <w:rsid w:val="00650EFD"/>
    <w:rsid w:val="006514C3"/>
    <w:rsid w:val="006C1DD5"/>
    <w:rsid w:val="006E58E9"/>
    <w:rsid w:val="007373D1"/>
    <w:rsid w:val="00750600"/>
    <w:rsid w:val="00775A0C"/>
    <w:rsid w:val="0079787C"/>
    <w:rsid w:val="007A1054"/>
    <w:rsid w:val="007D1AB2"/>
    <w:rsid w:val="007E7567"/>
    <w:rsid w:val="008142CF"/>
    <w:rsid w:val="0087338E"/>
    <w:rsid w:val="008914E8"/>
    <w:rsid w:val="008A1BAC"/>
    <w:rsid w:val="008C1FB2"/>
    <w:rsid w:val="009C0C92"/>
    <w:rsid w:val="009C7280"/>
    <w:rsid w:val="00A3519E"/>
    <w:rsid w:val="00AA14E0"/>
    <w:rsid w:val="00AC6116"/>
    <w:rsid w:val="00B117DB"/>
    <w:rsid w:val="00B21CD8"/>
    <w:rsid w:val="00C1267C"/>
    <w:rsid w:val="00C6769A"/>
    <w:rsid w:val="00C8509D"/>
    <w:rsid w:val="00D32D4D"/>
    <w:rsid w:val="00D52380"/>
    <w:rsid w:val="00D86949"/>
    <w:rsid w:val="00DE4254"/>
    <w:rsid w:val="00DF2390"/>
    <w:rsid w:val="00DF51FF"/>
    <w:rsid w:val="00E2467E"/>
    <w:rsid w:val="00E7195E"/>
    <w:rsid w:val="00EC3367"/>
    <w:rsid w:val="00EC36DE"/>
    <w:rsid w:val="00EE4C3F"/>
    <w:rsid w:val="00EF1B5A"/>
    <w:rsid w:val="00F43713"/>
    <w:rsid w:val="00FC690B"/>
    <w:rsid w:val="00FD2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chartTrackingRefBased/>
  <w15:docId w15:val="{AB578B57-974D-1D41-AE16-114125B0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PacificBiosciences/cc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glossaryDocument" Target="glossary/document.xml"/><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Wingdings">
    <w:panose1 w:val="05000000000000000000"/>
    <w:charset w:val="4D"/>
    <w:family w:val="decorative"/>
    <w:pitch w:val="variable"/>
    <w:sig w:usb0="00000003" w:usb1="00000000" w:usb2="00000000" w:usb3="00000000" w:csb0="8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F72AA"/>
    <w:rsid w:val="00552D74"/>
    <w:rsid w:val="006073AC"/>
    <w:rsid w:val="007E2A0B"/>
    <w:rsid w:val="008A796A"/>
    <w:rsid w:val="008F3599"/>
    <w:rsid w:val="009C7F14"/>
    <w:rsid w:val="009E26FC"/>
    <w:rsid w:val="00A42FB7"/>
    <w:rsid w:val="00A81751"/>
    <w:rsid w:val="00D26A0A"/>
    <w:rsid w:val="00E776DC"/>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3689</TotalTime>
  <Pages>51</Pages>
  <Words>26317</Words>
  <Characters>150011</Characters>
  <Application>Microsoft Office Word</Application>
  <DocSecurity>0</DocSecurity>
  <Lines>1250</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6</cp:revision>
  <dcterms:created xsi:type="dcterms:W3CDTF">2022-09-08T15:33:00Z</dcterms:created>
  <dcterms:modified xsi:type="dcterms:W3CDTF">2022-11-07T03:31:00Z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id="m5bjFnHH"/&gt;&lt;style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